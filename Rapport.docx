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669A1" w14:textId="77777777" w:rsidR="00022B71" w:rsidRDefault="005B112A">
      <w:pPr>
        <w:pStyle w:val="Titre3Car"/>
      </w:pPr>
      <w:r>
        <w:t>Les réseaux sociaux et la transition à l’âge adulte au Québec - 2025-09-23</w:t>
      </w:r>
    </w:p>
    <w:p w14:paraId="2C6EFCF0" w14:textId="3AC0ACDD" w:rsidR="00022B71" w:rsidRDefault="005B112A">
      <w:pPr>
        <w:pStyle w:val="Titre7Car"/>
      </w:pPr>
      <w:r>
        <w:t xml:space="preserve">OUEDRAOGO </w:t>
      </w:r>
      <w:r w:rsidR="00972C71">
        <w:t>Christian Cyriaque</w:t>
      </w:r>
    </w:p>
    <w:p w14:paraId="38EA468C" w14:textId="77777777" w:rsidR="00022B71" w:rsidRDefault="005B112A">
      <w:pPr>
        <w:pStyle w:val="Titre8Car"/>
      </w:pPr>
      <w:r>
        <w:t>2025-09-23</w:t>
      </w:r>
    </w:p>
    <w:sdt>
      <w:sdtPr>
        <w:id w:val="-674116200"/>
        <w:docPartObj>
          <w:docPartGallery w:val="Table of Contents"/>
          <w:docPartUnique/>
        </w:docPartObj>
      </w:sdtPr>
      <w:sdtEndPr/>
      <w:sdtContent>
        <w:p w14:paraId="0EA14E04" w14:textId="77777777" w:rsidR="00022B71" w:rsidRDefault="005B112A">
          <w:pPr>
            <w:pStyle w:val="Lienhypertexte"/>
          </w:pPr>
          <w:r>
            <w:t>Table of Contents</w:t>
          </w:r>
        </w:p>
        <w:p w14:paraId="5D3AAB2B" w14:textId="77777777" w:rsidR="00972C71" w:rsidRDefault="005B112A">
          <w:pPr>
            <w:pStyle w:val="TM1"/>
            <w:tabs>
              <w:tab w:val="right" w:leader="dot" w:pos="9396"/>
            </w:tabs>
            <w:rPr>
              <w:noProof/>
            </w:rPr>
          </w:pPr>
          <w:r>
            <w:fldChar w:fldCharType="begin"/>
          </w:r>
          <w:r>
            <w:instrText>TOC \o "1-3" \h \z \u</w:instrText>
          </w:r>
          <w:r>
            <w:fldChar w:fldCharType="separate"/>
          </w:r>
          <w:hyperlink w:anchor="_Toc209544815" w:history="1">
            <w:r w:rsidR="00972C71" w:rsidRPr="0033062F">
              <w:rPr>
                <w:rStyle w:val="Appelnotedebasdep"/>
                <w:noProof/>
              </w:rPr>
              <w:t>Statistique descriptives</w:t>
            </w:r>
            <w:r w:rsidR="00972C71">
              <w:rPr>
                <w:noProof/>
                <w:webHidden/>
              </w:rPr>
              <w:tab/>
            </w:r>
            <w:r w:rsidR="00972C71">
              <w:rPr>
                <w:noProof/>
                <w:webHidden/>
              </w:rPr>
              <w:fldChar w:fldCharType="begin"/>
            </w:r>
            <w:r w:rsidR="00972C71">
              <w:rPr>
                <w:noProof/>
                <w:webHidden/>
              </w:rPr>
              <w:instrText xml:space="preserve"> PAGEREF _Toc209544815 \h </w:instrText>
            </w:r>
            <w:r w:rsidR="00972C71">
              <w:rPr>
                <w:noProof/>
                <w:webHidden/>
              </w:rPr>
            </w:r>
            <w:r w:rsidR="00972C71">
              <w:rPr>
                <w:noProof/>
                <w:webHidden/>
              </w:rPr>
              <w:fldChar w:fldCharType="separate"/>
            </w:r>
            <w:r w:rsidR="00972C71">
              <w:rPr>
                <w:noProof/>
                <w:webHidden/>
              </w:rPr>
              <w:t>5</w:t>
            </w:r>
            <w:r w:rsidR="00972C71">
              <w:rPr>
                <w:noProof/>
                <w:webHidden/>
              </w:rPr>
              <w:fldChar w:fldCharType="end"/>
            </w:r>
          </w:hyperlink>
        </w:p>
        <w:p w14:paraId="2EC587E9" w14:textId="77777777" w:rsidR="00972C71" w:rsidRDefault="00972C71">
          <w:pPr>
            <w:pStyle w:val="TM2"/>
            <w:tabs>
              <w:tab w:val="right" w:leader="dot" w:pos="9396"/>
            </w:tabs>
            <w:rPr>
              <w:noProof/>
            </w:rPr>
          </w:pPr>
          <w:hyperlink w:anchor="_Toc209544816" w:history="1">
            <w:r w:rsidRPr="0033062F">
              <w:rPr>
                <w:rStyle w:val="Appelnotedebasdep"/>
                <w:noProof/>
              </w:rPr>
              <w:t>Tableau pour les Répondants</w:t>
            </w:r>
            <w:r>
              <w:rPr>
                <w:noProof/>
                <w:webHidden/>
              </w:rPr>
              <w:tab/>
            </w:r>
            <w:r>
              <w:rPr>
                <w:noProof/>
                <w:webHidden/>
              </w:rPr>
              <w:fldChar w:fldCharType="begin"/>
            </w:r>
            <w:r>
              <w:rPr>
                <w:noProof/>
                <w:webHidden/>
              </w:rPr>
              <w:instrText xml:space="preserve"> PAGEREF _Toc209544816 \h </w:instrText>
            </w:r>
            <w:r>
              <w:rPr>
                <w:noProof/>
                <w:webHidden/>
              </w:rPr>
            </w:r>
            <w:r>
              <w:rPr>
                <w:noProof/>
                <w:webHidden/>
              </w:rPr>
              <w:fldChar w:fldCharType="separate"/>
            </w:r>
            <w:r>
              <w:rPr>
                <w:noProof/>
                <w:webHidden/>
              </w:rPr>
              <w:t>5</w:t>
            </w:r>
            <w:r>
              <w:rPr>
                <w:noProof/>
                <w:webHidden/>
              </w:rPr>
              <w:fldChar w:fldCharType="end"/>
            </w:r>
          </w:hyperlink>
        </w:p>
        <w:p w14:paraId="6AFBAFB6" w14:textId="77777777" w:rsidR="00972C71" w:rsidRDefault="00972C71">
          <w:pPr>
            <w:pStyle w:val="TM3"/>
            <w:tabs>
              <w:tab w:val="right" w:leader="dot" w:pos="9396"/>
            </w:tabs>
            <w:rPr>
              <w:noProof/>
            </w:rPr>
          </w:pPr>
          <w:hyperlink w:anchor="_Toc209544817" w:history="1">
            <w:r w:rsidRPr="0033062F">
              <w:rPr>
                <w:rStyle w:val="Appelnotedebasdep"/>
                <w:noProof/>
              </w:rPr>
              <w:t>Tableau pour les Répondants selon le groupe d’âge</w:t>
            </w:r>
            <w:r>
              <w:rPr>
                <w:noProof/>
                <w:webHidden/>
              </w:rPr>
              <w:tab/>
            </w:r>
            <w:r>
              <w:rPr>
                <w:noProof/>
                <w:webHidden/>
              </w:rPr>
              <w:fldChar w:fldCharType="begin"/>
            </w:r>
            <w:r>
              <w:rPr>
                <w:noProof/>
                <w:webHidden/>
              </w:rPr>
              <w:instrText xml:space="preserve"> PAGEREF _Toc209544817 \h </w:instrText>
            </w:r>
            <w:r>
              <w:rPr>
                <w:noProof/>
                <w:webHidden/>
              </w:rPr>
            </w:r>
            <w:r>
              <w:rPr>
                <w:noProof/>
                <w:webHidden/>
              </w:rPr>
              <w:fldChar w:fldCharType="separate"/>
            </w:r>
            <w:r>
              <w:rPr>
                <w:noProof/>
                <w:webHidden/>
              </w:rPr>
              <w:t>5</w:t>
            </w:r>
            <w:r>
              <w:rPr>
                <w:noProof/>
                <w:webHidden/>
              </w:rPr>
              <w:fldChar w:fldCharType="end"/>
            </w:r>
          </w:hyperlink>
        </w:p>
        <w:p w14:paraId="5490D08D" w14:textId="77777777" w:rsidR="00972C71" w:rsidRDefault="00972C71">
          <w:pPr>
            <w:pStyle w:val="TM3"/>
            <w:tabs>
              <w:tab w:val="right" w:leader="dot" w:pos="9396"/>
            </w:tabs>
            <w:rPr>
              <w:noProof/>
            </w:rPr>
          </w:pPr>
          <w:hyperlink w:anchor="_Toc209544818" w:history="1">
            <w:r w:rsidRPr="0033062F">
              <w:rPr>
                <w:rStyle w:val="Appelnotedebasdep"/>
                <w:noProof/>
              </w:rPr>
              <w:t>Tableau pour les Répondants selon le sexe</w:t>
            </w:r>
            <w:r>
              <w:rPr>
                <w:noProof/>
                <w:webHidden/>
              </w:rPr>
              <w:tab/>
            </w:r>
            <w:r>
              <w:rPr>
                <w:noProof/>
                <w:webHidden/>
              </w:rPr>
              <w:fldChar w:fldCharType="begin"/>
            </w:r>
            <w:r>
              <w:rPr>
                <w:noProof/>
                <w:webHidden/>
              </w:rPr>
              <w:instrText xml:space="preserve"> PAGEREF _Toc209544818 \h </w:instrText>
            </w:r>
            <w:r>
              <w:rPr>
                <w:noProof/>
                <w:webHidden/>
              </w:rPr>
            </w:r>
            <w:r>
              <w:rPr>
                <w:noProof/>
                <w:webHidden/>
              </w:rPr>
              <w:fldChar w:fldCharType="separate"/>
            </w:r>
            <w:r>
              <w:rPr>
                <w:noProof/>
                <w:webHidden/>
              </w:rPr>
              <w:t>8</w:t>
            </w:r>
            <w:r>
              <w:rPr>
                <w:noProof/>
                <w:webHidden/>
              </w:rPr>
              <w:fldChar w:fldCharType="end"/>
            </w:r>
          </w:hyperlink>
        </w:p>
        <w:p w14:paraId="529D9FBE" w14:textId="77777777" w:rsidR="00972C71" w:rsidRDefault="00972C71">
          <w:pPr>
            <w:pStyle w:val="TM3"/>
            <w:tabs>
              <w:tab w:val="right" w:leader="dot" w:pos="9396"/>
            </w:tabs>
            <w:rPr>
              <w:noProof/>
            </w:rPr>
          </w:pPr>
          <w:hyperlink w:anchor="_Toc209544819" w:history="1">
            <w:r w:rsidRPr="0033062F">
              <w:rPr>
                <w:rStyle w:val="Appelnotedebasdep"/>
                <w:noProof/>
              </w:rPr>
              <w:t>Tableau pour les Répondants selon le lieu de residence</w:t>
            </w:r>
            <w:r>
              <w:rPr>
                <w:noProof/>
                <w:webHidden/>
              </w:rPr>
              <w:tab/>
            </w:r>
            <w:r>
              <w:rPr>
                <w:noProof/>
                <w:webHidden/>
              </w:rPr>
              <w:fldChar w:fldCharType="begin"/>
            </w:r>
            <w:r>
              <w:rPr>
                <w:noProof/>
                <w:webHidden/>
              </w:rPr>
              <w:instrText xml:space="preserve"> PAGEREF _Toc209544819 \h </w:instrText>
            </w:r>
            <w:r>
              <w:rPr>
                <w:noProof/>
                <w:webHidden/>
              </w:rPr>
            </w:r>
            <w:r>
              <w:rPr>
                <w:noProof/>
                <w:webHidden/>
              </w:rPr>
              <w:fldChar w:fldCharType="separate"/>
            </w:r>
            <w:r>
              <w:rPr>
                <w:noProof/>
                <w:webHidden/>
              </w:rPr>
              <w:t>10</w:t>
            </w:r>
            <w:r>
              <w:rPr>
                <w:noProof/>
                <w:webHidden/>
              </w:rPr>
              <w:fldChar w:fldCharType="end"/>
            </w:r>
          </w:hyperlink>
        </w:p>
        <w:p w14:paraId="040612CB" w14:textId="77777777" w:rsidR="00972C71" w:rsidRDefault="00972C71">
          <w:pPr>
            <w:pStyle w:val="TM2"/>
            <w:tabs>
              <w:tab w:val="right" w:leader="dot" w:pos="9396"/>
            </w:tabs>
            <w:rPr>
              <w:noProof/>
            </w:rPr>
          </w:pPr>
          <w:hyperlink w:anchor="_Toc209544820" w:history="1">
            <w:r w:rsidRPr="0033062F">
              <w:rPr>
                <w:rStyle w:val="Appelnotedebasdep"/>
                <w:noProof/>
              </w:rPr>
              <w:t>Tableau pour l’utilisation des médias sociaux</w:t>
            </w:r>
            <w:r>
              <w:rPr>
                <w:noProof/>
                <w:webHidden/>
              </w:rPr>
              <w:tab/>
            </w:r>
            <w:r>
              <w:rPr>
                <w:noProof/>
                <w:webHidden/>
              </w:rPr>
              <w:fldChar w:fldCharType="begin"/>
            </w:r>
            <w:r>
              <w:rPr>
                <w:noProof/>
                <w:webHidden/>
              </w:rPr>
              <w:instrText xml:space="preserve"> PAGEREF _Toc209544820 \h </w:instrText>
            </w:r>
            <w:r>
              <w:rPr>
                <w:noProof/>
                <w:webHidden/>
              </w:rPr>
            </w:r>
            <w:r>
              <w:rPr>
                <w:noProof/>
                <w:webHidden/>
              </w:rPr>
              <w:fldChar w:fldCharType="separate"/>
            </w:r>
            <w:r>
              <w:rPr>
                <w:noProof/>
                <w:webHidden/>
              </w:rPr>
              <w:t>13</w:t>
            </w:r>
            <w:r>
              <w:rPr>
                <w:noProof/>
                <w:webHidden/>
              </w:rPr>
              <w:fldChar w:fldCharType="end"/>
            </w:r>
          </w:hyperlink>
        </w:p>
        <w:p w14:paraId="780BB642" w14:textId="77777777" w:rsidR="00972C71" w:rsidRDefault="00972C71">
          <w:pPr>
            <w:pStyle w:val="TM3"/>
            <w:tabs>
              <w:tab w:val="right" w:leader="dot" w:pos="9396"/>
            </w:tabs>
            <w:rPr>
              <w:noProof/>
            </w:rPr>
          </w:pPr>
          <w:hyperlink w:anchor="_Toc209544821" w:history="1">
            <w:r w:rsidRPr="0033062F">
              <w:rPr>
                <w:rStyle w:val="Appelnotedebasdep"/>
                <w:noProof/>
              </w:rPr>
              <w:t>Utilisation des médias sociaux selon le groupe d’âge</w:t>
            </w:r>
            <w:r>
              <w:rPr>
                <w:noProof/>
                <w:webHidden/>
              </w:rPr>
              <w:tab/>
            </w:r>
            <w:r>
              <w:rPr>
                <w:noProof/>
                <w:webHidden/>
              </w:rPr>
              <w:fldChar w:fldCharType="begin"/>
            </w:r>
            <w:r>
              <w:rPr>
                <w:noProof/>
                <w:webHidden/>
              </w:rPr>
              <w:instrText xml:space="preserve"> PAGEREF _Toc209544821 \h </w:instrText>
            </w:r>
            <w:r>
              <w:rPr>
                <w:noProof/>
                <w:webHidden/>
              </w:rPr>
            </w:r>
            <w:r>
              <w:rPr>
                <w:noProof/>
                <w:webHidden/>
              </w:rPr>
              <w:fldChar w:fldCharType="separate"/>
            </w:r>
            <w:r>
              <w:rPr>
                <w:noProof/>
                <w:webHidden/>
              </w:rPr>
              <w:t>13</w:t>
            </w:r>
            <w:r>
              <w:rPr>
                <w:noProof/>
                <w:webHidden/>
              </w:rPr>
              <w:fldChar w:fldCharType="end"/>
            </w:r>
          </w:hyperlink>
        </w:p>
        <w:p w14:paraId="745BEAE0" w14:textId="77777777" w:rsidR="00972C71" w:rsidRDefault="00972C71">
          <w:pPr>
            <w:pStyle w:val="TM3"/>
            <w:tabs>
              <w:tab w:val="right" w:leader="dot" w:pos="9396"/>
            </w:tabs>
            <w:rPr>
              <w:noProof/>
            </w:rPr>
          </w:pPr>
          <w:hyperlink w:anchor="_Toc209544822" w:history="1">
            <w:r w:rsidRPr="0033062F">
              <w:rPr>
                <w:rStyle w:val="Appelnotedebasdep"/>
                <w:noProof/>
              </w:rPr>
              <w:t>Utilisation des médias sociaux selon le sexe</w:t>
            </w:r>
            <w:r>
              <w:rPr>
                <w:noProof/>
                <w:webHidden/>
              </w:rPr>
              <w:tab/>
            </w:r>
            <w:r>
              <w:rPr>
                <w:noProof/>
                <w:webHidden/>
              </w:rPr>
              <w:fldChar w:fldCharType="begin"/>
            </w:r>
            <w:r>
              <w:rPr>
                <w:noProof/>
                <w:webHidden/>
              </w:rPr>
              <w:instrText xml:space="preserve"> PAGEREF _Toc209544822 \h </w:instrText>
            </w:r>
            <w:r>
              <w:rPr>
                <w:noProof/>
                <w:webHidden/>
              </w:rPr>
            </w:r>
            <w:r>
              <w:rPr>
                <w:noProof/>
                <w:webHidden/>
              </w:rPr>
              <w:fldChar w:fldCharType="separate"/>
            </w:r>
            <w:r>
              <w:rPr>
                <w:noProof/>
                <w:webHidden/>
              </w:rPr>
              <w:t>15</w:t>
            </w:r>
            <w:r>
              <w:rPr>
                <w:noProof/>
                <w:webHidden/>
              </w:rPr>
              <w:fldChar w:fldCharType="end"/>
            </w:r>
          </w:hyperlink>
        </w:p>
        <w:p w14:paraId="054E789B" w14:textId="77777777" w:rsidR="00972C71" w:rsidRDefault="00972C71">
          <w:pPr>
            <w:pStyle w:val="TM3"/>
            <w:tabs>
              <w:tab w:val="right" w:leader="dot" w:pos="9396"/>
            </w:tabs>
            <w:rPr>
              <w:noProof/>
            </w:rPr>
          </w:pPr>
          <w:hyperlink w:anchor="_Toc209544823" w:history="1">
            <w:r w:rsidRPr="0033062F">
              <w:rPr>
                <w:rStyle w:val="Appelnotedebasdep"/>
                <w:noProof/>
              </w:rPr>
              <w:t>Utilisation des médias sociaux selon le lieu de residence</w:t>
            </w:r>
            <w:r>
              <w:rPr>
                <w:noProof/>
                <w:webHidden/>
              </w:rPr>
              <w:tab/>
            </w:r>
            <w:r>
              <w:rPr>
                <w:noProof/>
                <w:webHidden/>
              </w:rPr>
              <w:fldChar w:fldCharType="begin"/>
            </w:r>
            <w:r>
              <w:rPr>
                <w:noProof/>
                <w:webHidden/>
              </w:rPr>
              <w:instrText xml:space="preserve"> PAGEREF _Toc209544823 \h </w:instrText>
            </w:r>
            <w:r>
              <w:rPr>
                <w:noProof/>
                <w:webHidden/>
              </w:rPr>
            </w:r>
            <w:r>
              <w:rPr>
                <w:noProof/>
                <w:webHidden/>
              </w:rPr>
              <w:fldChar w:fldCharType="separate"/>
            </w:r>
            <w:r>
              <w:rPr>
                <w:noProof/>
                <w:webHidden/>
              </w:rPr>
              <w:t>17</w:t>
            </w:r>
            <w:r>
              <w:rPr>
                <w:noProof/>
                <w:webHidden/>
              </w:rPr>
              <w:fldChar w:fldCharType="end"/>
            </w:r>
          </w:hyperlink>
        </w:p>
        <w:p w14:paraId="2E759512" w14:textId="77777777" w:rsidR="00972C71" w:rsidRDefault="00972C71">
          <w:pPr>
            <w:pStyle w:val="TM2"/>
            <w:tabs>
              <w:tab w:val="right" w:leader="dot" w:pos="9396"/>
            </w:tabs>
            <w:rPr>
              <w:noProof/>
            </w:rPr>
          </w:pPr>
          <w:hyperlink w:anchor="_Toc209544824" w:history="1">
            <w:r w:rsidRPr="0033062F">
              <w:rPr>
                <w:rStyle w:val="Appelnotedebasdep"/>
                <w:noProof/>
              </w:rPr>
              <w:t>Activités faites sur les médias sociaux</w:t>
            </w:r>
            <w:r>
              <w:rPr>
                <w:noProof/>
                <w:webHidden/>
              </w:rPr>
              <w:tab/>
            </w:r>
            <w:r>
              <w:rPr>
                <w:noProof/>
                <w:webHidden/>
              </w:rPr>
              <w:fldChar w:fldCharType="begin"/>
            </w:r>
            <w:r>
              <w:rPr>
                <w:noProof/>
                <w:webHidden/>
              </w:rPr>
              <w:instrText xml:space="preserve"> PAGEREF _Toc209544824 \h </w:instrText>
            </w:r>
            <w:r>
              <w:rPr>
                <w:noProof/>
                <w:webHidden/>
              </w:rPr>
            </w:r>
            <w:r>
              <w:rPr>
                <w:noProof/>
                <w:webHidden/>
              </w:rPr>
              <w:fldChar w:fldCharType="separate"/>
            </w:r>
            <w:r>
              <w:rPr>
                <w:noProof/>
                <w:webHidden/>
              </w:rPr>
              <w:t>19</w:t>
            </w:r>
            <w:r>
              <w:rPr>
                <w:noProof/>
                <w:webHidden/>
              </w:rPr>
              <w:fldChar w:fldCharType="end"/>
            </w:r>
          </w:hyperlink>
        </w:p>
        <w:p w14:paraId="6FE4A74E" w14:textId="77777777" w:rsidR="00972C71" w:rsidRDefault="00972C71">
          <w:pPr>
            <w:pStyle w:val="TM3"/>
            <w:tabs>
              <w:tab w:val="right" w:leader="dot" w:pos="9396"/>
            </w:tabs>
            <w:rPr>
              <w:noProof/>
            </w:rPr>
          </w:pPr>
          <w:hyperlink w:anchor="_Toc209544825" w:history="1">
            <w:r w:rsidRPr="0033062F">
              <w:rPr>
                <w:rStyle w:val="Appelnotedebasdep"/>
                <w:noProof/>
              </w:rPr>
              <w:t>Activités faites sur les médias sociaux selon le groupe d’âge</w:t>
            </w:r>
            <w:r>
              <w:rPr>
                <w:noProof/>
                <w:webHidden/>
              </w:rPr>
              <w:tab/>
            </w:r>
            <w:r>
              <w:rPr>
                <w:noProof/>
                <w:webHidden/>
              </w:rPr>
              <w:fldChar w:fldCharType="begin"/>
            </w:r>
            <w:r>
              <w:rPr>
                <w:noProof/>
                <w:webHidden/>
              </w:rPr>
              <w:instrText xml:space="preserve"> PAGEREF _Toc209544825 \h </w:instrText>
            </w:r>
            <w:r>
              <w:rPr>
                <w:noProof/>
                <w:webHidden/>
              </w:rPr>
            </w:r>
            <w:r>
              <w:rPr>
                <w:noProof/>
                <w:webHidden/>
              </w:rPr>
              <w:fldChar w:fldCharType="separate"/>
            </w:r>
            <w:r>
              <w:rPr>
                <w:noProof/>
                <w:webHidden/>
              </w:rPr>
              <w:t>19</w:t>
            </w:r>
            <w:r>
              <w:rPr>
                <w:noProof/>
                <w:webHidden/>
              </w:rPr>
              <w:fldChar w:fldCharType="end"/>
            </w:r>
          </w:hyperlink>
        </w:p>
        <w:p w14:paraId="31F35E63" w14:textId="77777777" w:rsidR="00972C71" w:rsidRDefault="00972C71">
          <w:pPr>
            <w:pStyle w:val="TM3"/>
            <w:tabs>
              <w:tab w:val="right" w:leader="dot" w:pos="9396"/>
            </w:tabs>
            <w:rPr>
              <w:noProof/>
            </w:rPr>
          </w:pPr>
          <w:hyperlink w:anchor="_Toc209544826" w:history="1">
            <w:r w:rsidRPr="0033062F">
              <w:rPr>
                <w:rStyle w:val="Appelnotedebasdep"/>
                <w:noProof/>
              </w:rPr>
              <w:t>Activités faites sur les médias sociaux selon le sexe</w:t>
            </w:r>
            <w:r>
              <w:rPr>
                <w:noProof/>
                <w:webHidden/>
              </w:rPr>
              <w:tab/>
            </w:r>
            <w:r>
              <w:rPr>
                <w:noProof/>
                <w:webHidden/>
              </w:rPr>
              <w:fldChar w:fldCharType="begin"/>
            </w:r>
            <w:r>
              <w:rPr>
                <w:noProof/>
                <w:webHidden/>
              </w:rPr>
              <w:instrText xml:space="preserve"> PAGEREF _Toc209544826 \h </w:instrText>
            </w:r>
            <w:r>
              <w:rPr>
                <w:noProof/>
                <w:webHidden/>
              </w:rPr>
            </w:r>
            <w:r>
              <w:rPr>
                <w:noProof/>
                <w:webHidden/>
              </w:rPr>
              <w:fldChar w:fldCharType="separate"/>
            </w:r>
            <w:r>
              <w:rPr>
                <w:noProof/>
                <w:webHidden/>
              </w:rPr>
              <w:t>21</w:t>
            </w:r>
            <w:r>
              <w:rPr>
                <w:noProof/>
                <w:webHidden/>
              </w:rPr>
              <w:fldChar w:fldCharType="end"/>
            </w:r>
          </w:hyperlink>
        </w:p>
        <w:p w14:paraId="6078C9F7" w14:textId="77777777" w:rsidR="00972C71" w:rsidRDefault="00972C71">
          <w:pPr>
            <w:pStyle w:val="TM3"/>
            <w:tabs>
              <w:tab w:val="right" w:leader="dot" w:pos="9396"/>
            </w:tabs>
            <w:rPr>
              <w:noProof/>
            </w:rPr>
          </w:pPr>
          <w:hyperlink w:anchor="_Toc209544827" w:history="1">
            <w:r w:rsidRPr="0033062F">
              <w:rPr>
                <w:rStyle w:val="Appelnotedebasdep"/>
                <w:noProof/>
              </w:rPr>
              <w:t>Activités faites sur les médias sociaux selon le lieu de residence</w:t>
            </w:r>
            <w:r>
              <w:rPr>
                <w:noProof/>
                <w:webHidden/>
              </w:rPr>
              <w:tab/>
            </w:r>
            <w:r>
              <w:rPr>
                <w:noProof/>
                <w:webHidden/>
              </w:rPr>
              <w:fldChar w:fldCharType="begin"/>
            </w:r>
            <w:r>
              <w:rPr>
                <w:noProof/>
                <w:webHidden/>
              </w:rPr>
              <w:instrText xml:space="preserve"> PAGEREF _Toc209544827 \h </w:instrText>
            </w:r>
            <w:r>
              <w:rPr>
                <w:noProof/>
                <w:webHidden/>
              </w:rPr>
            </w:r>
            <w:r>
              <w:rPr>
                <w:noProof/>
                <w:webHidden/>
              </w:rPr>
              <w:fldChar w:fldCharType="separate"/>
            </w:r>
            <w:r>
              <w:rPr>
                <w:noProof/>
                <w:webHidden/>
              </w:rPr>
              <w:t>23</w:t>
            </w:r>
            <w:r>
              <w:rPr>
                <w:noProof/>
                <w:webHidden/>
              </w:rPr>
              <w:fldChar w:fldCharType="end"/>
            </w:r>
          </w:hyperlink>
        </w:p>
        <w:p w14:paraId="14E8E5F2" w14:textId="77777777" w:rsidR="00972C71" w:rsidRDefault="00972C71">
          <w:pPr>
            <w:pStyle w:val="TM2"/>
            <w:tabs>
              <w:tab w:val="right" w:leader="dot" w:pos="9396"/>
            </w:tabs>
            <w:rPr>
              <w:noProof/>
            </w:rPr>
          </w:pPr>
          <w:hyperlink w:anchor="_Toc209544828" w:history="1">
            <w:r w:rsidRPr="0033062F">
              <w:rPr>
                <w:rStyle w:val="Appelnotedebasdep"/>
                <w:noProof/>
              </w:rPr>
              <w:t>Quête d’informations</w:t>
            </w:r>
            <w:r>
              <w:rPr>
                <w:noProof/>
                <w:webHidden/>
              </w:rPr>
              <w:tab/>
            </w:r>
            <w:r>
              <w:rPr>
                <w:noProof/>
                <w:webHidden/>
              </w:rPr>
              <w:fldChar w:fldCharType="begin"/>
            </w:r>
            <w:r>
              <w:rPr>
                <w:noProof/>
                <w:webHidden/>
              </w:rPr>
              <w:instrText xml:space="preserve"> PAGEREF _Toc209544828 \h </w:instrText>
            </w:r>
            <w:r>
              <w:rPr>
                <w:noProof/>
                <w:webHidden/>
              </w:rPr>
            </w:r>
            <w:r>
              <w:rPr>
                <w:noProof/>
                <w:webHidden/>
              </w:rPr>
              <w:fldChar w:fldCharType="separate"/>
            </w:r>
            <w:r>
              <w:rPr>
                <w:noProof/>
                <w:webHidden/>
              </w:rPr>
              <w:t>25</w:t>
            </w:r>
            <w:r>
              <w:rPr>
                <w:noProof/>
                <w:webHidden/>
              </w:rPr>
              <w:fldChar w:fldCharType="end"/>
            </w:r>
          </w:hyperlink>
        </w:p>
        <w:p w14:paraId="45CA26E4" w14:textId="77777777" w:rsidR="00972C71" w:rsidRDefault="00972C71">
          <w:pPr>
            <w:pStyle w:val="TM3"/>
            <w:tabs>
              <w:tab w:val="right" w:leader="dot" w:pos="9396"/>
            </w:tabs>
            <w:rPr>
              <w:noProof/>
            </w:rPr>
          </w:pPr>
          <w:hyperlink w:anchor="_Toc209544829" w:history="1">
            <w:r w:rsidRPr="0033062F">
              <w:rPr>
                <w:rStyle w:val="Appelnotedebasdep"/>
                <w:noProof/>
              </w:rPr>
              <w:t>Quête d’informations selon groupe d’âge</w:t>
            </w:r>
            <w:r>
              <w:rPr>
                <w:noProof/>
                <w:webHidden/>
              </w:rPr>
              <w:tab/>
            </w:r>
            <w:r>
              <w:rPr>
                <w:noProof/>
                <w:webHidden/>
              </w:rPr>
              <w:fldChar w:fldCharType="begin"/>
            </w:r>
            <w:r>
              <w:rPr>
                <w:noProof/>
                <w:webHidden/>
              </w:rPr>
              <w:instrText xml:space="preserve"> PAGEREF _Toc209544829 \h </w:instrText>
            </w:r>
            <w:r>
              <w:rPr>
                <w:noProof/>
                <w:webHidden/>
              </w:rPr>
            </w:r>
            <w:r>
              <w:rPr>
                <w:noProof/>
                <w:webHidden/>
              </w:rPr>
              <w:fldChar w:fldCharType="separate"/>
            </w:r>
            <w:r>
              <w:rPr>
                <w:noProof/>
                <w:webHidden/>
              </w:rPr>
              <w:t>25</w:t>
            </w:r>
            <w:r>
              <w:rPr>
                <w:noProof/>
                <w:webHidden/>
              </w:rPr>
              <w:fldChar w:fldCharType="end"/>
            </w:r>
          </w:hyperlink>
        </w:p>
        <w:p w14:paraId="7742D895" w14:textId="77777777" w:rsidR="00972C71" w:rsidRDefault="00972C71">
          <w:pPr>
            <w:pStyle w:val="TM3"/>
            <w:tabs>
              <w:tab w:val="right" w:leader="dot" w:pos="9396"/>
            </w:tabs>
            <w:rPr>
              <w:noProof/>
            </w:rPr>
          </w:pPr>
          <w:hyperlink w:anchor="_Toc209544830" w:history="1">
            <w:r w:rsidRPr="0033062F">
              <w:rPr>
                <w:rStyle w:val="Appelnotedebasdep"/>
                <w:noProof/>
              </w:rPr>
              <w:t>Quête d’informations selon le sexe</w:t>
            </w:r>
            <w:r>
              <w:rPr>
                <w:noProof/>
                <w:webHidden/>
              </w:rPr>
              <w:tab/>
            </w:r>
            <w:r>
              <w:rPr>
                <w:noProof/>
                <w:webHidden/>
              </w:rPr>
              <w:fldChar w:fldCharType="begin"/>
            </w:r>
            <w:r>
              <w:rPr>
                <w:noProof/>
                <w:webHidden/>
              </w:rPr>
              <w:instrText xml:space="preserve"> PAGEREF _Toc209544830 \h </w:instrText>
            </w:r>
            <w:r>
              <w:rPr>
                <w:noProof/>
                <w:webHidden/>
              </w:rPr>
            </w:r>
            <w:r>
              <w:rPr>
                <w:noProof/>
                <w:webHidden/>
              </w:rPr>
              <w:fldChar w:fldCharType="separate"/>
            </w:r>
            <w:r>
              <w:rPr>
                <w:noProof/>
                <w:webHidden/>
              </w:rPr>
              <w:t>29</w:t>
            </w:r>
            <w:r>
              <w:rPr>
                <w:noProof/>
                <w:webHidden/>
              </w:rPr>
              <w:fldChar w:fldCharType="end"/>
            </w:r>
          </w:hyperlink>
        </w:p>
        <w:p w14:paraId="5A7BD193" w14:textId="77777777" w:rsidR="00972C71" w:rsidRDefault="00972C71">
          <w:pPr>
            <w:pStyle w:val="TM3"/>
            <w:tabs>
              <w:tab w:val="right" w:leader="dot" w:pos="9396"/>
            </w:tabs>
            <w:rPr>
              <w:noProof/>
            </w:rPr>
          </w:pPr>
          <w:hyperlink w:anchor="_Toc209544831" w:history="1">
            <w:r w:rsidRPr="0033062F">
              <w:rPr>
                <w:rStyle w:val="Appelnotedebasdep"/>
                <w:noProof/>
              </w:rPr>
              <w:t>Quête d’informations selon le lieu de residence</w:t>
            </w:r>
            <w:r>
              <w:rPr>
                <w:noProof/>
                <w:webHidden/>
              </w:rPr>
              <w:tab/>
            </w:r>
            <w:r>
              <w:rPr>
                <w:noProof/>
                <w:webHidden/>
              </w:rPr>
              <w:fldChar w:fldCharType="begin"/>
            </w:r>
            <w:r>
              <w:rPr>
                <w:noProof/>
                <w:webHidden/>
              </w:rPr>
              <w:instrText xml:space="preserve"> PAGEREF _Toc209544831 \h </w:instrText>
            </w:r>
            <w:r>
              <w:rPr>
                <w:noProof/>
                <w:webHidden/>
              </w:rPr>
            </w:r>
            <w:r>
              <w:rPr>
                <w:noProof/>
                <w:webHidden/>
              </w:rPr>
              <w:fldChar w:fldCharType="separate"/>
            </w:r>
            <w:r>
              <w:rPr>
                <w:noProof/>
                <w:webHidden/>
              </w:rPr>
              <w:t>32</w:t>
            </w:r>
            <w:r>
              <w:rPr>
                <w:noProof/>
                <w:webHidden/>
              </w:rPr>
              <w:fldChar w:fldCharType="end"/>
            </w:r>
          </w:hyperlink>
        </w:p>
        <w:p w14:paraId="5B23E192" w14:textId="77777777" w:rsidR="00972C71" w:rsidRDefault="00972C71">
          <w:pPr>
            <w:pStyle w:val="TM2"/>
            <w:tabs>
              <w:tab w:val="right" w:leader="dot" w:pos="9396"/>
            </w:tabs>
            <w:rPr>
              <w:noProof/>
            </w:rPr>
          </w:pPr>
          <w:hyperlink w:anchor="_Toc209544832" w:history="1">
            <w:r w:rsidRPr="0033062F">
              <w:rPr>
                <w:rStyle w:val="Appelnotedebasdep"/>
                <w:noProof/>
              </w:rPr>
              <w:t>Tableau pour les Parents des repondants</w:t>
            </w:r>
            <w:r>
              <w:rPr>
                <w:noProof/>
                <w:webHidden/>
              </w:rPr>
              <w:tab/>
            </w:r>
            <w:r>
              <w:rPr>
                <w:noProof/>
                <w:webHidden/>
              </w:rPr>
              <w:fldChar w:fldCharType="begin"/>
            </w:r>
            <w:r>
              <w:rPr>
                <w:noProof/>
                <w:webHidden/>
              </w:rPr>
              <w:instrText xml:space="preserve"> PAGEREF _Toc209544832 \h </w:instrText>
            </w:r>
            <w:r>
              <w:rPr>
                <w:noProof/>
                <w:webHidden/>
              </w:rPr>
            </w:r>
            <w:r>
              <w:rPr>
                <w:noProof/>
                <w:webHidden/>
              </w:rPr>
              <w:fldChar w:fldCharType="separate"/>
            </w:r>
            <w:r>
              <w:rPr>
                <w:noProof/>
                <w:webHidden/>
              </w:rPr>
              <w:t>35</w:t>
            </w:r>
            <w:r>
              <w:rPr>
                <w:noProof/>
                <w:webHidden/>
              </w:rPr>
              <w:fldChar w:fldCharType="end"/>
            </w:r>
          </w:hyperlink>
        </w:p>
        <w:p w14:paraId="0A9190D5" w14:textId="77777777" w:rsidR="00972C71" w:rsidRDefault="00972C71">
          <w:pPr>
            <w:pStyle w:val="TM3"/>
            <w:tabs>
              <w:tab w:val="right" w:leader="dot" w:pos="9396"/>
            </w:tabs>
            <w:rPr>
              <w:noProof/>
            </w:rPr>
          </w:pPr>
          <w:hyperlink w:anchor="_Toc209544833" w:history="1">
            <w:r w:rsidRPr="0033062F">
              <w:rPr>
                <w:rStyle w:val="Appelnotedebasdep"/>
                <w:noProof/>
              </w:rPr>
              <w:t>Parents des repondants selon le groupe d’âge</w:t>
            </w:r>
            <w:r>
              <w:rPr>
                <w:noProof/>
                <w:webHidden/>
              </w:rPr>
              <w:tab/>
            </w:r>
            <w:r>
              <w:rPr>
                <w:noProof/>
                <w:webHidden/>
              </w:rPr>
              <w:fldChar w:fldCharType="begin"/>
            </w:r>
            <w:r>
              <w:rPr>
                <w:noProof/>
                <w:webHidden/>
              </w:rPr>
              <w:instrText xml:space="preserve"> PAGEREF _Toc209544833 \h </w:instrText>
            </w:r>
            <w:r>
              <w:rPr>
                <w:noProof/>
                <w:webHidden/>
              </w:rPr>
            </w:r>
            <w:r>
              <w:rPr>
                <w:noProof/>
                <w:webHidden/>
              </w:rPr>
              <w:fldChar w:fldCharType="separate"/>
            </w:r>
            <w:r>
              <w:rPr>
                <w:noProof/>
                <w:webHidden/>
              </w:rPr>
              <w:t>35</w:t>
            </w:r>
            <w:r>
              <w:rPr>
                <w:noProof/>
                <w:webHidden/>
              </w:rPr>
              <w:fldChar w:fldCharType="end"/>
            </w:r>
          </w:hyperlink>
        </w:p>
        <w:p w14:paraId="0D6DF959" w14:textId="77777777" w:rsidR="00972C71" w:rsidRDefault="00972C71">
          <w:pPr>
            <w:pStyle w:val="TM3"/>
            <w:tabs>
              <w:tab w:val="right" w:leader="dot" w:pos="9396"/>
            </w:tabs>
            <w:rPr>
              <w:noProof/>
            </w:rPr>
          </w:pPr>
          <w:hyperlink w:anchor="_Toc209544834" w:history="1">
            <w:r w:rsidRPr="0033062F">
              <w:rPr>
                <w:rStyle w:val="Appelnotedebasdep"/>
                <w:noProof/>
              </w:rPr>
              <w:t>Parents des repondants selon le sexe</w:t>
            </w:r>
            <w:r>
              <w:rPr>
                <w:noProof/>
                <w:webHidden/>
              </w:rPr>
              <w:tab/>
            </w:r>
            <w:r>
              <w:rPr>
                <w:noProof/>
                <w:webHidden/>
              </w:rPr>
              <w:fldChar w:fldCharType="begin"/>
            </w:r>
            <w:r>
              <w:rPr>
                <w:noProof/>
                <w:webHidden/>
              </w:rPr>
              <w:instrText xml:space="preserve"> PAGEREF _Toc209544834 \h </w:instrText>
            </w:r>
            <w:r>
              <w:rPr>
                <w:noProof/>
                <w:webHidden/>
              </w:rPr>
            </w:r>
            <w:r>
              <w:rPr>
                <w:noProof/>
                <w:webHidden/>
              </w:rPr>
              <w:fldChar w:fldCharType="separate"/>
            </w:r>
            <w:r>
              <w:rPr>
                <w:noProof/>
                <w:webHidden/>
              </w:rPr>
              <w:t>38</w:t>
            </w:r>
            <w:r>
              <w:rPr>
                <w:noProof/>
                <w:webHidden/>
              </w:rPr>
              <w:fldChar w:fldCharType="end"/>
            </w:r>
          </w:hyperlink>
        </w:p>
        <w:p w14:paraId="4F038720" w14:textId="77777777" w:rsidR="00972C71" w:rsidRDefault="00972C71">
          <w:pPr>
            <w:pStyle w:val="TM3"/>
            <w:tabs>
              <w:tab w:val="right" w:leader="dot" w:pos="9396"/>
            </w:tabs>
            <w:rPr>
              <w:noProof/>
            </w:rPr>
          </w:pPr>
          <w:hyperlink w:anchor="_Toc209544835" w:history="1">
            <w:r w:rsidRPr="0033062F">
              <w:rPr>
                <w:rStyle w:val="Appelnotedebasdep"/>
                <w:noProof/>
              </w:rPr>
              <w:t>Parents des repondants selon le lieu de residence</w:t>
            </w:r>
            <w:r>
              <w:rPr>
                <w:noProof/>
                <w:webHidden/>
              </w:rPr>
              <w:tab/>
            </w:r>
            <w:r>
              <w:rPr>
                <w:noProof/>
                <w:webHidden/>
              </w:rPr>
              <w:fldChar w:fldCharType="begin"/>
            </w:r>
            <w:r>
              <w:rPr>
                <w:noProof/>
                <w:webHidden/>
              </w:rPr>
              <w:instrText xml:space="preserve"> PAGEREF _Toc209544835 \h </w:instrText>
            </w:r>
            <w:r>
              <w:rPr>
                <w:noProof/>
                <w:webHidden/>
              </w:rPr>
            </w:r>
            <w:r>
              <w:rPr>
                <w:noProof/>
                <w:webHidden/>
              </w:rPr>
              <w:fldChar w:fldCharType="separate"/>
            </w:r>
            <w:r>
              <w:rPr>
                <w:noProof/>
                <w:webHidden/>
              </w:rPr>
              <w:t>41</w:t>
            </w:r>
            <w:r>
              <w:rPr>
                <w:noProof/>
                <w:webHidden/>
              </w:rPr>
              <w:fldChar w:fldCharType="end"/>
            </w:r>
          </w:hyperlink>
        </w:p>
        <w:p w14:paraId="5563AE84" w14:textId="77777777" w:rsidR="00972C71" w:rsidRDefault="00972C71">
          <w:pPr>
            <w:pStyle w:val="TM3"/>
            <w:tabs>
              <w:tab w:val="right" w:leader="dot" w:pos="9396"/>
            </w:tabs>
            <w:rPr>
              <w:noProof/>
            </w:rPr>
          </w:pPr>
          <w:hyperlink w:anchor="_Toc209544836" w:history="1">
            <w:r w:rsidRPr="0033062F">
              <w:rPr>
                <w:rStyle w:val="Appelnotedebasdep"/>
                <w:noProof/>
              </w:rPr>
              <w:t>Combinaison des tableaux dans un seul tableau</w:t>
            </w:r>
            <w:r>
              <w:rPr>
                <w:noProof/>
                <w:webHidden/>
              </w:rPr>
              <w:tab/>
            </w:r>
            <w:r>
              <w:rPr>
                <w:noProof/>
                <w:webHidden/>
              </w:rPr>
              <w:fldChar w:fldCharType="begin"/>
            </w:r>
            <w:r>
              <w:rPr>
                <w:noProof/>
                <w:webHidden/>
              </w:rPr>
              <w:instrText xml:space="preserve"> PAGEREF _Toc209544836 \h </w:instrText>
            </w:r>
            <w:r>
              <w:rPr>
                <w:noProof/>
                <w:webHidden/>
              </w:rPr>
            </w:r>
            <w:r>
              <w:rPr>
                <w:noProof/>
                <w:webHidden/>
              </w:rPr>
              <w:fldChar w:fldCharType="separate"/>
            </w:r>
            <w:r>
              <w:rPr>
                <w:noProof/>
                <w:webHidden/>
              </w:rPr>
              <w:t>44</w:t>
            </w:r>
            <w:r>
              <w:rPr>
                <w:noProof/>
                <w:webHidden/>
              </w:rPr>
              <w:fldChar w:fldCharType="end"/>
            </w:r>
          </w:hyperlink>
        </w:p>
        <w:p w14:paraId="6C2ADA43" w14:textId="77777777" w:rsidR="00972C71" w:rsidRDefault="00972C71">
          <w:pPr>
            <w:pStyle w:val="TM3"/>
            <w:tabs>
              <w:tab w:val="right" w:leader="dot" w:pos="9396"/>
            </w:tabs>
            <w:rPr>
              <w:noProof/>
            </w:rPr>
          </w:pPr>
          <w:hyperlink w:anchor="_Toc209544837" w:history="1">
            <w:r w:rsidRPr="0033062F">
              <w:rPr>
                <w:rStyle w:val="Appelnotedebasdep"/>
                <w:noProof/>
              </w:rPr>
              <w:t>Créer un document Word, ajouter un titre et le tableau, puis sauvegarder le fichier</w:t>
            </w:r>
            <w:r>
              <w:rPr>
                <w:noProof/>
                <w:webHidden/>
              </w:rPr>
              <w:tab/>
            </w:r>
            <w:r>
              <w:rPr>
                <w:noProof/>
                <w:webHidden/>
              </w:rPr>
              <w:fldChar w:fldCharType="begin"/>
            </w:r>
            <w:r>
              <w:rPr>
                <w:noProof/>
                <w:webHidden/>
              </w:rPr>
              <w:instrText xml:space="preserve"> PAGEREF _Toc209544837 \h </w:instrText>
            </w:r>
            <w:r>
              <w:rPr>
                <w:noProof/>
                <w:webHidden/>
              </w:rPr>
            </w:r>
            <w:r>
              <w:rPr>
                <w:noProof/>
                <w:webHidden/>
              </w:rPr>
              <w:fldChar w:fldCharType="separate"/>
            </w:r>
            <w:r>
              <w:rPr>
                <w:noProof/>
                <w:webHidden/>
              </w:rPr>
              <w:t>51</w:t>
            </w:r>
            <w:r>
              <w:rPr>
                <w:noProof/>
                <w:webHidden/>
              </w:rPr>
              <w:fldChar w:fldCharType="end"/>
            </w:r>
          </w:hyperlink>
        </w:p>
        <w:p w14:paraId="43043426" w14:textId="77777777" w:rsidR="00972C71" w:rsidRDefault="00972C71">
          <w:pPr>
            <w:pStyle w:val="TM2"/>
            <w:tabs>
              <w:tab w:val="right" w:leader="dot" w:pos="9396"/>
            </w:tabs>
            <w:rPr>
              <w:noProof/>
            </w:rPr>
          </w:pPr>
          <w:hyperlink w:anchor="_Toc209544838" w:history="1">
            <w:r w:rsidRPr="0033062F">
              <w:rPr>
                <w:rStyle w:val="Appelnotedebasdep"/>
                <w:noProof/>
              </w:rPr>
              <w:t>Orientation politique</w:t>
            </w:r>
            <w:r>
              <w:rPr>
                <w:noProof/>
                <w:webHidden/>
              </w:rPr>
              <w:tab/>
            </w:r>
            <w:r>
              <w:rPr>
                <w:noProof/>
                <w:webHidden/>
              </w:rPr>
              <w:fldChar w:fldCharType="begin"/>
            </w:r>
            <w:r>
              <w:rPr>
                <w:noProof/>
                <w:webHidden/>
              </w:rPr>
              <w:instrText xml:space="preserve"> PAGEREF _Toc209544838 \h </w:instrText>
            </w:r>
            <w:r>
              <w:rPr>
                <w:noProof/>
                <w:webHidden/>
              </w:rPr>
            </w:r>
            <w:r>
              <w:rPr>
                <w:noProof/>
                <w:webHidden/>
              </w:rPr>
              <w:fldChar w:fldCharType="separate"/>
            </w:r>
            <w:r>
              <w:rPr>
                <w:noProof/>
                <w:webHidden/>
              </w:rPr>
              <w:t>52</w:t>
            </w:r>
            <w:r>
              <w:rPr>
                <w:noProof/>
                <w:webHidden/>
              </w:rPr>
              <w:fldChar w:fldCharType="end"/>
            </w:r>
          </w:hyperlink>
        </w:p>
        <w:p w14:paraId="135180BB" w14:textId="77777777" w:rsidR="00972C71" w:rsidRDefault="00972C71">
          <w:pPr>
            <w:pStyle w:val="TM3"/>
            <w:tabs>
              <w:tab w:val="right" w:leader="dot" w:pos="9396"/>
            </w:tabs>
            <w:rPr>
              <w:noProof/>
            </w:rPr>
          </w:pPr>
          <w:hyperlink w:anchor="_Toc209544839" w:history="1">
            <w:r w:rsidRPr="0033062F">
              <w:rPr>
                <w:rStyle w:val="Appelnotedebasdep"/>
                <w:noProof/>
              </w:rPr>
              <w:t>Orientation politique selon le groupe d’age</w:t>
            </w:r>
            <w:r>
              <w:rPr>
                <w:noProof/>
                <w:webHidden/>
              </w:rPr>
              <w:tab/>
            </w:r>
            <w:r>
              <w:rPr>
                <w:noProof/>
                <w:webHidden/>
              </w:rPr>
              <w:fldChar w:fldCharType="begin"/>
            </w:r>
            <w:r>
              <w:rPr>
                <w:noProof/>
                <w:webHidden/>
              </w:rPr>
              <w:instrText xml:space="preserve"> PAGEREF _Toc209544839 \h </w:instrText>
            </w:r>
            <w:r>
              <w:rPr>
                <w:noProof/>
                <w:webHidden/>
              </w:rPr>
            </w:r>
            <w:r>
              <w:rPr>
                <w:noProof/>
                <w:webHidden/>
              </w:rPr>
              <w:fldChar w:fldCharType="separate"/>
            </w:r>
            <w:r>
              <w:rPr>
                <w:noProof/>
                <w:webHidden/>
              </w:rPr>
              <w:t>52</w:t>
            </w:r>
            <w:r>
              <w:rPr>
                <w:noProof/>
                <w:webHidden/>
              </w:rPr>
              <w:fldChar w:fldCharType="end"/>
            </w:r>
          </w:hyperlink>
        </w:p>
        <w:p w14:paraId="38C44121" w14:textId="77777777" w:rsidR="00972C71" w:rsidRDefault="00972C71">
          <w:pPr>
            <w:pStyle w:val="TM3"/>
            <w:tabs>
              <w:tab w:val="right" w:leader="dot" w:pos="9396"/>
            </w:tabs>
            <w:rPr>
              <w:noProof/>
            </w:rPr>
          </w:pPr>
          <w:hyperlink w:anchor="_Toc209544840" w:history="1">
            <w:r w:rsidRPr="0033062F">
              <w:rPr>
                <w:rStyle w:val="Appelnotedebasdep"/>
                <w:noProof/>
              </w:rPr>
              <w:t>Orientation politique selon le Sexe</w:t>
            </w:r>
            <w:r>
              <w:rPr>
                <w:noProof/>
                <w:webHidden/>
              </w:rPr>
              <w:tab/>
            </w:r>
            <w:r>
              <w:rPr>
                <w:noProof/>
                <w:webHidden/>
              </w:rPr>
              <w:fldChar w:fldCharType="begin"/>
            </w:r>
            <w:r>
              <w:rPr>
                <w:noProof/>
                <w:webHidden/>
              </w:rPr>
              <w:instrText xml:space="preserve"> PAGEREF _Toc209544840 \h </w:instrText>
            </w:r>
            <w:r>
              <w:rPr>
                <w:noProof/>
                <w:webHidden/>
              </w:rPr>
            </w:r>
            <w:r>
              <w:rPr>
                <w:noProof/>
                <w:webHidden/>
              </w:rPr>
              <w:fldChar w:fldCharType="separate"/>
            </w:r>
            <w:r>
              <w:rPr>
                <w:noProof/>
                <w:webHidden/>
              </w:rPr>
              <w:t>53</w:t>
            </w:r>
            <w:r>
              <w:rPr>
                <w:noProof/>
                <w:webHidden/>
              </w:rPr>
              <w:fldChar w:fldCharType="end"/>
            </w:r>
          </w:hyperlink>
        </w:p>
        <w:p w14:paraId="5C03557F" w14:textId="77777777" w:rsidR="00972C71" w:rsidRDefault="00972C71">
          <w:pPr>
            <w:pStyle w:val="TM3"/>
            <w:tabs>
              <w:tab w:val="right" w:leader="dot" w:pos="9396"/>
            </w:tabs>
            <w:rPr>
              <w:noProof/>
            </w:rPr>
          </w:pPr>
          <w:hyperlink w:anchor="_Toc209544841" w:history="1">
            <w:r w:rsidRPr="0033062F">
              <w:rPr>
                <w:rStyle w:val="Appelnotedebasdep"/>
                <w:noProof/>
              </w:rPr>
              <w:t>Orientation politique selon le lieu de residence</w:t>
            </w:r>
            <w:r>
              <w:rPr>
                <w:noProof/>
                <w:webHidden/>
              </w:rPr>
              <w:tab/>
            </w:r>
            <w:r>
              <w:rPr>
                <w:noProof/>
                <w:webHidden/>
              </w:rPr>
              <w:fldChar w:fldCharType="begin"/>
            </w:r>
            <w:r>
              <w:rPr>
                <w:noProof/>
                <w:webHidden/>
              </w:rPr>
              <w:instrText xml:space="preserve"> PAGEREF _Toc209544841 \h </w:instrText>
            </w:r>
            <w:r>
              <w:rPr>
                <w:noProof/>
                <w:webHidden/>
              </w:rPr>
            </w:r>
            <w:r>
              <w:rPr>
                <w:noProof/>
                <w:webHidden/>
              </w:rPr>
              <w:fldChar w:fldCharType="separate"/>
            </w:r>
            <w:r>
              <w:rPr>
                <w:noProof/>
                <w:webHidden/>
              </w:rPr>
              <w:t>54</w:t>
            </w:r>
            <w:r>
              <w:rPr>
                <w:noProof/>
                <w:webHidden/>
              </w:rPr>
              <w:fldChar w:fldCharType="end"/>
            </w:r>
          </w:hyperlink>
        </w:p>
        <w:p w14:paraId="06F3C00F" w14:textId="77777777" w:rsidR="00972C71" w:rsidRDefault="00972C71">
          <w:pPr>
            <w:pStyle w:val="TM3"/>
            <w:tabs>
              <w:tab w:val="right" w:leader="dot" w:pos="9396"/>
            </w:tabs>
            <w:rPr>
              <w:noProof/>
            </w:rPr>
          </w:pPr>
          <w:hyperlink w:anchor="_Toc209544842" w:history="1">
            <w:r w:rsidRPr="0033062F">
              <w:rPr>
                <w:rStyle w:val="Appelnotedebasdep"/>
                <w:noProof/>
              </w:rPr>
              <w:t>Visualisation de la variable Orientation Politique</w:t>
            </w:r>
            <w:r>
              <w:rPr>
                <w:noProof/>
                <w:webHidden/>
              </w:rPr>
              <w:tab/>
            </w:r>
            <w:r>
              <w:rPr>
                <w:noProof/>
                <w:webHidden/>
              </w:rPr>
              <w:fldChar w:fldCharType="begin"/>
            </w:r>
            <w:r>
              <w:rPr>
                <w:noProof/>
                <w:webHidden/>
              </w:rPr>
              <w:instrText xml:space="preserve"> PAGEREF _Toc209544842 \h </w:instrText>
            </w:r>
            <w:r>
              <w:rPr>
                <w:noProof/>
                <w:webHidden/>
              </w:rPr>
            </w:r>
            <w:r>
              <w:rPr>
                <w:noProof/>
                <w:webHidden/>
              </w:rPr>
              <w:fldChar w:fldCharType="separate"/>
            </w:r>
            <w:r>
              <w:rPr>
                <w:noProof/>
                <w:webHidden/>
              </w:rPr>
              <w:t>55</w:t>
            </w:r>
            <w:r>
              <w:rPr>
                <w:noProof/>
                <w:webHidden/>
              </w:rPr>
              <w:fldChar w:fldCharType="end"/>
            </w:r>
          </w:hyperlink>
        </w:p>
        <w:p w14:paraId="501BA789" w14:textId="77777777" w:rsidR="00972C71" w:rsidRDefault="00972C71">
          <w:pPr>
            <w:pStyle w:val="TM2"/>
            <w:tabs>
              <w:tab w:val="right" w:leader="dot" w:pos="9396"/>
            </w:tabs>
            <w:rPr>
              <w:noProof/>
            </w:rPr>
          </w:pPr>
          <w:hyperlink w:anchor="_Toc209544843" w:history="1">
            <w:r w:rsidRPr="0033062F">
              <w:rPr>
                <w:rStyle w:val="Appelnotedebasdep"/>
                <w:noProof/>
              </w:rPr>
              <w:t>Etat civil du répondant</w:t>
            </w:r>
            <w:r>
              <w:rPr>
                <w:noProof/>
                <w:webHidden/>
              </w:rPr>
              <w:tab/>
            </w:r>
            <w:r>
              <w:rPr>
                <w:noProof/>
                <w:webHidden/>
              </w:rPr>
              <w:fldChar w:fldCharType="begin"/>
            </w:r>
            <w:r>
              <w:rPr>
                <w:noProof/>
                <w:webHidden/>
              </w:rPr>
              <w:instrText xml:space="preserve"> PAGEREF _Toc209544843 \h </w:instrText>
            </w:r>
            <w:r>
              <w:rPr>
                <w:noProof/>
                <w:webHidden/>
              </w:rPr>
            </w:r>
            <w:r>
              <w:rPr>
                <w:noProof/>
                <w:webHidden/>
              </w:rPr>
              <w:fldChar w:fldCharType="separate"/>
            </w:r>
            <w:r>
              <w:rPr>
                <w:noProof/>
                <w:webHidden/>
              </w:rPr>
              <w:t>57</w:t>
            </w:r>
            <w:r>
              <w:rPr>
                <w:noProof/>
                <w:webHidden/>
              </w:rPr>
              <w:fldChar w:fldCharType="end"/>
            </w:r>
          </w:hyperlink>
        </w:p>
        <w:p w14:paraId="4FF7136D" w14:textId="77777777" w:rsidR="00972C71" w:rsidRDefault="00972C71">
          <w:pPr>
            <w:pStyle w:val="TM3"/>
            <w:tabs>
              <w:tab w:val="right" w:leader="dot" w:pos="9396"/>
            </w:tabs>
            <w:rPr>
              <w:noProof/>
            </w:rPr>
          </w:pPr>
          <w:hyperlink w:anchor="_Toc209544844" w:history="1">
            <w:r w:rsidRPr="0033062F">
              <w:rPr>
                <w:rStyle w:val="Appelnotedebasdep"/>
                <w:noProof/>
              </w:rPr>
              <w:t>Etat civil du répondant selon gpe_age</w:t>
            </w:r>
            <w:r>
              <w:rPr>
                <w:noProof/>
                <w:webHidden/>
              </w:rPr>
              <w:tab/>
            </w:r>
            <w:r>
              <w:rPr>
                <w:noProof/>
                <w:webHidden/>
              </w:rPr>
              <w:fldChar w:fldCharType="begin"/>
            </w:r>
            <w:r>
              <w:rPr>
                <w:noProof/>
                <w:webHidden/>
              </w:rPr>
              <w:instrText xml:space="preserve"> PAGEREF _Toc209544844 \h </w:instrText>
            </w:r>
            <w:r>
              <w:rPr>
                <w:noProof/>
                <w:webHidden/>
              </w:rPr>
            </w:r>
            <w:r>
              <w:rPr>
                <w:noProof/>
                <w:webHidden/>
              </w:rPr>
              <w:fldChar w:fldCharType="separate"/>
            </w:r>
            <w:r>
              <w:rPr>
                <w:noProof/>
                <w:webHidden/>
              </w:rPr>
              <w:t>57</w:t>
            </w:r>
            <w:r>
              <w:rPr>
                <w:noProof/>
                <w:webHidden/>
              </w:rPr>
              <w:fldChar w:fldCharType="end"/>
            </w:r>
          </w:hyperlink>
        </w:p>
        <w:p w14:paraId="54B12293" w14:textId="77777777" w:rsidR="00972C71" w:rsidRDefault="00972C71">
          <w:pPr>
            <w:pStyle w:val="TM3"/>
            <w:tabs>
              <w:tab w:val="right" w:leader="dot" w:pos="9396"/>
            </w:tabs>
            <w:rPr>
              <w:noProof/>
            </w:rPr>
          </w:pPr>
          <w:hyperlink w:anchor="_Toc209544845" w:history="1">
            <w:r w:rsidRPr="0033062F">
              <w:rPr>
                <w:rStyle w:val="Appelnotedebasdep"/>
                <w:noProof/>
              </w:rPr>
              <w:t>Etat civil du répondant selon le sexe</w:t>
            </w:r>
            <w:r>
              <w:rPr>
                <w:noProof/>
                <w:webHidden/>
              </w:rPr>
              <w:tab/>
            </w:r>
            <w:r>
              <w:rPr>
                <w:noProof/>
                <w:webHidden/>
              </w:rPr>
              <w:fldChar w:fldCharType="begin"/>
            </w:r>
            <w:r>
              <w:rPr>
                <w:noProof/>
                <w:webHidden/>
              </w:rPr>
              <w:instrText xml:space="preserve"> PAGEREF _Toc209544845 \h </w:instrText>
            </w:r>
            <w:r>
              <w:rPr>
                <w:noProof/>
                <w:webHidden/>
              </w:rPr>
            </w:r>
            <w:r>
              <w:rPr>
                <w:noProof/>
                <w:webHidden/>
              </w:rPr>
              <w:fldChar w:fldCharType="separate"/>
            </w:r>
            <w:r>
              <w:rPr>
                <w:noProof/>
                <w:webHidden/>
              </w:rPr>
              <w:t>58</w:t>
            </w:r>
            <w:r>
              <w:rPr>
                <w:noProof/>
                <w:webHidden/>
              </w:rPr>
              <w:fldChar w:fldCharType="end"/>
            </w:r>
          </w:hyperlink>
        </w:p>
        <w:p w14:paraId="2A884369" w14:textId="77777777" w:rsidR="00972C71" w:rsidRDefault="00972C71">
          <w:pPr>
            <w:pStyle w:val="TM3"/>
            <w:tabs>
              <w:tab w:val="right" w:leader="dot" w:pos="9396"/>
            </w:tabs>
            <w:rPr>
              <w:noProof/>
            </w:rPr>
          </w:pPr>
          <w:hyperlink w:anchor="_Toc209544846" w:history="1">
            <w:r w:rsidRPr="0033062F">
              <w:rPr>
                <w:rStyle w:val="Appelnotedebasdep"/>
                <w:noProof/>
              </w:rPr>
              <w:t>Etat civil du répondant selon le lieu de residence</w:t>
            </w:r>
            <w:r>
              <w:rPr>
                <w:noProof/>
                <w:webHidden/>
              </w:rPr>
              <w:tab/>
            </w:r>
            <w:r>
              <w:rPr>
                <w:noProof/>
                <w:webHidden/>
              </w:rPr>
              <w:fldChar w:fldCharType="begin"/>
            </w:r>
            <w:r>
              <w:rPr>
                <w:noProof/>
                <w:webHidden/>
              </w:rPr>
              <w:instrText xml:space="preserve"> PAGEREF _Toc209544846 \h </w:instrText>
            </w:r>
            <w:r>
              <w:rPr>
                <w:noProof/>
                <w:webHidden/>
              </w:rPr>
            </w:r>
            <w:r>
              <w:rPr>
                <w:noProof/>
                <w:webHidden/>
              </w:rPr>
              <w:fldChar w:fldCharType="separate"/>
            </w:r>
            <w:r>
              <w:rPr>
                <w:noProof/>
                <w:webHidden/>
              </w:rPr>
              <w:t>59</w:t>
            </w:r>
            <w:r>
              <w:rPr>
                <w:noProof/>
                <w:webHidden/>
              </w:rPr>
              <w:fldChar w:fldCharType="end"/>
            </w:r>
          </w:hyperlink>
        </w:p>
        <w:p w14:paraId="488EDD19" w14:textId="77777777" w:rsidR="00972C71" w:rsidRDefault="00972C71">
          <w:pPr>
            <w:pStyle w:val="TM2"/>
            <w:tabs>
              <w:tab w:val="right" w:leader="dot" w:pos="9396"/>
            </w:tabs>
            <w:rPr>
              <w:noProof/>
            </w:rPr>
          </w:pPr>
          <w:hyperlink w:anchor="_Toc209544847" w:history="1">
            <w:r w:rsidRPr="0033062F">
              <w:rPr>
                <w:rStyle w:val="Appelnotedebasdep"/>
                <w:noProof/>
              </w:rPr>
              <w:t>Lieu de naissance des parents (mères pères)</w:t>
            </w:r>
            <w:r>
              <w:rPr>
                <w:noProof/>
                <w:webHidden/>
              </w:rPr>
              <w:tab/>
            </w:r>
            <w:r>
              <w:rPr>
                <w:noProof/>
                <w:webHidden/>
              </w:rPr>
              <w:fldChar w:fldCharType="begin"/>
            </w:r>
            <w:r>
              <w:rPr>
                <w:noProof/>
                <w:webHidden/>
              </w:rPr>
              <w:instrText xml:space="preserve"> PAGEREF _Toc209544847 \h </w:instrText>
            </w:r>
            <w:r>
              <w:rPr>
                <w:noProof/>
                <w:webHidden/>
              </w:rPr>
            </w:r>
            <w:r>
              <w:rPr>
                <w:noProof/>
                <w:webHidden/>
              </w:rPr>
              <w:fldChar w:fldCharType="separate"/>
            </w:r>
            <w:r>
              <w:rPr>
                <w:noProof/>
                <w:webHidden/>
              </w:rPr>
              <w:t>60</w:t>
            </w:r>
            <w:r>
              <w:rPr>
                <w:noProof/>
                <w:webHidden/>
              </w:rPr>
              <w:fldChar w:fldCharType="end"/>
            </w:r>
          </w:hyperlink>
        </w:p>
        <w:p w14:paraId="2BC4ECA3" w14:textId="77777777" w:rsidR="00972C71" w:rsidRDefault="00972C71">
          <w:pPr>
            <w:pStyle w:val="TM3"/>
            <w:tabs>
              <w:tab w:val="right" w:leader="dot" w:pos="9396"/>
            </w:tabs>
            <w:rPr>
              <w:noProof/>
            </w:rPr>
          </w:pPr>
          <w:hyperlink w:anchor="_Toc209544848" w:history="1">
            <w:r w:rsidRPr="0033062F">
              <w:rPr>
                <w:rStyle w:val="Appelnotedebasdep"/>
                <w:noProof/>
              </w:rPr>
              <w:t>Lieu de naissance des parents (mères) par groupe d’âge</w:t>
            </w:r>
            <w:r>
              <w:rPr>
                <w:noProof/>
                <w:webHidden/>
              </w:rPr>
              <w:tab/>
            </w:r>
            <w:r>
              <w:rPr>
                <w:noProof/>
                <w:webHidden/>
              </w:rPr>
              <w:fldChar w:fldCharType="begin"/>
            </w:r>
            <w:r>
              <w:rPr>
                <w:noProof/>
                <w:webHidden/>
              </w:rPr>
              <w:instrText xml:space="preserve"> PAGEREF _Toc209544848 \h </w:instrText>
            </w:r>
            <w:r>
              <w:rPr>
                <w:noProof/>
                <w:webHidden/>
              </w:rPr>
            </w:r>
            <w:r>
              <w:rPr>
                <w:noProof/>
                <w:webHidden/>
              </w:rPr>
              <w:fldChar w:fldCharType="separate"/>
            </w:r>
            <w:r>
              <w:rPr>
                <w:noProof/>
                <w:webHidden/>
              </w:rPr>
              <w:t>60</w:t>
            </w:r>
            <w:r>
              <w:rPr>
                <w:noProof/>
                <w:webHidden/>
              </w:rPr>
              <w:fldChar w:fldCharType="end"/>
            </w:r>
          </w:hyperlink>
        </w:p>
        <w:p w14:paraId="3CB6F9EA" w14:textId="77777777" w:rsidR="00972C71" w:rsidRDefault="00972C71">
          <w:pPr>
            <w:pStyle w:val="TM3"/>
            <w:tabs>
              <w:tab w:val="right" w:leader="dot" w:pos="9396"/>
            </w:tabs>
            <w:rPr>
              <w:noProof/>
            </w:rPr>
          </w:pPr>
          <w:hyperlink w:anchor="_Toc209544849" w:history="1">
            <w:r w:rsidRPr="0033062F">
              <w:rPr>
                <w:rStyle w:val="Appelnotedebasdep"/>
                <w:noProof/>
              </w:rPr>
              <w:t>Lieu de naissance des parents (mères) par sexe</w:t>
            </w:r>
            <w:r>
              <w:rPr>
                <w:noProof/>
                <w:webHidden/>
              </w:rPr>
              <w:tab/>
            </w:r>
            <w:r>
              <w:rPr>
                <w:noProof/>
                <w:webHidden/>
              </w:rPr>
              <w:fldChar w:fldCharType="begin"/>
            </w:r>
            <w:r>
              <w:rPr>
                <w:noProof/>
                <w:webHidden/>
              </w:rPr>
              <w:instrText xml:space="preserve"> PAGEREF _Toc209544849 \h </w:instrText>
            </w:r>
            <w:r>
              <w:rPr>
                <w:noProof/>
                <w:webHidden/>
              </w:rPr>
            </w:r>
            <w:r>
              <w:rPr>
                <w:noProof/>
                <w:webHidden/>
              </w:rPr>
              <w:fldChar w:fldCharType="separate"/>
            </w:r>
            <w:r>
              <w:rPr>
                <w:noProof/>
                <w:webHidden/>
              </w:rPr>
              <w:t>61</w:t>
            </w:r>
            <w:r>
              <w:rPr>
                <w:noProof/>
                <w:webHidden/>
              </w:rPr>
              <w:fldChar w:fldCharType="end"/>
            </w:r>
          </w:hyperlink>
        </w:p>
        <w:p w14:paraId="529E5189" w14:textId="77777777" w:rsidR="00972C71" w:rsidRDefault="00972C71">
          <w:pPr>
            <w:pStyle w:val="TM3"/>
            <w:tabs>
              <w:tab w:val="right" w:leader="dot" w:pos="9396"/>
            </w:tabs>
            <w:rPr>
              <w:noProof/>
            </w:rPr>
          </w:pPr>
          <w:hyperlink w:anchor="_Toc209544850" w:history="1">
            <w:r w:rsidRPr="0033062F">
              <w:rPr>
                <w:rStyle w:val="Appelnotedebasdep"/>
                <w:noProof/>
              </w:rPr>
              <w:t>Lieu de naissance des parents (mères) selon le lieu de residence</w:t>
            </w:r>
            <w:r>
              <w:rPr>
                <w:noProof/>
                <w:webHidden/>
              </w:rPr>
              <w:tab/>
            </w:r>
            <w:r>
              <w:rPr>
                <w:noProof/>
                <w:webHidden/>
              </w:rPr>
              <w:fldChar w:fldCharType="begin"/>
            </w:r>
            <w:r>
              <w:rPr>
                <w:noProof/>
                <w:webHidden/>
              </w:rPr>
              <w:instrText xml:space="preserve"> PAGEREF _Toc209544850 \h </w:instrText>
            </w:r>
            <w:r>
              <w:rPr>
                <w:noProof/>
                <w:webHidden/>
              </w:rPr>
            </w:r>
            <w:r>
              <w:rPr>
                <w:noProof/>
                <w:webHidden/>
              </w:rPr>
              <w:fldChar w:fldCharType="separate"/>
            </w:r>
            <w:r>
              <w:rPr>
                <w:noProof/>
                <w:webHidden/>
              </w:rPr>
              <w:t>62</w:t>
            </w:r>
            <w:r>
              <w:rPr>
                <w:noProof/>
                <w:webHidden/>
              </w:rPr>
              <w:fldChar w:fldCharType="end"/>
            </w:r>
          </w:hyperlink>
        </w:p>
        <w:p w14:paraId="1EAAD235" w14:textId="77777777" w:rsidR="00972C71" w:rsidRDefault="00972C71">
          <w:pPr>
            <w:pStyle w:val="TM2"/>
            <w:tabs>
              <w:tab w:val="right" w:leader="dot" w:pos="9396"/>
            </w:tabs>
            <w:rPr>
              <w:noProof/>
            </w:rPr>
          </w:pPr>
          <w:hyperlink w:anchor="_Toc209544851" w:history="1">
            <w:r w:rsidRPr="0033062F">
              <w:rPr>
                <w:rStyle w:val="Appelnotedebasdep"/>
                <w:noProof/>
              </w:rPr>
              <w:t>Lieu de naissance des parents ( pères)</w:t>
            </w:r>
            <w:r>
              <w:rPr>
                <w:noProof/>
                <w:webHidden/>
              </w:rPr>
              <w:tab/>
            </w:r>
            <w:r>
              <w:rPr>
                <w:noProof/>
                <w:webHidden/>
              </w:rPr>
              <w:fldChar w:fldCharType="begin"/>
            </w:r>
            <w:r>
              <w:rPr>
                <w:noProof/>
                <w:webHidden/>
              </w:rPr>
              <w:instrText xml:space="preserve"> PAGEREF _Toc209544851 \h </w:instrText>
            </w:r>
            <w:r>
              <w:rPr>
                <w:noProof/>
                <w:webHidden/>
              </w:rPr>
            </w:r>
            <w:r>
              <w:rPr>
                <w:noProof/>
                <w:webHidden/>
              </w:rPr>
              <w:fldChar w:fldCharType="separate"/>
            </w:r>
            <w:r>
              <w:rPr>
                <w:noProof/>
                <w:webHidden/>
              </w:rPr>
              <w:t>63</w:t>
            </w:r>
            <w:r>
              <w:rPr>
                <w:noProof/>
                <w:webHidden/>
              </w:rPr>
              <w:fldChar w:fldCharType="end"/>
            </w:r>
          </w:hyperlink>
        </w:p>
        <w:p w14:paraId="1A4F0224" w14:textId="77777777" w:rsidR="00972C71" w:rsidRDefault="00972C71">
          <w:pPr>
            <w:pStyle w:val="TM3"/>
            <w:tabs>
              <w:tab w:val="right" w:leader="dot" w:pos="9396"/>
            </w:tabs>
            <w:rPr>
              <w:noProof/>
            </w:rPr>
          </w:pPr>
          <w:hyperlink w:anchor="_Toc209544852" w:history="1">
            <w:r w:rsidRPr="0033062F">
              <w:rPr>
                <w:rStyle w:val="Appelnotedebasdep"/>
                <w:noProof/>
              </w:rPr>
              <w:t>Lieu de naissance des parents (mères) par age</w:t>
            </w:r>
            <w:r>
              <w:rPr>
                <w:noProof/>
                <w:webHidden/>
              </w:rPr>
              <w:tab/>
            </w:r>
            <w:r>
              <w:rPr>
                <w:noProof/>
                <w:webHidden/>
              </w:rPr>
              <w:fldChar w:fldCharType="begin"/>
            </w:r>
            <w:r>
              <w:rPr>
                <w:noProof/>
                <w:webHidden/>
              </w:rPr>
              <w:instrText xml:space="preserve"> PAGEREF _Toc209544852 \h </w:instrText>
            </w:r>
            <w:r>
              <w:rPr>
                <w:noProof/>
                <w:webHidden/>
              </w:rPr>
            </w:r>
            <w:r>
              <w:rPr>
                <w:noProof/>
                <w:webHidden/>
              </w:rPr>
              <w:fldChar w:fldCharType="separate"/>
            </w:r>
            <w:r>
              <w:rPr>
                <w:noProof/>
                <w:webHidden/>
              </w:rPr>
              <w:t>63</w:t>
            </w:r>
            <w:r>
              <w:rPr>
                <w:noProof/>
                <w:webHidden/>
              </w:rPr>
              <w:fldChar w:fldCharType="end"/>
            </w:r>
          </w:hyperlink>
        </w:p>
        <w:p w14:paraId="6411CC1C" w14:textId="77777777" w:rsidR="00972C71" w:rsidRDefault="00972C71">
          <w:pPr>
            <w:pStyle w:val="TM3"/>
            <w:tabs>
              <w:tab w:val="right" w:leader="dot" w:pos="9396"/>
            </w:tabs>
            <w:rPr>
              <w:noProof/>
            </w:rPr>
          </w:pPr>
          <w:hyperlink w:anchor="_Toc209544853" w:history="1">
            <w:r w:rsidRPr="0033062F">
              <w:rPr>
                <w:rStyle w:val="Appelnotedebasdep"/>
                <w:noProof/>
              </w:rPr>
              <w:t>Lieu de naissance des parents (pères) par sexe</w:t>
            </w:r>
            <w:r>
              <w:rPr>
                <w:noProof/>
                <w:webHidden/>
              </w:rPr>
              <w:tab/>
            </w:r>
            <w:r>
              <w:rPr>
                <w:noProof/>
                <w:webHidden/>
              </w:rPr>
              <w:fldChar w:fldCharType="begin"/>
            </w:r>
            <w:r>
              <w:rPr>
                <w:noProof/>
                <w:webHidden/>
              </w:rPr>
              <w:instrText xml:space="preserve"> PAGEREF _Toc209544853 \h </w:instrText>
            </w:r>
            <w:r>
              <w:rPr>
                <w:noProof/>
                <w:webHidden/>
              </w:rPr>
            </w:r>
            <w:r>
              <w:rPr>
                <w:noProof/>
                <w:webHidden/>
              </w:rPr>
              <w:fldChar w:fldCharType="separate"/>
            </w:r>
            <w:r>
              <w:rPr>
                <w:noProof/>
                <w:webHidden/>
              </w:rPr>
              <w:t>64</w:t>
            </w:r>
            <w:r>
              <w:rPr>
                <w:noProof/>
                <w:webHidden/>
              </w:rPr>
              <w:fldChar w:fldCharType="end"/>
            </w:r>
          </w:hyperlink>
        </w:p>
        <w:p w14:paraId="19D02E62" w14:textId="77777777" w:rsidR="00972C71" w:rsidRDefault="00972C71">
          <w:pPr>
            <w:pStyle w:val="TM3"/>
            <w:tabs>
              <w:tab w:val="right" w:leader="dot" w:pos="9396"/>
            </w:tabs>
            <w:rPr>
              <w:noProof/>
            </w:rPr>
          </w:pPr>
          <w:hyperlink w:anchor="_Toc209544854" w:history="1">
            <w:r w:rsidRPr="0033062F">
              <w:rPr>
                <w:rStyle w:val="Appelnotedebasdep"/>
                <w:noProof/>
              </w:rPr>
              <w:t>Lieu de naissance des parents (pères) par lieu de residence</w:t>
            </w:r>
            <w:r>
              <w:rPr>
                <w:noProof/>
                <w:webHidden/>
              </w:rPr>
              <w:tab/>
            </w:r>
            <w:r>
              <w:rPr>
                <w:noProof/>
                <w:webHidden/>
              </w:rPr>
              <w:fldChar w:fldCharType="begin"/>
            </w:r>
            <w:r>
              <w:rPr>
                <w:noProof/>
                <w:webHidden/>
              </w:rPr>
              <w:instrText xml:space="preserve"> PAGEREF _Toc209544854 \h </w:instrText>
            </w:r>
            <w:r>
              <w:rPr>
                <w:noProof/>
                <w:webHidden/>
              </w:rPr>
            </w:r>
            <w:r>
              <w:rPr>
                <w:noProof/>
                <w:webHidden/>
              </w:rPr>
              <w:fldChar w:fldCharType="separate"/>
            </w:r>
            <w:r>
              <w:rPr>
                <w:noProof/>
                <w:webHidden/>
              </w:rPr>
              <w:t>65</w:t>
            </w:r>
            <w:r>
              <w:rPr>
                <w:noProof/>
                <w:webHidden/>
              </w:rPr>
              <w:fldChar w:fldCharType="end"/>
            </w:r>
          </w:hyperlink>
        </w:p>
        <w:p w14:paraId="629021C4" w14:textId="77777777" w:rsidR="00972C71" w:rsidRDefault="00972C71">
          <w:pPr>
            <w:pStyle w:val="TM2"/>
            <w:tabs>
              <w:tab w:val="right" w:leader="dot" w:pos="9396"/>
            </w:tabs>
            <w:rPr>
              <w:noProof/>
            </w:rPr>
          </w:pPr>
          <w:hyperlink w:anchor="_Toc209544855" w:history="1">
            <w:r w:rsidRPr="0033062F">
              <w:rPr>
                <w:rStyle w:val="Appelnotedebasdep"/>
                <w:noProof/>
              </w:rPr>
              <w:t>Le type de domicile des parents (mères)</w:t>
            </w:r>
            <w:r>
              <w:rPr>
                <w:noProof/>
                <w:webHidden/>
              </w:rPr>
              <w:tab/>
            </w:r>
            <w:r>
              <w:rPr>
                <w:noProof/>
                <w:webHidden/>
              </w:rPr>
              <w:fldChar w:fldCharType="begin"/>
            </w:r>
            <w:r>
              <w:rPr>
                <w:noProof/>
                <w:webHidden/>
              </w:rPr>
              <w:instrText xml:space="preserve"> PAGEREF _Toc209544855 \h </w:instrText>
            </w:r>
            <w:r>
              <w:rPr>
                <w:noProof/>
                <w:webHidden/>
              </w:rPr>
            </w:r>
            <w:r>
              <w:rPr>
                <w:noProof/>
                <w:webHidden/>
              </w:rPr>
              <w:fldChar w:fldCharType="separate"/>
            </w:r>
            <w:r>
              <w:rPr>
                <w:noProof/>
                <w:webHidden/>
              </w:rPr>
              <w:t>66</w:t>
            </w:r>
            <w:r>
              <w:rPr>
                <w:noProof/>
                <w:webHidden/>
              </w:rPr>
              <w:fldChar w:fldCharType="end"/>
            </w:r>
          </w:hyperlink>
        </w:p>
        <w:p w14:paraId="4E6C56EF" w14:textId="77777777" w:rsidR="00972C71" w:rsidRDefault="00972C71">
          <w:pPr>
            <w:pStyle w:val="TM3"/>
            <w:tabs>
              <w:tab w:val="right" w:leader="dot" w:pos="9396"/>
            </w:tabs>
            <w:rPr>
              <w:noProof/>
            </w:rPr>
          </w:pPr>
          <w:hyperlink w:anchor="_Toc209544856" w:history="1">
            <w:r w:rsidRPr="0033062F">
              <w:rPr>
                <w:rStyle w:val="Appelnotedebasdep"/>
                <w:noProof/>
              </w:rPr>
              <w:t>Lieu de naissance des parents (mères) par groupe d’âge</w:t>
            </w:r>
            <w:r>
              <w:rPr>
                <w:noProof/>
                <w:webHidden/>
              </w:rPr>
              <w:tab/>
            </w:r>
            <w:r>
              <w:rPr>
                <w:noProof/>
                <w:webHidden/>
              </w:rPr>
              <w:fldChar w:fldCharType="begin"/>
            </w:r>
            <w:r>
              <w:rPr>
                <w:noProof/>
                <w:webHidden/>
              </w:rPr>
              <w:instrText xml:space="preserve"> PAGEREF _Toc209544856 \h </w:instrText>
            </w:r>
            <w:r>
              <w:rPr>
                <w:noProof/>
                <w:webHidden/>
              </w:rPr>
            </w:r>
            <w:r>
              <w:rPr>
                <w:noProof/>
                <w:webHidden/>
              </w:rPr>
              <w:fldChar w:fldCharType="separate"/>
            </w:r>
            <w:r>
              <w:rPr>
                <w:noProof/>
                <w:webHidden/>
              </w:rPr>
              <w:t>66</w:t>
            </w:r>
            <w:r>
              <w:rPr>
                <w:noProof/>
                <w:webHidden/>
              </w:rPr>
              <w:fldChar w:fldCharType="end"/>
            </w:r>
          </w:hyperlink>
        </w:p>
        <w:p w14:paraId="2D4FFCE5" w14:textId="77777777" w:rsidR="00972C71" w:rsidRDefault="00972C71">
          <w:pPr>
            <w:pStyle w:val="TM3"/>
            <w:tabs>
              <w:tab w:val="right" w:leader="dot" w:pos="9396"/>
            </w:tabs>
            <w:rPr>
              <w:noProof/>
            </w:rPr>
          </w:pPr>
          <w:hyperlink w:anchor="_Toc209544857" w:history="1">
            <w:r w:rsidRPr="0033062F">
              <w:rPr>
                <w:rStyle w:val="Appelnotedebasdep"/>
                <w:noProof/>
              </w:rPr>
              <w:t>Le type de domicile des parents (mères) selon le sexe</w:t>
            </w:r>
            <w:r>
              <w:rPr>
                <w:noProof/>
                <w:webHidden/>
              </w:rPr>
              <w:tab/>
            </w:r>
            <w:r>
              <w:rPr>
                <w:noProof/>
                <w:webHidden/>
              </w:rPr>
              <w:fldChar w:fldCharType="begin"/>
            </w:r>
            <w:r>
              <w:rPr>
                <w:noProof/>
                <w:webHidden/>
              </w:rPr>
              <w:instrText xml:space="preserve"> PAGEREF _Toc209544857 \h </w:instrText>
            </w:r>
            <w:r>
              <w:rPr>
                <w:noProof/>
                <w:webHidden/>
              </w:rPr>
            </w:r>
            <w:r>
              <w:rPr>
                <w:noProof/>
                <w:webHidden/>
              </w:rPr>
              <w:fldChar w:fldCharType="separate"/>
            </w:r>
            <w:r>
              <w:rPr>
                <w:noProof/>
                <w:webHidden/>
              </w:rPr>
              <w:t>67</w:t>
            </w:r>
            <w:r>
              <w:rPr>
                <w:noProof/>
                <w:webHidden/>
              </w:rPr>
              <w:fldChar w:fldCharType="end"/>
            </w:r>
          </w:hyperlink>
        </w:p>
        <w:p w14:paraId="70A5B082" w14:textId="77777777" w:rsidR="00972C71" w:rsidRDefault="00972C71">
          <w:pPr>
            <w:pStyle w:val="TM3"/>
            <w:tabs>
              <w:tab w:val="right" w:leader="dot" w:pos="9396"/>
            </w:tabs>
            <w:rPr>
              <w:noProof/>
            </w:rPr>
          </w:pPr>
          <w:hyperlink w:anchor="_Toc209544858" w:history="1">
            <w:r w:rsidRPr="0033062F">
              <w:rPr>
                <w:rStyle w:val="Appelnotedebasdep"/>
                <w:noProof/>
              </w:rPr>
              <w:t>Lieu de naissance des parents (pères) par lieu de residence</w:t>
            </w:r>
            <w:r>
              <w:rPr>
                <w:noProof/>
                <w:webHidden/>
              </w:rPr>
              <w:tab/>
            </w:r>
            <w:r>
              <w:rPr>
                <w:noProof/>
                <w:webHidden/>
              </w:rPr>
              <w:fldChar w:fldCharType="begin"/>
            </w:r>
            <w:r>
              <w:rPr>
                <w:noProof/>
                <w:webHidden/>
              </w:rPr>
              <w:instrText xml:space="preserve"> PAGEREF _Toc209544858 \h </w:instrText>
            </w:r>
            <w:r>
              <w:rPr>
                <w:noProof/>
                <w:webHidden/>
              </w:rPr>
            </w:r>
            <w:r>
              <w:rPr>
                <w:noProof/>
                <w:webHidden/>
              </w:rPr>
              <w:fldChar w:fldCharType="separate"/>
            </w:r>
            <w:r>
              <w:rPr>
                <w:noProof/>
                <w:webHidden/>
              </w:rPr>
              <w:t>68</w:t>
            </w:r>
            <w:r>
              <w:rPr>
                <w:noProof/>
                <w:webHidden/>
              </w:rPr>
              <w:fldChar w:fldCharType="end"/>
            </w:r>
          </w:hyperlink>
        </w:p>
        <w:p w14:paraId="1F716AD5" w14:textId="77777777" w:rsidR="00972C71" w:rsidRDefault="00972C71">
          <w:pPr>
            <w:pStyle w:val="TM2"/>
            <w:tabs>
              <w:tab w:val="right" w:leader="dot" w:pos="9396"/>
            </w:tabs>
            <w:rPr>
              <w:noProof/>
            </w:rPr>
          </w:pPr>
          <w:hyperlink w:anchor="_Toc209544859" w:history="1">
            <w:r w:rsidRPr="0033062F">
              <w:rPr>
                <w:rStyle w:val="Appelnotedebasdep"/>
                <w:noProof/>
              </w:rPr>
              <w:t>Le type de domicile des parents (pères)</w:t>
            </w:r>
            <w:r>
              <w:rPr>
                <w:noProof/>
                <w:webHidden/>
              </w:rPr>
              <w:tab/>
            </w:r>
            <w:r>
              <w:rPr>
                <w:noProof/>
                <w:webHidden/>
              </w:rPr>
              <w:fldChar w:fldCharType="begin"/>
            </w:r>
            <w:r>
              <w:rPr>
                <w:noProof/>
                <w:webHidden/>
              </w:rPr>
              <w:instrText xml:space="preserve"> PAGEREF _Toc209544859 \h </w:instrText>
            </w:r>
            <w:r>
              <w:rPr>
                <w:noProof/>
                <w:webHidden/>
              </w:rPr>
            </w:r>
            <w:r>
              <w:rPr>
                <w:noProof/>
                <w:webHidden/>
              </w:rPr>
              <w:fldChar w:fldCharType="separate"/>
            </w:r>
            <w:r>
              <w:rPr>
                <w:noProof/>
                <w:webHidden/>
              </w:rPr>
              <w:t>69</w:t>
            </w:r>
            <w:r>
              <w:rPr>
                <w:noProof/>
                <w:webHidden/>
              </w:rPr>
              <w:fldChar w:fldCharType="end"/>
            </w:r>
          </w:hyperlink>
        </w:p>
        <w:p w14:paraId="5D1C2DBE" w14:textId="77777777" w:rsidR="00972C71" w:rsidRDefault="00972C71">
          <w:pPr>
            <w:pStyle w:val="TM3"/>
            <w:tabs>
              <w:tab w:val="right" w:leader="dot" w:pos="9396"/>
            </w:tabs>
            <w:rPr>
              <w:noProof/>
            </w:rPr>
          </w:pPr>
          <w:hyperlink w:anchor="_Toc209544860" w:history="1">
            <w:r w:rsidRPr="0033062F">
              <w:rPr>
                <w:rStyle w:val="Appelnotedebasdep"/>
                <w:noProof/>
              </w:rPr>
              <w:t>Lieu de naissance des parents (pères) par groupe d’âge</w:t>
            </w:r>
            <w:r>
              <w:rPr>
                <w:noProof/>
                <w:webHidden/>
              </w:rPr>
              <w:tab/>
            </w:r>
            <w:r>
              <w:rPr>
                <w:noProof/>
                <w:webHidden/>
              </w:rPr>
              <w:fldChar w:fldCharType="begin"/>
            </w:r>
            <w:r>
              <w:rPr>
                <w:noProof/>
                <w:webHidden/>
              </w:rPr>
              <w:instrText xml:space="preserve"> PAGEREF _Toc209544860 \h </w:instrText>
            </w:r>
            <w:r>
              <w:rPr>
                <w:noProof/>
                <w:webHidden/>
              </w:rPr>
            </w:r>
            <w:r>
              <w:rPr>
                <w:noProof/>
                <w:webHidden/>
              </w:rPr>
              <w:fldChar w:fldCharType="separate"/>
            </w:r>
            <w:r>
              <w:rPr>
                <w:noProof/>
                <w:webHidden/>
              </w:rPr>
              <w:t>70</w:t>
            </w:r>
            <w:r>
              <w:rPr>
                <w:noProof/>
                <w:webHidden/>
              </w:rPr>
              <w:fldChar w:fldCharType="end"/>
            </w:r>
          </w:hyperlink>
        </w:p>
        <w:p w14:paraId="1D13ACFD" w14:textId="77777777" w:rsidR="00972C71" w:rsidRDefault="00972C71">
          <w:pPr>
            <w:pStyle w:val="TM3"/>
            <w:tabs>
              <w:tab w:val="right" w:leader="dot" w:pos="9396"/>
            </w:tabs>
            <w:rPr>
              <w:noProof/>
            </w:rPr>
          </w:pPr>
          <w:hyperlink w:anchor="_Toc209544861" w:history="1">
            <w:r w:rsidRPr="0033062F">
              <w:rPr>
                <w:rStyle w:val="Appelnotedebasdep"/>
                <w:noProof/>
              </w:rPr>
              <w:t>Le type de domicile des parents (pères) selon le sexe</w:t>
            </w:r>
            <w:r>
              <w:rPr>
                <w:noProof/>
                <w:webHidden/>
              </w:rPr>
              <w:tab/>
            </w:r>
            <w:r>
              <w:rPr>
                <w:noProof/>
                <w:webHidden/>
              </w:rPr>
              <w:fldChar w:fldCharType="begin"/>
            </w:r>
            <w:r>
              <w:rPr>
                <w:noProof/>
                <w:webHidden/>
              </w:rPr>
              <w:instrText xml:space="preserve"> PAGEREF _Toc209544861 \h </w:instrText>
            </w:r>
            <w:r>
              <w:rPr>
                <w:noProof/>
                <w:webHidden/>
              </w:rPr>
            </w:r>
            <w:r>
              <w:rPr>
                <w:noProof/>
                <w:webHidden/>
              </w:rPr>
              <w:fldChar w:fldCharType="separate"/>
            </w:r>
            <w:r>
              <w:rPr>
                <w:noProof/>
                <w:webHidden/>
              </w:rPr>
              <w:t>70</w:t>
            </w:r>
            <w:r>
              <w:rPr>
                <w:noProof/>
                <w:webHidden/>
              </w:rPr>
              <w:fldChar w:fldCharType="end"/>
            </w:r>
          </w:hyperlink>
        </w:p>
        <w:p w14:paraId="16E02D05" w14:textId="77777777" w:rsidR="00972C71" w:rsidRDefault="00972C71">
          <w:pPr>
            <w:pStyle w:val="TM3"/>
            <w:tabs>
              <w:tab w:val="right" w:leader="dot" w:pos="9396"/>
            </w:tabs>
            <w:rPr>
              <w:noProof/>
            </w:rPr>
          </w:pPr>
          <w:hyperlink w:anchor="_Toc209544862" w:history="1">
            <w:r w:rsidRPr="0033062F">
              <w:rPr>
                <w:rStyle w:val="Appelnotedebasdep"/>
                <w:noProof/>
              </w:rPr>
              <w:t>Lieu de naissance des parents (peres) par lieu de residence</w:t>
            </w:r>
            <w:r>
              <w:rPr>
                <w:noProof/>
                <w:webHidden/>
              </w:rPr>
              <w:tab/>
            </w:r>
            <w:r>
              <w:rPr>
                <w:noProof/>
                <w:webHidden/>
              </w:rPr>
              <w:fldChar w:fldCharType="begin"/>
            </w:r>
            <w:r>
              <w:rPr>
                <w:noProof/>
                <w:webHidden/>
              </w:rPr>
              <w:instrText xml:space="preserve"> PAGEREF _Toc209544862 \h </w:instrText>
            </w:r>
            <w:r>
              <w:rPr>
                <w:noProof/>
                <w:webHidden/>
              </w:rPr>
            </w:r>
            <w:r>
              <w:rPr>
                <w:noProof/>
                <w:webHidden/>
              </w:rPr>
              <w:fldChar w:fldCharType="separate"/>
            </w:r>
            <w:r>
              <w:rPr>
                <w:noProof/>
                <w:webHidden/>
              </w:rPr>
              <w:t>71</w:t>
            </w:r>
            <w:r>
              <w:rPr>
                <w:noProof/>
                <w:webHidden/>
              </w:rPr>
              <w:fldChar w:fldCharType="end"/>
            </w:r>
          </w:hyperlink>
        </w:p>
        <w:p w14:paraId="312BDAC1" w14:textId="77777777" w:rsidR="00972C71" w:rsidRDefault="00972C71">
          <w:pPr>
            <w:pStyle w:val="TM2"/>
            <w:tabs>
              <w:tab w:val="right" w:leader="dot" w:pos="9396"/>
            </w:tabs>
            <w:rPr>
              <w:noProof/>
            </w:rPr>
          </w:pPr>
          <w:hyperlink w:anchor="_Toc209544863" w:history="1">
            <w:r w:rsidRPr="0033062F">
              <w:rPr>
                <w:rStyle w:val="Appelnotedebasdep"/>
                <w:noProof/>
              </w:rPr>
              <w:t>Utilisation des médias sociaux</w:t>
            </w:r>
            <w:r>
              <w:rPr>
                <w:noProof/>
                <w:webHidden/>
              </w:rPr>
              <w:tab/>
            </w:r>
            <w:r>
              <w:rPr>
                <w:noProof/>
                <w:webHidden/>
              </w:rPr>
              <w:fldChar w:fldCharType="begin"/>
            </w:r>
            <w:r>
              <w:rPr>
                <w:noProof/>
                <w:webHidden/>
              </w:rPr>
              <w:instrText xml:space="preserve"> PAGEREF _Toc209544863 \h </w:instrText>
            </w:r>
            <w:r>
              <w:rPr>
                <w:noProof/>
                <w:webHidden/>
              </w:rPr>
            </w:r>
            <w:r>
              <w:rPr>
                <w:noProof/>
                <w:webHidden/>
              </w:rPr>
              <w:fldChar w:fldCharType="separate"/>
            </w:r>
            <w:r>
              <w:rPr>
                <w:noProof/>
                <w:webHidden/>
              </w:rPr>
              <w:t>72</w:t>
            </w:r>
            <w:r>
              <w:rPr>
                <w:noProof/>
                <w:webHidden/>
              </w:rPr>
              <w:fldChar w:fldCharType="end"/>
            </w:r>
          </w:hyperlink>
        </w:p>
        <w:p w14:paraId="7A73F1F4" w14:textId="77777777" w:rsidR="00972C71" w:rsidRDefault="00972C71">
          <w:pPr>
            <w:pStyle w:val="TM3"/>
            <w:tabs>
              <w:tab w:val="right" w:leader="dot" w:pos="9396"/>
            </w:tabs>
            <w:rPr>
              <w:noProof/>
            </w:rPr>
          </w:pPr>
          <w:hyperlink w:anchor="_Toc209544864" w:history="1">
            <w:r w:rsidRPr="0033062F">
              <w:rPr>
                <w:rStyle w:val="Appelnotedebasdep"/>
                <w:noProof/>
              </w:rPr>
              <w:t>Utilisation des médias sociaux selon le groupe d’âge</w:t>
            </w:r>
            <w:r>
              <w:rPr>
                <w:noProof/>
                <w:webHidden/>
              </w:rPr>
              <w:tab/>
            </w:r>
            <w:r>
              <w:rPr>
                <w:noProof/>
                <w:webHidden/>
              </w:rPr>
              <w:fldChar w:fldCharType="begin"/>
            </w:r>
            <w:r>
              <w:rPr>
                <w:noProof/>
                <w:webHidden/>
              </w:rPr>
              <w:instrText xml:space="preserve"> PAGEREF _Toc209544864 \h </w:instrText>
            </w:r>
            <w:r>
              <w:rPr>
                <w:noProof/>
                <w:webHidden/>
              </w:rPr>
            </w:r>
            <w:r>
              <w:rPr>
                <w:noProof/>
                <w:webHidden/>
              </w:rPr>
              <w:fldChar w:fldCharType="separate"/>
            </w:r>
            <w:r>
              <w:rPr>
                <w:noProof/>
                <w:webHidden/>
              </w:rPr>
              <w:t>72</w:t>
            </w:r>
            <w:r>
              <w:rPr>
                <w:noProof/>
                <w:webHidden/>
              </w:rPr>
              <w:fldChar w:fldCharType="end"/>
            </w:r>
          </w:hyperlink>
        </w:p>
        <w:p w14:paraId="4D1627A8" w14:textId="77777777" w:rsidR="00972C71" w:rsidRDefault="00972C71">
          <w:pPr>
            <w:pStyle w:val="TM3"/>
            <w:tabs>
              <w:tab w:val="right" w:leader="dot" w:pos="9396"/>
            </w:tabs>
            <w:rPr>
              <w:noProof/>
            </w:rPr>
          </w:pPr>
          <w:hyperlink w:anchor="_Toc209544865" w:history="1">
            <w:r w:rsidRPr="0033062F">
              <w:rPr>
                <w:rStyle w:val="Appelnotedebasdep"/>
                <w:noProof/>
              </w:rPr>
              <w:t>Utilisation des médias sociaux selon le sexe</w:t>
            </w:r>
            <w:r>
              <w:rPr>
                <w:noProof/>
                <w:webHidden/>
              </w:rPr>
              <w:tab/>
            </w:r>
            <w:r>
              <w:rPr>
                <w:noProof/>
                <w:webHidden/>
              </w:rPr>
              <w:fldChar w:fldCharType="begin"/>
            </w:r>
            <w:r>
              <w:rPr>
                <w:noProof/>
                <w:webHidden/>
              </w:rPr>
              <w:instrText xml:space="preserve"> PAGEREF _Toc209544865 \h </w:instrText>
            </w:r>
            <w:r>
              <w:rPr>
                <w:noProof/>
                <w:webHidden/>
              </w:rPr>
            </w:r>
            <w:r>
              <w:rPr>
                <w:noProof/>
                <w:webHidden/>
              </w:rPr>
              <w:fldChar w:fldCharType="separate"/>
            </w:r>
            <w:r>
              <w:rPr>
                <w:noProof/>
                <w:webHidden/>
              </w:rPr>
              <w:t>73</w:t>
            </w:r>
            <w:r>
              <w:rPr>
                <w:noProof/>
                <w:webHidden/>
              </w:rPr>
              <w:fldChar w:fldCharType="end"/>
            </w:r>
          </w:hyperlink>
        </w:p>
        <w:p w14:paraId="65FC4859" w14:textId="77777777" w:rsidR="00972C71" w:rsidRDefault="00972C71">
          <w:pPr>
            <w:pStyle w:val="TM3"/>
            <w:tabs>
              <w:tab w:val="right" w:leader="dot" w:pos="9396"/>
            </w:tabs>
            <w:rPr>
              <w:noProof/>
            </w:rPr>
          </w:pPr>
          <w:hyperlink w:anchor="_Toc209544866" w:history="1">
            <w:r w:rsidRPr="0033062F">
              <w:rPr>
                <w:rStyle w:val="Appelnotedebasdep"/>
                <w:noProof/>
              </w:rPr>
              <w:t>Utilisation des médias sociaux selon lieu de residence</w:t>
            </w:r>
            <w:r>
              <w:rPr>
                <w:noProof/>
                <w:webHidden/>
              </w:rPr>
              <w:tab/>
            </w:r>
            <w:r>
              <w:rPr>
                <w:noProof/>
                <w:webHidden/>
              </w:rPr>
              <w:fldChar w:fldCharType="begin"/>
            </w:r>
            <w:r>
              <w:rPr>
                <w:noProof/>
                <w:webHidden/>
              </w:rPr>
              <w:instrText xml:space="preserve"> PAGEREF _Toc209544866 \h </w:instrText>
            </w:r>
            <w:r>
              <w:rPr>
                <w:noProof/>
                <w:webHidden/>
              </w:rPr>
            </w:r>
            <w:r>
              <w:rPr>
                <w:noProof/>
                <w:webHidden/>
              </w:rPr>
              <w:fldChar w:fldCharType="separate"/>
            </w:r>
            <w:r>
              <w:rPr>
                <w:noProof/>
                <w:webHidden/>
              </w:rPr>
              <w:t>74</w:t>
            </w:r>
            <w:r>
              <w:rPr>
                <w:noProof/>
                <w:webHidden/>
              </w:rPr>
              <w:fldChar w:fldCharType="end"/>
            </w:r>
          </w:hyperlink>
        </w:p>
        <w:p w14:paraId="1A7062E3" w14:textId="77777777" w:rsidR="00972C71" w:rsidRDefault="00972C71">
          <w:pPr>
            <w:pStyle w:val="TM3"/>
            <w:tabs>
              <w:tab w:val="right" w:leader="dot" w:pos="9396"/>
            </w:tabs>
            <w:rPr>
              <w:noProof/>
            </w:rPr>
          </w:pPr>
          <w:hyperlink w:anchor="_Toc209544867" w:history="1">
            <w:r w:rsidRPr="0033062F">
              <w:rPr>
                <w:rStyle w:val="Appelnotedebasdep"/>
                <w:noProof/>
              </w:rPr>
              <w:t>Création du graphique selon l’utilisation des médias sociaux selon le sexe et l’age</w:t>
            </w:r>
            <w:r>
              <w:rPr>
                <w:noProof/>
                <w:webHidden/>
              </w:rPr>
              <w:tab/>
            </w:r>
            <w:r>
              <w:rPr>
                <w:noProof/>
                <w:webHidden/>
              </w:rPr>
              <w:fldChar w:fldCharType="begin"/>
            </w:r>
            <w:r>
              <w:rPr>
                <w:noProof/>
                <w:webHidden/>
              </w:rPr>
              <w:instrText xml:space="preserve"> PAGEREF _Toc209544867 \h </w:instrText>
            </w:r>
            <w:r>
              <w:rPr>
                <w:noProof/>
                <w:webHidden/>
              </w:rPr>
            </w:r>
            <w:r>
              <w:rPr>
                <w:noProof/>
                <w:webHidden/>
              </w:rPr>
              <w:fldChar w:fldCharType="separate"/>
            </w:r>
            <w:r>
              <w:rPr>
                <w:noProof/>
                <w:webHidden/>
              </w:rPr>
              <w:t>75</w:t>
            </w:r>
            <w:r>
              <w:rPr>
                <w:noProof/>
                <w:webHidden/>
              </w:rPr>
              <w:fldChar w:fldCharType="end"/>
            </w:r>
          </w:hyperlink>
        </w:p>
        <w:p w14:paraId="648E6F29" w14:textId="77777777" w:rsidR="00972C71" w:rsidRDefault="00972C71">
          <w:pPr>
            <w:pStyle w:val="TM2"/>
            <w:tabs>
              <w:tab w:val="right" w:leader="dot" w:pos="9396"/>
            </w:tabs>
            <w:rPr>
              <w:noProof/>
            </w:rPr>
          </w:pPr>
          <w:hyperlink w:anchor="_Toc209544868" w:history="1">
            <w:r w:rsidRPr="0033062F">
              <w:rPr>
                <w:rStyle w:val="Appelnotedebasdep"/>
                <w:noProof/>
              </w:rPr>
              <w:t>Nombre de comptes MSN inscrits</w:t>
            </w:r>
            <w:r>
              <w:rPr>
                <w:noProof/>
                <w:webHidden/>
              </w:rPr>
              <w:tab/>
            </w:r>
            <w:r>
              <w:rPr>
                <w:noProof/>
                <w:webHidden/>
              </w:rPr>
              <w:fldChar w:fldCharType="begin"/>
            </w:r>
            <w:r>
              <w:rPr>
                <w:noProof/>
                <w:webHidden/>
              </w:rPr>
              <w:instrText xml:space="preserve"> PAGEREF _Toc209544868 \h </w:instrText>
            </w:r>
            <w:r>
              <w:rPr>
                <w:noProof/>
                <w:webHidden/>
              </w:rPr>
            </w:r>
            <w:r>
              <w:rPr>
                <w:noProof/>
                <w:webHidden/>
              </w:rPr>
              <w:fldChar w:fldCharType="separate"/>
            </w:r>
            <w:r>
              <w:rPr>
                <w:noProof/>
                <w:webHidden/>
              </w:rPr>
              <w:t>76</w:t>
            </w:r>
            <w:r>
              <w:rPr>
                <w:noProof/>
                <w:webHidden/>
              </w:rPr>
              <w:fldChar w:fldCharType="end"/>
            </w:r>
          </w:hyperlink>
        </w:p>
        <w:p w14:paraId="474B69C9" w14:textId="77777777" w:rsidR="00972C71" w:rsidRDefault="00972C71">
          <w:pPr>
            <w:pStyle w:val="TM3"/>
            <w:tabs>
              <w:tab w:val="right" w:leader="dot" w:pos="9396"/>
            </w:tabs>
            <w:rPr>
              <w:noProof/>
            </w:rPr>
          </w:pPr>
          <w:hyperlink w:anchor="_Toc209544869" w:history="1">
            <w:r w:rsidRPr="0033062F">
              <w:rPr>
                <w:rStyle w:val="Appelnotedebasdep"/>
                <w:noProof/>
              </w:rPr>
              <w:t>Nombre de comptes MSN inscrits selon le groupe d’âge</w:t>
            </w:r>
            <w:r>
              <w:rPr>
                <w:noProof/>
                <w:webHidden/>
              </w:rPr>
              <w:tab/>
            </w:r>
            <w:r>
              <w:rPr>
                <w:noProof/>
                <w:webHidden/>
              </w:rPr>
              <w:fldChar w:fldCharType="begin"/>
            </w:r>
            <w:r>
              <w:rPr>
                <w:noProof/>
                <w:webHidden/>
              </w:rPr>
              <w:instrText xml:space="preserve"> PAGEREF _Toc209544869 \h </w:instrText>
            </w:r>
            <w:r>
              <w:rPr>
                <w:noProof/>
                <w:webHidden/>
              </w:rPr>
            </w:r>
            <w:r>
              <w:rPr>
                <w:noProof/>
                <w:webHidden/>
              </w:rPr>
              <w:fldChar w:fldCharType="separate"/>
            </w:r>
            <w:r>
              <w:rPr>
                <w:noProof/>
                <w:webHidden/>
              </w:rPr>
              <w:t>77</w:t>
            </w:r>
            <w:r>
              <w:rPr>
                <w:noProof/>
                <w:webHidden/>
              </w:rPr>
              <w:fldChar w:fldCharType="end"/>
            </w:r>
          </w:hyperlink>
        </w:p>
        <w:p w14:paraId="33262175" w14:textId="77777777" w:rsidR="00972C71" w:rsidRDefault="00972C71">
          <w:pPr>
            <w:pStyle w:val="TM3"/>
            <w:tabs>
              <w:tab w:val="right" w:leader="dot" w:pos="9396"/>
            </w:tabs>
            <w:rPr>
              <w:noProof/>
            </w:rPr>
          </w:pPr>
          <w:hyperlink w:anchor="_Toc209544870" w:history="1">
            <w:r w:rsidRPr="0033062F">
              <w:rPr>
                <w:rStyle w:val="Appelnotedebasdep"/>
                <w:noProof/>
              </w:rPr>
              <w:t>Nombre de comptes MSN inscrits selon le sexe</w:t>
            </w:r>
            <w:r>
              <w:rPr>
                <w:noProof/>
                <w:webHidden/>
              </w:rPr>
              <w:tab/>
            </w:r>
            <w:r>
              <w:rPr>
                <w:noProof/>
                <w:webHidden/>
              </w:rPr>
              <w:fldChar w:fldCharType="begin"/>
            </w:r>
            <w:r>
              <w:rPr>
                <w:noProof/>
                <w:webHidden/>
              </w:rPr>
              <w:instrText xml:space="preserve"> PAGEREF _Toc209544870 \h </w:instrText>
            </w:r>
            <w:r>
              <w:rPr>
                <w:noProof/>
                <w:webHidden/>
              </w:rPr>
            </w:r>
            <w:r>
              <w:rPr>
                <w:noProof/>
                <w:webHidden/>
              </w:rPr>
              <w:fldChar w:fldCharType="separate"/>
            </w:r>
            <w:r>
              <w:rPr>
                <w:noProof/>
                <w:webHidden/>
              </w:rPr>
              <w:t>77</w:t>
            </w:r>
            <w:r>
              <w:rPr>
                <w:noProof/>
                <w:webHidden/>
              </w:rPr>
              <w:fldChar w:fldCharType="end"/>
            </w:r>
          </w:hyperlink>
        </w:p>
        <w:p w14:paraId="58DE4C63" w14:textId="77777777" w:rsidR="00972C71" w:rsidRDefault="00972C71">
          <w:pPr>
            <w:pStyle w:val="TM3"/>
            <w:tabs>
              <w:tab w:val="right" w:leader="dot" w:pos="9396"/>
            </w:tabs>
            <w:rPr>
              <w:noProof/>
            </w:rPr>
          </w:pPr>
          <w:hyperlink w:anchor="_Toc209544871" w:history="1">
            <w:r w:rsidRPr="0033062F">
              <w:rPr>
                <w:rStyle w:val="Appelnotedebasdep"/>
                <w:noProof/>
              </w:rPr>
              <w:t>Nombre de comptes MSN inscrits selon le lieu de residence</w:t>
            </w:r>
            <w:r>
              <w:rPr>
                <w:noProof/>
                <w:webHidden/>
              </w:rPr>
              <w:tab/>
            </w:r>
            <w:r>
              <w:rPr>
                <w:noProof/>
                <w:webHidden/>
              </w:rPr>
              <w:fldChar w:fldCharType="begin"/>
            </w:r>
            <w:r>
              <w:rPr>
                <w:noProof/>
                <w:webHidden/>
              </w:rPr>
              <w:instrText xml:space="preserve"> PAGEREF _Toc209544871 \h </w:instrText>
            </w:r>
            <w:r>
              <w:rPr>
                <w:noProof/>
                <w:webHidden/>
              </w:rPr>
            </w:r>
            <w:r>
              <w:rPr>
                <w:noProof/>
                <w:webHidden/>
              </w:rPr>
              <w:fldChar w:fldCharType="separate"/>
            </w:r>
            <w:r>
              <w:rPr>
                <w:noProof/>
                <w:webHidden/>
              </w:rPr>
              <w:t>78</w:t>
            </w:r>
            <w:r>
              <w:rPr>
                <w:noProof/>
                <w:webHidden/>
              </w:rPr>
              <w:fldChar w:fldCharType="end"/>
            </w:r>
          </w:hyperlink>
        </w:p>
        <w:p w14:paraId="6325455C" w14:textId="77777777" w:rsidR="00972C71" w:rsidRDefault="00972C71">
          <w:pPr>
            <w:pStyle w:val="TM2"/>
            <w:tabs>
              <w:tab w:val="right" w:leader="dot" w:pos="9396"/>
            </w:tabs>
            <w:rPr>
              <w:noProof/>
            </w:rPr>
          </w:pPr>
          <w:hyperlink w:anchor="_Toc209544872" w:history="1">
            <w:r w:rsidRPr="0033062F">
              <w:rPr>
                <w:rStyle w:val="Appelnotedebasdep"/>
                <w:noProof/>
              </w:rPr>
              <w:t>Nombre de comptes MSN regulier</w:t>
            </w:r>
            <w:r>
              <w:rPr>
                <w:noProof/>
                <w:webHidden/>
              </w:rPr>
              <w:tab/>
            </w:r>
            <w:r>
              <w:rPr>
                <w:noProof/>
                <w:webHidden/>
              </w:rPr>
              <w:fldChar w:fldCharType="begin"/>
            </w:r>
            <w:r>
              <w:rPr>
                <w:noProof/>
                <w:webHidden/>
              </w:rPr>
              <w:instrText xml:space="preserve"> PAGEREF _Toc209544872 \h </w:instrText>
            </w:r>
            <w:r>
              <w:rPr>
                <w:noProof/>
                <w:webHidden/>
              </w:rPr>
            </w:r>
            <w:r>
              <w:rPr>
                <w:noProof/>
                <w:webHidden/>
              </w:rPr>
              <w:fldChar w:fldCharType="separate"/>
            </w:r>
            <w:r>
              <w:rPr>
                <w:noProof/>
                <w:webHidden/>
              </w:rPr>
              <w:t>79</w:t>
            </w:r>
            <w:r>
              <w:rPr>
                <w:noProof/>
                <w:webHidden/>
              </w:rPr>
              <w:fldChar w:fldCharType="end"/>
            </w:r>
          </w:hyperlink>
        </w:p>
        <w:p w14:paraId="27E2BAA2" w14:textId="77777777" w:rsidR="00972C71" w:rsidRDefault="00972C71">
          <w:pPr>
            <w:pStyle w:val="TM3"/>
            <w:tabs>
              <w:tab w:val="right" w:leader="dot" w:pos="9396"/>
            </w:tabs>
            <w:rPr>
              <w:noProof/>
            </w:rPr>
          </w:pPr>
          <w:hyperlink w:anchor="_Toc209544873" w:history="1">
            <w:r w:rsidRPr="0033062F">
              <w:rPr>
                <w:rStyle w:val="Appelnotedebasdep"/>
                <w:noProof/>
              </w:rPr>
              <w:t>Nombre de comptes MSN regulier inscrits selon le groupe d’âge</w:t>
            </w:r>
            <w:r>
              <w:rPr>
                <w:noProof/>
                <w:webHidden/>
              </w:rPr>
              <w:tab/>
            </w:r>
            <w:r>
              <w:rPr>
                <w:noProof/>
                <w:webHidden/>
              </w:rPr>
              <w:fldChar w:fldCharType="begin"/>
            </w:r>
            <w:r>
              <w:rPr>
                <w:noProof/>
                <w:webHidden/>
              </w:rPr>
              <w:instrText xml:space="preserve"> PAGEREF _Toc209544873 \h </w:instrText>
            </w:r>
            <w:r>
              <w:rPr>
                <w:noProof/>
                <w:webHidden/>
              </w:rPr>
            </w:r>
            <w:r>
              <w:rPr>
                <w:noProof/>
                <w:webHidden/>
              </w:rPr>
              <w:fldChar w:fldCharType="separate"/>
            </w:r>
            <w:r>
              <w:rPr>
                <w:noProof/>
                <w:webHidden/>
              </w:rPr>
              <w:t>79</w:t>
            </w:r>
            <w:r>
              <w:rPr>
                <w:noProof/>
                <w:webHidden/>
              </w:rPr>
              <w:fldChar w:fldCharType="end"/>
            </w:r>
          </w:hyperlink>
        </w:p>
        <w:p w14:paraId="401E9505" w14:textId="77777777" w:rsidR="00972C71" w:rsidRDefault="00972C71">
          <w:pPr>
            <w:pStyle w:val="TM3"/>
            <w:tabs>
              <w:tab w:val="right" w:leader="dot" w:pos="9396"/>
            </w:tabs>
            <w:rPr>
              <w:noProof/>
            </w:rPr>
          </w:pPr>
          <w:hyperlink w:anchor="_Toc209544874" w:history="1">
            <w:r w:rsidRPr="0033062F">
              <w:rPr>
                <w:rStyle w:val="Appelnotedebasdep"/>
                <w:noProof/>
              </w:rPr>
              <w:t>Nombre de comptes MSN regulier inscrits selon le sexe</w:t>
            </w:r>
            <w:r>
              <w:rPr>
                <w:noProof/>
                <w:webHidden/>
              </w:rPr>
              <w:tab/>
            </w:r>
            <w:r>
              <w:rPr>
                <w:noProof/>
                <w:webHidden/>
              </w:rPr>
              <w:fldChar w:fldCharType="begin"/>
            </w:r>
            <w:r>
              <w:rPr>
                <w:noProof/>
                <w:webHidden/>
              </w:rPr>
              <w:instrText xml:space="preserve"> PAGEREF _Toc209544874 \h </w:instrText>
            </w:r>
            <w:r>
              <w:rPr>
                <w:noProof/>
                <w:webHidden/>
              </w:rPr>
            </w:r>
            <w:r>
              <w:rPr>
                <w:noProof/>
                <w:webHidden/>
              </w:rPr>
              <w:fldChar w:fldCharType="separate"/>
            </w:r>
            <w:r>
              <w:rPr>
                <w:noProof/>
                <w:webHidden/>
              </w:rPr>
              <w:t>80</w:t>
            </w:r>
            <w:r>
              <w:rPr>
                <w:noProof/>
                <w:webHidden/>
              </w:rPr>
              <w:fldChar w:fldCharType="end"/>
            </w:r>
          </w:hyperlink>
        </w:p>
        <w:p w14:paraId="7047B52F" w14:textId="77777777" w:rsidR="00972C71" w:rsidRDefault="00972C71">
          <w:pPr>
            <w:pStyle w:val="TM3"/>
            <w:tabs>
              <w:tab w:val="right" w:leader="dot" w:pos="9396"/>
            </w:tabs>
            <w:rPr>
              <w:noProof/>
            </w:rPr>
          </w:pPr>
          <w:hyperlink w:anchor="_Toc209544875" w:history="1">
            <w:r w:rsidRPr="0033062F">
              <w:rPr>
                <w:rStyle w:val="Appelnotedebasdep"/>
                <w:noProof/>
              </w:rPr>
              <w:t>Nombre de comptes MSN regulier inscrits selon le lieu de residence</w:t>
            </w:r>
            <w:r>
              <w:rPr>
                <w:noProof/>
                <w:webHidden/>
              </w:rPr>
              <w:tab/>
            </w:r>
            <w:r>
              <w:rPr>
                <w:noProof/>
                <w:webHidden/>
              </w:rPr>
              <w:fldChar w:fldCharType="begin"/>
            </w:r>
            <w:r>
              <w:rPr>
                <w:noProof/>
                <w:webHidden/>
              </w:rPr>
              <w:instrText xml:space="preserve"> PAGEREF _Toc209544875 \h </w:instrText>
            </w:r>
            <w:r>
              <w:rPr>
                <w:noProof/>
                <w:webHidden/>
              </w:rPr>
            </w:r>
            <w:r>
              <w:rPr>
                <w:noProof/>
                <w:webHidden/>
              </w:rPr>
              <w:fldChar w:fldCharType="separate"/>
            </w:r>
            <w:r>
              <w:rPr>
                <w:noProof/>
                <w:webHidden/>
              </w:rPr>
              <w:t>81</w:t>
            </w:r>
            <w:r>
              <w:rPr>
                <w:noProof/>
                <w:webHidden/>
              </w:rPr>
              <w:fldChar w:fldCharType="end"/>
            </w:r>
          </w:hyperlink>
        </w:p>
        <w:p w14:paraId="09FEBA26" w14:textId="77777777" w:rsidR="00972C71" w:rsidRDefault="00972C71">
          <w:pPr>
            <w:pStyle w:val="TM2"/>
            <w:tabs>
              <w:tab w:val="right" w:leader="dot" w:pos="9396"/>
            </w:tabs>
            <w:rPr>
              <w:noProof/>
            </w:rPr>
          </w:pPr>
          <w:hyperlink w:anchor="_Toc209544876" w:history="1">
            <w:r w:rsidRPr="0033062F">
              <w:rPr>
                <w:rStyle w:val="Appelnotedebasdep"/>
                <w:noProof/>
              </w:rPr>
              <w:t>Nombres d’heures passées sur les MSN par jour</w:t>
            </w:r>
            <w:r>
              <w:rPr>
                <w:noProof/>
                <w:webHidden/>
              </w:rPr>
              <w:tab/>
            </w:r>
            <w:r>
              <w:rPr>
                <w:noProof/>
                <w:webHidden/>
              </w:rPr>
              <w:fldChar w:fldCharType="begin"/>
            </w:r>
            <w:r>
              <w:rPr>
                <w:noProof/>
                <w:webHidden/>
              </w:rPr>
              <w:instrText xml:space="preserve"> PAGEREF _Toc209544876 \h </w:instrText>
            </w:r>
            <w:r>
              <w:rPr>
                <w:noProof/>
                <w:webHidden/>
              </w:rPr>
            </w:r>
            <w:r>
              <w:rPr>
                <w:noProof/>
                <w:webHidden/>
              </w:rPr>
              <w:fldChar w:fldCharType="separate"/>
            </w:r>
            <w:r>
              <w:rPr>
                <w:noProof/>
                <w:webHidden/>
              </w:rPr>
              <w:t>82</w:t>
            </w:r>
            <w:r>
              <w:rPr>
                <w:noProof/>
                <w:webHidden/>
              </w:rPr>
              <w:fldChar w:fldCharType="end"/>
            </w:r>
          </w:hyperlink>
        </w:p>
        <w:p w14:paraId="0C37F0D7" w14:textId="77777777" w:rsidR="00972C71" w:rsidRDefault="00972C71">
          <w:pPr>
            <w:pStyle w:val="TM3"/>
            <w:tabs>
              <w:tab w:val="right" w:leader="dot" w:pos="9396"/>
            </w:tabs>
            <w:rPr>
              <w:noProof/>
            </w:rPr>
          </w:pPr>
          <w:hyperlink w:anchor="_Toc209544877" w:history="1">
            <w:r w:rsidRPr="0033062F">
              <w:rPr>
                <w:rStyle w:val="Appelnotedebasdep"/>
                <w:noProof/>
              </w:rPr>
              <w:t>Nombres d’heures passées sur les MSN par jour selon le groupe d’ âge</w:t>
            </w:r>
            <w:r>
              <w:rPr>
                <w:noProof/>
                <w:webHidden/>
              </w:rPr>
              <w:tab/>
            </w:r>
            <w:r>
              <w:rPr>
                <w:noProof/>
                <w:webHidden/>
              </w:rPr>
              <w:fldChar w:fldCharType="begin"/>
            </w:r>
            <w:r>
              <w:rPr>
                <w:noProof/>
                <w:webHidden/>
              </w:rPr>
              <w:instrText xml:space="preserve"> PAGEREF _Toc209544877 \h </w:instrText>
            </w:r>
            <w:r>
              <w:rPr>
                <w:noProof/>
                <w:webHidden/>
              </w:rPr>
            </w:r>
            <w:r>
              <w:rPr>
                <w:noProof/>
                <w:webHidden/>
              </w:rPr>
              <w:fldChar w:fldCharType="separate"/>
            </w:r>
            <w:r>
              <w:rPr>
                <w:noProof/>
                <w:webHidden/>
              </w:rPr>
              <w:t>82</w:t>
            </w:r>
            <w:r>
              <w:rPr>
                <w:noProof/>
                <w:webHidden/>
              </w:rPr>
              <w:fldChar w:fldCharType="end"/>
            </w:r>
          </w:hyperlink>
        </w:p>
        <w:p w14:paraId="591F21F3" w14:textId="77777777" w:rsidR="00972C71" w:rsidRDefault="00972C71">
          <w:pPr>
            <w:pStyle w:val="TM3"/>
            <w:tabs>
              <w:tab w:val="right" w:leader="dot" w:pos="9396"/>
            </w:tabs>
            <w:rPr>
              <w:noProof/>
            </w:rPr>
          </w:pPr>
          <w:hyperlink w:anchor="_Toc209544878" w:history="1">
            <w:r w:rsidRPr="0033062F">
              <w:rPr>
                <w:rStyle w:val="Appelnotedebasdep"/>
                <w:noProof/>
              </w:rPr>
              <w:t>Nombres d’heures passées sur les MSN par jour selon le sexe</w:t>
            </w:r>
            <w:r>
              <w:rPr>
                <w:noProof/>
                <w:webHidden/>
              </w:rPr>
              <w:tab/>
            </w:r>
            <w:r>
              <w:rPr>
                <w:noProof/>
                <w:webHidden/>
              </w:rPr>
              <w:fldChar w:fldCharType="begin"/>
            </w:r>
            <w:r>
              <w:rPr>
                <w:noProof/>
                <w:webHidden/>
              </w:rPr>
              <w:instrText xml:space="preserve"> PAGEREF _Toc209544878 \h </w:instrText>
            </w:r>
            <w:r>
              <w:rPr>
                <w:noProof/>
                <w:webHidden/>
              </w:rPr>
            </w:r>
            <w:r>
              <w:rPr>
                <w:noProof/>
                <w:webHidden/>
              </w:rPr>
              <w:fldChar w:fldCharType="separate"/>
            </w:r>
            <w:r>
              <w:rPr>
                <w:noProof/>
                <w:webHidden/>
              </w:rPr>
              <w:t>83</w:t>
            </w:r>
            <w:r>
              <w:rPr>
                <w:noProof/>
                <w:webHidden/>
              </w:rPr>
              <w:fldChar w:fldCharType="end"/>
            </w:r>
          </w:hyperlink>
        </w:p>
        <w:p w14:paraId="1A6649D0" w14:textId="77777777" w:rsidR="00972C71" w:rsidRDefault="00972C71">
          <w:pPr>
            <w:pStyle w:val="TM3"/>
            <w:tabs>
              <w:tab w:val="right" w:leader="dot" w:pos="9396"/>
            </w:tabs>
            <w:rPr>
              <w:noProof/>
            </w:rPr>
          </w:pPr>
          <w:hyperlink w:anchor="_Toc209544879" w:history="1">
            <w:r w:rsidRPr="0033062F">
              <w:rPr>
                <w:rStyle w:val="Appelnotedebasdep"/>
                <w:noProof/>
              </w:rPr>
              <w:t>Nombres d’heures passées sur les MSN par jour selon le lieu de residence</w:t>
            </w:r>
            <w:r>
              <w:rPr>
                <w:noProof/>
                <w:webHidden/>
              </w:rPr>
              <w:tab/>
            </w:r>
            <w:r>
              <w:rPr>
                <w:noProof/>
                <w:webHidden/>
              </w:rPr>
              <w:fldChar w:fldCharType="begin"/>
            </w:r>
            <w:r>
              <w:rPr>
                <w:noProof/>
                <w:webHidden/>
              </w:rPr>
              <w:instrText xml:space="preserve"> PAGEREF _Toc209544879 \h </w:instrText>
            </w:r>
            <w:r>
              <w:rPr>
                <w:noProof/>
                <w:webHidden/>
              </w:rPr>
            </w:r>
            <w:r>
              <w:rPr>
                <w:noProof/>
                <w:webHidden/>
              </w:rPr>
              <w:fldChar w:fldCharType="separate"/>
            </w:r>
            <w:r>
              <w:rPr>
                <w:noProof/>
                <w:webHidden/>
              </w:rPr>
              <w:t>84</w:t>
            </w:r>
            <w:r>
              <w:rPr>
                <w:noProof/>
                <w:webHidden/>
              </w:rPr>
              <w:fldChar w:fldCharType="end"/>
            </w:r>
          </w:hyperlink>
        </w:p>
        <w:p w14:paraId="612A5E91" w14:textId="77777777" w:rsidR="00972C71" w:rsidRDefault="00972C71">
          <w:pPr>
            <w:pStyle w:val="TM1"/>
            <w:tabs>
              <w:tab w:val="right" w:leader="dot" w:pos="9396"/>
            </w:tabs>
            <w:rPr>
              <w:noProof/>
            </w:rPr>
          </w:pPr>
          <w:hyperlink w:anchor="_Toc209544880" w:history="1">
            <w:r w:rsidRPr="0033062F">
              <w:rPr>
                <w:rStyle w:val="Appelnotedebasdep"/>
                <w:noProof/>
              </w:rPr>
              <w:t>Analyse des marqueurs objectifs et subjectifs</w:t>
            </w:r>
            <w:r>
              <w:rPr>
                <w:noProof/>
                <w:webHidden/>
              </w:rPr>
              <w:tab/>
            </w:r>
            <w:r>
              <w:rPr>
                <w:noProof/>
                <w:webHidden/>
              </w:rPr>
              <w:fldChar w:fldCharType="begin"/>
            </w:r>
            <w:r>
              <w:rPr>
                <w:noProof/>
                <w:webHidden/>
              </w:rPr>
              <w:instrText xml:space="preserve"> PAGEREF _Toc209544880 \h </w:instrText>
            </w:r>
            <w:r>
              <w:rPr>
                <w:noProof/>
                <w:webHidden/>
              </w:rPr>
            </w:r>
            <w:r>
              <w:rPr>
                <w:noProof/>
                <w:webHidden/>
              </w:rPr>
              <w:fldChar w:fldCharType="separate"/>
            </w:r>
            <w:r>
              <w:rPr>
                <w:noProof/>
                <w:webHidden/>
              </w:rPr>
              <w:t>85</w:t>
            </w:r>
            <w:r>
              <w:rPr>
                <w:noProof/>
                <w:webHidden/>
              </w:rPr>
              <w:fldChar w:fldCharType="end"/>
            </w:r>
          </w:hyperlink>
        </w:p>
        <w:p w14:paraId="317ACEBF" w14:textId="77777777" w:rsidR="00972C71" w:rsidRDefault="00972C71">
          <w:pPr>
            <w:pStyle w:val="TM2"/>
            <w:tabs>
              <w:tab w:val="right" w:leader="dot" w:pos="9396"/>
            </w:tabs>
            <w:rPr>
              <w:noProof/>
            </w:rPr>
          </w:pPr>
          <w:hyperlink w:anchor="_Toc209544881" w:history="1">
            <w:r w:rsidRPr="0033062F">
              <w:rPr>
                <w:rStyle w:val="Appelnotedebasdep"/>
                <w:noProof/>
              </w:rPr>
              <w:t>Analyse des marqueurs objectifs</w:t>
            </w:r>
            <w:r>
              <w:rPr>
                <w:noProof/>
                <w:webHidden/>
              </w:rPr>
              <w:tab/>
            </w:r>
            <w:r>
              <w:rPr>
                <w:noProof/>
                <w:webHidden/>
              </w:rPr>
              <w:fldChar w:fldCharType="begin"/>
            </w:r>
            <w:r>
              <w:rPr>
                <w:noProof/>
                <w:webHidden/>
              </w:rPr>
              <w:instrText xml:space="preserve"> PAGEREF _Toc209544881 \h </w:instrText>
            </w:r>
            <w:r>
              <w:rPr>
                <w:noProof/>
                <w:webHidden/>
              </w:rPr>
            </w:r>
            <w:r>
              <w:rPr>
                <w:noProof/>
                <w:webHidden/>
              </w:rPr>
              <w:fldChar w:fldCharType="separate"/>
            </w:r>
            <w:r>
              <w:rPr>
                <w:noProof/>
                <w:webHidden/>
              </w:rPr>
              <w:t>85</w:t>
            </w:r>
            <w:r>
              <w:rPr>
                <w:noProof/>
                <w:webHidden/>
              </w:rPr>
              <w:fldChar w:fldCharType="end"/>
            </w:r>
          </w:hyperlink>
        </w:p>
        <w:p w14:paraId="4F5A48B5" w14:textId="77777777" w:rsidR="00972C71" w:rsidRDefault="00972C71">
          <w:pPr>
            <w:pStyle w:val="TM3"/>
            <w:tabs>
              <w:tab w:val="right" w:leader="dot" w:pos="9396"/>
            </w:tabs>
            <w:rPr>
              <w:noProof/>
            </w:rPr>
          </w:pPr>
          <w:hyperlink w:anchor="_Toc209544882" w:history="1">
            <w:r w:rsidRPr="0033062F">
              <w:rPr>
                <w:rStyle w:val="Appelnotedebasdep"/>
                <w:noProof/>
              </w:rPr>
              <w:t>Marqueurs objectifs selon le sexe</w:t>
            </w:r>
            <w:r>
              <w:rPr>
                <w:noProof/>
                <w:webHidden/>
              </w:rPr>
              <w:tab/>
            </w:r>
            <w:r>
              <w:rPr>
                <w:noProof/>
                <w:webHidden/>
              </w:rPr>
              <w:fldChar w:fldCharType="begin"/>
            </w:r>
            <w:r>
              <w:rPr>
                <w:noProof/>
                <w:webHidden/>
              </w:rPr>
              <w:instrText xml:space="preserve"> PAGEREF _Toc209544882 \h </w:instrText>
            </w:r>
            <w:r>
              <w:rPr>
                <w:noProof/>
                <w:webHidden/>
              </w:rPr>
            </w:r>
            <w:r>
              <w:rPr>
                <w:noProof/>
                <w:webHidden/>
              </w:rPr>
              <w:fldChar w:fldCharType="separate"/>
            </w:r>
            <w:r>
              <w:rPr>
                <w:noProof/>
                <w:webHidden/>
              </w:rPr>
              <w:t>85</w:t>
            </w:r>
            <w:r>
              <w:rPr>
                <w:noProof/>
                <w:webHidden/>
              </w:rPr>
              <w:fldChar w:fldCharType="end"/>
            </w:r>
          </w:hyperlink>
        </w:p>
        <w:p w14:paraId="55A420FE" w14:textId="77777777" w:rsidR="00972C71" w:rsidRDefault="00972C71">
          <w:pPr>
            <w:pStyle w:val="TM3"/>
            <w:tabs>
              <w:tab w:val="right" w:leader="dot" w:pos="9396"/>
            </w:tabs>
            <w:rPr>
              <w:noProof/>
            </w:rPr>
          </w:pPr>
          <w:hyperlink w:anchor="_Toc209544883" w:history="1">
            <w:r w:rsidRPr="0033062F">
              <w:rPr>
                <w:rStyle w:val="Appelnotedebasdep"/>
                <w:noProof/>
              </w:rPr>
              <w:t>Marqueurs objectifs selon l’age</w:t>
            </w:r>
            <w:r>
              <w:rPr>
                <w:noProof/>
                <w:webHidden/>
              </w:rPr>
              <w:tab/>
            </w:r>
            <w:r>
              <w:rPr>
                <w:noProof/>
                <w:webHidden/>
              </w:rPr>
              <w:fldChar w:fldCharType="begin"/>
            </w:r>
            <w:r>
              <w:rPr>
                <w:noProof/>
                <w:webHidden/>
              </w:rPr>
              <w:instrText xml:space="preserve"> PAGEREF _Toc209544883 \h </w:instrText>
            </w:r>
            <w:r>
              <w:rPr>
                <w:noProof/>
                <w:webHidden/>
              </w:rPr>
            </w:r>
            <w:r>
              <w:rPr>
                <w:noProof/>
                <w:webHidden/>
              </w:rPr>
              <w:fldChar w:fldCharType="separate"/>
            </w:r>
            <w:r>
              <w:rPr>
                <w:noProof/>
                <w:webHidden/>
              </w:rPr>
              <w:t>86</w:t>
            </w:r>
            <w:r>
              <w:rPr>
                <w:noProof/>
                <w:webHidden/>
              </w:rPr>
              <w:fldChar w:fldCharType="end"/>
            </w:r>
          </w:hyperlink>
        </w:p>
        <w:p w14:paraId="149296EE" w14:textId="77777777" w:rsidR="00972C71" w:rsidRDefault="00972C71">
          <w:pPr>
            <w:pStyle w:val="TM3"/>
            <w:tabs>
              <w:tab w:val="right" w:leader="dot" w:pos="9396"/>
            </w:tabs>
            <w:rPr>
              <w:noProof/>
            </w:rPr>
          </w:pPr>
          <w:hyperlink w:anchor="_Toc209544884" w:history="1">
            <w:r w:rsidRPr="0033062F">
              <w:rPr>
                <w:rStyle w:val="Appelnotedebasdep"/>
                <w:noProof/>
              </w:rPr>
              <w:t>Marqueurs objectifs selon le lieu de residence</w:t>
            </w:r>
            <w:r>
              <w:rPr>
                <w:noProof/>
                <w:webHidden/>
              </w:rPr>
              <w:tab/>
            </w:r>
            <w:r>
              <w:rPr>
                <w:noProof/>
                <w:webHidden/>
              </w:rPr>
              <w:fldChar w:fldCharType="begin"/>
            </w:r>
            <w:r>
              <w:rPr>
                <w:noProof/>
                <w:webHidden/>
              </w:rPr>
              <w:instrText xml:space="preserve"> PAGEREF _Toc209544884 \h </w:instrText>
            </w:r>
            <w:r>
              <w:rPr>
                <w:noProof/>
                <w:webHidden/>
              </w:rPr>
            </w:r>
            <w:r>
              <w:rPr>
                <w:noProof/>
                <w:webHidden/>
              </w:rPr>
              <w:fldChar w:fldCharType="separate"/>
            </w:r>
            <w:r>
              <w:rPr>
                <w:noProof/>
                <w:webHidden/>
              </w:rPr>
              <w:t>88</w:t>
            </w:r>
            <w:r>
              <w:rPr>
                <w:noProof/>
                <w:webHidden/>
              </w:rPr>
              <w:fldChar w:fldCharType="end"/>
            </w:r>
          </w:hyperlink>
        </w:p>
        <w:p w14:paraId="56B4D617" w14:textId="77777777" w:rsidR="00972C71" w:rsidRDefault="00972C71">
          <w:pPr>
            <w:pStyle w:val="TM3"/>
            <w:tabs>
              <w:tab w:val="right" w:leader="dot" w:pos="9396"/>
            </w:tabs>
            <w:rPr>
              <w:noProof/>
            </w:rPr>
          </w:pPr>
          <w:hyperlink w:anchor="_Toc209544885" w:history="1">
            <w:r w:rsidRPr="0033062F">
              <w:rPr>
                <w:rStyle w:val="Appelnotedebasdep"/>
                <w:noProof/>
              </w:rPr>
              <w:t>Création du graphique pour l’ensemble de l’échantillon</w:t>
            </w:r>
            <w:r>
              <w:rPr>
                <w:noProof/>
                <w:webHidden/>
              </w:rPr>
              <w:tab/>
            </w:r>
            <w:r>
              <w:rPr>
                <w:noProof/>
                <w:webHidden/>
              </w:rPr>
              <w:fldChar w:fldCharType="begin"/>
            </w:r>
            <w:r>
              <w:rPr>
                <w:noProof/>
                <w:webHidden/>
              </w:rPr>
              <w:instrText xml:space="preserve"> PAGEREF _Toc209544885 \h </w:instrText>
            </w:r>
            <w:r>
              <w:rPr>
                <w:noProof/>
                <w:webHidden/>
              </w:rPr>
            </w:r>
            <w:r>
              <w:rPr>
                <w:noProof/>
                <w:webHidden/>
              </w:rPr>
              <w:fldChar w:fldCharType="separate"/>
            </w:r>
            <w:r>
              <w:rPr>
                <w:noProof/>
                <w:webHidden/>
              </w:rPr>
              <w:t>90</w:t>
            </w:r>
            <w:r>
              <w:rPr>
                <w:noProof/>
                <w:webHidden/>
              </w:rPr>
              <w:fldChar w:fldCharType="end"/>
            </w:r>
          </w:hyperlink>
        </w:p>
        <w:p w14:paraId="728621F2" w14:textId="77777777" w:rsidR="00972C71" w:rsidRDefault="00972C71">
          <w:pPr>
            <w:pStyle w:val="TM3"/>
            <w:tabs>
              <w:tab w:val="right" w:leader="dot" w:pos="9396"/>
            </w:tabs>
            <w:rPr>
              <w:noProof/>
            </w:rPr>
          </w:pPr>
          <w:hyperlink w:anchor="_Toc209544886" w:history="1">
            <w:r w:rsidRPr="0033062F">
              <w:rPr>
                <w:rStyle w:val="Appelnotedebasdep"/>
                <w:noProof/>
              </w:rPr>
              <w:t>Création du graphique selon le sexe</w:t>
            </w:r>
            <w:r>
              <w:rPr>
                <w:noProof/>
                <w:webHidden/>
              </w:rPr>
              <w:tab/>
            </w:r>
            <w:r>
              <w:rPr>
                <w:noProof/>
                <w:webHidden/>
              </w:rPr>
              <w:fldChar w:fldCharType="begin"/>
            </w:r>
            <w:r>
              <w:rPr>
                <w:noProof/>
                <w:webHidden/>
              </w:rPr>
              <w:instrText xml:space="preserve"> PAGEREF _Toc209544886 \h </w:instrText>
            </w:r>
            <w:r>
              <w:rPr>
                <w:noProof/>
                <w:webHidden/>
              </w:rPr>
            </w:r>
            <w:r>
              <w:rPr>
                <w:noProof/>
                <w:webHidden/>
              </w:rPr>
              <w:fldChar w:fldCharType="separate"/>
            </w:r>
            <w:r>
              <w:rPr>
                <w:noProof/>
                <w:webHidden/>
              </w:rPr>
              <w:t>92</w:t>
            </w:r>
            <w:r>
              <w:rPr>
                <w:noProof/>
                <w:webHidden/>
              </w:rPr>
              <w:fldChar w:fldCharType="end"/>
            </w:r>
          </w:hyperlink>
        </w:p>
        <w:p w14:paraId="1ED128D8" w14:textId="77777777" w:rsidR="00972C71" w:rsidRDefault="00972C71">
          <w:pPr>
            <w:pStyle w:val="TM3"/>
            <w:tabs>
              <w:tab w:val="right" w:leader="dot" w:pos="9396"/>
            </w:tabs>
            <w:rPr>
              <w:noProof/>
            </w:rPr>
          </w:pPr>
          <w:hyperlink w:anchor="_Toc209544887" w:history="1">
            <w:r w:rsidRPr="0033062F">
              <w:rPr>
                <w:rStyle w:val="Appelnotedebasdep"/>
                <w:noProof/>
              </w:rPr>
              <w:t>Création du graphique selon l’âge</w:t>
            </w:r>
            <w:r>
              <w:rPr>
                <w:noProof/>
                <w:webHidden/>
              </w:rPr>
              <w:tab/>
            </w:r>
            <w:r>
              <w:rPr>
                <w:noProof/>
                <w:webHidden/>
              </w:rPr>
              <w:fldChar w:fldCharType="begin"/>
            </w:r>
            <w:r>
              <w:rPr>
                <w:noProof/>
                <w:webHidden/>
              </w:rPr>
              <w:instrText xml:space="preserve"> PAGEREF _Toc209544887 \h </w:instrText>
            </w:r>
            <w:r>
              <w:rPr>
                <w:noProof/>
                <w:webHidden/>
              </w:rPr>
            </w:r>
            <w:r>
              <w:rPr>
                <w:noProof/>
                <w:webHidden/>
              </w:rPr>
              <w:fldChar w:fldCharType="separate"/>
            </w:r>
            <w:r>
              <w:rPr>
                <w:noProof/>
                <w:webHidden/>
              </w:rPr>
              <w:t>93</w:t>
            </w:r>
            <w:r>
              <w:rPr>
                <w:noProof/>
                <w:webHidden/>
              </w:rPr>
              <w:fldChar w:fldCharType="end"/>
            </w:r>
          </w:hyperlink>
        </w:p>
        <w:p w14:paraId="5918978C" w14:textId="77777777" w:rsidR="00972C71" w:rsidRDefault="00972C71">
          <w:pPr>
            <w:pStyle w:val="TM3"/>
            <w:tabs>
              <w:tab w:val="right" w:leader="dot" w:pos="9396"/>
            </w:tabs>
            <w:rPr>
              <w:noProof/>
            </w:rPr>
          </w:pPr>
          <w:hyperlink w:anchor="_Toc209544888" w:history="1">
            <w:r w:rsidRPr="0033062F">
              <w:rPr>
                <w:rStyle w:val="Appelnotedebasdep"/>
                <w:noProof/>
              </w:rPr>
              <w:t>Création du graphique selon le milieu de résidence</w:t>
            </w:r>
            <w:r>
              <w:rPr>
                <w:noProof/>
                <w:webHidden/>
              </w:rPr>
              <w:tab/>
            </w:r>
            <w:r>
              <w:rPr>
                <w:noProof/>
                <w:webHidden/>
              </w:rPr>
              <w:fldChar w:fldCharType="begin"/>
            </w:r>
            <w:r>
              <w:rPr>
                <w:noProof/>
                <w:webHidden/>
              </w:rPr>
              <w:instrText xml:space="preserve"> PAGEREF _Toc209544888 \h </w:instrText>
            </w:r>
            <w:r>
              <w:rPr>
                <w:noProof/>
                <w:webHidden/>
              </w:rPr>
            </w:r>
            <w:r>
              <w:rPr>
                <w:noProof/>
                <w:webHidden/>
              </w:rPr>
              <w:fldChar w:fldCharType="separate"/>
            </w:r>
            <w:r>
              <w:rPr>
                <w:noProof/>
                <w:webHidden/>
              </w:rPr>
              <w:t>95</w:t>
            </w:r>
            <w:r>
              <w:rPr>
                <w:noProof/>
                <w:webHidden/>
              </w:rPr>
              <w:fldChar w:fldCharType="end"/>
            </w:r>
          </w:hyperlink>
        </w:p>
        <w:p w14:paraId="1F7AAEBA" w14:textId="77777777" w:rsidR="00972C71" w:rsidRDefault="00972C71">
          <w:pPr>
            <w:pStyle w:val="TM3"/>
            <w:tabs>
              <w:tab w:val="right" w:leader="dot" w:pos="9396"/>
            </w:tabs>
            <w:rPr>
              <w:noProof/>
            </w:rPr>
          </w:pPr>
          <w:hyperlink w:anchor="_Toc209544889" w:history="1">
            <w:r w:rsidRPr="0033062F">
              <w:rPr>
                <w:rStyle w:val="Appelnotedebasdep"/>
                <w:noProof/>
              </w:rPr>
              <w:t>Création du graphique selon l’utilisation des médias sociaux</w:t>
            </w:r>
            <w:r>
              <w:rPr>
                <w:noProof/>
                <w:webHidden/>
              </w:rPr>
              <w:tab/>
            </w:r>
            <w:r>
              <w:rPr>
                <w:noProof/>
                <w:webHidden/>
              </w:rPr>
              <w:fldChar w:fldCharType="begin"/>
            </w:r>
            <w:r>
              <w:rPr>
                <w:noProof/>
                <w:webHidden/>
              </w:rPr>
              <w:instrText xml:space="preserve"> PAGEREF _Toc209544889 \h </w:instrText>
            </w:r>
            <w:r>
              <w:rPr>
                <w:noProof/>
                <w:webHidden/>
              </w:rPr>
            </w:r>
            <w:r>
              <w:rPr>
                <w:noProof/>
                <w:webHidden/>
              </w:rPr>
              <w:fldChar w:fldCharType="separate"/>
            </w:r>
            <w:r>
              <w:rPr>
                <w:noProof/>
                <w:webHidden/>
              </w:rPr>
              <w:t>96</w:t>
            </w:r>
            <w:r>
              <w:rPr>
                <w:noProof/>
                <w:webHidden/>
              </w:rPr>
              <w:fldChar w:fldCharType="end"/>
            </w:r>
          </w:hyperlink>
        </w:p>
        <w:p w14:paraId="408DD961" w14:textId="77777777" w:rsidR="00972C71" w:rsidRDefault="00972C71">
          <w:pPr>
            <w:pStyle w:val="TM3"/>
            <w:tabs>
              <w:tab w:val="right" w:leader="dot" w:pos="9396"/>
            </w:tabs>
            <w:rPr>
              <w:noProof/>
            </w:rPr>
          </w:pPr>
          <w:hyperlink w:anchor="_Toc209544890" w:history="1">
            <w:r w:rsidRPr="0033062F">
              <w:rPr>
                <w:rStyle w:val="Appelnotedebasdep"/>
                <w:noProof/>
              </w:rPr>
              <w:t>Somme des marqueurs pour l’ensemble de l’echantillon</w:t>
            </w:r>
            <w:r>
              <w:rPr>
                <w:noProof/>
                <w:webHidden/>
              </w:rPr>
              <w:tab/>
            </w:r>
            <w:r>
              <w:rPr>
                <w:noProof/>
                <w:webHidden/>
              </w:rPr>
              <w:fldChar w:fldCharType="begin"/>
            </w:r>
            <w:r>
              <w:rPr>
                <w:noProof/>
                <w:webHidden/>
              </w:rPr>
              <w:instrText xml:space="preserve"> PAGEREF _Toc209544890 \h </w:instrText>
            </w:r>
            <w:r>
              <w:rPr>
                <w:noProof/>
                <w:webHidden/>
              </w:rPr>
            </w:r>
            <w:r>
              <w:rPr>
                <w:noProof/>
                <w:webHidden/>
              </w:rPr>
              <w:fldChar w:fldCharType="separate"/>
            </w:r>
            <w:r>
              <w:rPr>
                <w:noProof/>
                <w:webHidden/>
              </w:rPr>
              <w:t>98</w:t>
            </w:r>
            <w:r>
              <w:rPr>
                <w:noProof/>
                <w:webHidden/>
              </w:rPr>
              <w:fldChar w:fldCharType="end"/>
            </w:r>
          </w:hyperlink>
        </w:p>
        <w:p w14:paraId="1CD946D7" w14:textId="77777777" w:rsidR="00972C71" w:rsidRDefault="00972C71">
          <w:pPr>
            <w:pStyle w:val="TM3"/>
            <w:tabs>
              <w:tab w:val="right" w:leader="dot" w:pos="9396"/>
            </w:tabs>
            <w:rPr>
              <w:noProof/>
            </w:rPr>
          </w:pPr>
          <w:hyperlink w:anchor="_Toc209544891" w:history="1">
            <w:r w:rsidRPr="0033062F">
              <w:rPr>
                <w:rStyle w:val="Appelnotedebasdep"/>
                <w:noProof/>
              </w:rPr>
              <w:t>Classification</w:t>
            </w:r>
            <w:r>
              <w:rPr>
                <w:noProof/>
                <w:webHidden/>
              </w:rPr>
              <w:tab/>
            </w:r>
            <w:r>
              <w:rPr>
                <w:noProof/>
                <w:webHidden/>
              </w:rPr>
              <w:fldChar w:fldCharType="begin"/>
            </w:r>
            <w:r>
              <w:rPr>
                <w:noProof/>
                <w:webHidden/>
              </w:rPr>
              <w:instrText xml:space="preserve"> PAGEREF _Toc209544891 \h </w:instrText>
            </w:r>
            <w:r>
              <w:rPr>
                <w:noProof/>
                <w:webHidden/>
              </w:rPr>
            </w:r>
            <w:r>
              <w:rPr>
                <w:noProof/>
                <w:webHidden/>
              </w:rPr>
              <w:fldChar w:fldCharType="separate"/>
            </w:r>
            <w:r>
              <w:rPr>
                <w:noProof/>
                <w:webHidden/>
              </w:rPr>
              <w:t>104</w:t>
            </w:r>
            <w:r>
              <w:rPr>
                <w:noProof/>
                <w:webHidden/>
              </w:rPr>
              <w:fldChar w:fldCharType="end"/>
            </w:r>
          </w:hyperlink>
        </w:p>
        <w:p w14:paraId="567F6F76" w14:textId="77777777" w:rsidR="00972C71" w:rsidRDefault="00972C71">
          <w:pPr>
            <w:pStyle w:val="TM3"/>
            <w:tabs>
              <w:tab w:val="right" w:leader="dot" w:pos="9396"/>
            </w:tabs>
            <w:rPr>
              <w:noProof/>
            </w:rPr>
          </w:pPr>
          <w:hyperlink w:anchor="_Toc209544892" w:history="1">
            <w:r w:rsidRPr="0033062F">
              <w:rPr>
                <w:rStyle w:val="Appelnotedebasdep"/>
                <w:noProof/>
              </w:rPr>
              <w:t>DindogrammeCAH avec l’extension FactoMineR pour les marqueurs objectis</w:t>
            </w:r>
            <w:r>
              <w:rPr>
                <w:noProof/>
                <w:webHidden/>
              </w:rPr>
              <w:tab/>
            </w:r>
            <w:r>
              <w:rPr>
                <w:noProof/>
                <w:webHidden/>
              </w:rPr>
              <w:fldChar w:fldCharType="begin"/>
            </w:r>
            <w:r>
              <w:rPr>
                <w:noProof/>
                <w:webHidden/>
              </w:rPr>
              <w:instrText xml:space="preserve"> PAGEREF _Toc209544892 \h </w:instrText>
            </w:r>
            <w:r>
              <w:rPr>
                <w:noProof/>
                <w:webHidden/>
              </w:rPr>
            </w:r>
            <w:r>
              <w:rPr>
                <w:noProof/>
                <w:webHidden/>
              </w:rPr>
              <w:fldChar w:fldCharType="separate"/>
            </w:r>
            <w:r>
              <w:rPr>
                <w:noProof/>
                <w:webHidden/>
              </w:rPr>
              <w:t>108</w:t>
            </w:r>
            <w:r>
              <w:rPr>
                <w:noProof/>
                <w:webHidden/>
              </w:rPr>
              <w:fldChar w:fldCharType="end"/>
            </w:r>
          </w:hyperlink>
        </w:p>
        <w:p w14:paraId="71E3D509" w14:textId="77777777" w:rsidR="00972C71" w:rsidRDefault="00972C71">
          <w:pPr>
            <w:pStyle w:val="TM2"/>
            <w:tabs>
              <w:tab w:val="right" w:leader="dot" w:pos="9396"/>
            </w:tabs>
            <w:rPr>
              <w:noProof/>
            </w:rPr>
          </w:pPr>
          <w:hyperlink w:anchor="_Toc209544893" w:history="1">
            <w:r w:rsidRPr="0033062F">
              <w:rPr>
                <w:rStyle w:val="Appelnotedebasdep"/>
                <w:noProof/>
              </w:rPr>
              <w:t>Analyse des marqueurs subjectifs</w:t>
            </w:r>
            <w:r>
              <w:rPr>
                <w:noProof/>
                <w:webHidden/>
              </w:rPr>
              <w:tab/>
            </w:r>
            <w:r>
              <w:rPr>
                <w:noProof/>
                <w:webHidden/>
              </w:rPr>
              <w:fldChar w:fldCharType="begin"/>
            </w:r>
            <w:r>
              <w:rPr>
                <w:noProof/>
                <w:webHidden/>
              </w:rPr>
              <w:instrText xml:space="preserve"> PAGEREF _Toc209544893 \h </w:instrText>
            </w:r>
            <w:r>
              <w:rPr>
                <w:noProof/>
                <w:webHidden/>
              </w:rPr>
            </w:r>
            <w:r>
              <w:rPr>
                <w:noProof/>
                <w:webHidden/>
              </w:rPr>
              <w:fldChar w:fldCharType="separate"/>
            </w:r>
            <w:r>
              <w:rPr>
                <w:noProof/>
                <w:webHidden/>
              </w:rPr>
              <w:t>110</w:t>
            </w:r>
            <w:r>
              <w:rPr>
                <w:noProof/>
                <w:webHidden/>
              </w:rPr>
              <w:fldChar w:fldCharType="end"/>
            </w:r>
          </w:hyperlink>
        </w:p>
        <w:p w14:paraId="4C70ABEF" w14:textId="77777777" w:rsidR="00972C71" w:rsidRDefault="00972C71">
          <w:pPr>
            <w:pStyle w:val="TM3"/>
            <w:tabs>
              <w:tab w:val="right" w:leader="dot" w:pos="9396"/>
            </w:tabs>
            <w:rPr>
              <w:noProof/>
            </w:rPr>
          </w:pPr>
          <w:hyperlink w:anchor="_Toc209544894" w:history="1">
            <w:r w:rsidRPr="0033062F">
              <w:rPr>
                <w:rStyle w:val="Appelnotedebasdep"/>
                <w:noProof/>
              </w:rPr>
              <w:t>Marqueurs subjectifs selon le sexe</w:t>
            </w:r>
            <w:r>
              <w:rPr>
                <w:noProof/>
                <w:webHidden/>
              </w:rPr>
              <w:tab/>
            </w:r>
            <w:r>
              <w:rPr>
                <w:noProof/>
                <w:webHidden/>
              </w:rPr>
              <w:fldChar w:fldCharType="begin"/>
            </w:r>
            <w:r>
              <w:rPr>
                <w:noProof/>
                <w:webHidden/>
              </w:rPr>
              <w:instrText xml:space="preserve"> PAGEREF _Toc209544894 \h </w:instrText>
            </w:r>
            <w:r>
              <w:rPr>
                <w:noProof/>
                <w:webHidden/>
              </w:rPr>
            </w:r>
            <w:r>
              <w:rPr>
                <w:noProof/>
                <w:webHidden/>
              </w:rPr>
              <w:fldChar w:fldCharType="separate"/>
            </w:r>
            <w:r>
              <w:rPr>
                <w:noProof/>
                <w:webHidden/>
              </w:rPr>
              <w:t>110</w:t>
            </w:r>
            <w:r>
              <w:rPr>
                <w:noProof/>
                <w:webHidden/>
              </w:rPr>
              <w:fldChar w:fldCharType="end"/>
            </w:r>
          </w:hyperlink>
        </w:p>
        <w:p w14:paraId="1980DECC" w14:textId="77777777" w:rsidR="00972C71" w:rsidRDefault="00972C71">
          <w:pPr>
            <w:pStyle w:val="TM3"/>
            <w:tabs>
              <w:tab w:val="right" w:leader="dot" w:pos="9396"/>
            </w:tabs>
            <w:rPr>
              <w:noProof/>
            </w:rPr>
          </w:pPr>
          <w:hyperlink w:anchor="_Toc209544895" w:history="1">
            <w:r w:rsidRPr="0033062F">
              <w:rPr>
                <w:rStyle w:val="Appelnotedebasdep"/>
                <w:noProof/>
              </w:rPr>
              <w:t>Marqueurs subjectifs selon l’age</w:t>
            </w:r>
            <w:r>
              <w:rPr>
                <w:noProof/>
                <w:webHidden/>
              </w:rPr>
              <w:tab/>
            </w:r>
            <w:r>
              <w:rPr>
                <w:noProof/>
                <w:webHidden/>
              </w:rPr>
              <w:fldChar w:fldCharType="begin"/>
            </w:r>
            <w:r>
              <w:rPr>
                <w:noProof/>
                <w:webHidden/>
              </w:rPr>
              <w:instrText xml:space="preserve"> PAGEREF _Toc209544895 \h </w:instrText>
            </w:r>
            <w:r>
              <w:rPr>
                <w:noProof/>
                <w:webHidden/>
              </w:rPr>
            </w:r>
            <w:r>
              <w:rPr>
                <w:noProof/>
                <w:webHidden/>
              </w:rPr>
              <w:fldChar w:fldCharType="separate"/>
            </w:r>
            <w:r>
              <w:rPr>
                <w:noProof/>
                <w:webHidden/>
              </w:rPr>
              <w:t>111</w:t>
            </w:r>
            <w:r>
              <w:rPr>
                <w:noProof/>
                <w:webHidden/>
              </w:rPr>
              <w:fldChar w:fldCharType="end"/>
            </w:r>
          </w:hyperlink>
        </w:p>
        <w:p w14:paraId="7FEFEBF5" w14:textId="77777777" w:rsidR="00972C71" w:rsidRDefault="00972C71">
          <w:pPr>
            <w:pStyle w:val="TM3"/>
            <w:tabs>
              <w:tab w:val="right" w:leader="dot" w:pos="9396"/>
            </w:tabs>
            <w:rPr>
              <w:noProof/>
            </w:rPr>
          </w:pPr>
          <w:hyperlink w:anchor="_Toc209544896" w:history="1">
            <w:r w:rsidRPr="0033062F">
              <w:rPr>
                <w:rStyle w:val="Appelnotedebasdep"/>
                <w:noProof/>
              </w:rPr>
              <w:t>Marqueurs subjectifs selon le lieu de residence</w:t>
            </w:r>
            <w:r>
              <w:rPr>
                <w:noProof/>
                <w:webHidden/>
              </w:rPr>
              <w:tab/>
            </w:r>
            <w:r>
              <w:rPr>
                <w:noProof/>
                <w:webHidden/>
              </w:rPr>
              <w:fldChar w:fldCharType="begin"/>
            </w:r>
            <w:r>
              <w:rPr>
                <w:noProof/>
                <w:webHidden/>
              </w:rPr>
              <w:instrText xml:space="preserve"> PAGEREF _Toc209544896 \h </w:instrText>
            </w:r>
            <w:r>
              <w:rPr>
                <w:noProof/>
                <w:webHidden/>
              </w:rPr>
            </w:r>
            <w:r>
              <w:rPr>
                <w:noProof/>
                <w:webHidden/>
              </w:rPr>
              <w:fldChar w:fldCharType="separate"/>
            </w:r>
            <w:r>
              <w:rPr>
                <w:noProof/>
                <w:webHidden/>
              </w:rPr>
              <w:t>112</w:t>
            </w:r>
            <w:r>
              <w:rPr>
                <w:noProof/>
                <w:webHidden/>
              </w:rPr>
              <w:fldChar w:fldCharType="end"/>
            </w:r>
          </w:hyperlink>
        </w:p>
        <w:p w14:paraId="323C0A85" w14:textId="77777777" w:rsidR="00972C71" w:rsidRDefault="00972C71">
          <w:pPr>
            <w:pStyle w:val="TM3"/>
            <w:tabs>
              <w:tab w:val="right" w:leader="dot" w:pos="9396"/>
            </w:tabs>
            <w:rPr>
              <w:noProof/>
            </w:rPr>
          </w:pPr>
          <w:hyperlink w:anchor="_Toc209544897" w:history="1">
            <w:r w:rsidRPr="0033062F">
              <w:rPr>
                <w:rStyle w:val="Appelnotedebasdep"/>
                <w:noProof/>
              </w:rPr>
              <w:t>Marqueurs subjectifs selon l’utilisation des médias sociaux</w:t>
            </w:r>
            <w:r>
              <w:rPr>
                <w:noProof/>
                <w:webHidden/>
              </w:rPr>
              <w:tab/>
            </w:r>
            <w:r>
              <w:rPr>
                <w:noProof/>
                <w:webHidden/>
              </w:rPr>
              <w:fldChar w:fldCharType="begin"/>
            </w:r>
            <w:r>
              <w:rPr>
                <w:noProof/>
                <w:webHidden/>
              </w:rPr>
              <w:instrText xml:space="preserve"> PAGEREF _Toc209544897 \h </w:instrText>
            </w:r>
            <w:r>
              <w:rPr>
                <w:noProof/>
                <w:webHidden/>
              </w:rPr>
            </w:r>
            <w:r>
              <w:rPr>
                <w:noProof/>
                <w:webHidden/>
              </w:rPr>
              <w:fldChar w:fldCharType="separate"/>
            </w:r>
            <w:r>
              <w:rPr>
                <w:noProof/>
                <w:webHidden/>
              </w:rPr>
              <w:t>113</w:t>
            </w:r>
            <w:r>
              <w:rPr>
                <w:noProof/>
                <w:webHidden/>
              </w:rPr>
              <w:fldChar w:fldCharType="end"/>
            </w:r>
          </w:hyperlink>
        </w:p>
        <w:p w14:paraId="446C552D" w14:textId="77777777" w:rsidR="00972C71" w:rsidRDefault="00972C71">
          <w:pPr>
            <w:pStyle w:val="TM3"/>
            <w:tabs>
              <w:tab w:val="right" w:leader="dot" w:pos="9396"/>
            </w:tabs>
            <w:rPr>
              <w:noProof/>
            </w:rPr>
          </w:pPr>
          <w:hyperlink w:anchor="_Toc209544898" w:history="1">
            <w:r w:rsidRPr="0033062F">
              <w:rPr>
                <w:rStyle w:val="Appelnotedebasdep"/>
                <w:noProof/>
              </w:rPr>
              <w:t>Gaphique pour tout l’ Echantillon</w:t>
            </w:r>
            <w:r>
              <w:rPr>
                <w:noProof/>
                <w:webHidden/>
              </w:rPr>
              <w:tab/>
            </w:r>
            <w:r>
              <w:rPr>
                <w:noProof/>
                <w:webHidden/>
              </w:rPr>
              <w:fldChar w:fldCharType="begin"/>
            </w:r>
            <w:r>
              <w:rPr>
                <w:noProof/>
                <w:webHidden/>
              </w:rPr>
              <w:instrText xml:space="preserve"> PAGEREF _Toc209544898 \h </w:instrText>
            </w:r>
            <w:r>
              <w:rPr>
                <w:noProof/>
                <w:webHidden/>
              </w:rPr>
            </w:r>
            <w:r>
              <w:rPr>
                <w:noProof/>
                <w:webHidden/>
              </w:rPr>
              <w:fldChar w:fldCharType="separate"/>
            </w:r>
            <w:r>
              <w:rPr>
                <w:noProof/>
                <w:webHidden/>
              </w:rPr>
              <w:t>114</w:t>
            </w:r>
            <w:r>
              <w:rPr>
                <w:noProof/>
                <w:webHidden/>
              </w:rPr>
              <w:fldChar w:fldCharType="end"/>
            </w:r>
          </w:hyperlink>
        </w:p>
        <w:p w14:paraId="0B0C766B" w14:textId="77777777" w:rsidR="00972C71" w:rsidRDefault="00972C71">
          <w:pPr>
            <w:pStyle w:val="TM3"/>
            <w:tabs>
              <w:tab w:val="right" w:leader="dot" w:pos="9396"/>
            </w:tabs>
            <w:rPr>
              <w:noProof/>
            </w:rPr>
          </w:pPr>
          <w:hyperlink w:anchor="_Toc209544899" w:history="1">
            <w:r w:rsidRPr="0033062F">
              <w:rPr>
                <w:rStyle w:val="Appelnotedebasdep"/>
                <w:noProof/>
              </w:rPr>
              <w:t>Graphique des marqueurs subjectifs selon le sexe</w:t>
            </w:r>
            <w:r>
              <w:rPr>
                <w:noProof/>
                <w:webHidden/>
              </w:rPr>
              <w:tab/>
            </w:r>
            <w:r>
              <w:rPr>
                <w:noProof/>
                <w:webHidden/>
              </w:rPr>
              <w:fldChar w:fldCharType="begin"/>
            </w:r>
            <w:r>
              <w:rPr>
                <w:noProof/>
                <w:webHidden/>
              </w:rPr>
              <w:instrText xml:space="preserve"> PAGEREF _Toc209544899 \h </w:instrText>
            </w:r>
            <w:r>
              <w:rPr>
                <w:noProof/>
                <w:webHidden/>
              </w:rPr>
            </w:r>
            <w:r>
              <w:rPr>
                <w:noProof/>
                <w:webHidden/>
              </w:rPr>
              <w:fldChar w:fldCharType="separate"/>
            </w:r>
            <w:r>
              <w:rPr>
                <w:noProof/>
                <w:webHidden/>
              </w:rPr>
              <w:t>116</w:t>
            </w:r>
            <w:r>
              <w:rPr>
                <w:noProof/>
                <w:webHidden/>
              </w:rPr>
              <w:fldChar w:fldCharType="end"/>
            </w:r>
          </w:hyperlink>
        </w:p>
        <w:p w14:paraId="78279CE4" w14:textId="77777777" w:rsidR="00972C71" w:rsidRDefault="00972C71">
          <w:pPr>
            <w:pStyle w:val="TM3"/>
            <w:tabs>
              <w:tab w:val="right" w:leader="dot" w:pos="9396"/>
            </w:tabs>
            <w:rPr>
              <w:noProof/>
            </w:rPr>
          </w:pPr>
          <w:hyperlink w:anchor="_Toc209544900" w:history="1">
            <w:r w:rsidRPr="0033062F">
              <w:rPr>
                <w:rStyle w:val="Appelnotedebasdep"/>
                <w:noProof/>
              </w:rPr>
              <w:t>Graphique des marqueurs selon l’age</w:t>
            </w:r>
            <w:r>
              <w:rPr>
                <w:noProof/>
                <w:webHidden/>
              </w:rPr>
              <w:tab/>
            </w:r>
            <w:r>
              <w:rPr>
                <w:noProof/>
                <w:webHidden/>
              </w:rPr>
              <w:fldChar w:fldCharType="begin"/>
            </w:r>
            <w:r>
              <w:rPr>
                <w:noProof/>
                <w:webHidden/>
              </w:rPr>
              <w:instrText xml:space="preserve"> PAGEREF _Toc209544900 \h </w:instrText>
            </w:r>
            <w:r>
              <w:rPr>
                <w:noProof/>
                <w:webHidden/>
              </w:rPr>
            </w:r>
            <w:r>
              <w:rPr>
                <w:noProof/>
                <w:webHidden/>
              </w:rPr>
              <w:fldChar w:fldCharType="separate"/>
            </w:r>
            <w:r>
              <w:rPr>
                <w:noProof/>
                <w:webHidden/>
              </w:rPr>
              <w:t>117</w:t>
            </w:r>
            <w:r>
              <w:rPr>
                <w:noProof/>
                <w:webHidden/>
              </w:rPr>
              <w:fldChar w:fldCharType="end"/>
            </w:r>
          </w:hyperlink>
        </w:p>
        <w:p w14:paraId="22BAD59C" w14:textId="77777777" w:rsidR="00972C71" w:rsidRDefault="00972C71">
          <w:pPr>
            <w:pStyle w:val="TM3"/>
            <w:tabs>
              <w:tab w:val="right" w:leader="dot" w:pos="9396"/>
            </w:tabs>
            <w:rPr>
              <w:noProof/>
            </w:rPr>
          </w:pPr>
          <w:hyperlink w:anchor="_Toc209544901" w:history="1">
            <w:r w:rsidRPr="0033062F">
              <w:rPr>
                <w:rStyle w:val="Appelnotedebasdep"/>
                <w:noProof/>
              </w:rPr>
              <w:t>Graphique des marqueuers subjectifs selon le lieu de residence</w:t>
            </w:r>
            <w:r>
              <w:rPr>
                <w:noProof/>
                <w:webHidden/>
              </w:rPr>
              <w:tab/>
            </w:r>
            <w:r>
              <w:rPr>
                <w:noProof/>
                <w:webHidden/>
              </w:rPr>
              <w:fldChar w:fldCharType="begin"/>
            </w:r>
            <w:r>
              <w:rPr>
                <w:noProof/>
                <w:webHidden/>
              </w:rPr>
              <w:instrText xml:space="preserve"> PAGEREF _Toc209544901 \h </w:instrText>
            </w:r>
            <w:r>
              <w:rPr>
                <w:noProof/>
                <w:webHidden/>
              </w:rPr>
            </w:r>
            <w:r>
              <w:rPr>
                <w:noProof/>
                <w:webHidden/>
              </w:rPr>
              <w:fldChar w:fldCharType="separate"/>
            </w:r>
            <w:r>
              <w:rPr>
                <w:noProof/>
                <w:webHidden/>
              </w:rPr>
              <w:t>118</w:t>
            </w:r>
            <w:r>
              <w:rPr>
                <w:noProof/>
                <w:webHidden/>
              </w:rPr>
              <w:fldChar w:fldCharType="end"/>
            </w:r>
          </w:hyperlink>
        </w:p>
        <w:p w14:paraId="74A18208" w14:textId="77777777" w:rsidR="00972C71" w:rsidRDefault="00972C71">
          <w:pPr>
            <w:pStyle w:val="TM3"/>
            <w:tabs>
              <w:tab w:val="right" w:leader="dot" w:pos="9396"/>
            </w:tabs>
            <w:rPr>
              <w:noProof/>
            </w:rPr>
          </w:pPr>
          <w:hyperlink w:anchor="_Toc209544902" w:history="1">
            <w:r w:rsidRPr="0033062F">
              <w:rPr>
                <w:rStyle w:val="Appelnotedebasdep"/>
                <w:noProof/>
              </w:rPr>
              <w:t>Graphique des marqueurs subjectifs selon l’utilisation des médias sociaux</w:t>
            </w:r>
            <w:r>
              <w:rPr>
                <w:noProof/>
                <w:webHidden/>
              </w:rPr>
              <w:tab/>
            </w:r>
            <w:r>
              <w:rPr>
                <w:noProof/>
                <w:webHidden/>
              </w:rPr>
              <w:fldChar w:fldCharType="begin"/>
            </w:r>
            <w:r>
              <w:rPr>
                <w:noProof/>
                <w:webHidden/>
              </w:rPr>
              <w:instrText xml:space="preserve"> PAGEREF _Toc209544902 \h </w:instrText>
            </w:r>
            <w:r>
              <w:rPr>
                <w:noProof/>
                <w:webHidden/>
              </w:rPr>
            </w:r>
            <w:r>
              <w:rPr>
                <w:noProof/>
                <w:webHidden/>
              </w:rPr>
              <w:fldChar w:fldCharType="separate"/>
            </w:r>
            <w:r>
              <w:rPr>
                <w:noProof/>
                <w:webHidden/>
              </w:rPr>
              <w:t>120</w:t>
            </w:r>
            <w:r>
              <w:rPr>
                <w:noProof/>
                <w:webHidden/>
              </w:rPr>
              <w:fldChar w:fldCharType="end"/>
            </w:r>
          </w:hyperlink>
        </w:p>
        <w:p w14:paraId="73066E3B" w14:textId="77777777" w:rsidR="00972C71" w:rsidRDefault="00972C71">
          <w:pPr>
            <w:pStyle w:val="TM3"/>
            <w:tabs>
              <w:tab w:val="right" w:leader="dot" w:pos="9396"/>
            </w:tabs>
            <w:rPr>
              <w:noProof/>
            </w:rPr>
          </w:pPr>
          <w:hyperlink w:anchor="_Toc209544903" w:history="1">
            <w:r w:rsidRPr="0033062F">
              <w:rPr>
                <w:rStyle w:val="Appelnotedebasdep"/>
                <w:noProof/>
              </w:rPr>
              <w:t>Graphique avec la somme des marqueurs subjectifs pour l’ensemble de l’echantillon</w:t>
            </w:r>
            <w:r>
              <w:rPr>
                <w:noProof/>
                <w:webHidden/>
              </w:rPr>
              <w:tab/>
            </w:r>
            <w:r>
              <w:rPr>
                <w:noProof/>
                <w:webHidden/>
              </w:rPr>
              <w:fldChar w:fldCharType="begin"/>
            </w:r>
            <w:r>
              <w:rPr>
                <w:noProof/>
                <w:webHidden/>
              </w:rPr>
              <w:instrText xml:space="preserve"> PAGEREF _Toc209544903 \h </w:instrText>
            </w:r>
            <w:r>
              <w:rPr>
                <w:noProof/>
                <w:webHidden/>
              </w:rPr>
            </w:r>
            <w:r>
              <w:rPr>
                <w:noProof/>
                <w:webHidden/>
              </w:rPr>
              <w:fldChar w:fldCharType="separate"/>
            </w:r>
            <w:r>
              <w:rPr>
                <w:noProof/>
                <w:webHidden/>
              </w:rPr>
              <w:t>121</w:t>
            </w:r>
            <w:r>
              <w:rPr>
                <w:noProof/>
                <w:webHidden/>
              </w:rPr>
              <w:fldChar w:fldCharType="end"/>
            </w:r>
          </w:hyperlink>
        </w:p>
        <w:p w14:paraId="58BFBB0D" w14:textId="77777777" w:rsidR="00972C71" w:rsidRDefault="00972C71">
          <w:pPr>
            <w:pStyle w:val="TM3"/>
            <w:tabs>
              <w:tab w:val="right" w:leader="dot" w:pos="9396"/>
            </w:tabs>
            <w:rPr>
              <w:noProof/>
            </w:rPr>
          </w:pPr>
          <w:hyperlink w:anchor="_Toc209544904" w:history="1">
            <w:r w:rsidRPr="0033062F">
              <w:rPr>
                <w:rStyle w:val="Appelnotedebasdep"/>
                <w:noProof/>
              </w:rPr>
              <w:t>Classification subjectifs</w:t>
            </w:r>
            <w:r>
              <w:rPr>
                <w:noProof/>
                <w:webHidden/>
              </w:rPr>
              <w:tab/>
            </w:r>
            <w:r>
              <w:rPr>
                <w:noProof/>
                <w:webHidden/>
              </w:rPr>
              <w:fldChar w:fldCharType="begin"/>
            </w:r>
            <w:r>
              <w:rPr>
                <w:noProof/>
                <w:webHidden/>
              </w:rPr>
              <w:instrText xml:space="preserve"> PAGEREF _Toc209544904 \h </w:instrText>
            </w:r>
            <w:r>
              <w:rPr>
                <w:noProof/>
                <w:webHidden/>
              </w:rPr>
            </w:r>
            <w:r>
              <w:rPr>
                <w:noProof/>
                <w:webHidden/>
              </w:rPr>
              <w:fldChar w:fldCharType="separate"/>
            </w:r>
            <w:r>
              <w:rPr>
                <w:noProof/>
                <w:webHidden/>
              </w:rPr>
              <w:t>127</w:t>
            </w:r>
            <w:r>
              <w:rPr>
                <w:noProof/>
                <w:webHidden/>
              </w:rPr>
              <w:fldChar w:fldCharType="end"/>
            </w:r>
          </w:hyperlink>
        </w:p>
        <w:p w14:paraId="4E77D809" w14:textId="77777777" w:rsidR="00972C71" w:rsidRDefault="00972C71">
          <w:pPr>
            <w:pStyle w:val="TM1"/>
            <w:tabs>
              <w:tab w:val="right" w:leader="dot" w:pos="9396"/>
            </w:tabs>
            <w:rPr>
              <w:noProof/>
            </w:rPr>
          </w:pPr>
          <w:hyperlink w:anchor="_Toc209544905" w:history="1">
            <w:r w:rsidRPr="0033062F">
              <w:rPr>
                <w:rStyle w:val="Appelnotedebasdep"/>
                <w:noProof/>
              </w:rPr>
              <w:t>Observations simultanées des marqueurs objectifs et subjectifs</w:t>
            </w:r>
            <w:r>
              <w:rPr>
                <w:noProof/>
                <w:webHidden/>
              </w:rPr>
              <w:tab/>
            </w:r>
            <w:r>
              <w:rPr>
                <w:noProof/>
                <w:webHidden/>
              </w:rPr>
              <w:fldChar w:fldCharType="begin"/>
            </w:r>
            <w:r>
              <w:rPr>
                <w:noProof/>
                <w:webHidden/>
              </w:rPr>
              <w:instrText xml:space="preserve"> PAGEREF _Toc209544905 \h </w:instrText>
            </w:r>
            <w:r>
              <w:rPr>
                <w:noProof/>
                <w:webHidden/>
              </w:rPr>
            </w:r>
            <w:r>
              <w:rPr>
                <w:noProof/>
                <w:webHidden/>
              </w:rPr>
              <w:fldChar w:fldCharType="separate"/>
            </w:r>
            <w:r>
              <w:rPr>
                <w:noProof/>
                <w:webHidden/>
              </w:rPr>
              <w:t>134</w:t>
            </w:r>
            <w:r>
              <w:rPr>
                <w:noProof/>
                <w:webHidden/>
              </w:rPr>
              <w:fldChar w:fldCharType="end"/>
            </w:r>
          </w:hyperlink>
        </w:p>
        <w:p w14:paraId="66A7A3D7" w14:textId="77777777" w:rsidR="00972C71" w:rsidRDefault="00972C71">
          <w:pPr>
            <w:pStyle w:val="TM2"/>
            <w:tabs>
              <w:tab w:val="right" w:leader="dot" w:pos="9396"/>
            </w:tabs>
            <w:rPr>
              <w:noProof/>
            </w:rPr>
          </w:pPr>
          <w:hyperlink w:anchor="_Toc209544906" w:history="1">
            <w:r w:rsidRPr="0033062F">
              <w:rPr>
                <w:rStyle w:val="Appelnotedebasdep"/>
                <w:noProof/>
              </w:rPr>
              <w:t>Graphique pour les Marqueurs objectifs et subjectifs</w:t>
            </w:r>
            <w:r>
              <w:rPr>
                <w:noProof/>
                <w:webHidden/>
              </w:rPr>
              <w:tab/>
            </w:r>
            <w:r>
              <w:rPr>
                <w:noProof/>
                <w:webHidden/>
              </w:rPr>
              <w:fldChar w:fldCharType="begin"/>
            </w:r>
            <w:r>
              <w:rPr>
                <w:noProof/>
                <w:webHidden/>
              </w:rPr>
              <w:instrText xml:space="preserve"> PAGEREF _Toc209544906 \h </w:instrText>
            </w:r>
            <w:r>
              <w:rPr>
                <w:noProof/>
                <w:webHidden/>
              </w:rPr>
            </w:r>
            <w:r>
              <w:rPr>
                <w:noProof/>
                <w:webHidden/>
              </w:rPr>
              <w:fldChar w:fldCharType="separate"/>
            </w:r>
            <w:r>
              <w:rPr>
                <w:noProof/>
                <w:webHidden/>
              </w:rPr>
              <w:t>134</w:t>
            </w:r>
            <w:r>
              <w:rPr>
                <w:noProof/>
                <w:webHidden/>
              </w:rPr>
              <w:fldChar w:fldCharType="end"/>
            </w:r>
          </w:hyperlink>
        </w:p>
        <w:p w14:paraId="48454F63" w14:textId="77777777" w:rsidR="00972C71" w:rsidRDefault="00972C71">
          <w:pPr>
            <w:pStyle w:val="TM2"/>
            <w:tabs>
              <w:tab w:val="right" w:leader="dot" w:pos="9396"/>
            </w:tabs>
            <w:rPr>
              <w:noProof/>
            </w:rPr>
          </w:pPr>
          <w:hyperlink w:anchor="_Toc209544907" w:history="1">
            <w:r w:rsidRPr="0033062F">
              <w:rPr>
                <w:rStyle w:val="Appelnotedebasdep"/>
                <w:noProof/>
              </w:rPr>
              <w:t>Classification pour les deux marqueurs et choix du meilleur k</w:t>
            </w:r>
            <w:r>
              <w:rPr>
                <w:noProof/>
                <w:webHidden/>
              </w:rPr>
              <w:tab/>
            </w:r>
            <w:r>
              <w:rPr>
                <w:noProof/>
                <w:webHidden/>
              </w:rPr>
              <w:fldChar w:fldCharType="begin"/>
            </w:r>
            <w:r>
              <w:rPr>
                <w:noProof/>
                <w:webHidden/>
              </w:rPr>
              <w:instrText xml:space="preserve"> PAGEREF _Toc209544907 \h </w:instrText>
            </w:r>
            <w:r>
              <w:rPr>
                <w:noProof/>
                <w:webHidden/>
              </w:rPr>
            </w:r>
            <w:r>
              <w:rPr>
                <w:noProof/>
                <w:webHidden/>
              </w:rPr>
              <w:fldChar w:fldCharType="separate"/>
            </w:r>
            <w:r>
              <w:rPr>
                <w:noProof/>
                <w:webHidden/>
              </w:rPr>
              <w:t>135</w:t>
            </w:r>
            <w:r>
              <w:rPr>
                <w:noProof/>
                <w:webHidden/>
              </w:rPr>
              <w:fldChar w:fldCharType="end"/>
            </w:r>
          </w:hyperlink>
        </w:p>
        <w:p w14:paraId="26037277" w14:textId="77777777" w:rsidR="00972C71" w:rsidRDefault="00972C71">
          <w:pPr>
            <w:pStyle w:val="TM2"/>
            <w:tabs>
              <w:tab w:val="right" w:leader="dot" w:pos="9396"/>
            </w:tabs>
            <w:rPr>
              <w:noProof/>
            </w:rPr>
          </w:pPr>
          <w:hyperlink w:anchor="_Toc209544908" w:history="1">
            <w:r w:rsidRPr="0033062F">
              <w:rPr>
                <w:rStyle w:val="Appelnotedebasdep"/>
                <w:noProof/>
              </w:rPr>
              <w:t>Arbre de decisison</w:t>
            </w:r>
            <w:r>
              <w:rPr>
                <w:noProof/>
                <w:webHidden/>
              </w:rPr>
              <w:tab/>
            </w:r>
            <w:r>
              <w:rPr>
                <w:noProof/>
                <w:webHidden/>
              </w:rPr>
              <w:fldChar w:fldCharType="begin"/>
            </w:r>
            <w:r>
              <w:rPr>
                <w:noProof/>
                <w:webHidden/>
              </w:rPr>
              <w:instrText xml:space="preserve"> PAGEREF _Toc209544908 \h </w:instrText>
            </w:r>
            <w:r>
              <w:rPr>
                <w:noProof/>
                <w:webHidden/>
              </w:rPr>
            </w:r>
            <w:r>
              <w:rPr>
                <w:noProof/>
                <w:webHidden/>
              </w:rPr>
              <w:fldChar w:fldCharType="separate"/>
            </w:r>
            <w:r>
              <w:rPr>
                <w:noProof/>
                <w:webHidden/>
              </w:rPr>
              <w:t>137</w:t>
            </w:r>
            <w:r>
              <w:rPr>
                <w:noProof/>
                <w:webHidden/>
              </w:rPr>
              <w:fldChar w:fldCharType="end"/>
            </w:r>
          </w:hyperlink>
        </w:p>
        <w:p w14:paraId="6D4B0F7A" w14:textId="77777777" w:rsidR="00972C71" w:rsidRDefault="00972C71">
          <w:pPr>
            <w:pStyle w:val="TM2"/>
            <w:tabs>
              <w:tab w:val="right" w:leader="dot" w:pos="9396"/>
            </w:tabs>
            <w:rPr>
              <w:noProof/>
            </w:rPr>
          </w:pPr>
          <w:hyperlink w:anchor="_Toc209544909" w:history="1">
            <w:r w:rsidRPr="0033062F">
              <w:rPr>
                <w:rStyle w:val="Appelnotedebasdep"/>
                <w:noProof/>
              </w:rPr>
              <w:t>Typologie</w:t>
            </w:r>
            <w:r>
              <w:rPr>
                <w:noProof/>
                <w:webHidden/>
              </w:rPr>
              <w:tab/>
            </w:r>
            <w:r>
              <w:rPr>
                <w:noProof/>
                <w:webHidden/>
              </w:rPr>
              <w:fldChar w:fldCharType="begin"/>
            </w:r>
            <w:r>
              <w:rPr>
                <w:noProof/>
                <w:webHidden/>
              </w:rPr>
              <w:instrText xml:space="preserve"> PAGEREF _Toc209544909 \h </w:instrText>
            </w:r>
            <w:r>
              <w:rPr>
                <w:noProof/>
                <w:webHidden/>
              </w:rPr>
            </w:r>
            <w:r>
              <w:rPr>
                <w:noProof/>
                <w:webHidden/>
              </w:rPr>
              <w:fldChar w:fldCharType="separate"/>
            </w:r>
            <w:r>
              <w:rPr>
                <w:noProof/>
                <w:webHidden/>
              </w:rPr>
              <w:t>138</w:t>
            </w:r>
            <w:r>
              <w:rPr>
                <w:noProof/>
                <w:webHidden/>
              </w:rPr>
              <w:fldChar w:fldCharType="end"/>
            </w:r>
          </w:hyperlink>
        </w:p>
        <w:p w14:paraId="739DA9C3" w14:textId="77777777" w:rsidR="00972C71" w:rsidRDefault="00972C71">
          <w:pPr>
            <w:pStyle w:val="TM1"/>
            <w:tabs>
              <w:tab w:val="right" w:leader="dot" w:pos="9396"/>
            </w:tabs>
            <w:rPr>
              <w:noProof/>
            </w:rPr>
          </w:pPr>
          <w:hyperlink w:anchor="_Toc209544910" w:history="1">
            <w:r w:rsidRPr="0033062F">
              <w:rPr>
                <w:rStyle w:val="Appelnotedebasdep"/>
                <w:noProof/>
              </w:rPr>
              <w:t>Regression logistique</w:t>
            </w:r>
            <w:r>
              <w:rPr>
                <w:noProof/>
                <w:webHidden/>
              </w:rPr>
              <w:tab/>
            </w:r>
            <w:r>
              <w:rPr>
                <w:noProof/>
                <w:webHidden/>
              </w:rPr>
              <w:fldChar w:fldCharType="begin"/>
            </w:r>
            <w:r>
              <w:rPr>
                <w:noProof/>
                <w:webHidden/>
              </w:rPr>
              <w:instrText xml:space="preserve"> PAGEREF _Toc209544910 \h </w:instrText>
            </w:r>
            <w:r>
              <w:rPr>
                <w:noProof/>
                <w:webHidden/>
              </w:rPr>
            </w:r>
            <w:r>
              <w:rPr>
                <w:noProof/>
                <w:webHidden/>
              </w:rPr>
              <w:fldChar w:fldCharType="separate"/>
            </w:r>
            <w:r>
              <w:rPr>
                <w:noProof/>
                <w:webHidden/>
              </w:rPr>
              <w:t>139</w:t>
            </w:r>
            <w:r>
              <w:rPr>
                <w:noProof/>
                <w:webHidden/>
              </w:rPr>
              <w:fldChar w:fldCharType="end"/>
            </w:r>
          </w:hyperlink>
        </w:p>
        <w:p w14:paraId="02869428" w14:textId="77777777" w:rsidR="00972C71" w:rsidRDefault="00972C71">
          <w:pPr>
            <w:pStyle w:val="TM2"/>
            <w:tabs>
              <w:tab w:val="right" w:leader="dot" w:pos="9396"/>
            </w:tabs>
            <w:rPr>
              <w:noProof/>
            </w:rPr>
          </w:pPr>
          <w:hyperlink w:anchor="_Toc209544911" w:history="1">
            <w:r w:rsidRPr="0033062F">
              <w:rPr>
                <w:rStyle w:val="Appelnotedebasdep"/>
                <w:noProof/>
              </w:rPr>
              <w:t>Forest plot</w:t>
            </w:r>
            <w:r>
              <w:rPr>
                <w:noProof/>
                <w:webHidden/>
              </w:rPr>
              <w:tab/>
            </w:r>
            <w:r>
              <w:rPr>
                <w:noProof/>
                <w:webHidden/>
              </w:rPr>
              <w:fldChar w:fldCharType="begin"/>
            </w:r>
            <w:r>
              <w:rPr>
                <w:noProof/>
                <w:webHidden/>
              </w:rPr>
              <w:instrText xml:space="preserve"> PAGEREF _Toc209544911 \h </w:instrText>
            </w:r>
            <w:r>
              <w:rPr>
                <w:noProof/>
                <w:webHidden/>
              </w:rPr>
            </w:r>
            <w:r>
              <w:rPr>
                <w:noProof/>
                <w:webHidden/>
              </w:rPr>
              <w:fldChar w:fldCharType="separate"/>
            </w:r>
            <w:r>
              <w:rPr>
                <w:noProof/>
                <w:webHidden/>
              </w:rPr>
              <w:t>140</w:t>
            </w:r>
            <w:r>
              <w:rPr>
                <w:noProof/>
                <w:webHidden/>
              </w:rPr>
              <w:fldChar w:fldCharType="end"/>
            </w:r>
          </w:hyperlink>
        </w:p>
        <w:p w14:paraId="7FEE6ECF" w14:textId="77777777" w:rsidR="00972C71" w:rsidRDefault="00972C71">
          <w:pPr>
            <w:pStyle w:val="TM2"/>
            <w:tabs>
              <w:tab w:val="right" w:leader="dot" w:pos="9396"/>
            </w:tabs>
            <w:rPr>
              <w:noProof/>
            </w:rPr>
          </w:pPr>
          <w:hyperlink w:anchor="_Toc209544912" w:history="1">
            <w:r w:rsidRPr="0033062F">
              <w:rPr>
                <w:rStyle w:val="Appelnotedebasdep"/>
                <w:noProof/>
              </w:rPr>
              <w:t>Regroupement des regression avec stargazer</w:t>
            </w:r>
            <w:r>
              <w:rPr>
                <w:noProof/>
                <w:webHidden/>
              </w:rPr>
              <w:tab/>
            </w:r>
            <w:r>
              <w:rPr>
                <w:noProof/>
                <w:webHidden/>
              </w:rPr>
              <w:fldChar w:fldCharType="begin"/>
            </w:r>
            <w:r>
              <w:rPr>
                <w:noProof/>
                <w:webHidden/>
              </w:rPr>
              <w:instrText xml:space="preserve"> PAGEREF _Toc209544912 \h </w:instrText>
            </w:r>
            <w:r>
              <w:rPr>
                <w:noProof/>
                <w:webHidden/>
              </w:rPr>
            </w:r>
            <w:r>
              <w:rPr>
                <w:noProof/>
                <w:webHidden/>
              </w:rPr>
              <w:fldChar w:fldCharType="separate"/>
            </w:r>
            <w:r>
              <w:rPr>
                <w:noProof/>
                <w:webHidden/>
              </w:rPr>
              <w:t>185</w:t>
            </w:r>
            <w:r>
              <w:rPr>
                <w:noProof/>
                <w:webHidden/>
              </w:rPr>
              <w:fldChar w:fldCharType="end"/>
            </w:r>
          </w:hyperlink>
        </w:p>
        <w:p w14:paraId="791E08D0" w14:textId="77777777" w:rsidR="00972C71" w:rsidRDefault="00972C71">
          <w:pPr>
            <w:pStyle w:val="TM2"/>
            <w:tabs>
              <w:tab w:val="right" w:leader="dot" w:pos="9396"/>
            </w:tabs>
            <w:rPr>
              <w:noProof/>
            </w:rPr>
          </w:pPr>
          <w:hyperlink w:anchor="_Toc209544913" w:history="1">
            <w:r w:rsidRPr="0033062F">
              <w:rPr>
                <w:rStyle w:val="Appelnotedebasdep"/>
                <w:noProof/>
              </w:rPr>
              <w:t>Stargazer avec autres variables</w:t>
            </w:r>
            <w:r>
              <w:rPr>
                <w:noProof/>
                <w:webHidden/>
              </w:rPr>
              <w:tab/>
            </w:r>
            <w:r>
              <w:rPr>
                <w:noProof/>
                <w:webHidden/>
              </w:rPr>
              <w:fldChar w:fldCharType="begin"/>
            </w:r>
            <w:r>
              <w:rPr>
                <w:noProof/>
                <w:webHidden/>
              </w:rPr>
              <w:instrText xml:space="preserve"> PAGEREF _Toc209544913 \h </w:instrText>
            </w:r>
            <w:r>
              <w:rPr>
                <w:noProof/>
                <w:webHidden/>
              </w:rPr>
            </w:r>
            <w:r>
              <w:rPr>
                <w:noProof/>
                <w:webHidden/>
              </w:rPr>
              <w:fldChar w:fldCharType="separate"/>
            </w:r>
            <w:r>
              <w:rPr>
                <w:noProof/>
                <w:webHidden/>
              </w:rPr>
              <w:t>192</w:t>
            </w:r>
            <w:r>
              <w:rPr>
                <w:noProof/>
                <w:webHidden/>
              </w:rPr>
              <w:fldChar w:fldCharType="end"/>
            </w:r>
          </w:hyperlink>
        </w:p>
        <w:p w14:paraId="10451006" w14:textId="77777777" w:rsidR="00972C71" w:rsidRDefault="00972C71">
          <w:pPr>
            <w:pStyle w:val="TM2"/>
            <w:tabs>
              <w:tab w:val="right" w:leader="dot" w:pos="9396"/>
            </w:tabs>
            <w:rPr>
              <w:noProof/>
            </w:rPr>
          </w:pPr>
          <w:hyperlink w:anchor="_Toc209544914" w:history="1">
            <w:r w:rsidRPr="0033062F">
              <w:rPr>
                <w:rStyle w:val="Appelnotedebasdep"/>
                <w:noProof/>
              </w:rPr>
              <w:t>Forest plot avec sjPlot</w:t>
            </w:r>
            <w:r>
              <w:rPr>
                <w:noProof/>
                <w:webHidden/>
              </w:rPr>
              <w:tab/>
            </w:r>
            <w:r>
              <w:rPr>
                <w:noProof/>
                <w:webHidden/>
              </w:rPr>
              <w:fldChar w:fldCharType="begin"/>
            </w:r>
            <w:r>
              <w:rPr>
                <w:noProof/>
                <w:webHidden/>
              </w:rPr>
              <w:instrText xml:space="preserve"> PAGEREF _Toc209544914 \h </w:instrText>
            </w:r>
            <w:r>
              <w:rPr>
                <w:noProof/>
                <w:webHidden/>
              </w:rPr>
            </w:r>
            <w:r>
              <w:rPr>
                <w:noProof/>
                <w:webHidden/>
              </w:rPr>
              <w:fldChar w:fldCharType="separate"/>
            </w:r>
            <w:r>
              <w:rPr>
                <w:noProof/>
                <w:webHidden/>
              </w:rPr>
              <w:t>215</w:t>
            </w:r>
            <w:r>
              <w:rPr>
                <w:noProof/>
                <w:webHidden/>
              </w:rPr>
              <w:fldChar w:fldCharType="end"/>
            </w:r>
          </w:hyperlink>
        </w:p>
        <w:p w14:paraId="44845E6B" w14:textId="77777777" w:rsidR="00972C71" w:rsidRDefault="00972C71">
          <w:pPr>
            <w:pStyle w:val="TM3"/>
            <w:tabs>
              <w:tab w:val="right" w:leader="dot" w:pos="9396"/>
            </w:tabs>
            <w:rPr>
              <w:noProof/>
            </w:rPr>
          </w:pPr>
          <w:hyperlink w:anchor="_Toc209544915" w:history="1">
            <w:r w:rsidRPr="0033062F">
              <w:rPr>
                <w:rStyle w:val="Appelnotedebasdep"/>
                <w:noProof/>
              </w:rPr>
              <w:t>Variable Utilisation des médias</w:t>
            </w:r>
            <w:r>
              <w:rPr>
                <w:noProof/>
                <w:webHidden/>
              </w:rPr>
              <w:tab/>
            </w:r>
            <w:r>
              <w:rPr>
                <w:noProof/>
                <w:webHidden/>
              </w:rPr>
              <w:fldChar w:fldCharType="begin"/>
            </w:r>
            <w:r>
              <w:rPr>
                <w:noProof/>
                <w:webHidden/>
              </w:rPr>
              <w:instrText xml:space="preserve"> PAGEREF _Toc209544915 \h </w:instrText>
            </w:r>
            <w:r>
              <w:rPr>
                <w:noProof/>
                <w:webHidden/>
              </w:rPr>
            </w:r>
            <w:r>
              <w:rPr>
                <w:noProof/>
                <w:webHidden/>
              </w:rPr>
              <w:fldChar w:fldCharType="separate"/>
            </w:r>
            <w:r>
              <w:rPr>
                <w:noProof/>
                <w:webHidden/>
              </w:rPr>
              <w:t>215</w:t>
            </w:r>
            <w:r>
              <w:rPr>
                <w:noProof/>
                <w:webHidden/>
              </w:rPr>
              <w:fldChar w:fldCharType="end"/>
            </w:r>
          </w:hyperlink>
        </w:p>
        <w:p w14:paraId="2526F71B" w14:textId="77777777" w:rsidR="00972C71" w:rsidRDefault="00972C71">
          <w:pPr>
            <w:pStyle w:val="TM3"/>
            <w:tabs>
              <w:tab w:val="right" w:leader="dot" w:pos="9396"/>
            </w:tabs>
            <w:rPr>
              <w:noProof/>
            </w:rPr>
          </w:pPr>
          <w:hyperlink w:anchor="_Toc209544916" w:history="1">
            <w:r w:rsidRPr="0033062F">
              <w:rPr>
                <w:rStyle w:val="Appelnotedebasdep"/>
                <w:noProof/>
              </w:rPr>
              <w:t>nombre de de compte des médias</w:t>
            </w:r>
            <w:r>
              <w:rPr>
                <w:noProof/>
                <w:webHidden/>
              </w:rPr>
              <w:tab/>
            </w:r>
            <w:r>
              <w:rPr>
                <w:noProof/>
                <w:webHidden/>
              </w:rPr>
              <w:fldChar w:fldCharType="begin"/>
            </w:r>
            <w:r>
              <w:rPr>
                <w:noProof/>
                <w:webHidden/>
              </w:rPr>
              <w:instrText xml:space="preserve"> PAGEREF _Toc209544916 \h </w:instrText>
            </w:r>
            <w:r>
              <w:rPr>
                <w:noProof/>
                <w:webHidden/>
              </w:rPr>
            </w:r>
            <w:r>
              <w:rPr>
                <w:noProof/>
                <w:webHidden/>
              </w:rPr>
              <w:fldChar w:fldCharType="separate"/>
            </w:r>
            <w:r>
              <w:rPr>
                <w:noProof/>
                <w:webHidden/>
              </w:rPr>
              <w:t>217</w:t>
            </w:r>
            <w:r>
              <w:rPr>
                <w:noProof/>
                <w:webHidden/>
              </w:rPr>
              <w:fldChar w:fldCharType="end"/>
            </w:r>
          </w:hyperlink>
        </w:p>
        <w:p w14:paraId="62E27E2E" w14:textId="77777777" w:rsidR="00972C71" w:rsidRDefault="00972C71">
          <w:pPr>
            <w:pStyle w:val="TM3"/>
            <w:tabs>
              <w:tab w:val="right" w:leader="dot" w:pos="9396"/>
            </w:tabs>
            <w:rPr>
              <w:noProof/>
            </w:rPr>
          </w:pPr>
          <w:hyperlink w:anchor="_Toc209544917" w:history="1">
            <w:r w:rsidRPr="0033062F">
              <w:rPr>
                <w:rStyle w:val="Appelnotedebasdep"/>
                <w:noProof/>
              </w:rPr>
              <w:t>Variable utilisation de compte regulier</w:t>
            </w:r>
            <w:r>
              <w:rPr>
                <w:noProof/>
                <w:webHidden/>
              </w:rPr>
              <w:tab/>
            </w:r>
            <w:r>
              <w:rPr>
                <w:noProof/>
                <w:webHidden/>
              </w:rPr>
              <w:fldChar w:fldCharType="begin"/>
            </w:r>
            <w:r>
              <w:rPr>
                <w:noProof/>
                <w:webHidden/>
              </w:rPr>
              <w:instrText xml:space="preserve"> PAGEREF _Toc209544917 \h </w:instrText>
            </w:r>
            <w:r>
              <w:rPr>
                <w:noProof/>
                <w:webHidden/>
              </w:rPr>
            </w:r>
            <w:r>
              <w:rPr>
                <w:noProof/>
                <w:webHidden/>
              </w:rPr>
              <w:fldChar w:fldCharType="separate"/>
            </w:r>
            <w:r>
              <w:rPr>
                <w:noProof/>
                <w:webHidden/>
              </w:rPr>
              <w:t>219</w:t>
            </w:r>
            <w:r>
              <w:rPr>
                <w:noProof/>
                <w:webHidden/>
              </w:rPr>
              <w:fldChar w:fldCharType="end"/>
            </w:r>
          </w:hyperlink>
        </w:p>
        <w:p w14:paraId="260F8D78" w14:textId="77777777" w:rsidR="00972C71" w:rsidRDefault="00972C71">
          <w:pPr>
            <w:pStyle w:val="TM3"/>
            <w:tabs>
              <w:tab w:val="right" w:leader="dot" w:pos="9396"/>
            </w:tabs>
            <w:rPr>
              <w:noProof/>
            </w:rPr>
          </w:pPr>
          <w:hyperlink w:anchor="_Toc209544918" w:history="1">
            <w:r w:rsidRPr="0033062F">
              <w:rPr>
                <w:rStyle w:val="Appelnotedebasdep"/>
                <w:noProof/>
              </w:rPr>
              <w:t>Nombre d’heure par Jour</w:t>
            </w:r>
            <w:r>
              <w:rPr>
                <w:noProof/>
                <w:webHidden/>
              </w:rPr>
              <w:tab/>
            </w:r>
            <w:r>
              <w:rPr>
                <w:noProof/>
                <w:webHidden/>
              </w:rPr>
              <w:fldChar w:fldCharType="begin"/>
            </w:r>
            <w:r>
              <w:rPr>
                <w:noProof/>
                <w:webHidden/>
              </w:rPr>
              <w:instrText xml:space="preserve"> PAGEREF _Toc209544918 \h </w:instrText>
            </w:r>
            <w:r>
              <w:rPr>
                <w:noProof/>
                <w:webHidden/>
              </w:rPr>
            </w:r>
            <w:r>
              <w:rPr>
                <w:noProof/>
                <w:webHidden/>
              </w:rPr>
              <w:fldChar w:fldCharType="separate"/>
            </w:r>
            <w:r>
              <w:rPr>
                <w:noProof/>
                <w:webHidden/>
              </w:rPr>
              <w:t>221</w:t>
            </w:r>
            <w:r>
              <w:rPr>
                <w:noProof/>
                <w:webHidden/>
              </w:rPr>
              <w:fldChar w:fldCharType="end"/>
            </w:r>
          </w:hyperlink>
        </w:p>
        <w:p w14:paraId="3DB2F781" w14:textId="77777777" w:rsidR="00972C71" w:rsidRDefault="00972C71">
          <w:pPr>
            <w:pStyle w:val="TM3"/>
            <w:tabs>
              <w:tab w:val="right" w:leader="dot" w:pos="9396"/>
            </w:tabs>
            <w:rPr>
              <w:noProof/>
            </w:rPr>
          </w:pPr>
          <w:hyperlink w:anchor="_Toc209544919" w:history="1">
            <w:r w:rsidRPr="0033062F">
              <w:rPr>
                <w:rStyle w:val="Appelnotedebasdep"/>
                <w:noProof/>
              </w:rPr>
              <w:t>variables concernant les médias</w:t>
            </w:r>
            <w:r>
              <w:rPr>
                <w:noProof/>
                <w:webHidden/>
              </w:rPr>
              <w:tab/>
            </w:r>
            <w:r>
              <w:rPr>
                <w:noProof/>
                <w:webHidden/>
              </w:rPr>
              <w:fldChar w:fldCharType="begin"/>
            </w:r>
            <w:r>
              <w:rPr>
                <w:noProof/>
                <w:webHidden/>
              </w:rPr>
              <w:instrText xml:space="preserve"> PAGEREF _Toc209544919 \h </w:instrText>
            </w:r>
            <w:r>
              <w:rPr>
                <w:noProof/>
                <w:webHidden/>
              </w:rPr>
            </w:r>
            <w:r>
              <w:rPr>
                <w:noProof/>
                <w:webHidden/>
              </w:rPr>
              <w:fldChar w:fldCharType="separate"/>
            </w:r>
            <w:r>
              <w:rPr>
                <w:noProof/>
                <w:webHidden/>
              </w:rPr>
              <w:t>223</w:t>
            </w:r>
            <w:r>
              <w:rPr>
                <w:noProof/>
                <w:webHidden/>
              </w:rPr>
              <w:fldChar w:fldCharType="end"/>
            </w:r>
          </w:hyperlink>
        </w:p>
        <w:p w14:paraId="15CDF193" w14:textId="77777777" w:rsidR="00972C71" w:rsidRDefault="00972C71">
          <w:pPr>
            <w:pStyle w:val="TM3"/>
            <w:tabs>
              <w:tab w:val="right" w:leader="dot" w:pos="9396"/>
            </w:tabs>
            <w:rPr>
              <w:noProof/>
            </w:rPr>
          </w:pPr>
          <w:hyperlink w:anchor="_Toc209544920" w:history="1">
            <w:r w:rsidRPr="0033062F">
              <w:rPr>
                <w:rStyle w:val="Appelnotedebasdep"/>
                <w:noProof/>
              </w:rPr>
              <w:t>Inversion des axes pour la variables Utilisation des médias sociaux</w:t>
            </w:r>
            <w:r>
              <w:rPr>
                <w:noProof/>
                <w:webHidden/>
              </w:rPr>
              <w:tab/>
            </w:r>
            <w:r>
              <w:rPr>
                <w:noProof/>
                <w:webHidden/>
              </w:rPr>
              <w:fldChar w:fldCharType="begin"/>
            </w:r>
            <w:r>
              <w:rPr>
                <w:noProof/>
                <w:webHidden/>
              </w:rPr>
              <w:instrText xml:space="preserve"> PAGEREF _Toc209544920 \h </w:instrText>
            </w:r>
            <w:r>
              <w:rPr>
                <w:noProof/>
                <w:webHidden/>
              </w:rPr>
            </w:r>
            <w:r>
              <w:rPr>
                <w:noProof/>
                <w:webHidden/>
              </w:rPr>
              <w:fldChar w:fldCharType="separate"/>
            </w:r>
            <w:r>
              <w:rPr>
                <w:noProof/>
                <w:webHidden/>
              </w:rPr>
              <w:t>225</w:t>
            </w:r>
            <w:r>
              <w:rPr>
                <w:noProof/>
                <w:webHidden/>
              </w:rPr>
              <w:fldChar w:fldCharType="end"/>
            </w:r>
          </w:hyperlink>
        </w:p>
        <w:p w14:paraId="18B9427C" w14:textId="77777777" w:rsidR="00972C71" w:rsidRDefault="00972C71">
          <w:pPr>
            <w:pStyle w:val="TM3"/>
            <w:tabs>
              <w:tab w:val="right" w:leader="dot" w:pos="9396"/>
            </w:tabs>
            <w:rPr>
              <w:noProof/>
            </w:rPr>
          </w:pPr>
          <w:hyperlink w:anchor="_Toc209544921" w:history="1">
            <w:r w:rsidRPr="0033062F">
              <w:rPr>
                <w:rStyle w:val="Appelnotedebasdep"/>
                <w:noProof/>
              </w:rPr>
              <w:t>Comparaion des modeles —–A normaliser d’abord avant de pouvoir comparer</w:t>
            </w:r>
            <w:r>
              <w:rPr>
                <w:noProof/>
                <w:webHidden/>
              </w:rPr>
              <w:tab/>
            </w:r>
            <w:r>
              <w:rPr>
                <w:noProof/>
                <w:webHidden/>
              </w:rPr>
              <w:fldChar w:fldCharType="begin"/>
            </w:r>
            <w:r>
              <w:rPr>
                <w:noProof/>
                <w:webHidden/>
              </w:rPr>
              <w:instrText xml:space="preserve"> PAGEREF _Toc209544921 \h </w:instrText>
            </w:r>
            <w:r>
              <w:rPr>
                <w:noProof/>
                <w:webHidden/>
              </w:rPr>
            </w:r>
            <w:r>
              <w:rPr>
                <w:noProof/>
                <w:webHidden/>
              </w:rPr>
              <w:fldChar w:fldCharType="separate"/>
            </w:r>
            <w:r>
              <w:rPr>
                <w:noProof/>
                <w:webHidden/>
              </w:rPr>
              <w:t>227</w:t>
            </w:r>
            <w:r>
              <w:rPr>
                <w:noProof/>
                <w:webHidden/>
              </w:rPr>
              <w:fldChar w:fldCharType="end"/>
            </w:r>
          </w:hyperlink>
        </w:p>
        <w:p w14:paraId="16385DB9" w14:textId="77777777" w:rsidR="00972C71" w:rsidRDefault="00972C71">
          <w:pPr>
            <w:pStyle w:val="TM1"/>
            <w:tabs>
              <w:tab w:val="right" w:leader="dot" w:pos="9396"/>
            </w:tabs>
            <w:rPr>
              <w:noProof/>
            </w:rPr>
          </w:pPr>
          <w:hyperlink w:anchor="_Toc209544922" w:history="1">
            <w:r w:rsidRPr="0033062F">
              <w:rPr>
                <w:rStyle w:val="Appelnotedebasdep"/>
                <w:noProof/>
              </w:rPr>
              <w:t>Recodage generale marqueurs subjectifs</w:t>
            </w:r>
            <w:r>
              <w:rPr>
                <w:noProof/>
                <w:webHidden/>
              </w:rPr>
              <w:tab/>
            </w:r>
            <w:r>
              <w:rPr>
                <w:noProof/>
                <w:webHidden/>
              </w:rPr>
              <w:fldChar w:fldCharType="begin"/>
            </w:r>
            <w:r>
              <w:rPr>
                <w:noProof/>
                <w:webHidden/>
              </w:rPr>
              <w:instrText xml:space="preserve"> PAGEREF _Toc209544922 \h </w:instrText>
            </w:r>
            <w:r>
              <w:rPr>
                <w:noProof/>
                <w:webHidden/>
              </w:rPr>
            </w:r>
            <w:r>
              <w:rPr>
                <w:noProof/>
                <w:webHidden/>
              </w:rPr>
              <w:fldChar w:fldCharType="separate"/>
            </w:r>
            <w:r>
              <w:rPr>
                <w:noProof/>
                <w:webHidden/>
              </w:rPr>
              <w:t>230</w:t>
            </w:r>
            <w:r>
              <w:rPr>
                <w:noProof/>
                <w:webHidden/>
              </w:rPr>
              <w:fldChar w:fldCharType="end"/>
            </w:r>
          </w:hyperlink>
        </w:p>
        <w:p w14:paraId="0B705169" w14:textId="77777777" w:rsidR="00972C71" w:rsidRDefault="00972C71">
          <w:pPr>
            <w:pStyle w:val="TM1"/>
            <w:tabs>
              <w:tab w:val="right" w:leader="dot" w:pos="9396"/>
            </w:tabs>
            <w:rPr>
              <w:noProof/>
            </w:rPr>
          </w:pPr>
          <w:hyperlink w:anchor="_Toc209544923" w:history="1">
            <w:r w:rsidRPr="0033062F">
              <w:rPr>
                <w:rStyle w:val="Appelnotedebasdep"/>
                <w:noProof/>
              </w:rPr>
              <w:t>Analyse de séquences</w:t>
            </w:r>
            <w:r>
              <w:rPr>
                <w:noProof/>
                <w:webHidden/>
              </w:rPr>
              <w:tab/>
            </w:r>
            <w:r>
              <w:rPr>
                <w:noProof/>
                <w:webHidden/>
              </w:rPr>
              <w:fldChar w:fldCharType="begin"/>
            </w:r>
            <w:r>
              <w:rPr>
                <w:noProof/>
                <w:webHidden/>
              </w:rPr>
              <w:instrText xml:space="preserve"> PAGEREF _Toc209544923 \h </w:instrText>
            </w:r>
            <w:r>
              <w:rPr>
                <w:noProof/>
                <w:webHidden/>
              </w:rPr>
            </w:r>
            <w:r>
              <w:rPr>
                <w:noProof/>
                <w:webHidden/>
              </w:rPr>
              <w:fldChar w:fldCharType="separate"/>
            </w:r>
            <w:r>
              <w:rPr>
                <w:noProof/>
                <w:webHidden/>
              </w:rPr>
              <w:t>233</w:t>
            </w:r>
            <w:r>
              <w:rPr>
                <w:noProof/>
                <w:webHidden/>
              </w:rPr>
              <w:fldChar w:fldCharType="end"/>
            </w:r>
          </w:hyperlink>
        </w:p>
        <w:p w14:paraId="6EEFDC65" w14:textId="77777777" w:rsidR="00972C71" w:rsidRDefault="00972C71">
          <w:pPr>
            <w:pStyle w:val="TM2"/>
            <w:tabs>
              <w:tab w:val="right" w:leader="dot" w:pos="9396"/>
            </w:tabs>
            <w:rPr>
              <w:noProof/>
            </w:rPr>
          </w:pPr>
          <w:hyperlink w:anchor="_Toc209544924" w:history="1">
            <w:r w:rsidRPr="0033062F">
              <w:rPr>
                <w:rStyle w:val="Appelnotedebasdep"/>
                <w:noProof/>
              </w:rPr>
              <w:t>Analyse de séquences des variables subjectifs</w:t>
            </w:r>
            <w:r>
              <w:rPr>
                <w:noProof/>
                <w:webHidden/>
              </w:rPr>
              <w:tab/>
            </w:r>
            <w:r>
              <w:rPr>
                <w:noProof/>
                <w:webHidden/>
              </w:rPr>
              <w:fldChar w:fldCharType="begin"/>
            </w:r>
            <w:r>
              <w:rPr>
                <w:noProof/>
                <w:webHidden/>
              </w:rPr>
              <w:instrText xml:space="preserve"> PAGEREF _Toc209544924 \h </w:instrText>
            </w:r>
            <w:r>
              <w:rPr>
                <w:noProof/>
                <w:webHidden/>
              </w:rPr>
            </w:r>
            <w:r>
              <w:rPr>
                <w:noProof/>
                <w:webHidden/>
              </w:rPr>
              <w:fldChar w:fldCharType="separate"/>
            </w:r>
            <w:r>
              <w:rPr>
                <w:noProof/>
                <w:webHidden/>
              </w:rPr>
              <w:t>233</w:t>
            </w:r>
            <w:r>
              <w:rPr>
                <w:noProof/>
                <w:webHidden/>
              </w:rPr>
              <w:fldChar w:fldCharType="end"/>
            </w:r>
          </w:hyperlink>
        </w:p>
        <w:p w14:paraId="02E6F1D3" w14:textId="77777777" w:rsidR="00972C71" w:rsidRDefault="00972C71">
          <w:pPr>
            <w:pStyle w:val="TM3"/>
            <w:tabs>
              <w:tab w:val="right" w:leader="dot" w:pos="9396"/>
            </w:tabs>
            <w:rPr>
              <w:noProof/>
            </w:rPr>
          </w:pPr>
          <w:hyperlink w:anchor="_Toc209544925" w:history="1">
            <w:r w:rsidRPr="0033062F">
              <w:rPr>
                <w:rStyle w:val="Appelnotedebasdep"/>
                <w:noProof/>
              </w:rPr>
              <w:t>Visualisation des modalités ordonées</w:t>
            </w:r>
            <w:r>
              <w:rPr>
                <w:noProof/>
                <w:webHidden/>
              </w:rPr>
              <w:tab/>
            </w:r>
            <w:r>
              <w:rPr>
                <w:noProof/>
                <w:webHidden/>
              </w:rPr>
              <w:fldChar w:fldCharType="begin"/>
            </w:r>
            <w:r>
              <w:rPr>
                <w:noProof/>
                <w:webHidden/>
              </w:rPr>
              <w:instrText xml:space="preserve"> PAGEREF _Toc209544925 \h </w:instrText>
            </w:r>
            <w:r>
              <w:rPr>
                <w:noProof/>
                <w:webHidden/>
              </w:rPr>
            </w:r>
            <w:r>
              <w:rPr>
                <w:noProof/>
                <w:webHidden/>
              </w:rPr>
              <w:fldChar w:fldCharType="separate"/>
            </w:r>
            <w:r>
              <w:rPr>
                <w:noProof/>
                <w:webHidden/>
              </w:rPr>
              <w:t>235</w:t>
            </w:r>
            <w:r>
              <w:rPr>
                <w:noProof/>
                <w:webHidden/>
              </w:rPr>
              <w:fldChar w:fldCharType="end"/>
            </w:r>
          </w:hyperlink>
        </w:p>
        <w:p w14:paraId="70D7EB1D" w14:textId="77777777" w:rsidR="00972C71" w:rsidRDefault="00972C71">
          <w:pPr>
            <w:pStyle w:val="TM3"/>
            <w:tabs>
              <w:tab w:val="right" w:leader="dot" w:pos="9396"/>
            </w:tabs>
            <w:rPr>
              <w:noProof/>
            </w:rPr>
          </w:pPr>
          <w:hyperlink w:anchor="_Toc209544926" w:history="1">
            <w:r w:rsidRPr="0033062F">
              <w:rPr>
                <w:rStyle w:val="Appelnotedebasdep"/>
                <w:noProof/>
              </w:rPr>
              <w:t>Clustering hiérarchique et Sauts d’inertie de la classification des séquences</w:t>
            </w:r>
            <w:r>
              <w:rPr>
                <w:noProof/>
                <w:webHidden/>
              </w:rPr>
              <w:tab/>
            </w:r>
            <w:r>
              <w:rPr>
                <w:noProof/>
                <w:webHidden/>
              </w:rPr>
              <w:fldChar w:fldCharType="begin"/>
            </w:r>
            <w:r>
              <w:rPr>
                <w:noProof/>
                <w:webHidden/>
              </w:rPr>
              <w:instrText xml:space="preserve"> PAGEREF _Toc209544926 \h </w:instrText>
            </w:r>
            <w:r>
              <w:rPr>
                <w:noProof/>
                <w:webHidden/>
              </w:rPr>
            </w:r>
            <w:r>
              <w:rPr>
                <w:noProof/>
                <w:webHidden/>
              </w:rPr>
              <w:fldChar w:fldCharType="separate"/>
            </w:r>
            <w:r>
              <w:rPr>
                <w:noProof/>
                <w:webHidden/>
              </w:rPr>
              <w:t>237</w:t>
            </w:r>
            <w:r>
              <w:rPr>
                <w:noProof/>
                <w:webHidden/>
              </w:rPr>
              <w:fldChar w:fldCharType="end"/>
            </w:r>
          </w:hyperlink>
        </w:p>
        <w:p w14:paraId="2663B1F9" w14:textId="77777777" w:rsidR="00972C71" w:rsidRDefault="00972C71">
          <w:pPr>
            <w:pStyle w:val="TM3"/>
            <w:tabs>
              <w:tab w:val="right" w:leader="dot" w:pos="9396"/>
            </w:tabs>
            <w:rPr>
              <w:noProof/>
            </w:rPr>
          </w:pPr>
          <w:hyperlink w:anchor="_Toc209544927" w:history="1">
            <w:r w:rsidRPr="0033062F">
              <w:rPr>
                <w:rStyle w:val="Appelnotedebasdep"/>
                <w:noProof/>
              </w:rPr>
              <w:t>Affichage des sequences</w:t>
            </w:r>
            <w:r>
              <w:rPr>
                <w:noProof/>
                <w:webHidden/>
              </w:rPr>
              <w:tab/>
            </w:r>
            <w:r>
              <w:rPr>
                <w:noProof/>
                <w:webHidden/>
              </w:rPr>
              <w:fldChar w:fldCharType="begin"/>
            </w:r>
            <w:r>
              <w:rPr>
                <w:noProof/>
                <w:webHidden/>
              </w:rPr>
              <w:instrText xml:space="preserve"> PAGEREF _Toc209544927 \h </w:instrText>
            </w:r>
            <w:r>
              <w:rPr>
                <w:noProof/>
                <w:webHidden/>
              </w:rPr>
            </w:r>
            <w:r>
              <w:rPr>
                <w:noProof/>
                <w:webHidden/>
              </w:rPr>
              <w:fldChar w:fldCharType="separate"/>
            </w:r>
            <w:r>
              <w:rPr>
                <w:noProof/>
                <w:webHidden/>
              </w:rPr>
              <w:t>239</w:t>
            </w:r>
            <w:r>
              <w:rPr>
                <w:noProof/>
                <w:webHidden/>
              </w:rPr>
              <w:fldChar w:fldCharType="end"/>
            </w:r>
          </w:hyperlink>
        </w:p>
        <w:p w14:paraId="59AF605E" w14:textId="77777777" w:rsidR="00972C71" w:rsidRDefault="00972C71">
          <w:pPr>
            <w:pStyle w:val="TM2"/>
            <w:tabs>
              <w:tab w:val="right" w:leader="dot" w:pos="9396"/>
            </w:tabs>
            <w:rPr>
              <w:noProof/>
            </w:rPr>
          </w:pPr>
          <w:hyperlink w:anchor="_Toc209544928" w:history="1">
            <w:r w:rsidRPr="0033062F">
              <w:rPr>
                <w:rStyle w:val="Appelnotedebasdep"/>
                <w:noProof/>
              </w:rPr>
              <w:t>Analyse de séquences des variables objectifs</w:t>
            </w:r>
            <w:r>
              <w:rPr>
                <w:noProof/>
                <w:webHidden/>
              </w:rPr>
              <w:tab/>
            </w:r>
            <w:r>
              <w:rPr>
                <w:noProof/>
                <w:webHidden/>
              </w:rPr>
              <w:fldChar w:fldCharType="begin"/>
            </w:r>
            <w:r>
              <w:rPr>
                <w:noProof/>
                <w:webHidden/>
              </w:rPr>
              <w:instrText xml:space="preserve"> PAGEREF _Toc209544928 \h </w:instrText>
            </w:r>
            <w:r>
              <w:rPr>
                <w:noProof/>
                <w:webHidden/>
              </w:rPr>
            </w:r>
            <w:r>
              <w:rPr>
                <w:noProof/>
                <w:webHidden/>
              </w:rPr>
              <w:fldChar w:fldCharType="separate"/>
            </w:r>
            <w:r>
              <w:rPr>
                <w:noProof/>
                <w:webHidden/>
              </w:rPr>
              <w:t>241</w:t>
            </w:r>
            <w:r>
              <w:rPr>
                <w:noProof/>
                <w:webHidden/>
              </w:rPr>
              <w:fldChar w:fldCharType="end"/>
            </w:r>
          </w:hyperlink>
        </w:p>
        <w:p w14:paraId="3810D7DB" w14:textId="77777777" w:rsidR="00972C71" w:rsidRDefault="00972C71">
          <w:pPr>
            <w:pStyle w:val="TM3"/>
            <w:tabs>
              <w:tab w:val="right" w:leader="dot" w:pos="9396"/>
            </w:tabs>
            <w:rPr>
              <w:noProof/>
            </w:rPr>
          </w:pPr>
          <w:hyperlink w:anchor="_Toc209544929" w:history="1">
            <w:r w:rsidRPr="0033062F">
              <w:rPr>
                <w:rStyle w:val="Appelnotedebasdep"/>
                <w:noProof/>
              </w:rPr>
              <w:t>Calcul des distances &amp; clustering</w:t>
            </w:r>
            <w:r>
              <w:rPr>
                <w:noProof/>
                <w:webHidden/>
              </w:rPr>
              <w:tab/>
            </w:r>
            <w:r>
              <w:rPr>
                <w:noProof/>
                <w:webHidden/>
              </w:rPr>
              <w:fldChar w:fldCharType="begin"/>
            </w:r>
            <w:r>
              <w:rPr>
                <w:noProof/>
                <w:webHidden/>
              </w:rPr>
              <w:instrText xml:space="preserve"> PAGEREF _Toc209544929 \h </w:instrText>
            </w:r>
            <w:r>
              <w:rPr>
                <w:noProof/>
                <w:webHidden/>
              </w:rPr>
            </w:r>
            <w:r>
              <w:rPr>
                <w:noProof/>
                <w:webHidden/>
              </w:rPr>
              <w:fldChar w:fldCharType="separate"/>
            </w:r>
            <w:r>
              <w:rPr>
                <w:noProof/>
                <w:webHidden/>
              </w:rPr>
              <w:t>244</w:t>
            </w:r>
            <w:r>
              <w:rPr>
                <w:noProof/>
                <w:webHidden/>
              </w:rPr>
              <w:fldChar w:fldCharType="end"/>
            </w:r>
          </w:hyperlink>
        </w:p>
        <w:p w14:paraId="7935C100" w14:textId="77777777" w:rsidR="00972C71" w:rsidRDefault="00972C71">
          <w:pPr>
            <w:pStyle w:val="TM3"/>
            <w:tabs>
              <w:tab w:val="right" w:leader="dot" w:pos="9396"/>
            </w:tabs>
            <w:rPr>
              <w:noProof/>
            </w:rPr>
          </w:pPr>
          <w:hyperlink w:anchor="_Toc209544930" w:history="1">
            <w:r w:rsidRPr="0033062F">
              <w:rPr>
                <w:rStyle w:val="Appelnotedebasdep"/>
                <w:noProof/>
              </w:rPr>
              <w:t>Sequences</w:t>
            </w:r>
            <w:r>
              <w:rPr>
                <w:noProof/>
                <w:webHidden/>
              </w:rPr>
              <w:tab/>
            </w:r>
            <w:r>
              <w:rPr>
                <w:noProof/>
                <w:webHidden/>
              </w:rPr>
              <w:fldChar w:fldCharType="begin"/>
            </w:r>
            <w:r>
              <w:rPr>
                <w:noProof/>
                <w:webHidden/>
              </w:rPr>
              <w:instrText xml:space="preserve"> PAGEREF _Toc209544930 \h </w:instrText>
            </w:r>
            <w:r>
              <w:rPr>
                <w:noProof/>
                <w:webHidden/>
              </w:rPr>
            </w:r>
            <w:r>
              <w:rPr>
                <w:noProof/>
                <w:webHidden/>
              </w:rPr>
              <w:fldChar w:fldCharType="separate"/>
            </w:r>
            <w:r>
              <w:rPr>
                <w:noProof/>
                <w:webHidden/>
              </w:rPr>
              <w:t>246</w:t>
            </w:r>
            <w:r>
              <w:rPr>
                <w:noProof/>
                <w:webHidden/>
              </w:rPr>
              <w:fldChar w:fldCharType="end"/>
            </w:r>
          </w:hyperlink>
        </w:p>
        <w:p w14:paraId="1E3A120A" w14:textId="77777777" w:rsidR="00022B71" w:rsidRDefault="005B112A">
          <w:r>
            <w:fldChar w:fldCharType="end"/>
          </w:r>
        </w:p>
      </w:sdtContent>
    </w:sdt>
    <w:p w14:paraId="34D2D8FC" w14:textId="77777777" w:rsidR="00022B71" w:rsidRDefault="005B112A">
      <w:pPr>
        <w:pStyle w:val="En-ttedetabledesmatires"/>
      </w:pPr>
      <w:r>
        <w:rPr>
          <w:rStyle w:val="CommentTok"/>
        </w:rPr>
        <w:t># Liste des variables initiales</w:t>
      </w:r>
      <w:r>
        <w:br/>
      </w:r>
      <w:r>
        <w:rPr>
          <w:rStyle w:val="NormalTok"/>
        </w:rPr>
        <w:t xml:space="preserve">variables </w:t>
      </w:r>
      <w:r>
        <w:rPr>
          <w:rStyle w:val="OtherTok"/>
        </w:rPr>
        <w:t>&lt;-</w:t>
      </w:r>
      <w:r>
        <w:rPr>
          <w:rStyle w:val="NormalTok"/>
        </w:rPr>
        <w:t xml:space="preserve"> </w:t>
      </w:r>
      <w:r>
        <w:rPr>
          <w:rStyle w:val="FunctionTok"/>
        </w:rPr>
        <w:t>c</w:t>
      </w:r>
      <w:r>
        <w:rPr>
          <w:rStyle w:val="NormalTok"/>
        </w:rPr>
        <w:t>(</w:t>
      </w:r>
      <w:r>
        <w:rPr>
          <w:rStyle w:val="StringTok"/>
        </w:rPr>
        <w:t>"Votre_mere"</w:t>
      </w:r>
      <w:r>
        <w:rPr>
          <w:rStyle w:val="NormalTok"/>
        </w:rPr>
        <w:t xml:space="preserve">, </w:t>
      </w:r>
      <w:r>
        <w:rPr>
          <w:rStyle w:val="StringTok"/>
        </w:rPr>
        <w:t>"Votre_pere"</w:t>
      </w:r>
      <w:r>
        <w:rPr>
          <w:rStyle w:val="NormalTok"/>
        </w:rPr>
        <w:t xml:space="preserve">, </w:t>
      </w:r>
      <w:r>
        <w:rPr>
          <w:rStyle w:val="StringTok"/>
        </w:rPr>
        <w:t>"Votre_soeur"</w:t>
      </w:r>
      <w:r>
        <w:rPr>
          <w:rStyle w:val="NormalTok"/>
        </w:rPr>
        <w:t xml:space="preserve">, </w:t>
      </w:r>
      <w:r>
        <w:rPr>
          <w:rStyle w:val="StringTok"/>
        </w:rPr>
        <w:t>"Votre_frere"</w:t>
      </w:r>
      <w:r>
        <w:rPr>
          <w:rStyle w:val="NormalTok"/>
        </w:rPr>
        <w:t xml:space="preserve">, </w:t>
      </w:r>
      <w:r>
        <w:br/>
      </w:r>
      <w:r>
        <w:rPr>
          <w:rStyle w:val="NormalTok"/>
        </w:rPr>
        <w:t xml:space="preserve">               </w:t>
      </w:r>
      <w:r>
        <w:rPr>
          <w:rStyle w:val="StringTok"/>
        </w:rPr>
        <w:t>"Vos_amis"</w:t>
      </w:r>
      <w:r>
        <w:rPr>
          <w:rStyle w:val="NormalTok"/>
        </w:rPr>
        <w:t xml:space="preserve">, </w:t>
      </w:r>
      <w:r>
        <w:rPr>
          <w:rStyle w:val="StringTok"/>
        </w:rPr>
        <w:t>"A_l_ecole"</w:t>
      </w:r>
      <w:r>
        <w:rPr>
          <w:rStyle w:val="NormalTok"/>
        </w:rPr>
        <w:t xml:space="preserve">, </w:t>
      </w:r>
      <w:r>
        <w:rPr>
          <w:rStyle w:val="StringTok"/>
        </w:rPr>
        <w:t>"Vos_colleges_de_travail"</w:t>
      </w:r>
      <w:r>
        <w:rPr>
          <w:rStyle w:val="NormalTok"/>
        </w:rPr>
        <w:t xml:space="preserve">, </w:t>
      </w:r>
      <w:r>
        <w:br/>
      </w:r>
      <w:r>
        <w:rPr>
          <w:rStyle w:val="NormalTok"/>
        </w:rPr>
        <w:t xml:space="preserve">               </w:t>
      </w:r>
      <w:r>
        <w:rPr>
          <w:rStyle w:val="StringTok"/>
        </w:rPr>
        <w:t>"Les_medias_traditionnels"</w:t>
      </w:r>
      <w:r>
        <w:rPr>
          <w:rStyle w:val="NormalTok"/>
        </w:rPr>
        <w:t xml:space="preserve">, </w:t>
      </w:r>
      <w:r>
        <w:rPr>
          <w:rStyle w:val="StringTok"/>
        </w:rPr>
        <w:t>"Les_medias_numeriques_Q1"</w:t>
      </w:r>
      <w:r>
        <w:rPr>
          <w:rStyle w:val="NormalTok"/>
        </w:rPr>
        <w:t>,</w:t>
      </w:r>
      <w:r>
        <w:br/>
      </w:r>
      <w:r>
        <w:rPr>
          <w:rStyle w:val="NormalTok"/>
        </w:rPr>
        <w:t xml:space="preserve">               </w:t>
      </w:r>
      <w:r>
        <w:rPr>
          <w:rStyle w:val="StringTok"/>
        </w:rPr>
        <w:t>"Quiter_nid"</w:t>
      </w:r>
      <w:r>
        <w:rPr>
          <w:rStyle w:val="NormalTok"/>
        </w:rPr>
        <w:t xml:space="preserve">, </w:t>
      </w:r>
      <w:r>
        <w:rPr>
          <w:rStyle w:val="StringTok"/>
        </w:rPr>
        <w:t>"Emploi_TPL"</w:t>
      </w:r>
      <w:r>
        <w:rPr>
          <w:rStyle w:val="NormalTok"/>
        </w:rPr>
        <w:t xml:space="preserve">, </w:t>
      </w:r>
      <w:r>
        <w:rPr>
          <w:rStyle w:val="StringTok"/>
        </w:rPr>
        <w:t>"Vivre_en_couple"</w:t>
      </w:r>
      <w:r>
        <w:rPr>
          <w:rStyle w:val="NormalTok"/>
        </w:rPr>
        <w:t xml:space="preserve">, </w:t>
      </w:r>
      <w:r>
        <w:rPr>
          <w:rStyle w:val="StringTok"/>
        </w:rPr>
        <w:t>"Marier_1er_fois"</w:t>
      </w:r>
      <w:r>
        <w:rPr>
          <w:rStyle w:val="NormalTok"/>
        </w:rPr>
        <w:t xml:space="preserve">, </w:t>
      </w:r>
      <w:r>
        <w:br/>
      </w:r>
      <w:r>
        <w:rPr>
          <w:rStyle w:val="NormalTok"/>
        </w:rPr>
        <w:t xml:space="preserve">    </w:t>
      </w:r>
      <w:r>
        <w:rPr>
          <w:rStyle w:val="NormalTok"/>
        </w:rPr>
        <w:t xml:space="preserve">           </w:t>
      </w:r>
      <w:r>
        <w:rPr>
          <w:rStyle w:val="StringTok"/>
        </w:rPr>
        <w:t>"Parent_1er_fois"</w:t>
      </w:r>
      <w:r>
        <w:rPr>
          <w:rStyle w:val="NormalTok"/>
        </w:rPr>
        <w:t xml:space="preserve">, </w:t>
      </w:r>
      <w:r>
        <w:rPr>
          <w:rStyle w:val="StringTok"/>
        </w:rPr>
        <w:t>"Propres_responsabilites"</w:t>
      </w:r>
      <w:r>
        <w:rPr>
          <w:rStyle w:val="NormalTok"/>
        </w:rPr>
        <w:t xml:space="preserve">, </w:t>
      </w:r>
      <w:r>
        <w:rPr>
          <w:rStyle w:val="StringTok"/>
        </w:rPr>
        <w:t>"Propres_decisions"</w:t>
      </w:r>
      <w:r>
        <w:rPr>
          <w:rStyle w:val="NormalTok"/>
        </w:rPr>
        <w:t xml:space="preserve">, </w:t>
      </w:r>
      <w:r>
        <w:br/>
      </w:r>
      <w:r>
        <w:rPr>
          <w:rStyle w:val="NormalTok"/>
        </w:rPr>
        <w:t xml:space="preserve">               </w:t>
      </w:r>
      <w:r>
        <w:rPr>
          <w:rStyle w:val="StringTok"/>
        </w:rPr>
        <w:t>"Independance_finance"</w:t>
      </w:r>
      <w:r>
        <w:rPr>
          <w:rStyle w:val="NormalTok"/>
        </w:rPr>
        <w:t>)</w:t>
      </w:r>
      <w:r>
        <w:br/>
      </w:r>
      <w:r>
        <w:br/>
      </w:r>
      <w:r>
        <w:rPr>
          <w:rStyle w:val="CommentTok"/>
        </w:rPr>
        <w:t># Définir l'ordre des niveaux d'importance</w:t>
      </w:r>
      <w:r>
        <w:br/>
      </w:r>
      <w:r>
        <w:rPr>
          <w:rStyle w:val="NormalTok"/>
        </w:rPr>
        <w:t xml:space="preserve">importance_levels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br/>
      </w:r>
      <w:r>
        <w:rPr>
          <w:rStyle w:val="NormalTok"/>
        </w:rPr>
        <w:t xml:space="preserve">                       </w:t>
      </w:r>
      <w:r>
        <w:rPr>
          <w:rStyle w:val="StringTok"/>
        </w:rPr>
        <w:t>"Plus</w:t>
      </w:r>
      <w:r>
        <w:rPr>
          <w:rStyle w:val="StringTok"/>
        </w:rPr>
        <w:t xml:space="preserve">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br/>
      </w:r>
      <w:r>
        <w:rPr>
          <w:rStyle w:val="CommentTok"/>
        </w:rPr>
        <w:t># Appliquer le facteur avec l'ordre défini</w:t>
      </w:r>
      <w:r>
        <w:br/>
      </w:r>
      <w:r>
        <w:rPr>
          <w:rStyle w:val="NormalTok"/>
        </w:rPr>
        <w:t xml:space="preserve">data_P3_[variables] </w:t>
      </w:r>
      <w:r>
        <w:rPr>
          <w:rStyle w:val="OtherTok"/>
        </w:rPr>
        <w:t>&lt;-</w:t>
      </w:r>
      <w:r>
        <w:rPr>
          <w:rStyle w:val="NormalTok"/>
        </w:rPr>
        <w:t xml:space="preserve"> </w:t>
      </w:r>
      <w:r>
        <w:rPr>
          <w:rStyle w:val="FunctionTok"/>
        </w:rPr>
        <w:t>lapply</w:t>
      </w:r>
      <w:r>
        <w:rPr>
          <w:rStyle w:val="NormalTok"/>
        </w:rPr>
        <w:t xml:space="preserve">(data_P3_[variables], </w:t>
      </w:r>
      <w:r>
        <w:rPr>
          <w:rStyle w:val="ControlFlowTok"/>
        </w:rPr>
        <w:t>function</w:t>
      </w:r>
      <w:r>
        <w:rPr>
          <w:rStyle w:val="NormalTok"/>
        </w:rPr>
        <w:t>(x) {</w:t>
      </w:r>
      <w:r>
        <w:br/>
      </w:r>
      <w:r>
        <w:rPr>
          <w:rStyle w:val="NormalTok"/>
        </w:rPr>
        <w:t xml:space="preserve">  </w:t>
      </w:r>
      <w:r>
        <w:rPr>
          <w:rStyle w:val="FunctionTok"/>
        </w:rPr>
        <w:t>factor</w:t>
      </w:r>
      <w:r>
        <w:rPr>
          <w:rStyle w:val="NormalTok"/>
        </w:rPr>
        <w:t xml:space="preserve">(x, </w:t>
      </w:r>
      <w:r>
        <w:rPr>
          <w:rStyle w:val="AttributeTok"/>
        </w:rPr>
        <w:t>levels =</w:t>
      </w:r>
      <w:r>
        <w:rPr>
          <w:rStyle w:val="NormalTok"/>
        </w:rPr>
        <w:t xml:space="preserve"> importance_levels, </w:t>
      </w:r>
      <w:r>
        <w:rPr>
          <w:rStyle w:val="AttributeTok"/>
        </w:rPr>
        <w:t>ordered =</w:t>
      </w:r>
      <w:r>
        <w:rPr>
          <w:rStyle w:val="NormalTok"/>
        </w:rPr>
        <w:t xml:space="preserve"> </w:t>
      </w:r>
      <w:r>
        <w:rPr>
          <w:rStyle w:val="ConstantTok"/>
        </w:rPr>
        <w:t>TRUE</w:t>
      </w:r>
      <w:r>
        <w:rPr>
          <w:rStyle w:val="NormalTok"/>
        </w:rPr>
        <w:t>)</w:t>
      </w:r>
      <w:r>
        <w:br/>
      </w:r>
      <w:r>
        <w:rPr>
          <w:rStyle w:val="NormalTok"/>
        </w:rPr>
        <w:t>})</w:t>
      </w:r>
    </w:p>
    <w:p w14:paraId="17DAFCBD" w14:textId="77777777" w:rsidR="00022B71" w:rsidRDefault="005B112A">
      <w:pPr>
        <w:pStyle w:val="En-ttedetabledesmatires"/>
      </w:pPr>
      <w:r>
        <w:rPr>
          <w:rStyle w:val="NormalTok"/>
        </w:rPr>
        <w:t>data_P3_</w:t>
      </w:r>
      <w:r>
        <w:rPr>
          <w:rStyle w:val="SpecialCharTok"/>
        </w:rPr>
        <w:t>$</w:t>
      </w:r>
      <w:r>
        <w:rPr>
          <w:rStyle w:val="NormalTok"/>
        </w:rPr>
        <w:t xml:space="preserve">Nbr_compte_MS_regulier </w:t>
      </w:r>
      <w:r>
        <w:rPr>
          <w:rStyle w:val="OtherTok"/>
        </w:rPr>
        <w:t>&lt;-</w:t>
      </w:r>
      <w:r>
        <w:rPr>
          <w:rStyle w:val="NormalTok"/>
        </w:rPr>
        <w:t xml:space="preserve"> </w:t>
      </w:r>
      <w:r>
        <w:rPr>
          <w:rStyle w:val="FunctionTok"/>
        </w:rPr>
        <w:t>factor</w:t>
      </w:r>
      <w:r>
        <w:rPr>
          <w:rStyle w:val="NormalTok"/>
        </w:rPr>
        <w:t>(data_P3_</w:t>
      </w:r>
      <w:r>
        <w:rPr>
          <w:rStyle w:val="SpecialCharTok"/>
        </w:rPr>
        <w:t>$</w:t>
      </w:r>
      <w:r>
        <w:rPr>
          <w:rStyle w:val="NormalTok"/>
        </w:rPr>
        <w:t>Nbr_compte_MS_regulier,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"Aucun"</w:t>
      </w:r>
      <w:r>
        <w:rPr>
          <w:rStyle w:val="NormalTok"/>
        </w:rPr>
        <w:t xml:space="preserve">, </w:t>
      </w:r>
      <w:r>
        <w:rPr>
          <w:rStyle w:val="StringTok"/>
        </w:rPr>
        <w:t>"Un"</w:t>
      </w:r>
      <w:r>
        <w:rPr>
          <w:rStyle w:val="NormalTok"/>
        </w:rPr>
        <w:t xml:space="preserve">, </w:t>
      </w:r>
      <w:r>
        <w:rPr>
          <w:rStyle w:val="StringTok"/>
        </w:rPr>
        <w:t>"Deux"</w:t>
      </w:r>
      <w:r>
        <w:rPr>
          <w:rStyle w:val="NormalTok"/>
        </w:rPr>
        <w:t xml:space="preserve">, </w:t>
      </w:r>
      <w:r>
        <w:rPr>
          <w:rStyle w:val="StringTok"/>
        </w:rPr>
        <w:t>"Trois"</w:t>
      </w:r>
      <w:r>
        <w:rPr>
          <w:rStyle w:val="NormalTok"/>
        </w:rPr>
        <w:t xml:space="preserve">, </w:t>
      </w:r>
      <w:r>
        <w:rPr>
          <w:rStyle w:val="StringTok"/>
        </w:rPr>
        <w:t>"Quatre"</w:t>
      </w:r>
      <w:r>
        <w:rPr>
          <w:rStyle w:val="NormalTok"/>
        </w:rPr>
        <w:t xml:space="preserve">, </w:t>
      </w:r>
      <w:r>
        <w:rPr>
          <w:rStyle w:val="StringTok"/>
        </w:rPr>
        <w:t>"Plus de quatre"</w:t>
      </w:r>
      <w:r>
        <w:rPr>
          <w:rStyle w:val="NormalTok"/>
        </w:rPr>
        <w:t>))</w:t>
      </w:r>
      <w:r>
        <w:br/>
      </w:r>
      <w:r>
        <w:br/>
      </w:r>
      <w:r>
        <w:rPr>
          <w:rStyle w:val="NormalTok"/>
        </w:rPr>
        <w:t>data_P3_</w:t>
      </w:r>
      <w:r>
        <w:rPr>
          <w:rStyle w:val="SpecialCharTok"/>
        </w:rPr>
        <w:t>$</w:t>
      </w:r>
      <w:r>
        <w:rPr>
          <w:rStyle w:val="NormalTok"/>
        </w:rPr>
        <w:t xml:space="preserve">Nbr_compte_MS </w:t>
      </w:r>
      <w:r>
        <w:rPr>
          <w:rStyle w:val="OtherTok"/>
        </w:rPr>
        <w:t>&lt;-</w:t>
      </w:r>
      <w:r>
        <w:rPr>
          <w:rStyle w:val="NormalTok"/>
        </w:rPr>
        <w:t xml:space="preserve"> </w:t>
      </w:r>
      <w:r>
        <w:rPr>
          <w:rStyle w:val="FunctionTok"/>
        </w:rPr>
        <w:t>factor</w:t>
      </w:r>
      <w:r>
        <w:rPr>
          <w:rStyle w:val="NormalTok"/>
        </w:rPr>
        <w:t>(data_P3_</w:t>
      </w:r>
      <w:r>
        <w:rPr>
          <w:rStyle w:val="SpecialCharTok"/>
        </w:rPr>
        <w:t>$</w:t>
      </w:r>
      <w:r>
        <w:rPr>
          <w:rStyle w:val="NormalTok"/>
        </w:rPr>
        <w:t xml:space="preserve">Nbr_compte_MS, </w:t>
      </w:r>
      <w:r>
        <w:rPr>
          <w:rStyle w:val="AttributeTok"/>
        </w:rPr>
        <w:t>levels =</w:t>
      </w:r>
      <w:r>
        <w:rPr>
          <w:rStyle w:val="NormalTok"/>
        </w:rPr>
        <w:t xml:space="preserve"> </w:t>
      </w:r>
      <w:r>
        <w:rPr>
          <w:rStyle w:val="FunctionTok"/>
        </w:rPr>
        <w:t>c</w:t>
      </w:r>
      <w:r>
        <w:rPr>
          <w:rStyle w:val="NormalTok"/>
        </w:rPr>
        <w:t>(</w:t>
      </w:r>
      <w:r>
        <w:rPr>
          <w:rStyle w:val="StringTok"/>
        </w:rPr>
        <w:t>"Aucun"</w:t>
      </w:r>
      <w:r>
        <w:rPr>
          <w:rStyle w:val="NormalTok"/>
        </w:rPr>
        <w:t xml:space="preserve">, </w:t>
      </w:r>
      <w:r>
        <w:rPr>
          <w:rStyle w:val="StringTok"/>
        </w:rPr>
        <w:t>"1 ou 2 comptes"</w:t>
      </w:r>
      <w:r>
        <w:rPr>
          <w:rStyle w:val="NormalTok"/>
        </w:rPr>
        <w:t>,</w:t>
      </w:r>
      <w:r>
        <w:rPr>
          <w:rStyle w:val="StringTok"/>
        </w:rPr>
        <w:t>"3 à 5 comptes"</w:t>
      </w:r>
      <w:r>
        <w:rPr>
          <w:rStyle w:val="NormalTok"/>
        </w:rPr>
        <w:t>,</w:t>
      </w:r>
      <w:r>
        <w:rPr>
          <w:rStyle w:val="StringTok"/>
        </w:rPr>
        <w:t>"6 comptes et plus"</w:t>
      </w:r>
      <w:r>
        <w:rPr>
          <w:rStyle w:val="NormalTok"/>
        </w:rPr>
        <w:t>))</w:t>
      </w:r>
      <w:r>
        <w:br/>
      </w:r>
      <w:r>
        <w:br/>
      </w:r>
      <w:r>
        <w:rPr>
          <w:rStyle w:val="NormalTok"/>
        </w:rPr>
        <w:t>data_P3_</w:t>
      </w:r>
      <w:r>
        <w:rPr>
          <w:rStyle w:val="SpecialCharTok"/>
        </w:rPr>
        <w:t>$</w:t>
      </w:r>
      <w:r>
        <w:rPr>
          <w:rStyle w:val="NormalTok"/>
        </w:rPr>
        <w:t xml:space="preserve">Diplome_mere </w:t>
      </w:r>
      <w:r>
        <w:rPr>
          <w:rStyle w:val="OtherTok"/>
        </w:rPr>
        <w:t>&lt;-</w:t>
      </w:r>
      <w:r>
        <w:rPr>
          <w:rStyle w:val="NormalTok"/>
        </w:rPr>
        <w:t xml:space="preserve"> </w:t>
      </w:r>
      <w:r>
        <w:rPr>
          <w:rStyle w:val="FunctionTok"/>
        </w:rPr>
        <w:t>factor</w:t>
      </w:r>
      <w:r>
        <w:rPr>
          <w:rStyle w:val="NormalTok"/>
        </w:rPr>
        <w:t>(data_P3_</w:t>
      </w:r>
      <w:r>
        <w:rPr>
          <w:rStyle w:val="SpecialCharTok"/>
        </w:rPr>
        <w:t>$</w:t>
      </w:r>
      <w:r>
        <w:rPr>
          <w:rStyle w:val="NormalTok"/>
        </w:rPr>
        <w:t xml:space="preserve">Diplome_mere, </w:t>
      </w:r>
      <w:r>
        <w:rPr>
          <w:rStyle w:val="AttributeTok"/>
        </w:rPr>
        <w:t>levels =</w:t>
      </w:r>
      <w:r>
        <w:rPr>
          <w:rStyle w:val="NormalTok"/>
        </w:rPr>
        <w:t xml:space="preserve"> </w:t>
      </w:r>
      <w:r>
        <w:rPr>
          <w:rStyle w:val="FunctionTok"/>
        </w:rPr>
        <w:t>c</w:t>
      </w:r>
      <w:r>
        <w:rPr>
          <w:rStyle w:val="NormalTok"/>
        </w:rPr>
        <w:t>(</w:t>
      </w:r>
      <w:r>
        <w:rPr>
          <w:rStyle w:val="StringTok"/>
        </w:rPr>
        <w:t>"Primaire/Secondaire"</w:t>
      </w:r>
      <w:r>
        <w:rPr>
          <w:rStyle w:val="NormalTok"/>
        </w:rPr>
        <w:t xml:space="preserve">, </w:t>
      </w:r>
      <w:r>
        <w:rPr>
          <w:rStyle w:val="StringTok"/>
        </w:rPr>
        <w:t>"CEGEP / DEP"</w:t>
      </w:r>
      <w:r>
        <w:rPr>
          <w:rStyle w:val="NormalTok"/>
        </w:rPr>
        <w:t>,</w:t>
      </w:r>
      <w:r>
        <w:rPr>
          <w:rStyle w:val="StringTok"/>
        </w:rPr>
        <w:t>"Universitaire"</w:t>
      </w:r>
      <w:r>
        <w:rPr>
          <w:rStyle w:val="NormalTok"/>
        </w:rPr>
        <w:t>))</w:t>
      </w:r>
      <w:r>
        <w:br/>
      </w:r>
      <w:r>
        <w:br/>
      </w:r>
      <w:r>
        <w:rPr>
          <w:rStyle w:val="NormalTok"/>
        </w:rPr>
        <w:t>data_P3_</w:t>
      </w:r>
      <w:r>
        <w:rPr>
          <w:rStyle w:val="SpecialCharTok"/>
        </w:rPr>
        <w:t>$</w:t>
      </w:r>
      <w:r>
        <w:rPr>
          <w:rStyle w:val="NormalTok"/>
        </w:rPr>
        <w:t xml:space="preserve">Diplome_pere </w:t>
      </w:r>
      <w:r>
        <w:rPr>
          <w:rStyle w:val="OtherTok"/>
        </w:rPr>
        <w:t>&lt;-</w:t>
      </w:r>
      <w:r>
        <w:rPr>
          <w:rStyle w:val="NormalTok"/>
        </w:rPr>
        <w:t xml:space="preserve"> </w:t>
      </w:r>
      <w:r>
        <w:rPr>
          <w:rStyle w:val="FunctionTok"/>
        </w:rPr>
        <w:t>factor</w:t>
      </w:r>
      <w:r>
        <w:rPr>
          <w:rStyle w:val="NormalTok"/>
        </w:rPr>
        <w:t>(data_P3_</w:t>
      </w:r>
      <w:r>
        <w:rPr>
          <w:rStyle w:val="SpecialCharTok"/>
        </w:rPr>
        <w:t>$</w:t>
      </w:r>
      <w:r>
        <w:rPr>
          <w:rStyle w:val="NormalTok"/>
        </w:rPr>
        <w:t xml:space="preserve">Diplome_pere, </w:t>
      </w:r>
      <w:r>
        <w:rPr>
          <w:rStyle w:val="AttributeTok"/>
        </w:rPr>
        <w:t>levels =</w:t>
      </w:r>
      <w:r>
        <w:rPr>
          <w:rStyle w:val="NormalTok"/>
        </w:rPr>
        <w:t xml:space="preserve"> </w:t>
      </w:r>
      <w:r>
        <w:rPr>
          <w:rStyle w:val="FunctionTok"/>
        </w:rPr>
        <w:t>c</w:t>
      </w:r>
      <w:r>
        <w:rPr>
          <w:rStyle w:val="NormalTok"/>
        </w:rPr>
        <w:t>(</w:t>
      </w:r>
      <w:r>
        <w:rPr>
          <w:rStyle w:val="StringTok"/>
        </w:rPr>
        <w:t>"Primaire/Secondaire"</w:t>
      </w:r>
      <w:r>
        <w:rPr>
          <w:rStyle w:val="NormalTok"/>
        </w:rPr>
        <w:t xml:space="preserve">, </w:t>
      </w:r>
      <w:r>
        <w:rPr>
          <w:rStyle w:val="StringTok"/>
        </w:rPr>
        <w:t>"CEGEP / DEP"</w:t>
      </w:r>
      <w:r>
        <w:rPr>
          <w:rStyle w:val="NormalTok"/>
        </w:rPr>
        <w:t>,</w:t>
      </w:r>
      <w:r>
        <w:rPr>
          <w:rStyle w:val="StringTok"/>
        </w:rPr>
        <w:t>"Universitaire"</w:t>
      </w:r>
      <w:r>
        <w:rPr>
          <w:rStyle w:val="NormalTok"/>
        </w:rPr>
        <w:t>))</w:t>
      </w:r>
      <w:r>
        <w:br/>
      </w:r>
      <w:r>
        <w:br/>
      </w:r>
      <w:r>
        <w:rPr>
          <w:rStyle w:val="NormalTok"/>
        </w:rPr>
        <w:t>data_P3_</w:t>
      </w:r>
      <w:r>
        <w:rPr>
          <w:rStyle w:val="SpecialCharTok"/>
        </w:rPr>
        <w:t>$</w:t>
      </w:r>
      <w:r>
        <w:rPr>
          <w:rStyle w:val="NormalTok"/>
        </w:rPr>
        <w:t xml:space="preserve">Diplome_du_repondant </w:t>
      </w:r>
      <w:r>
        <w:rPr>
          <w:rStyle w:val="OtherTok"/>
        </w:rPr>
        <w:t>&lt;-</w:t>
      </w:r>
      <w:r>
        <w:rPr>
          <w:rStyle w:val="NormalTok"/>
        </w:rPr>
        <w:t xml:space="preserve"> </w:t>
      </w:r>
      <w:r>
        <w:rPr>
          <w:rStyle w:val="FunctionTok"/>
        </w:rPr>
        <w:t>factor</w:t>
      </w:r>
      <w:r>
        <w:rPr>
          <w:rStyle w:val="NormalTok"/>
        </w:rPr>
        <w:t>(data_P3_</w:t>
      </w:r>
      <w:r>
        <w:rPr>
          <w:rStyle w:val="SpecialCharTok"/>
        </w:rPr>
        <w:t>$</w:t>
      </w:r>
      <w:r>
        <w:rPr>
          <w:rStyle w:val="NormalTok"/>
        </w:rPr>
        <w:t xml:space="preserve">Diplome_du_repondant, </w:t>
      </w:r>
      <w:r>
        <w:rPr>
          <w:rStyle w:val="AttributeTok"/>
        </w:rPr>
        <w:t>levels =</w:t>
      </w:r>
      <w:r>
        <w:rPr>
          <w:rStyle w:val="NormalTok"/>
        </w:rPr>
        <w:t xml:space="preserve"> </w:t>
      </w:r>
      <w:r>
        <w:rPr>
          <w:rStyle w:val="FunctionTok"/>
        </w:rPr>
        <w:t>c</w:t>
      </w:r>
      <w:r>
        <w:rPr>
          <w:rStyle w:val="NormalTok"/>
        </w:rPr>
        <w:t>(</w:t>
      </w:r>
      <w:r>
        <w:rPr>
          <w:rStyle w:val="StringTok"/>
        </w:rPr>
        <w:t>"Primaire/Secondaire"</w:t>
      </w:r>
      <w:r>
        <w:rPr>
          <w:rStyle w:val="NormalTok"/>
        </w:rPr>
        <w:t xml:space="preserve">, </w:t>
      </w:r>
      <w:r>
        <w:rPr>
          <w:rStyle w:val="StringTok"/>
        </w:rPr>
        <w:t>"CEGEP / DEP"</w:t>
      </w:r>
      <w:r>
        <w:rPr>
          <w:rStyle w:val="NormalTok"/>
        </w:rPr>
        <w:t>,</w:t>
      </w:r>
      <w:r>
        <w:rPr>
          <w:rStyle w:val="StringTok"/>
        </w:rPr>
        <w:t>"Universitaire"</w:t>
      </w:r>
      <w:r>
        <w:rPr>
          <w:rStyle w:val="NormalTok"/>
        </w:rPr>
        <w:t>))</w:t>
      </w:r>
      <w:r>
        <w:br/>
      </w:r>
      <w:r>
        <w:br/>
      </w:r>
      <w:r>
        <w:rPr>
          <w:rStyle w:val="NormalTok"/>
        </w:rPr>
        <w:t xml:space="preserve">data_P3_ </w:t>
      </w:r>
      <w:r>
        <w:rPr>
          <w:rStyle w:val="OtherTok"/>
        </w:rPr>
        <w:t>&lt;-</w:t>
      </w:r>
      <w:r>
        <w:rPr>
          <w:rStyle w:val="NormalTok"/>
        </w:rPr>
        <w:t xml:space="preserve"> data_P3_ </w:t>
      </w:r>
      <w:r>
        <w:rPr>
          <w:rStyle w:val="SpecialCharTok"/>
        </w:rPr>
        <w:t>%&gt;%</w:t>
      </w:r>
      <w:r>
        <w:br/>
      </w:r>
      <w:r>
        <w:rPr>
          <w:rStyle w:val="NormalTok"/>
        </w:rPr>
        <w:t xml:space="preserve">  </w:t>
      </w:r>
      <w:r>
        <w:rPr>
          <w:rStyle w:val="FunctionTok"/>
        </w:rPr>
        <w:t>rename</w:t>
      </w:r>
      <w:r>
        <w:rPr>
          <w:rStyle w:val="NormalTok"/>
        </w:rPr>
        <w:t>(</w:t>
      </w:r>
      <w:r>
        <w:rPr>
          <w:rStyle w:val="AttributeTok"/>
        </w:rPr>
        <w:t>Situation_civile_parents =</w:t>
      </w:r>
      <w:r>
        <w:rPr>
          <w:rStyle w:val="NormalTok"/>
        </w:rPr>
        <w:t xml:space="preserve"> S</w:t>
      </w:r>
      <w:r>
        <w:rPr>
          <w:rStyle w:val="NormalTok"/>
        </w:rPr>
        <w:t>iruation_civile_parents)</w:t>
      </w:r>
    </w:p>
    <w:p w14:paraId="471E932F" w14:textId="77777777" w:rsidR="00022B71" w:rsidRDefault="005B112A">
      <w:pPr>
        <w:pStyle w:val="En-ttedetabledesmatires"/>
      </w:pPr>
      <w:r>
        <w:rPr>
          <w:rStyle w:val="CommentTok"/>
        </w:rPr>
        <w:t># Créer l'objet de design en tenant compte des pondérations</w:t>
      </w:r>
      <w:r>
        <w:br/>
      </w:r>
      <w:r>
        <w:rPr>
          <w:rStyle w:val="NormalTok"/>
        </w:rPr>
        <w:t xml:space="preserve">data_design </w:t>
      </w:r>
      <w:r>
        <w:rPr>
          <w:rStyle w:val="OtherTok"/>
        </w:rPr>
        <w:t>&lt;-</w:t>
      </w:r>
      <w:r>
        <w:rPr>
          <w:rStyle w:val="NormalTok"/>
        </w:rPr>
        <w:t xml:space="preserve"> </w:t>
      </w:r>
      <w:r>
        <w:rPr>
          <w:rStyle w:val="FunctionTok"/>
        </w:rPr>
        <w:t>svydesign</w:t>
      </w:r>
      <w:r>
        <w:rPr>
          <w:rStyle w:val="NormalTok"/>
        </w:rPr>
        <w:t>(</w:t>
      </w:r>
      <w:r>
        <w:rPr>
          <w:rStyle w:val="AttributeTok"/>
        </w:rPr>
        <w:t>id =</w:t>
      </w:r>
      <w:r>
        <w:rPr>
          <w:rStyle w:val="NormalTok"/>
        </w:rPr>
        <w:t xml:space="preserve"> </w:t>
      </w:r>
      <w:r>
        <w:rPr>
          <w:rStyle w:val="SpecialCharTok"/>
        </w:rPr>
        <w:t>~</w:t>
      </w:r>
      <w:r>
        <w:rPr>
          <w:rStyle w:val="NormalTok"/>
        </w:rPr>
        <w:t xml:space="preserve">id, </w:t>
      </w:r>
      <w:r>
        <w:rPr>
          <w:rStyle w:val="AttributeTok"/>
        </w:rPr>
        <w:t>weights =</w:t>
      </w:r>
      <w:r>
        <w:rPr>
          <w:rStyle w:val="NormalTok"/>
        </w:rPr>
        <w:t xml:space="preserve"> </w:t>
      </w:r>
      <w:r>
        <w:rPr>
          <w:rStyle w:val="SpecialCharTok"/>
        </w:rPr>
        <w:t>~</w:t>
      </w:r>
      <w:r>
        <w:rPr>
          <w:rStyle w:val="NormalTok"/>
        </w:rPr>
        <w:t xml:space="preserve">PON, </w:t>
      </w:r>
      <w:r>
        <w:rPr>
          <w:rStyle w:val="AttributeTok"/>
        </w:rPr>
        <w:t>data =</w:t>
      </w:r>
      <w:r>
        <w:rPr>
          <w:rStyle w:val="NormalTok"/>
        </w:rPr>
        <w:t xml:space="preserve"> data_P3_)</w:t>
      </w:r>
    </w:p>
    <w:p w14:paraId="7B015893" w14:textId="77777777" w:rsidR="00022B71" w:rsidRDefault="005B112A">
      <w:pPr>
        <w:pStyle w:val="Titre1"/>
      </w:pPr>
      <w:bookmarkStart w:id="0" w:name="statistique-descriptives"/>
      <w:bookmarkStart w:id="1" w:name="_Toc209544815"/>
      <w:r>
        <w:t>Statistique descriptives</w:t>
      </w:r>
      <w:bookmarkEnd w:id="1"/>
    </w:p>
    <w:p w14:paraId="7DAFEBD2" w14:textId="77777777" w:rsidR="00022B71" w:rsidRDefault="005B112A">
      <w:pPr>
        <w:pStyle w:val="Titre2"/>
      </w:pPr>
      <w:bookmarkStart w:id="2" w:name="tableau-pour-les-répondants"/>
      <w:bookmarkStart w:id="3" w:name="_Toc209544816"/>
      <w:r>
        <w:t>Tableau pour les Répondants</w:t>
      </w:r>
      <w:bookmarkEnd w:id="3"/>
    </w:p>
    <w:p w14:paraId="60F6D132" w14:textId="77777777" w:rsidR="00022B71" w:rsidRDefault="005B112A">
      <w:pPr>
        <w:pStyle w:val="Titre3"/>
      </w:pPr>
      <w:bookmarkStart w:id="4" w:name="X995331900e180abc0f74083368de36bbd2c1f3d"/>
      <w:bookmarkStart w:id="5" w:name="_Toc209544817"/>
      <w:r>
        <w:t>Tableau pour les Répondants selon le groupe d’âge</w:t>
      </w:r>
      <w:bookmarkEnd w:id="5"/>
    </w:p>
    <w:p w14:paraId="77C45961" w14:textId="77777777" w:rsidR="00022B71" w:rsidRDefault="005B112A">
      <w:r>
        <w:br w:type="page"/>
      </w:r>
    </w:p>
    <w:p w14:paraId="42A5E5DC" w14:textId="77777777" w:rsidR="00022B71" w:rsidRDefault="005B112A">
      <w:pPr>
        <w:pStyle w:val="En-ttedetabledesmatires"/>
      </w:pPr>
      <w:r>
        <w:rPr>
          <w:rStyle w:val="NormalTok"/>
        </w:rPr>
        <w:t xml:space="preserve">table_repondants_gpe_age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gpe_age, </w:t>
      </w:r>
      <w:r>
        <w:br/>
      </w:r>
      <w:r>
        <w:rPr>
          <w:rStyle w:val="NormalTok"/>
        </w:rPr>
        <w:t xml:space="preserve">  </w:t>
      </w:r>
      <w:r>
        <w:rPr>
          <w:rStyle w:val="AttributeTok"/>
        </w:rPr>
        <w:t>include =</w:t>
      </w:r>
      <w:r>
        <w:rPr>
          <w:rStyle w:val="NormalTok"/>
        </w:rPr>
        <w:t xml:space="preserve"> </w:t>
      </w:r>
      <w:r>
        <w:rPr>
          <w:rStyle w:val="FunctionTok"/>
        </w:rPr>
        <w:t>c</w:t>
      </w:r>
      <w:r>
        <w:rPr>
          <w:rStyle w:val="NormalTok"/>
        </w:rPr>
        <w:t>(age,sexe,Lieu_de_residence,lieu_de_naissance,Diplome_du_repondant, Occupation_du_repondant,Revenu_annuel_du_repondant),</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rPr>
          <w:rStyle w:val="NormalTok"/>
        </w:rPr>
        <w:t xml:space="preserve"> </w:t>
      </w:r>
      <w:r>
        <w:rPr>
          <w:rStyle w:val="CommentTok"/>
        </w:rPr>
        <w:t># ne pas afficher les valeurs manquantes</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rPr>
          <w:rStyle w:val="CommentTok"/>
        </w:rPr>
        <w:t># ajouter la colonne « Ensemble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rPr>
          <w:rStyle w:val="CommentTok"/>
        </w:rPr>
        <w:t># ajouter les p-values pour tester la différence entre les groupes</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w:t>
      </w:r>
      <w:r>
        <w:rPr>
          <w:rStyle w:val="FunctionTok"/>
        </w:rPr>
        <w:t>tion</w:t>
      </w:r>
      <w:r>
        <w:rPr>
          <w:rStyle w:val="NormalTok"/>
        </w:rPr>
        <w:t>(</w:t>
      </w:r>
      <w:r>
        <w:rPr>
          <w:rStyle w:val="StringTok"/>
        </w:rPr>
        <w:t>"**Répondants selon le groupe d'âge**"</w:t>
      </w:r>
      <w:r>
        <w:rPr>
          <w:rStyle w:val="NormalTok"/>
        </w:rPr>
        <w:t>)</w:t>
      </w:r>
      <w:r>
        <w:br/>
      </w:r>
      <w:r>
        <w:br/>
      </w:r>
      <w:r>
        <w:rPr>
          <w:rStyle w:val="NormalTok"/>
        </w:rPr>
        <w:t>table_repondants_gpe_age</w:t>
      </w:r>
    </w:p>
    <w:tbl>
      <w:tblPr>
        <w:tblStyle w:val="Table"/>
        <w:tblW w:w="0" w:type="auto"/>
        <w:jc w:val="center"/>
        <w:tblCellMar>
          <w:left w:w="60" w:type="dxa"/>
          <w:right w:w="60" w:type="dxa"/>
        </w:tblCellMar>
        <w:tblLook w:val="0000" w:firstRow="0" w:lastRow="0" w:firstColumn="0" w:lastColumn="0" w:noHBand="0" w:noVBand="0"/>
      </w:tblPr>
      <w:tblGrid>
        <w:gridCol w:w="2652"/>
        <w:gridCol w:w="1453"/>
        <w:gridCol w:w="1653"/>
        <w:gridCol w:w="1653"/>
        <w:gridCol w:w="1070"/>
      </w:tblGrid>
      <w:tr w:rsidR="00022B71" w14:paraId="2E2B50A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716FFA11"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FD95383"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F65B3CF"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7BB009B3"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B7121D2" w14:textId="77777777" w:rsidR="00022B71" w:rsidRDefault="005B112A">
            <w:pPr>
              <w:keepNext/>
              <w:spacing w:after="60"/>
              <w:jc w:val="center"/>
            </w:pPr>
            <w:commentRangeStart w:id="6"/>
            <w:r>
              <w:rPr>
                <w:rFonts w:ascii="Calibri" w:hAnsi="Calibri"/>
                <w:b/>
                <w:sz w:val="20"/>
              </w:rPr>
              <w:t>p-value</w:t>
            </w:r>
            <w:r>
              <w:rPr>
                <w:rFonts w:ascii="Calibri" w:hAnsi="Calibri"/>
                <w:i/>
                <w:sz w:val="20"/>
                <w:vertAlign w:val="superscript"/>
              </w:rPr>
              <w:t>2</w:t>
            </w:r>
            <w:commentRangeEnd w:id="6"/>
            <w:r w:rsidR="007D6FDB">
              <w:rPr>
                <w:rStyle w:val="Marquedecommentaire"/>
              </w:rPr>
              <w:commentReference w:id="6"/>
            </w:r>
          </w:p>
        </w:tc>
      </w:tr>
      <w:tr w:rsidR="00022B71" w14:paraId="641C958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C0F413" w14:textId="2B7A6E6D" w:rsidR="00022B71" w:rsidRDefault="00972C71">
            <w:pPr>
              <w:keepNext/>
              <w:spacing w:after="60"/>
            </w:pPr>
            <w:r>
              <w:rPr>
                <w:rFonts w:ascii="Calibri" w:hAnsi="Calibri"/>
                <w:sz w:val="20"/>
              </w:rPr>
              <w:t>A</w:t>
            </w:r>
            <w:r w:rsidR="005B112A">
              <w:rPr>
                <w:rFonts w:ascii="Calibri" w:hAnsi="Calibri"/>
                <w:sz w:val="20"/>
              </w:rPr>
              <w:t>ge</w:t>
            </w:r>
          </w:p>
        </w:tc>
        <w:tc>
          <w:tcPr>
            <w:tcW w:w="0" w:type="auto"/>
            <w:tcBorders>
              <w:top w:val="single" w:sz="0" w:space="0" w:color="D3D3D3"/>
              <w:left w:val="single" w:sz="0" w:space="0" w:color="D3D3D3"/>
              <w:bottom w:val="single" w:sz="0" w:space="0" w:color="D3D3D3"/>
              <w:right w:val="single" w:sz="0" w:space="0" w:color="D3D3D3"/>
            </w:tcBorders>
          </w:tcPr>
          <w:p w14:paraId="5B605099"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1900D34D" w14:textId="77777777" w:rsidR="00022B71" w:rsidRDefault="005B112A">
            <w:pPr>
              <w:keepNext/>
              <w:spacing w:after="60"/>
              <w:jc w:val="center"/>
            </w:pPr>
            <w:r>
              <w:rPr>
                <w:rFonts w:ascii="Calibri" w:hAnsi="Calibri"/>
                <w:sz w:val="20"/>
              </w:rPr>
              <w:t>21.1</w:t>
            </w:r>
          </w:p>
        </w:tc>
        <w:tc>
          <w:tcPr>
            <w:tcW w:w="0" w:type="auto"/>
            <w:tcBorders>
              <w:top w:val="single" w:sz="0" w:space="0" w:color="D3D3D3"/>
              <w:left w:val="single" w:sz="0" w:space="0" w:color="D3D3D3"/>
              <w:bottom w:val="single" w:sz="0" w:space="0" w:color="D3D3D3"/>
              <w:right w:val="single" w:sz="0" w:space="0" w:color="D3D3D3"/>
            </w:tcBorders>
          </w:tcPr>
          <w:p w14:paraId="4FB70305" w14:textId="77777777" w:rsidR="00022B71" w:rsidRDefault="005B112A">
            <w:pPr>
              <w:keepNext/>
              <w:spacing w:after="60"/>
              <w:jc w:val="center"/>
            </w:pPr>
            <w:r>
              <w:rPr>
                <w:rFonts w:ascii="Calibri" w:hAnsi="Calibri"/>
                <w:sz w:val="20"/>
              </w:rPr>
              <w:t>29.6</w:t>
            </w:r>
          </w:p>
        </w:tc>
        <w:tc>
          <w:tcPr>
            <w:tcW w:w="0" w:type="auto"/>
            <w:tcBorders>
              <w:top w:val="single" w:sz="0" w:space="0" w:color="D3D3D3"/>
              <w:left w:val="single" w:sz="0" w:space="0" w:color="D3D3D3"/>
              <w:bottom w:val="single" w:sz="0" w:space="0" w:color="D3D3D3"/>
              <w:right w:val="single" w:sz="0" w:space="0" w:color="D3D3D3"/>
            </w:tcBorders>
          </w:tcPr>
          <w:p w14:paraId="3AFBACAF" w14:textId="77777777" w:rsidR="00022B71" w:rsidRDefault="005B112A">
            <w:pPr>
              <w:keepNext/>
              <w:spacing w:after="60"/>
              <w:jc w:val="center"/>
            </w:pPr>
            <w:r>
              <w:rPr>
                <w:rFonts w:ascii="Calibri" w:hAnsi="Calibri"/>
                <w:sz w:val="20"/>
              </w:rPr>
              <w:t>&lt;0.001</w:t>
            </w:r>
          </w:p>
        </w:tc>
      </w:tr>
      <w:tr w:rsidR="00022B71" w14:paraId="6A678A0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25C93" w14:textId="60504AA5" w:rsidR="00022B71" w:rsidRDefault="00972C71">
            <w:pPr>
              <w:keepNext/>
              <w:spacing w:after="60"/>
            </w:pPr>
            <w:proofErr w:type="spellStart"/>
            <w:r>
              <w:rPr>
                <w:rFonts w:ascii="Calibri" w:hAnsi="Calibri"/>
                <w:sz w:val="20"/>
              </w:rPr>
              <w:t>S</w:t>
            </w:r>
            <w:r w:rsidR="005B112A">
              <w:rPr>
                <w:rFonts w:ascii="Calibri" w:hAnsi="Calibri"/>
                <w:sz w:val="20"/>
              </w:rPr>
              <w:t>exe</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6AC6542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96894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1E06A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F1C036" w14:textId="77777777" w:rsidR="00022B71" w:rsidRDefault="005B112A">
            <w:pPr>
              <w:keepNext/>
              <w:spacing w:after="60"/>
              <w:jc w:val="center"/>
            </w:pPr>
            <w:r>
              <w:rPr>
                <w:rFonts w:ascii="Calibri" w:hAnsi="Calibri"/>
                <w:sz w:val="20"/>
              </w:rPr>
              <w:t>0.9</w:t>
            </w:r>
          </w:p>
        </w:tc>
      </w:tr>
      <w:tr w:rsidR="00022B71" w14:paraId="59489B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27AB34" w14:textId="77777777" w:rsidR="00022B71" w:rsidRDefault="005B112A">
            <w:pPr>
              <w:keepNext/>
              <w:spacing w:after="60"/>
            </w:pPr>
            <w:r>
              <w:rPr>
                <w:rFonts w:ascii="Calibri" w:hAnsi="Calibri"/>
                <w:sz w:val="20"/>
              </w:rPr>
              <w:t>    Femme</w:t>
            </w:r>
          </w:p>
        </w:tc>
        <w:tc>
          <w:tcPr>
            <w:tcW w:w="0" w:type="auto"/>
            <w:tcBorders>
              <w:top w:val="single" w:sz="0" w:space="0" w:color="D3D3D3"/>
              <w:left w:val="single" w:sz="0" w:space="0" w:color="D3D3D3"/>
              <w:bottom w:val="single" w:sz="0" w:space="0" w:color="D3D3D3"/>
              <w:right w:val="single" w:sz="0" w:space="0" w:color="D3D3D3"/>
            </w:tcBorders>
          </w:tcPr>
          <w:p w14:paraId="09DFB040" w14:textId="77777777" w:rsidR="00022B71" w:rsidRDefault="005B112A">
            <w:pPr>
              <w:keepNext/>
              <w:spacing w:after="60"/>
              <w:jc w:val="center"/>
            </w:pPr>
            <w:r>
              <w:rPr>
                <w:rFonts w:ascii="Calibri" w:hAnsi="Calibri"/>
                <w:sz w:val="20"/>
              </w:rPr>
              <w:t>49.8 (359)</w:t>
            </w:r>
          </w:p>
        </w:tc>
        <w:tc>
          <w:tcPr>
            <w:tcW w:w="0" w:type="auto"/>
            <w:tcBorders>
              <w:top w:val="single" w:sz="0" w:space="0" w:color="D3D3D3"/>
              <w:left w:val="single" w:sz="0" w:space="0" w:color="D3D3D3"/>
              <w:bottom w:val="single" w:sz="0" w:space="0" w:color="D3D3D3"/>
              <w:right w:val="single" w:sz="0" w:space="0" w:color="D3D3D3"/>
            </w:tcBorders>
          </w:tcPr>
          <w:p w14:paraId="6579503A" w14:textId="77777777" w:rsidR="00022B71" w:rsidRDefault="005B112A">
            <w:pPr>
              <w:keepNext/>
              <w:spacing w:after="60"/>
              <w:jc w:val="center"/>
            </w:pPr>
            <w:r>
              <w:rPr>
                <w:rFonts w:ascii="Calibri" w:hAnsi="Calibri"/>
                <w:sz w:val="20"/>
              </w:rPr>
              <w:t>49.4 (132)</w:t>
            </w:r>
          </w:p>
        </w:tc>
        <w:tc>
          <w:tcPr>
            <w:tcW w:w="0" w:type="auto"/>
            <w:tcBorders>
              <w:top w:val="single" w:sz="0" w:space="0" w:color="D3D3D3"/>
              <w:left w:val="single" w:sz="0" w:space="0" w:color="D3D3D3"/>
              <w:bottom w:val="single" w:sz="0" w:space="0" w:color="D3D3D3"/>
              <w:right w:val="single" w:sz="0" w:space="0" w:color="D3D3D3"/>
            </w:tcBorders>
          </w:tcPr>
          <w:p w14:paraId="7A07BE1F" w14:textId="77777777" w:rsidR="00022B71" w:rsidRDefault="005B112A">
            <w:pPr>
              <w:keepNext/>
              <w:spacing w:after="60"/>
              <w:jc w:val="center"/>
            </w:pPr>
            <w:r>
              <w:rPr>
                <w:rFonts w:ascii="Calibri" w:hAnsi="Calibri"/>
                <w:sz w:val="20"/>
              </w:rPr>
              <w:t>50.1 (227)</w:t>
            </w:r>
          </w:p>
        </w:tc>
        <w:tc>
          <w:tcPr>
            <w:tcW w:w="0" w:type="auto"/>
            <w:tcBorders>
              <w:top w:val="single" w:sz="0" w:space="0" w:color="D3D3D3"/>
              <w:left w:val="single" w:sz="0" w:space="0" w:color="D3D3D3"/>
              <w:bottom w:val="single" w:sz="0" w:space="0" w:color="D3D3D3"/>
              <w:right w:val="single" w:sz="0" w:space="0" w:color="D3D3D3"/>
            </w:tcBorders>
          </w:tcPr>
          <w:p w14:paraId="1615B189" w14:textId="77777777" w:rsidR="00022B71" w:rsidRDefault="00022B71">
            <w:pPr>
              <w:keepNext/>
              <w:spacing w:after="60"/>
              <w:jc w:val="center"/>
            </w:pPr>
          </w:p>
        </w:tc>
      </w:tr>
      <w:tr w:rsidR="00022B71" w14:paraId="6416ADF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7F8973" w14:textId="77777777" w:rsidR="00022B71" w:rsidRDefault="005B112A">
            <w:pPr>
              <w:keepNext/>
              <w:spacing w:after="60"/>
            </w:pPr>
            <w:r>
              <w:rPr>
                <w:rFonts w:ascii="Calibri" w:hAnsi="Calibri"/>
                <w:sz w:val="20"/>
              </w:rPr>
              <w:t>    Homme</w:t>
            </w:r>
          </w:p>
        </w:tc>
        <w:tc>
          <w:tcPr>
            <w:tcW w:w="0" w:type="auto"/>
            <w:tcBorders>
              <w:top w:val="single" w:sz="0" w:space="0" w:color="D3D3D3"/>
              <w:left w:val="single" w:sz="0" w:space="0" w:color="D3D3D3"/>
              <w:bottom w:val="single" w:sz="0" w:space="0" w:color="D3D3D3"/>
              <w:right w:val="single" w:sz="0" w:space="0" w:color="D3D3D3"/>
            </w:tcBorders>
          </w:tcPr>
          <w:p w14:paraId="24C8ED5A" w14:textId="77777777" w:rsidR="00022B71" w:rsidRDefault="005B112A">
            <w:pPr>
              <w:keepNext/>
              <w:spacing w:after="60"/>
              <w:jc w:val="center"/>
            </w:pPr>
            <w:r>
              <w:rPr>
                <w:rFonts w:ascii="Calibri" w:hAnsi="Calibri"/>
                <w:sz w:val="20"/>
              </w:rPr>
              <w:t xml:space="preserve">50.2 </w:t>
            </w:r>
            <w:r>
              <w:rPr>
                <w:rFonts w:ascii="Calibri" w:hAnsi="Calibri"/>
                <w:sz w:val="20"/>
              </w:rPr>
              <w:t>(362)</w:t>
            </w:r>
          </w:p>
        </w:tc>
        <w:tc>
          <w:tcPr>
            <w:tcW w:w="0" w:type="auto"/>
            <w:tcBorders>
              <w:top w:val="single" w:sz="0" w:space="0" w:color="D3D3D3"/>
              <w:left w:val="single" w:sz="0" w:space="0" w:color="D3D3D3"/>
              <w:bottom w:val="single" w:sz="0" w:space="0" w:color="D3D3D3"/>
              <w:right w:val="single" w:sz="0" w:space="0" w:color="D3D3D3"/>
            </w:tcBorders>
          </w:tcPr>
          <w:p w14:paraId="4B4650BD" w14:textId="77777777" w:rsidR="00022B71" w:rsidRDefault="005B112A">
            <w:pPr>
              <w:keepNext/>
              <w:spacing w:after="60"/>
              <w:jc w:val="center"/>
            </w:pPr>
            <w:r>
              <w:rPr>
                <w:rFonts w:ascii="Calibri" w:hAnsi="Calibri"/>
                <w:sz w:val="20"/>
              </w:rPr>
              <w:t>50.6 (136)</w:t>
            </w:r>
          </w:p>
        </w:tc>
        <w:tc>
          <w:tcPr>
            <w:tcW w:w="0" w:type="auto"/>
            <w:tcBorders>
              <w:top w:val="single" w:sz="0" w:space="0" w:color="D3D3D3"/>
              <w:left w:val="single" w:sz="0" w:space="0" w:color="D3D3D3"/>
              <w:bottom w:val="single" w:sz="0" w:space="0" w:color="D3D3D3"/>
              <w:right w:val="single" w:sz="0" w:space="0" w:color="D3D3D3"/>
            </w:tcBorders>
          </w:tcPr>
          <w:p w14:paraId="63944198" w14:textId="77777777" w:rsidR="00022B71" w:rsidRDefault="005B112A">
            <w:pPr>
              <w:keepNext/>
              <w:spacing w:after="60"/>
              <w:jc w:val="center"/>
            </w:pPr>
            <w:r>
              <w:rPr>
                <w:rFonts w:ascii="Calibri" w:hAnsi="Calibri"/>
                <w:sz w:val="20"/>
              </w:rPr>
              <w:t>49.9 (226)</w:t>
            </w:r>
          </w:p>
        </w:tc>
        <w:tc>
          <w:tcPr>
            <w:tcW w:w="0" w:type="auto"/>
            <w:tcBorders>
              <w:top w:val="single" w:sz="0" w:space="0" w:color="D3D3D3"/>
              <w:left w:val="single" w:sz="0" w:space="0" w:color="D3D3D3"/>
              <w:bottom w:val="single" w:sz="0" w:space="0" w:color="D3D3D3"/>
              <w:right w:val="single" w:sz="0" w:space="0" w:color="D3D3D3"/>
            </w:tcBorders>
          </w:tcPr>
          <w:p w14:paraId="49A54361" w14:textId="77777777" w:rsidR="00022B71" w:rsidRDefault="00022B71">
            <w:pPr>
              <w:keepNext/>
              <w:spacing w:after="60"/>
              <w:jc w:val="center"/>
            </w:pPr>
          </w:p>
        </w:tc>
      </w:tr>
      <w:tr w:rsidR="00022B71" w14:paraId="227DDB2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1BB7E3" w14:textId="77777777" w:rsidR="00022B71" w:rsidRDefault="005B112A">
            <w:pPr>
              <w:keepNext/>
              <w:spacing w:after="60"/>
            </w:pPr>
            <w:r>
              <w:rPr>
                <w:rFonts w:ascii="Calibri" w:hAnsi="Calibri"/>
                <w:sz w:val="20"/>
              </w:rPr>
              <w:t>Lieu_de_residence</w:t>
            </w:r>
          </w:p>
        </w:tc>
        <w:tc>
          <w:tcPr>
            <w:tcW w:w="0" w:type="auto"/>
            <w:tcBorders>
              <w:top w:val="single" w:sz="0" w:space="0" w:color="D3D3D3"/>
              <w:left w:val="single" w:sz="0" w:space="0" w:color="D3D3D3"/>
              <w:bottom w:val="single" w:sz="0" w:space="0" w:color="D3D3D3"/>
              <w:right w:val="single" w:sz="0" w:space="0" w:color="D3D3D3"/>
            </w:tcBorders>
          </w:tcPr>
          <w:p w14:paraId="236A684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2FBD2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77FB3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EE92AD" w14:textId="77777777" w:rsidR="00022B71" w:rsidRDefault="005B112A">
            <w:pPr>
              <w:keepNext/>
              <w:spacing w:after="60"/>
              <w:jc w:val="center"/>
            </w:pPr>
            <w:r>
              <w:rPr>
                <w:rFonts w:ascii="Calibri" w:hAnsi="Calibri"/>
                <w:sz w:val="20"/>
              </w:rPr>
              <w:t>&gt;0.9</w:t>
            </w:r>
          </w:p>
        </w:tc>
      </w:tr>
      <w:tr w:rsidR="00022B71" w14:paraId="06DAC20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E2F94" w14:textId="77777777" w:rsidR="00022B71" w:rsidRDefault="005B112A">
            <w:pPr>
              <w:keepNext/>
              <w:spacing w:after="60"/>
            </w:pPr>
            <w:r>
              <w:rPr>
                <w:rFonts w:ascii="Calibri" w:hAnsi="Calibri"/>
                <w:sz w:val="20"/>
              </w:rPr>
              <w:t>    Ailleurs au Quebec</w:t>
            </w:r>
          </w:p>
        </w:tc>
        <w:tc>
          <w:tcPr>
            <w:tcW w:w="0" w:type="auto"/>
            <w:tcBorders>
              <w:top w:val="single" w:sz="0" w:space="0" w:color="D3D3D3"/>
              <w:left w:val="single" w:sz="0" w:space="0" w:color="D3D3D3"/>
              <w:bottom w:val="single" w:sz="0" w:space="0" w:color="D3D3D3"/>
              <w:right w:val="single" w:sz="0" w:space="0" w:color="D3D3D3"/>
            </w:tcBorders>
          </w:tcPr>
          <w:p w14:paraId="3F841FA0" w14:textId="77777777" w:rsidR="00022B71" w:rsidRDefault="005B112A">
            <w:pPr>
              <w:keepNext/>
              <w:spacing w:after="60"/>
              <w:jc w:val="center"/>
            </w:pPr>
            <w:r>
              <w:rPr>
                <w:rFonts w:ascii="Calibri" w:hAnsi="Calibri"/>
                <w:sz w:val="20"/>
              </w:rPr>
              <w:t>54.8 (395)</w:t>
            </w:r>
          </w:p>
        </w:tc>
        <w:tc>
          <w:tcPr>
            <w:tcW w:w="0" w:type="auto"/>
            <w:tcBorders>
              <w:top w:val="single" w:sz="0" w:space="0" w:color="D3D3D3"/>
              <w:left w:val="single" w:sz="0" w:space="0" w:color="D3D3D3"/>
              <w:bottom w:val="single" w:sz="0" w:space="0" w:color="D3D3D3"/>
              <w:right w:val="single" w:sz="0" w:space="0" w:color="D3D3D3"/>
            </w:tcBorders>
          </w:tcPr>
          <w:p w14:paraId="4ABE1551" w14:textId="77777777" w:rsidR="00022B71" w:rsidRDefault="005B112A">
            <w:pPr>
              <w:keepNext/>
              <w:spacing w:after="60"/>
              <w:jc w:val="center"/>
            </w:pPr>
            <w:r>
              <w:rPr>
                <w:rFonts w:ascii="Calibri" w:hAnsi="Calibri"/>
                <w:sz w:val="20"/>
              </w:rPr>
              <w:t>55.0 (147)</w:t>
            </w:r>
          </w:p>
        </w:tc>
        <w:tc>
          <w:tcPr>
            <w:tcW w:w="0" w:type="auto"/>
            <w:tcBorders>
              <w:top w:val="single" w:sz="0" w:space="0" w:color="D3D3D3"/>
              <w:left w:val="single" w:sz="0" w:space="0" w:color="D3D3D3"/>
              <w:bottom w:val="single" w:sz="0" w:space="0" w:color="D3D3D3"/>
              <w:right w:val="single" w:sz="0" w:space="0" w:color="D3D3D3"/>
            </w:tcBorders>
          </w:tcPr>
          <w:p w14:paraId="7944963F" w14:textId="77777777" w:rsidR="00022B71" w:rsidRDefault="005B112A">
            <w:pPr>
              <w:keepNext/>
              <w:spacing w:after="60"/>
              <w:jc w:val="center"/>
            </w:pPr>
            <w:r>
              <w:rPr>
                <w:rFonts w:ascii="Calibri" w:hAnsi="Calibri"/>
                <w:sz w:val="20"/>
              </w:rPr>
              <w:t>54.6 (247)</w:t>
            </w:r>
          </w:p>
        </w:tc>
        <w:tc>
          <w:tcPr>
            <w:tcW w:w="0" w:type="auto"/>
            <w:tcBorders>
              <w:top w:val="single" w:sz="0" w:space="0" w:color="D3D3D3"/>
              <w:left w:val="single" w:sz="0" w:space="0" w:color="D3D3D3"/>
              <w:bottom w:val="single" w:sz="0" w:space="0" w:color="D3D3D3"/>
              <w:right w:val="single" w:sz="0" w:space="0" w:color="D3D3D3"/>
            </w:tcBorders>
          </w:tcPr>
          <w:p w14:paraId="5744D636" w14:textId="77777777" w:rsidR="00022B71" w:rsidRDefault="00022B71">
            <w:pPr>
              <w:keepNext/>
              <w:spacing w:after="60"/>
              <w:jc w:val="center"/>
            </w:pPr>
          </w:p>
        </w:tc>
      </w:tr>
      <w:tr w:rsidR="00022B71" w14:paraId="25A060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52CD1B" w14:textId="77777777" w:rsidR="00022B71" w:rsidRDefault="005B112A">
            <w:pPr>
              <w:keepNext/>
              <w:spacing w:after="60"/>
            </w:pPr>
            <w:r>
              <w:rPr>
                <w:rFonts w:ascii="Calibri" w:hAnsi="Calibri"/>
                <w:sz w:val="20"/>
              </w:rPr>
              <w:t>    Grand Motreal</w:t>
            </w:r>
          </w:p>
        </w:tc>
        <w:tc>
          <w:tcPr>
            <w:tcW w:w="0" w:type="auto"/>
            <w:tcBorders>
              <w:top w:val="single" w:sz="0" w:space="0" w:color="D3D3D3"/>
              <w:left w:val="single" w:sz="0" w:space="0" w:color="D3D3D3"/>
              <w:bottom w:val="single" w:sz="0" w:space="0" w:color="D3D3D3"/>
              <w:right w:val="single" w:sz="0" w:space="0" w:color="D3D3D3"/>
            </w:tcBorders>
          </w:tcPr>
          <w:p w14:paraId="3093459F" w14:textId="77777777" w:rsidR="00022B71" w:rsidRDefault="005B112A">
            <w:pPr>
              <w:keepNext/>
              <w:spacing w:after="60"/>
              <w:jc w:val="center"/>
            </w:pPr>
            <w:r>
              <w:rPr>
                <w:rFonts w:ascii="Calibri" w:hAnsi="Calibri"/>
                <w:sz w:val="20"/>
              </w:rPr>
              <w:t>45.2 (326)</w:t>
            </w:r>
          </w:p>
        </w:tc>
        <w:tc>
          <w:tcPr>
            <w:tcW w:w="0" w:type="auto"/>
            <w:tcBorders>
              <w:top w:val="single" w:sz="0" w:space="0" w:color="D3D3D3"/>
              <w:left w:val="single" w:sz="0" w:space="0" w:color="D3D3D3"/>
              <w:bottom w:val="single" w:sz="0" w:space="0" w:color="D3D3D3"/>
              <w:right w:val="single" w:sz="0" w:space="0" w:color="D3D3D3"/>
            </w:tcBorders>
          </w:tcPr>
          <w:p w14:paraId="1CE2C32D" w14:textId="77777777" w:rsidR="00022B71" w:rsidRDefault="005B112A">
            <w:pPr>
              <w:keepNext/>
              <w:spacing w:after="60"/>
              <w:jc w:val="center"/>
            </w:pPr>
            <w:r>
              <w:rPr>
                <w:rFonts w:ascii="Calibri" w:hAnsi="Calibri"/>
                <w:sz w:val="20"/>
              </w:rPr>
              <w:t>45.0 (121)</w:t>
            </w:r>
          </w:p>
        </w:tc>
        <w:tc>
          <w:tcPr>
            <w:tcW w:w="0" w:type="auto"/>
            <w:tcBorders>
              <w:top w:val="single" w:sz="0" w:space="0" w:color="D3D3D3"/>
              <w:left w:val="single" w:sz="0" w:space="0" w:color="D3D3D3"/>
              <w:bottom w:val="single" w:sz="0" w:space="0" w:color="D3D3D3"/>
              <w:right w:val="single" w:sz="0" w:space="0" w:color="D3D3D3"/>
            </w:tcBorders>
          </w:tcPr>
          <w:p w14:paraId="426643BA" w14:textId="77777777" w:rsidR="00022B71" w:rsidRDefault="005B112A">
            <w:pPr>
              <w:keepNext/>
              <w:spacing w:after="60"/>
              <w:jc w:val="center"/>
            </w:pPr>
            <w:r>
              <w:rPr>
                <w:rFonts w:ascii="Calibri" w:hAnsi="Calibri"/>
                <w:sz w:val="20"/>
              </w:rPr>
              <w:t>45.4 (205)</w:t>
            </w:r>
          </w:p>
        </w:tc>
        <w:tc>
          <w:tcPr>
            <w:tcW w:w="0" w:type="auto"/>
            <w:tcBorders>
              <w:top w:val="single" w:sz="0" w:space="0" w:color="D3D3D3"/>
              <w:left w:val="single" w:sz="0" w:space="0" w:color="D3D3D3"/>
              <w:bottom w:val="single" w:sz="0" w:space="0" w:color="D3D3D3"/>
              <w:right w:val="single" w:sz="0" w:space="0" w:color="D3D3D3"/>
            </w:tcBorders>
          </w:tcPr>
          <w:p w14:paraId="6841211E" w14:textId="77777777" w:rsidR="00022B71" w:rsidRDefault="00022B71">
            <w:pPr>
              <w:keepNext/>
              <w:spacing w:after="60"/>
              <w:jc w:val="center"/>
            </w:pPr>
          </w:p>
        </w:tc>
      </w:tr>
      <w:tr w:rsidR="00022B71" w14:paraId="637E8E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531F0" w14:textId="77777777" w:rsidR="00022B71" w:rsidRDefault="005B112A">
            <w:pPr>
              <w:keepNext/>
              <w:spacing w:after="60"/>
            </w:pPr>
            <w:r>
              <w:rPr>
                <w:rFonts w:ascii="Calibri" w:hAnsi="Calibri"/>
                <w:sz w:val="20"/>
              </w:rPr>
              <w:t>lieu_de_naissance</w:t>
            </w:r>
          </w:p>
        </w:tc>
        <w:tc>
          <w:tcPr>
            <w:tcW w:w="0" w:type="auto"/>
            <w:tcBorders>
              <w:top w:val="single" w:sz="0" w:space="0" w:color="D3D3D3"/>
              <w:left w:val="single" w:sz="0" w:space="0" w:color="D3D3D3"/>
              <w:bottom w:val="single" w:sz="0" w:space="0" w:color="D3D3D3"/>
              <w:right w:val="single" w:sz="0" w:space="0" w:color="D3D3D3"/>
            </w:tcBorders>
          </w:tcPr>
          <w:p w14:paraId="064972D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C88EB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178A5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2354F2" w14:textId="77777777" w:rsidR="00022B71" w:rsidRDefault="005B112A">
            <w:pPr>
              <w:keepNext/>
              <w:spacing w:after="60"/>
              <w:jc w:val="center"/>
            </w:pPr>
            <w:r>
              <w:rPr>
                <w:rFonts w:ascii="Calibri" w:hAnsi="Calibri"/>
                <w:sz w:val="20"/>
              </w:rPr>
              <w:t>0.11</w:t>
            </w:r>
          </w:p>
        </w:tc>
      </w:tr>
      <w:tr w:rsidR="00022B71" w14:paraId="73757D5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3BDB61"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585BCDF6" w14:textId="77777777" w:rsidR="00022B71" w:rsidRDefault="005B112A">
            <w:pPr>
              <w:keepNext/>
              <w:spacing w:after="60"/>
              <w:jc w:val="center"/>
            </w:pPr>
            <w:r>
              <w:rPr>
                <w:rFonts w:ascii="Calibri" w:hAnsi="Calibri"/>
                <w:sz w:val="20"/>
              </w:rPr>
              <w:t>6.7 (48)</w:t>
            </w:r>
          </w:p>
        </w:tc>
        <w:tc>
          <w:tcPr>
            <w:tcW w:w="0" w:type="auto"/>
            <w:tcBorders>
              <w:top w:val="single" w:sz="0" w:space="0" w:color="D3D3D3"/>
              <w:left w:val="single" w:sz="0" w:space="0" w:color="D3D3D3"/>
              <w:bottom w:val="single" w:sz="0" w:space="0" w:color="D3D3D3"/>
              <w:right w:val="single" w:sz="0" w:space="0" w:color="D3D3D3"/>
            </w:tcBorders>
          </w:tcPr>
          <w:p w14:paraId="54F93946" w14:textId="77777777" w:rsidR="00022B71" w:rsidRDefault="005B112A">
            <w:pPr>
              <w:keepNext/>
              <w:spacing w:after="60"/>
              <w:jc w:val="center"/>
            </w:pPr>
            <w:r>
              <w:rPr>
                <w:rFonts w:ascii="Calibri" w:hAnsi="Calibri"/>
                <w:sz w:val="20"/>
              </w:rPr>
              <w:t>7.2 (19)</w:t>
            </w:r>
          </w:p>
        </w:tc>
        <w:tc>
          <w:tcPr>
            <w:tcW w:w="0" w:type="auto"/>
            <w:tcBorders>
              <w:top w:val="single" w:sz="0" w:space="0" w:color="D3D3D3"/>
              <w:left w:val="single" w:sz="0" w:space="0" w:color="D3D3D3"/>
              <w:bottom w:val="single" w:sz="0" w:space="0" w:color="D3D3D3"/>
              <w:right w:val="single" w:sz="0" w:space="0" w:color="D3D3D3"/>
            </w:tcBorders>
          </w:tcPr>
          <w:p w14:paraId="78170346" w14:textId="77777777" w:rsidR="00022B71" w:rsidRDefault="005B112A">
            <w:pPr>
              <w:keepNext/>
              <w:spacing w:after="60"/>
              <w:jc w:val="center"/>
            </w:pPr>
            <w:r>
              <w:rPr>
                <w:rFonts w:ascii="Calibri" w:hAnsi="Calibri"/>
                <w:sz w:val="20"/>
              </w:rPr>
              <w:t>6.3 (29)</w:t>
            </w:r>
          </w:p>
        </w:tc>
        <w:tc>
          <w:tcPr>
            <w:tcW w:w="0" w:type="auto"/>
            <w:tcBorders>
              <w:top w:val="single" w:sz="0" w:space="0" w:color="D3D3D3"/>
              <w:left w:val="single" w:sz="0" w:space="0" w:color="D3D3D3"/>
              <w:bottom w:val="single" w:sz="0" w:space="0" w:color="D3D3D3"/>
              <w:right w:val="single" w:sz="0" w:space="0" w:color="D3D3D3"/>
            </w:tcBorders>
          </w:tcPr>
          <w:p w14:paraId="25E59442" w14:textId="77777777" w:rsidR="00022B71" w:rsidRDefault="00022B71">
            <w:pPr>
              <w:keepNext/>
              <w:spacing w:after="60"/>
              <w:jc w:val="center"/>
            </w:pPr>
          </w:p>
        </w:tc>
      </w:tr>
      <w:tr w:rsidR="00022B71" w14:paraId="210C7B5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55885B" w14:textId="77777777" w:rsidR="00022B71" w:rsidRDefault="005B112A">
            <w:pPr>
              <w:keepNext/>
              <w:spacing w:after="60"/>
            </w:pPr>
            <w:r>
              <w:rPr>
                <w:rFonts w:ascii="Calibri" w:hAnsi="Calibri"/>
                <w:sz w:val="20"/>
              </w:rPr>
              <w:t>    Hors du Quebec</w:t>
            </w:r>
          </w:p>
        </w:tc>
        <w:tc>
          <w:tcPr>
            <w:tcW w:w="0" w:type="auto"/>
            <w:tcBorders>
              <w:top w:val="single" w:sz="0" w:space="0" w:color="D3D3D3"/>
              <w:left w:val="single" w:sz="0" w:space="0" w:color="D3D3D3"/>
              <w:bottom w:val="single" w:sz="0" w:space="0" w:color="D3D3D3"/>
              <w:right w:val="single" w:sz="0" w:space="0" w:color="D3D3D3"/>
            </w:tcBorders>
          </w:tcPr>
          <w:p w14:paraId="555CF5AE" w14:textId="77777777" w:rsidR="00022B71" w:rsidRDefault="005B112A">
            <w:pPr>
              <w:keepNext/>
              <w:spacing w:after="60"/>
              <w:jc w:val="center"/>
            </w:pPr>
            <w:r>
              <w:rPr>
                <w:rFonts w:ascii="Calibri" w:hAnsi="Calibri"/>
                <w:sz w:val="20"/>
              </w:rPr>
              <w:t>1.1 (8)</w:t>
            </w:r>
          </w:p>
        </w:tc>
        <w:tc>
          <w:tcPr>
            <w:tcW w:w="0" w:type="auto"/>
            <w:tcBorders>
              <w:top w:val="single" w:sz="0" w:space="0" w:color="D3D3D3"/>
              <w:left w:val="single" w:sz="0" w:space="0" w:color="D3D3D3"/>
              <w:bottom w:val="single" w:sz="0" w:space="0" w:color="D3D3D3"/>
              <w:right w:val="single" w:sz="0" w:space="0" w:color="D3D3D3"/>
            </w:tcBorders>
          </w:tcPr>
          <w:p w14:paraId="6A4A0055" w14:textId="77777777" w:rsidR="00022B71" w:rsidRDefault="005B112A">
            <w:pPr>
              <w:keepNext/>
              <w:spacing w:after="60"/>
              <w:jc w:val="center"/>
            </w:pPr>
            <w:r>
              <w:rPr>
                <w:rFonts w:ascii="Calibri" w:hAnsi="Calibri"/>
                <w:sz w:val="20"/>
              </w:rPr>
              <w:t>2.3 (6)</w:t>
            </w:r>
          </w:p>
        </w:tc>
        <w:tc>
          <w:tcPr>
            <w:tcW w:w="0" w:type="auto"/>
            <w:tcBorders>
              <w:top w:val="single" w:sz="0" w:space="0" w:color="D3D3D3"/>
              <w:left w:val="single" w:sz="0" w:space="0" w:color="D3D3D3"/>
              <w:bottom w:val="single" w:sz="0" w:space="0" w:color="D3D3D3"/>
              <w:right w:val="single" w:sz="0" w:space="0" w:color="D3D3D3"/>
            </w:tcBorders>
          </w:tcPr>
          <w:p w14:paraId="33FB9AD7" w14:textId="77777777" w:rsidR="00022B71" w:rsidRDefault="005B112A">
            <w:pPr>
              <w:keepNext/>
              <w:spacing w:after="60"/>
              <w:jc w:val="center"/>
            </w:pPr>
            <w:r>
              <w:rPr>
                <w:rFonts w:ascii="Calibri" w:hAnsi="Calibri"/>
                <w:sz w:val="20"/>
              </w:rPr>
              <w:t>0.4 (2)</w:t>
            </w:r>
          </w:p>
        </w:tc>
        <w:tc>
          <w:tcPr>
            <w:tcW w:w="0" w:type="auto"/>
            <w:tcBorders>
              <w:top w:val="single" w:sz="0" w:space="0" w:color="D3D3D3"/>
              <w:left w:val="single" w:sz="0" w:space="0" w:color="D3D3D3"/>
              <w:bottom w:val="single" w:sz="0" w:space="0" w:color="D3D3D3"/>
              <w:right w:val="single" w:sz="0" w:space="0" w:color="D3D3D3"/>
            </w:tcBorders>
          </w:tcPr>
          <w:p w14:paraId="566FFB67" w14:textId="77777777" w:rsidR="00022B71" w:rsidRDefault="00022B71">
            <w:pPr>
              <w:keepNext/>
              <w:spacing w:after="60"/>
              <w:jc w:val="center"/>
            </w:pPr>
          </w:p>
        </w:tc>
      </w:tr>
      <w:tr w:rsidR="00022B71" w14:paraId="56FB8D2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42858" w14:textId="77777777" w:rsidR="00022B71" w:rsidRDefault="005B112A">
            <w:pPr>
              <w:keepNext/>
              <w:spacing w:after="60"/>
            </w:pPr>
            <w:r>
              <w:rPr>
                <w:rFonts w:ascii="Calibri" w:hAnsi="Calibri"/>
                <w:sz w:val="20"/>
              </w:rPr>
              <w:t>    Provinde de Quebec</w:t>
            </w:r>
          </w:p>
        </w:tc>
        <w:tc>
          <w:tcPr>
            <w:tcW w:w="0" w:type="auto"/>
            <w:tcBorders>
              <w:top w:val="single" w:sz="0" w:space="0" w:color="D3D3D3"/>
              <w:left w:val="single" w:sz="0" w:space="0" w:color="D3D3D3"/>
              <w:bottom w:val="single" w:sz="0" w:space="0" w:color="D3D3D3"/>
              <w:right w:val="single" w:sz="0" w:space="0" w:color="D3D3D3"/>
            </w:tcBorders>
          </w:tcPr>
          <w:p w14:paraId="29ECA837" w14:textId="77777777" w:rsidR="00022B71" w:rsidRDefault="005B112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76FDFD59" w14:textId="77777777" w:rsidR="00022B71" w:rsidRDefault="005B112A">
            <w:pPr>
              <w:keepNext/>
              <w:spacing w:after="60"/>
              <w:jc w:val="center"/>
            </w:pPr>
            <w:r>
              <w:rPr>
                <w:rFonts w:ascii="Calibri" w:hAnsi="Calibri"/>
                <w:sz w:val="20"/>
              </w:rPr>
              <w:t>90.4 (241)</w:t>
            </w:r>
          </w:p>
        </w:tc>
        <w:tc>
          <w:tcPr>
            <w:tcW w:w="0" w:type="auto"/>
            <w:tcBorders>
              <w:top w:val="single" w:sz="0" w:space="0" w:color="D3D3D3"/>
              <w:left w:val="single" w:sz="0" w:space="0" w:color="D3D3D3"/>
              <w:bottom w:val="single" w:sz="0" w:space="0" w:color="D3D3D3"/>
              <w:right w:val="single" w:sz="0" w:space="0" w:color="D3D3D3"/>
            </w:tcBorders>
          </w:tcPr>
          <w:p w14:paraId="08ED4874" w14:textId="77777777" w:rsidR="00022B71" w:rsidRDefault="005B112A">
            <w:pPr>
              <w:keepNext/>
              <w:spacing w:after="60"/>
              <w:jc w:val="center"/>
            </w:pPr>
            <w:r>
              <w:rPr>
                <w:rFonts w:ascii="Calibri" w:hAnsi="Calibri"/>
                <w:sz w:val="20"/>
              </w:rPr>
              <w:t>93.2 (421)</w:t>
            </w:r>
          </w:p>
        </w:tc>
        <w:tc>
          <w:tcPr>
            <w:tcW w:w="0" w:type="auto"/>
            <w:tcBorders>
              <w:top w:val="single" w:sz="0" w:space="0" w:color="D3D3D3"/>
              <w:left w:val="single" w:sz="0" w:space="0" w:color="D3D3D3"/>
              <w:bottom w:val="single" w:sz="0" w:space="0" w:color="D3D3D3"/>
              <w:right w:val="single" w:sz="0" w:space="0" w:color="D3D3D3"/>
            </w:tcBorders>
          </w:tcPr>
          <w:p w14:paraId="12014D34" w14:textId="77777777" w:rsidR="00022B71" w:rsidRDefault="00022B71">
            <w:pPr>
              <w:keepNext/>
              <w:spacing w:after="60"/>
              <w:jc w:val="center"/>
            </w:pPr>
          </w:p>
        </w:tc>
      </w:tr>
      <w:tr w:rsidR="00022B71" w14:paraId="4FCA7D5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639D31" w14:textId="77777777" w:rsidR="00022B71" w:rsidRDefault="005B112A">
            <w:pPr>
              <w:keepNext/>
              <w:spacing w:after="60"/>
            </w:pPr>
            <w:r>
              <w:rPr>
                <w:rFonts w:ascii="Calibri" w:hAnsi="Calibri"/>
                <w:sz w:val="20"/>
              </w:rPr>
              <w:t>Diplome_du_repondant</w:t>
            </w:r>
          </w:p>
        </w:tc>
        <w:tc>
          <w:tcPr>
            <w:tcW w:w="0" w:type="auto"/>
            <w:tcBorders>
              <w:top w:val="single" w:sz="0" w:space="0" w:color="D3D3D3"/>
              <w:left w:val="single" w:sz="0" w:space="0" w:color="D3D3D3"/>
              <w:bottom w:val="single" w:sz="0" w:space="0" w:color="D3D3D3"/>
              <w:right w:val="single" w:sz="0" w:space="0" w:color="D3D3D3"/>
            </w:tcBorders>
          </w:tcPr>
          <w:p w14:paraId="079209D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912B7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3C64D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F48CCD" w14:textId="77777777" w:rsidR="00022B71" w:rsidRDefault="005B112A">
            <w:pPr>
              <w:keepNext/>
              <w:spacing w:after="60"/>
              <w:jc w:val="center"/>
            </w:pPr>
            <w:r>
              <w:rPr>
                <w:rFonts w:ascii="Calibri" w:hAnsi="Calibri"/>
                <w:sz w:val="20"/>
              </w:rPr>
              <w:t>&lt;0.001</w:t>
            </w:r>
          </w:p>
        </w:tc>
      </w:tr>
      <w:tr w:rsidR="00022B71" w14:paraId="2313AD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88ABE"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622F5DB5" w14:textId="77777777" w:rsidR="00022B71" w:rsidRDefault="005B112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4E2ADBEB" w14:textId="77777777" w:rsidR="00022B71" w:rsidRDefault="005B112A">
            <w:pPr>
              <w:keepNext/>
              <w:spacing w:after="60"/>
              <w:jc w:val="center"/>
            </w:pPr>
            <w:r>
              <w:rPr>
                <w:rFonts w:ascii="Calibri" w:hAnsi="Calibri"/>
                <w:sz w:val="20"/>
              </w:rPr>
              <w:t>32.8 (87)</w:t>
            </w:r>
          </w:p>
        </w:tc>
        <w:tc>
          <w:tcPr>
            <w:tcW w:w="0" w:type="auto"/>
            <w:tcBorders>
              <w:top w:val="single" w:sz="0" w:space="0" w:color="D3D3D3"/>
              <w:left w:val="single" w:sz="0" w:space="0" w:color="D3D3D3"/>
              <w:bottom w:val="single" w:sz="0" w:space="0" w:color="D3D3D3"/>
              <w:right w:val="single" w:sz="0" w:space="0" w:color="D3D3D3"/>
            </w:tcBorders>
          </w:tcPr>
          <w:p w14:paraId="5D43A72D" w14:textId="77777777" w:rsidR="00022B71" w:rsidRDefault="005B112A">
            <w:pPr>
              <w:keepNext/>
              <w:spacing w:after="60"/>
              <w:jc w:val="center"/>
            </w:pPr>
            <w:r>
              <w:rPr>
                <w:rFonts w:ascii="Calibri" w:hAnsi="Calibri"/>
                <w:sz w:val="20"/>
              </w:rPr>
              <w:t>13.4 (61)</w:t>
            </w:r>
          </w:p>
        </w:tc>
        <w:tc>
          <w:tcPr>
            <w:tcW w:w="0" w:type="auto"/>
            <w:tcBorders>
              <w:top w:val="single" w:sz="0" w:space="0" w:color="D3D3D3"/>
              <w:left w:val="single" w:sz="0" w:space="0" w:color="D3D3D3"/>
              <w:bottom w:val="single" w:sz="0" w:space="0" w:color="D3D3D3"/>
              <w:right w:val="single" w:sz="0" w:space="0" w:color="D3D3D3"/>
            </w:tcBorders>
          </w:tcPr>
          <w:p w14:paraId="07715D44" w14:textId="77777777" w:rsidR="00022B71" w:rsidRDefault="00022B71">
            <w:pPr>
              <w:keepNext/>
              <w:spacing w:after="60"/>
              <w:jc w:val="center"/>
            </w:pPr>
          </w:p>
        </w:tc>
      </w:tr>
      <w:tr w:rsidR="00022B71" w14:paraId="3B45919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E4AF83"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142E121A"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46793D4C" w14:textId="77777777" w:rsidR="00022B71" w:rsidRDefault="005B112A">
            <w:pPr>
              <w:keepNext/>
              <w:spacing w:after="60"/>
              <w:jc w:val="center"/>
            </w:pPr>
            <w:r>
              <w:rPr>
                <w:rFonts w:ascii="Calibri" w:hAnsi="Calibri"/>
                <w:sz w:val="20"/>
              </w:rPr>
              <w:t>48.3 (128)</w:t>
            </w:r>
          </w:p>
        </w:tc>
        <w:tc>
          <w:tcPr>
            <w:tcW w:w="0" w:type="auto"/>
            <w:tcBorders>
              <w:top w:val="single" w:sz="0" w:space="0" w:color="D3D3D3"/>
              <w:left w:val="single" w:sz="0" w:space="0" w:color="D3D3D3"/>
              <w:bottom w:val="single" w:sz="0" w:space="0" w:color="D3D3D3"/>
              <w:right w:val="single" w:sz="0" w:space="0" w:color="D3D3D3"/>
            </w:tcBorders>
          </w:tcPr>
          <w:p w14:paraId="34315BE2" w14:textId="77777777" w:rsidR="00022B71" w:rsidRDefault="005B112A">
            <w:pPr>
              <w:keepNext/>
              <w:spacing w:after="60"/>
              <w:jc w:val="center"/>
            </w:pPr>
            <w:r>
              <w:rPr>
                <w:rFonts w:ascii="Calibri" w:hAnsi="Calibri"/>
                <w:sz w:val="20"/>
              </w:rPr>
              <w:t>48.2 (218)</w:t>
            </w:r>
          </w:p>
        </w:tc>
        <w:tc>
          <w:tcPr>
            <w:tcW w:w="0" w:type="auto"/>
            <w:tcBorders>
              <w:top w:val="single" w:sz="0" w:space="0" w:color="D3D3D3"/>
              <w:left w:val="single" w:sz="0" w:space="0" w:color="D3D3D3"/>
              <w:bottom w:val="single" w:sz="0" w:space="0" w:color="D3D3D3"/>
              <w:right w:val="single" w:sz="0" w:space="0" w:color="D3D3D3"/>
            </w:tcBorders>
          </w:tcPr>
          <w:p w14:paraId="649ECDAF" w14:textId="77777777" w:rsidR="00022B71" w:rsidRDefault="00022B71">
            <w:pPr>
              <w:keepNext/>
              <w:spacing w:after="60"/>
              <w:jc w:val="center"/>
            </w:pPr>
          </w:p>
        </w:tc>
      </w:tr>
      <w:tr w:rsidR="00022B71" w14:paraId="15FC097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EE741"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462A988E" w14:textId="77777777" w:rsidR="00022B71" w:rsidRDefault="005B112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6B2B67CF" w14:textId="77777777" w:rsidR="00022B71" w:rsidRDefault="005B112A">
            <w:pPr>
              <w:keepNext/>
              <w:spacing w:after="60"/>
              <w:jc w:val="center"/>
            </w:pPr>
            <w:r>
              <w:rPr>
                <w:rFonts w:ascii="Calibri" w:hAnsi="Calibri"/>
                <w:sz w:val="20"/>
              </w:rPr>
              <w:t>18.9 (50)</w:t>
            </w:r>
          </w:p>
        </w:tc>
        <w:tc>
          <w:tcPr>
            <w:tcW w:w="0" w:type="auto"/>
            <w:tcBorders>
              <w:top w:val="single" w:sz="0" w:space="0" w:color="D3D3D3"/>
              <w:left w:val="single" w:sz="0" w:space="0" w:color="D3D3D3"/>
              <w:bottom w:val="single" w:sz="0" w:space="0" w:color="D3D3D3"/>
              <w:right w:val="single" w:sz="0" w:space="0" w:color="D3D3D3"/>
            </w:tcBorders>
          </w:tcPr>
          <w:p w14:paraId="7B3A6370" w14:textId="77777777" w:rsidR="00022B71" w:rsidRDefault="005B112A">
            <w:pPr>
              <w:keepNext/>
              <w:spacing w:after="60"/>
              <w:jc w:val="center"/>
            </w:pPr>
            <w:r>
              <w:rPr>
                <w:rFonts w:ascii="Calibri" w:hAnsi="Calibri"/>
                <w:sz w:val="20"/>
              </w:rPr>
              <w:t>38.3 (174)</w:t>
            </w:r>
          </w:p>
        </w:tc>
        <w:tc>
          <w:tcPr>
            <w:tcW w:w="0" w:type="auto"/>
            <w:tcBorders>
              <w:top w:val="single" w:sz="0" w:space="0" w:color="D3D3D3"/>
              <w:left w:val="single" w:sz="0" w:space="0" w:color="D3D3D3"/>
              <w:bottom w:val="single" w:sz="0" w:space="0" w:color="D3D3D3"/>
              <w:right w:val="single" w:sz="0" w:space="0" w:color="D3D3D3"/>
            </w:tcBorders>
          </w:tcPr>
          <w:p w14:paraId="0A05A79E" w14:textId="77777777" w:rsidR="00022B71" w:rsidRDefault="00022B71">
            <w:pPr>
              <w:keepNext/>
              <w:spacing w:after="60"/>
              <w:jc w:val="center"/>
            </w:pPr>
          </w:p>
        </w:tc>
      </w:tr>
      <w:tr w:rsidR="00022B71" w14:paraId="0316AA6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046630" w14:textId="77777777" w:rsidR="00022B71" w:rsidRDefault="005B112A">
            <w:pPr>
              <w:keepNext/>
              <w:spacing w:after="60"/>
            </w:pPr>
            <w:r>
              <w:rPr>
                <w:rFonts w:ascii="Calibri" w:hAnsi="Calibri"/>
                <w:sz w:val="20"/>
              </w:rPr>
              <w:t>Occupation_du_repondant</w:t>
            </w:r>
          </w:p>
        </w:tc>
        <w:tc>
          <w:tcPr>
            <w:tcW w:w="0" w:type="auto"/>
            <w:tcBorders>
              <w:top w:val="single" w:sz="0" w:space="0" w:color="D3D3D3"/>
              <w:left w:val="single" w:sz="0" w:space="0" w:color="D3D3D3"/>
              <w:bottom w:val="single" w:sz="0" w:space="0" w:color="D3D3D3"/>
              <w:right w:val="single" w:sz="0" w:space="0" w:color="D3D3D3"/>
            </w:tcBorders>
          </w:tcPr>
          <w:p w14:paraId="20D1034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76707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C640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9C5286" w14:textId="77777777" w:rsidR="00022B71" w:rsidRDefault="005B112A">
            <w:pPr>
              <w:keepNext/>
              <w:spacing w:after="60"/>
              <w:jc w:val="center"/>
            </w:pPr>
            <w:r>
              <w:rPr>
                <w:rFonts w:ascii="Calibri" w:hAnsi="Calibri"/>
                <w:sz w:val="20"/>
              </w:rPr>
              <w:t>&lt;0.001</w:t>
            </w:r>
          </w:p>
        </w:tc>
      </w:tr>
      <w:tr w:rsidR="00022B71" w14:paraId="3FFFFB6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93C068" w14:textId="77777777" w:rsidR="00022B71" w:rsidRDefault="005B112A">
            <w:pPr>
              <w:keepNext/>
              <w:spacing w:after="60"/>
            </w:pPr>
            <w:r>
              <w:rPr>
                <w:rFonts w:ascii="Calibri" w:hAnsi="Calibri"/>
                <w:sz w:val="20"/>
              </w:rPr>
              <w:t>    À la maison TPL</w:t>
            </w:r>
          </w:p>
        </w:tc>
        <w:tc>
          <w:tcPr>
            <w:tcW w:w="0" w:type="auto"/>
            <w:tcBorders>
              <w:top w:val="single" w:sz="0" w:space="0" w:color="D3D3D3"/>
              <w:left w:val="single" w:sz="0" w:space="0" w:color="D3D3D3"/>
              <w:bottom w:val="single" w:sz="0" w:space="0" w:color="D3D3D3"/>
              <w:right w:val="single" w:sz="0" w:space="0" w:color="D3D3D3"/>
            </w:tcBorders>
          </w:tcPr>
          <w:p w14:paraId="1A4915DA" w14:textId="77777777" w:rsidR="00022B71" w:rsidRDefault="005B112A">
            <w:pPr>
              <w:keepNext/>
              <w:spacing w:after="60"/>
              <w:jc w:val="center"/>
            </w:pPr>
            <w:r>
              <w:rPr>
                <w:rFonts w:ascii="Calibri" w:hAnsi="Calibri"/>
                <w:sz w:val="20"/>
              </w:rPr>
              <w:t>3.7 (26)</w:t>
            </w:r>
          </w:p>
        </w:tc>
        <w:tc>
          <w:tcPr>
            <w:tcW w:w="0" w:type="auto"/>
            <w:tcBorders>
              <w:top w:val="single" w:sz="0" w:space="0" w:color="D3D3D3"/>
              <w:left w:val="single" w:sz="0" w:space="0" w:color="D3D3D3"/>
              <w:bottom w:val="single" w:sz="0" w:space="0" w:color="D3D3D3"/>
              <w:right w:val="single" w:sz="0" w:space="0" w:color="D3D3D3"/>
            </w:tcBorders>
          </w:tcPr>
          <w:p w14:paraId="00D7FBEE" w14:textId="77777777" w:rsidR="00022B71" w:rsidRDefault="005B112A">
            <w:pPr>
              <w:keepNext/>
              <w:spacing w:after="60"/>
              <w:jc w:val="center"/>
            </w:pPr>
            <w:r>
              <w:rPr>
                <w:rFonts w:ascii="Calibri" w:hAnsi="Calibri"/>
                <w:sz w:val="20"/>
              </w:rPr>
              <w:t>2.5 (7)</w:t>
            </w:r>
          </w:p>
        </w:tc>
        <w:tc>
          <w:tcPr>
            <w:tcW w:w="0" w:type="auto"/>
            <w:tcBorders>
              <w:top w:val="single" w:sz="0" w:space="0" w:color="D3D3D3"/>
              <w:left w:val="single" w:sz="0" w:space="0" w:color="D3D3D3"/>
              <w:bottom w:val="single" w:sz="0" w:space="0" w:color="D3D3D3"/>
              <w:right w:val="single" w:sz="0" w:space="0" w:color="D3D3D3"/>
            </w:tcBorders>
          </w:tcPr>
          <w:p w14:paraId="78E8819F" w14:textId="77777777" w:rsidR="00022B71" w:rsidRDefault="005B112A">
            <w:pPr>
              <w:keepNext/>
              <w:spacing w:after="60"/>
              <w:jc w:val="center"/>
            </w:pPr>
            <w:r>
              <w:rPr>
                <w:rFonts w:ascii="Calibri" w:hAnsi="Calibri"/>
                <w:sz w:val="20"/>
              </w:rPr>
              <w:t>4.4 (20)</w:t>
            </w:r>
          </w:p>
        </w:tc>
        <w:tc>
          <w:tcPr>
            <w:tcW w:w="0" w:type="auto"/>
            <w:tcBorders>
              <w:top w:val="single" w:sz="0" w:space="0" w:color="D3D3D3"/>
              <w:left w:val="single" w:sz="0" w:space="0" w:color="D3D3D3"/>
              <w:bottom w:val="single" w:sz="0" w:space="0" w:color="D3D3D3"/>
              <w:right w:val="single" w:sz="0" w:space="0" w:color="D3D3D3"/>
            </w:tcBorders>
          </w:tcPr>
          <w:p w14:paraId="0AC19864" w14:textId="77777777" w:rsidR="00022B71" w:rsidRDefault="00022B71">
            <w:pPr>
              <w:keepNext/>
              <w:spacing w:after="60"/>
              <w:jc w:val="center"/>
            </w:pPr>
          </w:p>
        </w:tc>
      </w:tr>
      <w:tr w:rsidR="00022B71" w14:paraId="656AB3D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5DB9A0" w14:textId="77777777" w:rsidR="00022B71" w:rsidRDefault="005B112A">
            <w:pPr>
              <w:keepNext/>
              <w:spacing w:after="60"/>
            </w:pPr>
            <w:r>
              <w:rPr>
                <w:rFonts w:ascii="Calibri" w:hAnsi="Calibri"/>
                <w:sz w:val="20"/>
              </w:rPr>
              <w:t>    Étudiant PTL S</w:t>
            </w:r>
          </w:p>
        </w:tc>
        <w:tc>
          <w:tcPr>
            <w:tcW w:w="0" w:type="auto"/>
            <w:tcBorders>
              <w:top w:val="single" w:sz="0" w:space="0" w:color="D3D3D3"/>
              <w:left w:val="single" w:sz="0" w:space="0" w:color="D3D3D3"/>
              <w:bottom w:val="single" w:sz="0" w:space="0" w:color="D3D3D3"/>
              <w:right w:val="single" w:sz="0" w:space="0" w:color="D3D3D3"/>
            </w:tcBorders>
          </w:tcPr>
          <w:p w14:paraId="58A702F8" w14:textId="77777777" w:rsidR="00022B71" w:rsidRDefault="005B112A">
            <w:pPr>
              <w:keepNext/>
              <w:spacing w:after="60"/>
              <w:jc w:val="center"/>
            </w:pPr>
            <w:r>
              <w:rPr>
                <w:rFonts w:ascii="Calibri" w:hAnsi="Calibri"/>
                <w:sz w:val="20"/>
              </w:rPr>
              <w:t>8.5 (61)</w:t>
            </w:r>
          </w:p>
        </w:tc>
        <w:tc>
          <w:tcPr>
            <w:tcW w:w="0" w:type="auto"/>
            <w:tcBorders>
              <w:top w:val="single" w:sz="0" w:space="0" w:color="D3D3D3"/>
              <w:left w:val="single" w:sz="0" w:space="0" w:color="D3D3D3"/>
              <w:bottom w:val="single" w:sz="0" w:space="0" w:color="D3D3D3"/>
              <w:right w:val="single" w:sz="0" w:space="0" w:color="D3D3D3"/>
            </w:tcBorders>
          </w:tcPr>
          <w:p w14:paraId="1A29C7C0" w14:textId="77777777" w:rsidR="00022B71" w:rsidRDefault="005B112A">
            <w:pPr>
              <w:keepNext/>
              <w:spacing w:after="60"/>
              <w:jc w:val="center"/>
            </w:pPr>
            <w:r>
              <w:rPr>
                <w:rFonts w:ascii="Calibri" w:hAnsi="Calibri"/>
                <w:sz w:val="20"/>
              </w:rPr>
              <w:t>17.9 (47)</w:t>
            </w:r>
          </w:p>
        </w:tc>
        <w:tc>
          <w:tcPr>
            <w:tcW w:w="0" w:type="auto"/>
            <w:tcBorders>
              <w:top w:val="single" w:sz="0" w:space="0" w:color="D3D3D3"/>
              <w:left w:val="single" w:sz="0" w:space="0" w:color="D3D3D3"/>
              <w:bottom w:val="single" w:sz="0" w:space="0" w:color="D3D3D3"/>
              <w:right w:val="single" w:sz="0" w:space="0" w:color="D3D3D3"/>
            </w:tcBorders>
          </w:tcPr>
          <w:p w14:paraId="4FE0DA8E" w14:textId="77777777" w:rsidR="00022B71" w:rsidRDefault="005B112A">
            <w:pPr>
              <w:keepNext/>
              <w:spacing w:after="60"/>
              <w:jc w:val="center"/>
            </w:pPr>
            <w:r>
              <w:rPr>
                <w:rFonts w:ascii="Calibri" w:hAnsi="Calibri"/>
                <w:sz w:val="20"/>
              </w:rPr>
              <w:t>3.0 (13)</w:t>
            </w:r>
          </w:p>
        </w:tc>
        <w:tc>
          <w:tcPr>
            <w:tcW w:w="0" w:type="auto"/>
            <w:tcBorders>
              <w:top w:val="single" w:sz="0" w:space="0" w:color="D3D3D3"/>
              <w:left w:val="single" w:sz="0" w:space="0" w:color="D3D3D3"/>
              <w:bottom w:val="single" w:sz="0" w:space="0" w:color="D3D3D3"/>
              <w:right w:val="single" w:sz="0" w:space="0" w:color="D3D3D3"/>
            </w:tcBorders>
          </w:tcPr>
          <w:p w14:paraId="002D5035" w14:textId="77777777" w:rsidR="00022B71" w:rsidRDefault="00022B71">
            <w:pPr>
              <w:keepNext/>
              <w:spacing w:after="60"/>
              <w:jc w:val="center"/>
            </w:pPr>
          </w:p>
        </w:tc>
      </w:tr>
      <w:tr w:rsidR="00022B71" w14:paraId="62E623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81BD29" w14:textId="77777777" w:rsidR="00022B71" w:rsidRDefault="005B112A">
            <w:pPr>
              <w:keepNext/>
              <w:spacing w:after="60"/>
            </w:pPr>
            <w:r>
              <w:rPr>
                <w:rFonts w:ascii="Calibri" w:hAnsi="Calibri"/>
                <w:sz w:val="20"/>
              </w:rPr>
              <w:t>    Étudiant TPA S</w:t>
            </w:r>
          </w:p>
        </w:tc>
        <w:tc>
          <w:tcPr>
            <w:tcW w:w="0" w:type="auto"/>
            <w:tcBorders>
              <w:top w:val="single" w:sz="0" w:space="0" w:color="D3D3D3"/>
              <w:left w:val="single" w:sz="0" w:space="0" w:color="D3D3D3"/>
              <w:bottom w:val="single" w:sz="0" w:space="0" w:color="D3D3D3"/>
              <w:right w:val="single" w:sz="0" w:space="0" w:color="D3D3D3"/>
            </w:tcBorders>
          </w:tcPr>
          <w:p w14:paraId="11429A66" w14:textId="77777777" w:rsidR="00022B71" w:rsidRDefault="005B112A">
            <w:pPr>
              <w:keepNext/>
              <w:spacing w:after="60"/>
              <w:jc w:val="center"/>
            </w:pPr>
            <w:r>
              <w:rPr>
                <w:rFonts w:ascii="Calibri" w:hAnsi="Calibri"/>
                <w:sz w:val="20"/>
              </w:rPr>
              <w:t>0.5 (3)</w:t>
            </w:r>
          </w:p>
        </w:tc>
        <w:tc>
          <w:tcPr>
            <w:tcW w:w="0" w:type="auto"/>
            <w:tcBorders>
              <w:top w:val="single" w:sz="0" w:space="0" w:color="D3D3D3"/>
              <w:left w:val="single" w:sz="0" w:space="0" w:color="D3D3D3"/>
              <w:bottom w:val="single" w:sz="0" w:space="0" w:color="D3D3D3"/>
              <w:right w:val="single" w:sz="0" w:space="0" w:color="D3D3D3"/>
            </w:tcBorders>
          </w:tcPr>
          <w:p w14:paraId="4329FFFD" w14:textId="77777777" w:rsidR="00022B71" w:rsidRDefault="005B112A">
            <w:pPr>
              <w:keepNext/>
              <w:spacing w:after="60"/>
              <w:jc w:val="center"/>
            </w:pPr>
            <w:r>
              <w:rPr>
                <w:rFonts w:ascii="Calibri" w:hAnsi="Calibri"/>
                <w:sz w:val="20"/>
              </w:rPr>
              <w:t>0.7 (2)</w:t>
            </w:r>
          </w:p>
        </w:tc>
        <w:tc>
          <w:tcPr>
            <w:tcW w:w="0" w:type="auto"/>
            <w:tcBorders>
              <w:top w:val="single" w:sz="0" w:space="0" w:color="D3D3D3"/>
              <w:left w:val="single" w:sz="0" w:space="0" w:color="D3D3D3"/>
              <w:bottom w:val="single" w:sz="0" w:space="0" w:color="D3D3D3"/>
              <w:right w:val="single" w:sz="0" w:space="0" w:color="D3D3D3"/>
            </w:tcBorders>
          </w:tcPr>
          <w:p w14:paraId="3D4E6AF2" w14:textId="77777777" w:rsidR="00022B71" w:rsidRDefault="005B112A">
            <w:pPr>
              <w:keepNext/>
              <w:spacing w:after="60"/>
              <w:jc w:val="center"/>
            </w:pPr>
            <w:r>
              <w:rPr>
                <w:rFonts w:ascii="Calibri" w:hAnsi="Calibri"/>
                <w:sz w:val="20"/>
              </w:rPr>
              <w:t>0.3 (2)</w:t>
            </w:r>
          </w:p>
        </w:tc>
        <w:tc>
          <w:tcPr>
            <w:tcW w:w="0" w:type="auto"/>
            <w:tcBorders>
              <w:top w:val="single" w:sz="0" w:space="0" w:color="D3D3D3"/>
              <w:left w:val="single" w:sz="0" w:space="0" w:color="D3D3D3"/>
              <w:bottom w:val="single" w:sz="0" w:space="0" w:color="D3D3D3"/>
              <w:right w:val="single" w:sz="0" w:space="0" w:color="D3D3D3"/>
            </w:tcBorders>
          </w:tcPr>
          <w:p w14:paraId="04699E2F" w14:textId="77777777" w:rsidR="00022B71" w:rsidRDefault="00022B71">
            <w:pPr>
              <w:keepNext/>
              <w:spacing w:after="60"/>
              <w:jc w:val="center"/>
            </w:pPr>
          </w:p>
        </w:tc>
      </w:tr>
      <w:tr w:rsidR="00022B71" w14:paraId="701DA7D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CC8B5" w14:textId="77777777" w:rsidR="00022B71" w:rsidRDefault="005B112A">
            <w:pPr>
              <w:keepNext/>
              <w:spacing w:after="60"/>
            </w:pPr>
            <w:r>
              <w:rPr>
                <w:rFonts w:ascii="Calibri" w:hAnsi="Calibri"/>
                <w:sz w:val="20"/>
              </w:rPr>
              <w:t xml:space="preserve">    Sans travail mais </w:t>
            </w:r>
            <w:r>
              <w:rPr>
                <w:rFonts w:ascii="Calibri" w:hAnsi="Calibri"/>
                <w:sz w:val="20"/>
              </w:rPr>
              <w:t>recherche</w:t>
            </w:r>
          </w:p>
        </w:tc>
        <w:tc>
          <w:tcPr>
            <w:tcW w:w="0" w:type="auto"/>
            <w:tcBorders>
              <w:top w:val="single" w:sz="0" w:space="0" w:color="D3D3D3"/>
              <w:left w:val="single" w:sz="0" w:space="0" w:color="D3D3D3"/>
              <w:bottom w:val="single" w:sz="0" w:space="0" w:color="D3D3D3"/>
              <w:right w:val="single" w:sz="0" w:space="0" w:color="D3D3D3"/>
            </w:tcBorders>
          </w:tcPr>
          <w:p w14:paraId="63DC8E1C" w14:textId="77777777" w:rsidR="00022B71" w:rsidRDefault="005B112A">
            <w:pPr>
              <w:keepNext/>
              <w:spacing w:after="60"/>
              <w:jc w:val="center"/>
            </w:pPr>
            <w:r>
              <w:rPr>
                <w:rFonts w:ascii="Calibri" w:hAnsi="Calibri"/>
                <w:sz w:val="20"/>
              </w:rPr>
              <w:t>3.1 (22)</w:t>
            </w:r>
          </w:p>
        </w:tc>
        <w:tc>
          <w:tcPr>
            <w:tcW w:w="0" w:type="auto"/>
            <w:tcBorders>
              <w:top w:val="single" w:sz="0" w:space="0" w:color="D3D3D3"/>
              <w:left w:val="single" w:sz="0" w:space="0" w:color="D3D3D3"/>
              <w:bottom w:val="single" w:sz="0" w:space="0" w:color="D3D3D3"/>
              <w:right w:val="single" w:sz="0" w:space="0" w:color="D3D3D3"/>
            </w:tcBorders>
          </w:tcPr>
          <w:p w14:paraId="1F44B785" w14:textId="77777777" w:rsidR="00022B71" w:rsidRDefault="005B112A">
            <w:pPr>
              <w:keepNext/>
              <w:spacing w:after="60"/>
              <w:jc w:val="center"/>
            </w:pPr>
            <w:r>
              <w:rPr>
                <w:rFonts w:ascii="Calibri" w:hAnsi="Calibri"/>
                <w:sz w:val="20"/>
              </w:rPr>
              <w:t>1.8 (5)</w:t>
            </w:r>
          </w:p>
        </w:tc>
        <w:tc>
          <w:tcPr>
            <w:tcW w:w="0" w:type="auto"/>
            <w:tcBorders>
              <w:top w:val="single" w:sz="0" w:space="0" w:color="D3D3D3"/>
              <w:left w:val="single" w:sz="0" w:space="0" w:color="D3D3D3"/>
              <w:bottom w:val="single" w:sz="0" w:space="0" w:color="D3D3D3"/>
              <w:right w:val="single" w:sz="0" w:space="0" w:color="D3D3D3"/>
            </w:tcBorders>
          </w:tcPr>
          <w:p w14:paraId="2A4119A6" w14:textId="77777777" w:rsidR="00022B71" w:rsidRDefault="005B112A">
            <w:pPr>
              <w:keepNext/>
              <w:spacing w:after="60"/>
              <w:jc w:val="center"/>
            </w:pPr>
            <w:r>
              <w:rPr>
                <w:rFonts w:ascii="Calibri" w:hAnsi="Calibri"/>
                <w:sz w:val="20"/>
              </w:rPr>
              <w:t>3.8 (17)</w:t>
            </w:r>
          </w:p>
        </w:tc>
        <w:tc>
          <w:tcPr>
            <w:tcW w:w="0" w:type="auto"/>
            <w:tcBorders>
              <w:top w:val="single" w:sz="0" w:space="0" w:color="D3D3D3"/>
              <w:left w:val="single" w:sz="0" w:space="0" w:color="D3D3D3"/>
              <w:bottom w:val="single" w:sz="0" w:space="0" w:color="D3D3D3"/>
              <w:right w:val="single" w:sz="0" w:space="0" w:color="D3D3D3"/>
            </w:tcBorders>
          </w:tcPr>
          <w:p w14:paraId="1E81AEDA" w14:textId="77777777" w:rsidR="00022B71" w:rsidRDefault="00022B71">
            <w:pPr>
              <w:keepNext/>
              <w:spacing w:after="60"/>
              <w:jc w:val="center"/>
            </w:pPr>
          </w:p>
        </w:tc>
      </w:tr>
      <w:tr w:rsidR="00022B71" w14:paraId="16E0235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BD3B0D" w14:textId="77777777" w:rsidR="00022B71" w:rsidRDefault="005B112A">
            <w:pPr>
              <w:keepNext/>
              <w:spacing w:after="60"/>
            </w:pPr>
            <w:r>
              <w:rPr>
                <w:rFonts w:ascii="Calibri" w:hAnsi="Calibri"/>
                <w:sz w:val="20"/>
              </w:rPr>
              <w:t>    Sans travail sans recherche</w:t>
            </w:r>
          </w:p>
        </w:tc>
        <w:tc>
          <w:tcPr>
            <w:tcW w:w="0" w:type="auto"/>
            <w:tcBorders>
              <w:top w:val="single" w:sz="0" w:space="0" w:color="D3D3D3"/>
              <w:left w:val="single" w:sz="0" w:space="0" w:color="D3D3D3"/>
              <w:bottom w:val="single" w:sz="0" w:space="0" w:color="D3D3D3"/>
              <w:right w:val="single" w:sz="0" w:space="0" w:color="D3D3D3"/>
            </w:tcBorders>
          </w:tcPr>
          <w:p w14:paraId="428F2815" w14:textId="77777777" w:rsidR="00022B71" w:rsidRDefault="005B112A">
            <w:pPr>
              <w:keepNext/>
              <w:spacing w:after="60"/>
              <w:jc w:val="center"/>
            </w:pPr>
            <w:r>
              <w:rPr>
                <w:rFonts w:ascii="Calibri" w:hAnsi="Calibri"/>
                <w:sz w:val="20"/>
              </w:rPr>
              <w:t>1.0 (7)</w:t>
            </w:r>
          </w:p>
        </w:tc>
        <w:tc>
          <w:tcPr>
            <w:tcW w:w="0" w:type="auto"/>
            <w:tcBorders>
              <w:top w:val="single" w:sz="0" w:space="0" w:color="D3D3D3"/>
              <w:left w:val="single" w:sz="0" w:space="0" w:color="D3D3D3"/>
              <w:bottom w:val="single" w:sz="0" w:space="0" w:color="D3D3D3"/>
              <w:right w:val="single" w:sz="0" w:space="0" w:color="D3D3D3"/>
            </w:tcBorders>
          </w:tcPr>
          <w:p w14:paraId="0901769D"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1830155E" w14:textId="77777777" w:rsidR="00022B71" w:rsidRDefault="005B112A">
            <w:pPr>
              <w:keepNext/>
              <w:spacing w:after="60"/>
              <w:jc w:val="center"/>
            </w:pPr>
            <w:r>
              <w:rPr>
                <w:rFonts w:ascii="Calibri" w:hAnsi="Calibri"/>
                <w:sz w:val="20"/>
              </w:rPr>
              <w:t>1.6 (7)</w:t>
            </w:r>
          </w:p>
        </w:tc>
        <w:tc>
          <w:tcPr>
            <w:tcW w:w="0" w:type="auto"/>
            <w:tcBorders>
              <w:top w:val="single" w:sz="0" w:space="0" w:color="D3D3D3"/>
              <w:left w:val="single" w:sz="0" w:space="0" w:color="D3D3D3"/>
              <w:bottom w:val="single" w:sz="0" w:space="0" w:color="D3D3D3"/>
              <w:right w:val="single" w:sz="0" w:space="0" w:color="D3D3D3"/>
            </w:tcBorders>
          </w:tcPr>
          <w:p w14:paraId="07B070B2" w14:textId="77777777" w:rsidR="00022B71" w:rsidRDefault="00022B71">
            <w:pPr>
              <w:keepNext/>
              <w:spacing w:after="60"/>
              <w:jc w:val="center"/>
            </w:pPr>
          </w:p>
        </w:tc>
      </w:tr>
      <w:tr w:rsidR="00022B71" w14:paraId="1C4603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B7E5A5" w14:textId="77777777" w:rsidR="00022B71" w:rsidRDefault="005B112A">
            <w:pPr>
              <w:keepNext/>
              <w:spacing w:after="60"/>
            </w:pPr>
            <w:r>
              <w:rPr>
                <w:rFonts w:ascii="Calibri" w:hAnsi="Calibri"/>
                <w:sz w:val="20"/>
              </w:rPr>
              <w:t>    Travail et études TPA</w:t>
            </w:r>
          </w:p>
        </w:tc>
        <w:tc>
          <w:tcPr>
            <w:tcW w:w="0" w:type="auto"/>
            <w:tcBorders>
              <w:top w:val="single" w:sz="0" w:space="0" w:color="D3D3D3"/>
              <w:left w:val="single" w:sz="0" w:space="0" w:color="D3D3D3"/>
              <w:bottom w:val="single" w:sz="0" w:space="0" w:color="D3D3D3"/>
              <w:right w:val="single" w:sz="0" w:space="0" w:color="D3D3D3"/>
            </w:tcBorders>
          </w:tcPr>
          <w:p w14:paraId="3CF1B126" w14:textId="77777777" w:rsidR="00022B71" w:rsidRDefault="005B112A">
            <w:pPr>
              <w:keepNext/>
              <w:spacing w:after="60"/>
              <w:jc w:val="center"/>
            </w:pPr>
            <w:r>
              <w:rPr>
                <w:rFonts w:ascii="Calibri" w:hAnsi="Calibri"/>
                <w:sz w:val="20"/>
              </w:rPr>
              <w:t>0.9 (6)</w:t>
            </w:r>
          </w:p>
        </w:tc>
        <w:tc>
          <w:tcPr>
            <w:tcW w:w="0" w:type="auto"/>
            <w:tcBorders>
              <w:top w:val="single" w:sz="0" w:space="0" w:color="D3D3D3"/>
              <w:left w:val="single" w:sz="0" w:space="0" w:color="D3D3D3"/>
              <w:bottom w:val="single" w:sz="0" w:space="0" w:color="D3D3D3"/>
              <w:right w:val="single" w:sz="0" w:space="0" w:color="D3D3D3"/>
            </w:tcBorders>
          </w:tcPr>
          <w:p w14:paraId="1F25E037" w14:textId="77777777" w:rsidR="00022B71" w:rsidRDefault="005B112A">
            <w:pPr>
              <w:keepNext/>
              <w:spacing w:after="60"/>
              <w:jc w:val="center"/>
            </w:pPr>
            <w:r>
              <w:rPr>
                <w:rFonts w:ascii="Calibri" w:hAnsi="Calibri"/>
                <w:sz w:val="20"/>
              </w:rPr>
              <w:t>1.4 (4)</w:t>
            </w:r>
          </w:p>
        </w:tc>
        <w:tc>
          <w:tcPr>
            <w:tcW w:w="0" w:type="auto"/>
            <w:tcBorders>
              <w:top w:val="single" w:sz="0" w:space="0" w:color="D3D3D3"/>
              <w:left w:val="single" w:sz="0" w:space="0" w:color="D3D3D3"/>
              <w:bottom w:val="single" w:sz="0" w:space="0" w:color="D3D3D3"/>
              <w:right w:val="single" w:sz="0" w:space="0" w:color="D3D3D3"/>
            </w:tcBorders>
          </w:tcPr>
          <w:p w14:paraId="0B17568E" w14:textId="77777777" w:rsidR="00022B71" w:rsidRDefault="005B112A">
            <w:pPr>
              <w:keepNext/>
              <w:spacing w:after="60"/>
              <w:jc w:val="center"/>
            </w:pPr>
            <w:r>
              <w:rPr>
                <w:rFonts w:ascii="Calibri" w:hAnsi="Calibri"/>
                <w:sz w:val="20"/>
              </w:rPr>
              <w:t>0.6 (3)</w:t>
            </w:r>
          </w:p>
        </w:tc>
        <w:tc>
          <w:tcPr>
            <w:tcW w:w="0" w:type="auto"/>
            <w:tcBorders>
              <w:top w:val="single" w:sz="0" w:space="0" w:color="D3D3D3"/>
              <w:left w:val="single" w:sz="0" w:space="0" w:color="D3D3D3"/>
              <w:bottom w:val="single" w:sz="0" w:space="0" w:color="D3D3D3"/>
              <w:right w:val="single" w:sz="0" w:space="0" w:color="D3D3D3"/>
            </w:tcBorders>
          </w:tcPr>
          <w:p w14:paraId="19603E62" w14:textId="77777777" w:rsidR="00022B71" w:rsidRDefault="00022B71">
            <w:pPr>
              <w:keepNext/>
              <w:spacing w:after="60"/>
              <w:jc w:val="center"/>
            </w:pPr>
          </w:p>
        </w:tc>
      </w:tr>
      <w:tr w:rsidR="00022B71" w14:paraId="09C9C14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F988AC" w14:textId="77777777" w:rsidR="00022B71" w:rsidRDefault="005B112A">
            <w:pPr>
              <w:keepNext/>
              <w:spacing w:after="60"/>
            </w:pPr>
            <w:r>
              <w:rPr>
                <w:rFonts w:ascii="Calibri" w:hAnsi="Calibri"/>
                <w:sz w:val="20"/>
              </w:rPr>
              <w:t>    Travail PTL études TPA</w:t>
            </w:r>
          </w:p>
        </w:tc>
        <w:tc>
          <w:tcPr>
            <w:tcW w:w="0" w:type="auto"/>
            <w:tcBorders>
              <w:top w:val="single" w:sz="0" w:space="0" w:color="D3D3D3"/>
              <w:left w:val="single" w:sz="0" w:space="0" w:color="D3D3D3"/>
              <w:bottom w:val="single" w:sz="0" w:space="0" w:color="D3D3D3"/>
              <w:right w:val="single" w:sz="0" w:space="0" w:color="D3D3D3"/>
            </w:tcBorders>
          </w:tcPr>
          <w:p w14:paraId="33FD174F" w14:textId="77777777" w:rsidR="00022B71" w:rsidRDefault="005B112A">
            <w:pPr>
              <w:keepNext/>
              <w:spacing w:after="60"/>
              <w:jc w:val="center"/>
            </w:pPr>
            <w:r>
              <w:rPr>
                <w:rFonts w:ascii="Calibri" w:hAnsi="Calibri"/>
                <w:sz w:val="20"/>
              </w:rPr>
              <w:t>6.3 (45)</w:t>
            </w:r>
          </w:p>
        </w:tc>
        <w:tc>
          <w:tcPr>
            <w:tcW w:w="0" w:type="auto"/>
            <w:tcBorders>
              <w:top w:val="single" w:sz="0" w:space="0" w:color="D3D3D3"/>
              <w:left w:val="single" w:sz="0" w:space="0" w:color="D3D3D3"/>
              <w:bottom w:val="single" w:sz="0" w:space="0" w:color="D3D3D3"/>
              <w:right w:val="single" w:sz="0" w:space="0" w:color="D3D3D3"/>
            </w:tcBorders>
          </w:tcPr>
          <w:p w14:paraId="0F740FF6" w14:textId="77777777" w:rsidR="00022B71" w:rsidRDefault="005B112A">
            <w:pPr>
              <w:keepNext/>
              <w:spacing w:after="60"/>
              <w:jc w:val="center"/>
            </w:pPr>
            <w:r>
              <w:rPr>
                <w:rFonts w:ascii="Calibri" w:hAnsi="Calibri"/>
                <w:sz w:val="20"/>
              </w:rPr>
              <w:t>5.7 (15)</w:t>
            </w:r>
          </w:p>
        </w:tc>
        <w:tc>
          <w:tcPr>
            <w:tcW w:w="0" w:type="auto"/>
            <w:tcBorders>
              <w:top w:val="single" w:sz="0" w:space="0" w:color="D3D3D3"/>
              <w:left w:val="single" w:sz="0" w:space="0" w:color="D3D3D3"/>
              <w:bottom w:val="single" w:sz="0" w:space="0" w:color="D3D3D3"/>
              <w:right w:val="single" w:sz="0" w:space="0" w:color="D3D3D3"/>
            </w:tcBorders>
          </w:tcPr>
          <w:p w14:paraId="7295172C" w14:textId="77777777" w:rsidR="00022B71" w:rsidRDefault="005B112A">
            <w:pPr>
              <w:keepNext/>
              <w:spacing w:after="60"/>
              <w:jc w:val="center"/>
            </w:pPr>
            <w:r>
              <w:rPr>
                <w:rFonts w:ascii="Calibri" w:hAnsi="Calibri"/>
                <w:sz w:val="20"/>
              </w:rPr>
              <w:t>6.7 (30)</w:t>
            </w:r>
          </w:p>
        </w:tc>
        <w:tc>
          <w:tcPr>
            <w:tcW w:w="0" w:type="auto"/>
            <w:tcBorders>
              <w:top w:val="single" w:sz="0" w:space="0" w:color="D3D3D3"/>
              <w:left w:val="single" w:sz="0" w:space="0" w:color="D3D3D3"/>
              <w:bottom w:val="single" w:sz="0" w:space="0" w:color="D3D3D3"/>
              <w:right w:val="single" w:sz="0" w:space="0" w:color="D3D3D3"/>
            </w:tcBorders>
          </w:tcPr>
          <w:p w14:paraId="5CA6E5C6" w14:textId="77777777" w:rsidR="00022B71" w:rsidRDefault="00022B71">
            <w:pPr>
              <w:keepNext/>
              <w:spacing w:after="60"/>
              <w:jc w:val="center"/>
            </w:pPr>
          </w:p>
        </w:tc>
      </w:tr>
      <w:tr w:rsidR="00022B71" w14:paraId="44B8071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07E323" w14:textId="77777777" w:rsidR="00022B71" w:rsidRDefault="005B112A">
            <w:pPr>
              <w:keepNext/>
              <w:spacing w:after="60"/>
            </w:pPr>
            <w:r>
              <w:rPr>
                <w:rFonts w:ascii="Calibri" w:hAnsi="Calibri"/>
                <w:sz w:val="20"/>
              </w:rPr>
              <w:t>    Travail TPA études PTL</w:t>
            </w:r>
          </w:p>
        </w:tc>
        <w:tc>
          <w:tcPr>
            <w:tcW w:w="0" w:type="auto"/>
            <w:tcBorders>
              <w:top w:val="single" w:sz="0" w:space="0" w:color="D3D3D3"/>
              <w:left w:val="single" w:sz="0" w:space="0" w:color="D3D3D3"/>
              <w:bottom w:val="single" w:sz="0" w:space="0" w:color="D3D3D3"/>
              <w:right w:val="single" w:sz="0" w:space="0" w:color="D3D3D3"/>
            </w:tcBorders>
          </w:tcPr>
          <w:p w14:paraId="75A1673D" w14:textId="77777777" w:rsidR="00022B71" w:rsidRDefault="005B112A">
            <w:pPr>
              <w:keepNext/>
              <w:spacing w:after="60"/>
              <w:jc w:val="center"/>
            </w:pPr>
            <w:r>
              <w:rPr>
                <w:rFonts w:ascii="Calibri" w:hAnsi="Calibri"/>
                <w:sz w:val="20"/>
              </w:rPr>
              <w:t>15.1 (108)</w:t>
            </w:r>
          </w:p>
        </w:tc>
        <w:tc>
          <w:tcPr>
            <w:tcW w:w="0" w:type="auto"/>
            <w:tcBorders>
              <w:top w:val="single" w:sz="0" w:space="0" w:color="D3D3D3"/>
              <w:left w:val="single" w:sz="0" w:space="0" w:color="D3D3D3"/>
              <w:bottom w:val="single" w:sz="0" w:space="0" w:color="D3D3D3"/>
              <w:right w:val="single" w:sz="0" w:space="0" w:color="D3D3D3"/>
            </w:tcBorders>
          </w:tcPr>
          <w:p w14:paraId="4C0291D6" w14:textId="77777777" w:rsidR="00022B71" w:rsidRDefault="005B112A">
            <w:pPr>
              <w:keepNext/>
              <w:spacing w:after="60"/>
              <w:jc w:val="center"/>
            </w:pPr>
            <w:r>
              <w:rPr>
                <w:rFonts w:ascii="Calibri" w:hAnsi="Calibri"/>
                <w:sz w:val="20"/>
              </w:rPr>
              <w:t>36.5 (97)</w:t>
            </w:r>
          </w:p>
        </w:tc>
        <w:tc>
          <w:tcPr>
            <w:tcW w:w="0" w:type="auto"/>
            <w:tcBorders>
              <w:top w:val="single" w:sz="0" w:space="0" w:color="D3D3D3"/>
              <w:left w:val="single" w:sz="0" w:space="0" w:color="D3D3D3"/>
              <w:bottom w:val="single" w:sz="0" w:space="0" w:color="D3D3D3"/>
              <w:right w:val="single" w:sz="0" w:space="0" w:color="D3D3D3"/>
            </w:tcBorders>
          </w:tcPr>
          <w:p w14:paraId="19A19031" w14:textId="77777777" w:rsidR="00022B71" w:rsidRDefault="005B112A">
            <w:pPr>
              <w:keepNext/>
              <w:spacing w:after="60"/>
              <w:jc w:val="center"/>
            </w:pPr>
            <w:r>
              <w:rPr>
                <w:rFonts w:ascii="Calibri" w:hAnsi="Calibri"/>
                <w:sz w:val="20"/>
              </w:rPr>
              <w:t>2.6 (12)</w:t>
            </w:r>
          </w:p>
        </w:tc>
        <w:tc>
          <w:tcPr>
            <w:tcW w:w="0" w:type="auto"/>
            <w:tcBorders>
              <w:top w:val="single" w:sz="0" w:space="0" w:color="D3D3D3"/>
              <w:left w:val="single" w:sz="0" w:space="0" w:color="D3D3D3"/>
              <w:bottom w:val="single" w:sz="0" w:space="0" w:color="D3D3D3"/>
              <w:right w:val="single" w:sz="0" w:space="0" w:color="D3D3D3"/>
            </w:tcBorders>
          </w:tcPr>
          <w:p w14:paraId="66256C49" w14:textId="77777777" w:rsidR="00022B71" w:rsidRDefault="00022B71">
            <w:pPr>
              <w:keepNext/>
              <w:spacing w:after="60"/>
              <w:jc w:val="center"/>
            </w:pPr>
          </w:p>
        </w:tc>
      </w:tr>
      <w:tr w:rsidR="00022B71" w14:paraId="55B9CFF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F587CC" w14:textId="77777777" w:rsidR="00022B71" w:rsidRDefault="005B112A">
            <w:pPr>
              <w:keepNext/>
              <w:spacing w:after="60"/>
            </w:pPr>
            <w:r>
              <w:rPr>
                <w:rFonts w:ascii="Calibri" w:hAnsi="Calibri"/>
                <w:sz w:val="20"/>
              </w:rPr>
              <w:t>    Travail TPA S</w:t>
            </w:r>
          </w:p>
        </w:tc>
        <w:tc>
          <w:tcPr>
            <w:tcW w:w="0" w:type="auto"/>
            <w:tcBorders>
              <w:top w:val="single" w:sz="0" w:space="0" w:color="D3D3D3"/>
              <w:left w:val="single" w:sz="0" w:space="0" w:color="D3D3D3"/>
              <w:bottom w:val="single" w:sz="0" w:space="0" w:color="D3D3D3"/>
              <w:right w:val="single" w:sz="0" w:space="0" w:color="D3D3D3"/>
            </w:tcBorders>
          </w:tcPr>
          <w:p w14:paraId="00679A05" w14:textId="77777777" w:rsidR="00022B71" w:rsidRDefault="005B112A">
            <w:pPr>
              <w:keepNext/>
              <w:spacing w:after="60"/>
              <w:jc w:val="center"/>
            </w:pPr>
            <w:r>
              <w:rPr>
                <w:rFonts w:ascii="Calibri" w:hAnsi="Calibri"/>
                <w:sz w:val="20"/>
              </w:rPr>
              <w:t>4.9 (35)</w:t>
            </w:r>
          </w:p>
        </w:tc>
        <w:tc>
          <w:tcPr>
            <w:tcW w:w="0" w:type="auto"/>
            <w:tcBorders>
              <w:top w:val="single" w:sz="0" w:space="0" w:color="D3D3D3"/>
              <w:left w:val="single" w:sz="0" w:space="0" w:color="D3D3D3"/>
              <w:bottom w:val="single" w:sz="0" w:space="0" w:color="D3D3D3"/>
              <w:right w:val="single" w:sz="0" w:space="0" w:color="D3D3D3"/>
            </w:tcBorders>
          </w:tcPr>
          <w:p w14:paraId="218C5D6D" w14:textId="77777777" w:rsidR="00022B71" w:rsidRDefault="005B112A">
            <w:pPr>
              <w:keepNext/>
              <w:spacing w:after="60"/>
              <w:jc w:val="center"/>
            </w:pPr>
            <w:r>
              <w:rPr>
                <w:rFonts w:ascii="Calibri" w:hAnsi="Calibri"/>
                <w:sz w:val="20"/>
              </w:rPr>
              <w:t>7.2 (19)</w:t>
            </w:r>
          </w:p>
        </w:tc>
        <w:tc>
          <w:tcPr>
            <w:tcW w:w="0" w:type="auto"/>
            <w:tcBorders>
              <w:top w:val="single" w:sz="0" w:space="0" w:color="D3D3D3"/>
              <w:left w:val="single" w:sz="0" w:space="0" w:color="D3D3D3"/>
              <w:bottom w:val="single" w:sz="0" w:space="0" w:color="D3D3D3"/>
              <w:right w:val="single" w:sz="0" w:space="0" w:color="D3D3D3"/>
            </w:tcBorders>
          </w:tcPr>
          <w:p w14:paraId="20E8ED80" w14:textId="77777777" w:rsidR="00022B71" w:rsidRDefault="005B112A">
            <w:pPr>
              <w:keepNext/>
              <w:spacing w:after="60"/>
              <w:jc w:val="center"/>
            </w:pPr>
            <w:r>
              <w:rPr>
                <w:rFonts w:ascii="Calibri" w:hAnsi="Calibri"/>
                <w:sz w:val="20"/>
              </w:rPr>
              <w:t>3.6 (16)</w:t>
            </w:r>
          </w:p>
        </w:tc>
        <w:tc>
          <w:tcPr>
            <w:tcW w:w="0" w:type="auto"/>
            <w:tcBorders>
              <w:top w:val="single" w:sz="0" w:space="0" w:color="D3D3D3"/>
              <w:left w:val="single" w:sz="0" w:space="0" w:color="D3D3D3"/>
              <w:bottom w:val="single" w:sz="0" w:space="0" w:color="D3D3D3"/>
              <w:right w:val="single" w:sz="0" w:space="0" w:color="D3D3D3"/>
            </w:tcBorders>
          </w:tcPr>
          <w:p w14:paraId="22EC13A1" w14:textId="77777777" w:rsidR="00022B71" w:rsidRDefault="00022B71">
            <w:pPr>
              <w:keepNext/>
              <w:spacing w:after="60"/>
              <w:jc w:val="center"/>
            </w:pPr>
          </w:p>
        </w:tc>
      </w:tr>
      <w:tr w:rsidR="00022B71" w14:paraId="07E4259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6B4331" w14:textId="77777777" w:rsidR="00022B71" w:rsidRDefault="005B112A">
            <w:pPr>
              <w:keepNext/>
              <w:spacing w:after="60"/>
            </w:pPr>
            <w:r>
              <w:rPr>
                <w:rFonts w:ascii="Calibri" w:hAnsi="Calibri"/>
                <w:sz w:val="20"/>
              </w:rPr>
              <w:t>    Travail TPL S</w:t>
            </w:r>
          </w:p>
        </w:tc>
        <w:tc>
          <w:tcPr>
            <w:tcW w:w="0" w:type="auto"/>
            <w:tcBorders>
              <w:top w:val="single" w:sz="0" w:space="0" w:color="D3D3D3"/>
              <w:left w:val="single" w:sz="0" w:space="0" w:color="D3D3D3"/>
              <w:bottom w:val="single" w:sz="0" w:space="0" w:color="D3D3D3"/>
              <w:right w:val="single" w:sz="0" w:space="0" w:color="D3D3D3"/>
            </w:tcBorders>
          </w:tcPr>
          <w:p w14:paraId="31FD8532" w14:textId="77777777" w:rsidR="00022B71" w:rsidRDefault="005B112A">
            <w:pPr>
              <w:keepNext/>
              <w:spacing w:after="60"/>
              <w:jc w:val="center"/>
            </w:pPr>
            <w:r>
              <w:rPr>
                <w:rFonts w:ascii="Calibri" w:hAnsi="Calibri"/>
                <w:sz w:val="20"/>
              </w:rPr>
              <w:t>56.1 (402)</w:t>
            </w:r>
          </w:p>
        </w:tc>
        <w:tc>
          <w:tcPr>
            <w:tcW w:w="0" w:type="auto"/>
            <w:tcBorders>
              <w:top w:val="single" w:sz="0" w:space="0" w:color="D3D3D3"/>
              <w:left w:val="single" w:sz="0" w:space="0" w:color="D3D3D3"/>
              <w:bottom w:val="single" w:sz="0" w:space="0" w:color="D3D3D3"/>
              <w:right w:val="single" w:sz="0" w:space="0" w:color="D3D3D3"/>
            </w:tcBorders>
          </w:tcPr>
          <w:p w14:paraId="65EB9332" w14:textId="77777777" w:rsidR="00022B71" w:rsidRDefault="005B112A">
            <w:pPr>
              <w:keepNext/>
              <w:spacing w:after="60"/>
              <w:jc w:val="center"/>
            </w:pPr>
            <w:r>
              <w:rPr>
                <w:rFonts w:ascii="Calibri" w:hAnsi="Calibri"/>
                <w:sz w:val="20"/>
              </w:rPr>
              <w:t>26.4 (70)</w:t>
            </w:r>
          </w:p>
        </w:tc>
        <w:tc>
          <w:tcPr>
            <w:tcW w:w="0" w:type="auto"/>
            <w:tcBorders>
              <w:top w:val="single" w:sz="0" w:space="0" w:color="D3D3D3"/>
              <w:left w:val="single" w:sz="0" w:space="0" w:color="D3D3D3"/>
              <w:bottom w:val="single" w:sz="0" w:space="0" w:color="D3D3D3"/>
              <w:right w:val="single" w:sz="0" w:space="0" w:color="D3D3D3"/>
            </w:tcBorders>
          </w:tcPr>
          <w:p w14:paraId="197AE2AC" w14:textId="77777777" w:rsidR="00022B71" w:rsidRDefault="005B112A">
            <w:pPr>
              <w:keepNext/>
              <w:spacing w:after="60"/>
              <w:jc w:val="center"/>
            </w:pPr>
            <w:r>
              <w:rPr>
                <w:rFonts w:ascii="Calibri" w:hAnsi="Calibri"/>
                <w:sz w:val="20"/>
              </w:rPr>
              <w:t>73.6 (332)</w:t>
            </w:r>
          </w:p>
        </w:tc>
        <w:tc>
          <w:tcPr>
            <w:tcW w:w="0" w:type="auto"/>
            <w:tcBorders>
              <w:top w:val="single" w:sz="0" w:space="0" w:color="D3D3D3"/>
              <w:left w:val="single" w:sz="0" w:space="0" w:color="D3D3D3"/>
              <w:bottom w:val="single" w:sz="0" w:space="0" w:color="D3D3D3"/>
              <w:right w:val="single" w:sz="0" w:space="0" w:color="D3D3D3"/>
            </w:tcBorders>
          </w:tcPr>
          <w:p w14:paraId="1A569D7B" w14:textId="77777777" w:rsidR="00022B71" w:rsidRDefault="00022B71">
            <w:pPr>
              <w:keepNext/>
              <w:spacing w:after="60"/>
              <w:jc w:val="center"/>
            </w:pPr>
          </w:p>
        </w:tc>
      </w:tr>
      <w:tr w:rsidR="00022B71" w14:paraId="587A03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83DF23" w14:textId="77777777" w:rsidR="00022B71" w:rsidRDefault="005B112A">
            <w:pPr>
              <w:keepNext/>
              <w:spacing w:after="60"/>
            </w:pPr>
            <w:r>
              <w:rPr>
                <w:rFonts w:ascii="Calibri" w:hAnsi="Calibri"/>
                <w:sz w:val="20"/>
              </w:rPr>
              <w:t>Revenu_annuel_du_repondant</w:t>
            </w:r>
          </w:p>
        </w:tc>
        <w:tc>
          <w:tcPr>
            <w:tcW w:w="0" w:type="auto"/>
            <w:tcBorders>
              <w:top w:val="single" w:sz="0" w:space="0" w:color="D3D3D3"/>
              <w:left w:val="single" w:sz="0" w:space="0" w:color="D3D3D3"/>
              <w:bottom w:val="single" w:sz="0" w:space="0" w:color="D3D3D3"/>
              <w:right w:val="single" w:sz="0" w:space="0" w:color="D3D3D3"/>
            </w:tcBorders>
          </w:tcPr>
          <w:p w14:paraId="1C14192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15EC6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1AC8D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98AEE3" w14:textId="77777777" w:rsidR="00022B71" w:rsidRDefault="005B112A">
            <w:pPr>
              <w:keepNext/>
              <w:spacing w:after="60"/>
              <w:jc w:val="center"/>
            </w:pPr>
            <w:r>
              <w:rPr>
                <w:rFonts w:ascii="Calibri" w:hAnsi="Calibri"/>
                <w:sz w:val="20"/>
              </w:rPr>
              <w:t>&lt;0.001</w:t>
            </w:r>
          </w:p>
        </w:tc>
      </w:tr>
      <w:tr w:rsidR="00022B71" w14:paraId="6EF221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F16275" w14:textId="77777777" w:rsidR="00022B71" w:rsidRDefault="005B112A">
            <w:pPr>
              <w:keepNext/>
              <w:spacing w:after="60"/>
            </w:pPr>
            <w:r>
              <w:rPr>
                <w:rFonts w:ascii="Calibri" w:hAnsi="Calibri"/>
                <w:sz w:val="20"/>
              </w:rPr>
              <w:t>    70,000$ et plus</w:t>
            </w:r>
          </w:p>
        </w:tc>
        <w:tc>
          <w:tcPr>
            <w:tcW w:w="0" w:type="auto"/>
            <w:tcBorders>
              <w:top w:val="single" w:sz="0" w:space="0" w:color="D3D3D3"/>
              <w:left w:val="single" w:sz="0" w:space="0" w:color="D3D3D3"/>
              <w:bottom w:val="single" w:sz="0" w:space="0" w:color="D3D3D3"/>
              <w:right w:val="single" w:sz="0" w:space="0" w:color="D3D3D3"/>
            </w:tcBorders>
          </w:tcPr>
          <w:p w14:paraId="565B142B" w14:textId="77777777" w:rsidR="00022B71" w:rsidRDefault="005B112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7F21A483" w14:textId="77777777" w:rsidR="00022B71" w:rsidRDefault="005B112A">
            <w:pPr>
              <w:keepNext/>
              <w:spacing w:after="60"/>
              <w:jc w:val="center"/>
            </w:pPr>
            <w:r>
              <w:rPr>
                <w:rFonts w:ascii="Calibri" w:hAnsi="Calibri"/>
                <w:sz w:val="20"/>
              </w:rPr>
              <w:t>7.2 (19)</w:t>
            </w:r>
          </w:p>
        </w:tc>
        <w:tc>
          <w:tcPr>
            <w:tcW w:w="0" w:type="auto"/>
            <w:tcBorders>
              <w:top w:val="single" w:sz="0" w:space="0" w:color="D3D3D3"/>
              <w:left w:val="single" w:sz="0" w:space="0" w:color="D3D3D3"/>
              <w:bottom w:val="single" w:sz="0" w:space="0" w:color="D3D3D3"/>
              <w:right w:val="single" w:sz="0" w:space="0" w:color="D3D3D3"/>
            </w:tcBorders>
          </w:tcPr>
          <w:p w14:paraId="48B12F33" w14:textId="77777777" w:rsidR="00022B71" w:rsidRDefault="005B112A">
            <w:pPr>
              <w:keepNext/>
              <w:spacing w:after="60"/>
              <w:jc w:val="center"/>
            </w:pPr>
            <w:r>
              <w:rPr>
                <w:rFonts w:ascii="Calibri" w:hAnsi="Calibri"/>
                <w:sz w:val="20"/>
              </w:rPr>
              <w:t>27.9 (126)</w:t>
            </w:r>
          </w:p>
        </w:tc>
        <w:tc>
          <w:tcPr>
            <w:tcW w:w="0" w:type="auto"/>
            <w:tcBorders>
              <w:top w:val="single" w:sz="0" w:space="0" w:color="D3D3D3"/>
              <w:left w:val="single" w:sz="0" w:space="0" w:color="D3D3D3"/>
              <w:bottom w:val="single" w:sz="0" w:space="0" w:color="D3D3D3"/>
              <w:right w:val="single" w:sz="0" w:space="0" w:color="D3D3D3"/>
            </w:tcBorders>
          </w:tcPr>
          <w:p w14:paraId="506C89DF" w14:textId="77777777" w:rsidR="00022B71" w:rsidRDefault="00022B71">
            <w:pPr>
              <w:keepNext/>
              <w:spacing w:after="60"/>
              <w:jc w:val="center"/>
            </w:pPr>
          </w:p>
        </w:tc>
      </w:tr>
      <w:tr w:rsidR="00022B71" w14:paraId="653567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05B89C" w14:textId="77777777" w:rsidR="00022B71" w:rsidRDefault="005B112A">
            <w:pPr>
              <w:keepNext/>
              <w:spacing w:after="60"/>
            </w:pPr>
            <w:r>
              <w:rPr>
                <w:rFonts w:ascii="Calibri" w:hAnsi="Calibri"/>
                <w:sz w:val="20"/>
              </w:rPr>
              <w:t>    De 10,000$ à 19,999$</w:t>
            </w:r>
          </w:p>
        </w:tc>
        <w:tc>
          <w:tcPr>
            <w:tcW w:w="0" w:type="auto"/>
            <w:tcBorders>
              <w:top w:val="single" w:sz="0" w:space="0" w:color="D3D3D3"/>
              <w:left w:val="single" w:sz="0" w:space="0" w:color="D3D3D3"/>
              <w:bottom w:val="single" w:sz="0" w:space="0" w:color="D3D3D3"/>
              <w:right w:val="single" w:sz="0" w:space="0" w:color="D3D3D3"/>
            </w:tcBorders>
          </w:tcPr>
          <w:p w14:paraId="28882E3C" w14:textId="77777777" w:rsidR="00022B71" w:rsidRDefault="005B112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0B628D6A" w14:textId="77777777" w:rsidR="00022B71" w:rsidRDefault="005B112A">
            <w:pPr>
              <w:keepNext/>
              <w:spacing w:after="60"/>
              <w:jc w:val="center"/>
            </w:pPr>
            <w:r>
              <w:rPr>
                <w:rFonts w:ascii="Calibri" w:hAnsi="Calibri"/>
                <w:sz w:val="20"/>
              </w:rPr>
              <w:t>24.9 (67)</w:t>
            </w:r>
          </w:p>
        </w:tc>
        <w:tc>
          <w:tcPr>
            <w:tcW w:w="0" w:type="auto"/>
            <w:tcBorders>
              <w:top w:val="single" w:sz="0" w:space="0" w:color="D3D3D3"/>
              <w:left w:val="single" w:sz="0" w:space="0" w:color="D3D3D3"/>
              <w:bottom w:val="single" w:sz="0" w:space="0" w:color="D3D3D3"/>
              <w:right w:val="single" w:sz="0" w:space="0" w:color="D3D3D3"/>
            </w:tcBorders>
          </w:tcPr>
          <w:p w14:paraId="5ED7D846" w14:textId="77777777" w:rsidR="00022B71" w:rsidRDefault="005B112A">
            <w:pPr>
              <w:keepNext/>
              <w:spacing w:after="60"/>
              <w:jc w:val="center"/>
            </w:pPr>
            <w:r>
              <w:rPr>
                <w:rFonts w:ascii="Calibri" w:hAnsi="Calibri"/>
                <w:sz w:val="20"/>
              </w:rPr>
              <w:t xml:space="preserve">4.3 </w:t>
            </w: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990DB2F" w14:textId="77777777" w:rsidR="00022B71" w:rsidRDefault="00022B71">
            <w:pPr>
              <w:keepNext/>
              <w:spacing w:after="60"/>
              <w:jc w:val="center"/>
            </w:pPr>
          </w:p>
        </w:tc>
      </w:tr>
      <w:tr w:rsidR="00022B71" w14:paraId="7103DFD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3FFAA" w14:textId="77777777" w:rsidR="00022B71" w:rsidRDefault="005B112A">
            <w:pPr>
              <w:keepNext/>
              <w:spacing w:after="60"/>
            </w:pPr>
            <w:r>
              <w:rPr>
                <w:rFonts w:ascii="Calibri" w:hAnsi="Calibri"/>
                <w:sz w:val="20"/>
              </w:rPr>
              <w:t>    De 20,000$ à 29,999$</w:t>
            </w:r>
          </w:p>
        </w:tc>
        <w:tc>
          <w:tcPr>
            <w:tcW w:w="0" w:type="auto"/>
            <w:tcBorders>
              <w:top w:val="single" w:sz="0" w:space="0" w:color="D3D3D3"/>
              <w:left w:val="single" w:sz="0" w:space="0" w:color="D3D3D3"/>
              <w:bottom w:val="single" w:sz="0" w:space="0" w:color="D3D3D3"/>
              <w:right w:val="single" w:sz="0" w:space="0" w:color="D3D3D3"/>
            </w:tcBorders>
          </w:tcPr>
          <w:p w14:paraId="16340031"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63F80CB3" w14:textId="77777777" w:rsidR="00022B71" w:rsidRDefault="005B112A">
            <w:pPr>
              <w:keepNext/>
              <w:spacing w:after="60"/>
              <w:jc w:val="center"/>
            </w:pPr>
            <w:r>
              <w:rPr>
                <w:rFonts w:ascii="Calibri" w:hAnsi="Calibri"/>
                <w:sz w:val="20"/>
              </w:rPr>
              <w:t>18.1 (48)</w:t>
            </w:r>
          </w:p>
        </w:tc>
        <w:tc>
          <w:tcPr>
            <w:tcW w:w="0" w:type="auto"/>
            <w:tcBorders>
              <w:top w:val="single" w:sz="0" w:space="0" w:color="D3D3D3"/>
              <w:left w:val="single" w:sz="0" w:space="0" w:color="D3D3D3"/>
              <w:bottom w:val="single" w:sz="0" w:space="0" w:color="D3D3D3"/>
              <w:right w:val="single" w:sz="0" w:space="0" w:color="D3D3D3"/>
            </w:tcBorders>
          </w:tcPr>
          <w:p w14:paraId="3E0C1202" w14:textId="77777777" w:rsidR="00022B71" w:rsidRDefault="005B112A">
            <w:pPr>
              <w:keepNext/>
              <w:spacing w:after="60"/>
              <w:jc w:val="center"/>
            </w:pPr>
            <w:r>
              <w:rPr>
                <w:rFonts w:ascii="Calibri" w:hAnsi="Calibri"/>
                <w:sz w:val="20"/>
              </w:rPr>
              <w:t>5.8 (26)</w:t>
            </w:r>
          </w:p>
        </w:tc>
        <w:tc>
          <w:tcPr>
            <w:tcW w:w="0" w:type="auto"/>
            <w:tcBorders>
              <w:top w:val="single" w:sz="0" w:space="0" w:color="D3D3D3"/>
              <w:left w:val="single" w:sz="0" w:space="0" w:color="D3D3D3"/>
              <w:bottom w:val="single" w:sz="0" w:space="0" w:color="D3D3D3"/>
              <w:right w:val="single" w:sz="0" w:space="0" w:color="D3D3D3"/>
            </w:tcBorders>
          </w:tcPr>
          <w:p w14:paraId="701BAE8A" w14:textId="77777777" w:rsidR="00022B71" w:rsidRDefault="00022B71">
            <w:pPr>
              <w:keepNext/>
              <w:spacing w:after="60"/>
              <w:jc w:val="center"/>
            </w:pPr>
          </w:p>
        </w:tc>
      </w:tr>
      <w:tr w:rsidR="00022B71" w14:paraId="7D9525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AF10C0" w14:textId="77777777" w:rsidR="00022B71" w:rsidRDefault="005B112A">
            <w:pPr>
              <w:keepNext/>
              <w:spacing w:after="60"/>
            </w:pPr>
            <w:r>
              <w:rPr>
                <w:rFonts w:ascii="Calibri" w:hAnsi="Calibri"/>
                <w:sz w:val="20"/>
              </w:rPr>
              <w:t>    De 30,000$ à 39,999$</w:t>
            </w:r>
          </w:p>
        </w:tc>
        <w:tc>
          <w:tcPr>
            <w:tcW w:w="0" w:type="auto"/>
            <w:tcBorders>
              <w:top w:val="single" w:sz="0" w:space="0" w:color="D3D3D3"/>
              <w:left w:val="single" w:sz="0" w:space="0" w:color="D3D3D3"/>
              <w:bottom w:val="single" w:sz="0" w:space="0" w:color="D3D3D3"/>
              <w:right w:val="single" w:sz="0" w:space="0" w:color="D3D3D3"/>
            </w:tcBorders>
          </w:tcPr>
          <w:p w14:paraId="232260E8" w14:textId="77777777" w:rsidR="00022B71" w:rsidRDefault="005B112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78EC5EDF" w14:textId="77777777" w:rsidR="00022B71" w:rsidRDefault="005B112A">
            <w:pPr>
              <w:keepNext/>
              <w:spacing w:after="60"/>
              <w:jc w:val="center"/>
            </w:pPr>
            <w:r>
              <w:rPr>
                <w:rFonts w:ascii="Calibri" w:hAnsi="Calibri"/>
                <w:sz w:val="20"/>
              </w:rPr>
              <w:t>8.0 (21)</w:t>
            </w:r>
          </w:p>
        </w:tc>
        <w:tc>
          <w:tcPr>
            <w:tcW w:w="0" w:type="auto"/>
            <w:tcBorders>
              <w:top w:val="single" w:sz="0" w:space="0" w:color="D3D3D3"/>
              <w:left w:val="single" w:sz="0" w:space="0" w:color="D3D3D3"/>
              <w:bottom w:val="single" w:sz="0" w:space="0" w:color="D3D3D3"/>
              <w:right w:val="single" w:sz="0" w:space="0" w:color="D3D3D3"/>
            </w:tcBorders>
          </w:tcPr>
          <w:p w14:paraId="1F0092DD" w14:textId="77777777" w:rsidR="00022B71" w:rsidRDefault="005B112A">
            <w:pPr>
              <w:keepNext/>
              <w:spacing w:after="60"/>
              <w:jc w:val="center"/>
            </w:pPr>
            <w:r>
              <w:rPr>
                <w:rFonts w:ascii="Calibri" w:hAnsi="Calibri"/>
                <w:sz w:val="20"/>
              </w:rPr>
              <w:t>7.5 (34)</w:t>
            </w:r>
          </w:p>
        </w:tc>
        <w:tc>
          <w:tcPr>
            <w:tcW w:w="0" w:type="auto"/>
            <w:tcBorders>
              <w:top w:val="single" w:sz="0" w:space="0" w:color="D3D3D3"/>
              <w:left w:val="single" w:sz="0" w:space="0" w:color="D3D3D3"/>
              <w:bottom w:val="single" w:sz="0" w:space="0" w:color="D3D3D3"/>
              <w:right w:val="single" w:sz="0" w:space="0" w:color="D3D3D3"/>
            </w:tcBorders>
          </w:tcPr>
          <w:p w14:paraId="740EF9E1" w14:textId="77777777" w:rsidR="00022B71" w:rsidRDefault="00022B71">
            <w:pPr>
              <w:keepNext/>
              <w:spacing w:after="60"/>
              <w:jc w:val="center"/>
            </w:pPr>
          </w:p>
        </w:tc>
      </w:tr>
      <w:tr w:rsidR="00022B71" w14:paraId="76B7C3D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CD5806" w14:textId="77777777" w:rsidR="00022B71" w:rsidRDefault="005B112A">
            <w:pPr>
              <w:keepNext/>
              <w:spacing w:after="60"/>
            </w:pPr>
            <w:r>
              <w:rPr>
                <w:rFonts w:ascii="Calibri" w:hAnsi="Calibri"/>
                <w:sz w:val="20"/>
              </w:rPr>
              <w:t>    De 40,000$ à 49,999$</w:t>
            </w:r>
          </w:p>
        </w:tc>
        <w:tc>
          <w:tcPr>
            <w:tcW w:w="0" w:type="auto"/>
            <w:tcBorders>
              <w:top w:val="single" w:sz="0" w:space="0" w:color="D3D3D3"/>
              <w:left w:val="single" w:sz="0" w:space="0" w:color="D3D3D3"/>
              <w:bottom w:val="single" w:sz="0" w:space="0" w:color="D3D3D3"/>
              <w:right w:val="single" w:sz="0" w:space="0" w:color="D3D3D3"/>
            </w:tcBorders>
          </w:tcPr>
          <w:p w14:paraId="29B6CFFF" w14:textId="77777777" w:rsidR="00022B71" w:rsidRDefault="005B112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6556401A" w14:textId="77777777" w:rsidR="00022B71" w:rsidRDefault="005B112A">
            <w:pPr>
              <w:keepNext/>
              <w:spacing w:after="60"/>
              <w:jc w:val="center"/>
            </w:pPr>
            <w:r>
              <w:rPr>
                <w:rFonts w:ascii="Calibri" w:hAnsi="Calibri"/>
                <w:sz w:val="20"/>
              </w:rPr>
              <w:t>6.4 (17)</w:t>
            </w:r>
          </w:p>
        </w:tc>
        <w:tc>
          <w:tcPr>
            <w:tcW w:w="0" w:type="auto"/>
            <w:tcBorders>
              <w:top w:val="single" w:sz="0" w:space="0" w:color="D3D3D3"/>
              <w:left w:val="single" w:sz="0" w:space="0" w:color="D3D3D3"/>
              <w:bottom w:val="single" w:sz="0" w:space="0" w:color="D3D3D3"/>
              <w:right w:val="single" w:sz="0" w:space="0" w:color="D3D3D3"/>
            </w:tcBorders>
          </w:tcPr>
          <w:p w14:paraId="38E616D0" w14:textId="77777777" w:rsidR="00022B71" w:rsidRDefault="005B112A">
            <w:pPr>
              <w:keepNext/>
              <w:spacing w:after="60"/>
              <w:jc w:val="center"/>
            </w:pPr>
            <w:r>
              <w:rPr>
                <w:rFonts w:ascii="Calibri" w:hAnsi="Calibri"/>
                <w:sz w:val="20"/>
              </w:rPr>
              <w:t>15.2 (69)</w:t>
            </w:r>
          </w:p>
        </w:tc>
        <w:tc>
          <w:tcPr>
            <w:tcW w:w="0" w:type="auto"/>
            <w:tcBorders>
              <w:top w:val="single" w:sz="0" w:space="0" w:color="D3D3D3"/>
              <w:left w:val="single" w:sz="0" w:space="0" w:color="D3D3D3"/>
              <w:bottom w:val="single" w:sz="0" w:space="0" w:color="D3D3D3"/>
              <w:right w:val="single" w:sz="0" w:space="0" w:color="D3D3D3"/>
            </w:tcBorders>
          </w:tcPr>
          <w:p w14:paraId="6E05FC95" w14:textId="77777777" w:rsidR="00022B71" w:rsidRDefault="00022B71">
            <w:pPr>
              <w:keepNext/>
              <w:spacing w:after="60"/>
              <w:jc w:val="center"/>
            </w:pPr>
          </w:p>
        </w:tc>
      </w:tr>
      <w:tr w:rsidR="00022B71" w14:paraId="4CE0DC9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E19FC6" w14:textId="77777777" w:rsidR="00022B71" w:rsidRDefault="005B112A">
            <w:pPr>
              <w:keepNext/>
              <w:spacing w:after="60"/>
            </w:pPr>
            <w:r>
              <w:rPr>
                <w:rFonts w:ascii="Calibri" w:hAnsi="Calibri"/>
                <w:sz w:val="20"/>
              </w:rPr>
              <w:t>    De 50,000$ à 59,000$</w:t>
            </w:r>
          </w:p>
        </w:tc>
        <w:tc>
          <w:tcPr>
            <w:tcW w:w="0" w:type="auto"/>
            <w:tcBorders>
              <w:top w:val="single" w:sz="0" w:space="0" w:color="D3D3D3"/>
              <w:left w:val="single" w:sz="0" w:space="0" w:color="D3D3D3"/>
              <w:bottom w:val="single" w:sz="0" w:space="0" w:color="D3D3D3"/>
              <w:right w:val="single" w:sz="0" w:space="0" w:color="D3D3D3"/>
            </w:tcBorders>
          </w:tcPr>
          <w:p w14:paraId="24BB221C" w14:textId="77777777" w:rsidR="00022B71" w:rsidRDefault="005B112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3A1841F9" w14:textId="77777777" w:rsidR="00022B71" w:rsidRDefault="005B112A">
            <w:pPr>
              <w:keepNext/>
              <w:spacing w:after="60"/>
              <w:jc w:val="center"/>
            </w:pPr>
            <w:r>
              <w:rPr>
                <w:rFonts w:ascii="Calibri" w:hAnsi="Calibri"/>
                <w:sz w:val="20"/>
              </w:rPr>
              <w:t>9.0 (24)</w:t>
            </w:r>
          </w:p>
        </w:tc>
        <w:tc>
          <w:tcPr>
            <w:tcW w:w="0" w:type="auto"/>
            <w:tcBorders>
              <w:top w:val="single" w:sz="0" w:space="0" w:color="D3D3D3"/>
              <w:left w:val="single" w:sz="0" w:space="0" w:color="D3D3D3"/>
              <w:bottom w:val="single" w:sz="0" w:space="0" w:color="D3D3D3"/>
              <w:right w:val="single" w:sz="0" w:space="0" w:color="D3D3D3"/>
            </w:tcBorders>
          </w:tcPr>
          <w:p w14:paraId="4FA7C7F8" w14:textId="77777777" w:rsidR="00022B71" w:rsidRDefault="005B112A">
            <w:pPr>
              <w:keepNext/>
              <w:spacing w:after="60"/>
              <w:jc w:val="center"/>
            </w:pPr>
            <w:r>
              <w:rPr>
                <w:rFonts w:ascii="Calibri" w:hAnsi="Calibri"/>
                <w:sz w:val="20"/>
              </w:rPr>
              <w:t>14.2 (64)</w:t>
            </w:r>
          </w:p>
        </w:tc>
        <w:tc>
          <w:tcPr>
            <w:tcW w:w="0" w:type="auto"/>
            <w:tcBorders>
              <w:top w:val="single" w:sz="0" w:space="0" w:color="D3D3D3"/>
              <w:left w:val="single" w:sz="0" w:space="0" w:color="D3D3D3"/>
              <w:bottom w:val="single" w:sz="0" w:space="0" w:color="D3D3D3"/>
              <w:right w:val="single" w:sz="0" w:space="0" w:color="D3D3D3"/>
            </w:tcBorders>
          </w:tcPr>
          <w:p w14:paraId="72AF5F1D" w14:textId="77777777" w:rsidR="00022B71" w:rsidRDefault="00022B71">
            <w:pPr>
              <w:keepNext/>
              <w:spacing w:after="60"/>
              <w:jc w:val="center"/>
            </w:pPr>
          </w:p>
        </w:tc>
      </w:tr>
      <w:tr w:rsidR="00022B71" w14:paraId="0033D53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7A520F" w14:textId="77777777" w:rsidR="00022B71" w:rsidRDefault="005B112A">
            <w:pPr>
              <w:keepNext/>
              <w:spacing w:after="60"/>
            </w:pPr>
            <w:r>
              <w:rPr>
                <w:rFonts w:ascii="Calibri" w:hAnsi="Calibri"/>
                <w:sz w:val="20"/>
              </w:rPr>
              <w:t xml:space="preserve">    De 60,000$ à </w:t>
            </w:r>
            <w:r>
              <w:rPr>
                <w:rFonts w:ascii="Calibri" w:hAnsi="Calibri"/>
                <w:sz w:val="20"/>
              </w:rPr>
              <w:t>69,000$</w:t>
            </w:r>
          </w:p>
        </w:tc>
        <w:tc>
          <w:tcPr>
            <w:tcW w:w="0" w:type="auto"/>
            <w:tcBorders>
              <w:top w:val="single" w:sz="0" w:space="0" w:color="D3D3D3"/>
              <w:left w:val="single" w:sz="0" w:space="0" w:color="D3D3D3"/>
              <w:bottom w:val="single" w:sz="0" w:space="0" w:color="D3D3D3"/>
              <w:right w:val="single" w:sz="0" w:space="0" w:color="D3D3D3"/>
            </w:tcBorders>
          </w:tcPr>
          <w:p w14:paraId="14AAE9CF" w14:textId="77777777" w:rsidR="00022B71" w:rsidRDefault="005B112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7BD8744D" w14:textId="77777777" w:rsidR="00022B71" w:rsidRDefault="005B112A">
            <w:pPr>
              <w:keepNext/>
              <w:spacing w:after="60"/>
              <w:jc w:val="center"/>
            </w:pPr>
            <w:r>
              <w:rPr>
                <w:rFonts w:ascii="Calibri" w:hAnsi="Calibri"/>
                <w:sz w:val="20"/>
              </w:rPr>
              <w:t>3.8 (10)</w:t>
            </w:r>
          </w:p>
        </w:tc>
        <w:tc>
          <w:tcPr>
            <w:tcW w:w="0" w:type="auto"/>
            <w:tcBorders>
              <w:top w:val="single" w:sz="0" w:space="0" w:color="D3D3D3"/>
              <w:left w:val="single" w:sz="0" w:space="0" w:color="D3D3D3"/>
              <w:bottom w:val="single" w:sz="0" w:space="0" w:color="D3D3D3"/>
              <w:right w:val="single" w:sz="0" w:space="0" w:color="D3D3D3"/>
            </w:tcBorders>
          </w:tcPr>
          <w:p w14:paraId="39F2A077" w14:textId="77777777" w:rsidR="00022B71" w:rsidRDefault="005B112A">
            <w:pPr>
              <w:keepNext/>
              <w:spacing w:after="60"/>
              <w:jc w:val="center"/>
            </w:pPr>
            <w:r>
              <w:rPr>
                <w:rFonts w:ascii="Calibri" w:hAnsi="Calibri"/>
                <w:sz w:val="20"/>
              </w:rPr>
              <w:t>16.5 (75)</w:t>
            </w:r>
          </w:p>
        </w:tc>
        <w:tc>
          <w:tcPr>
            <w:tcW w:w="0" w:type="auto"/>
            <w:tcBorders>
              <w:top w:val="single" w:sz="0" w:space="0" w:color="D3D3D3"/>
              <w:left w:val="single" w:sz="0" w:space="0" w:color="D3D3D3"/>
              <w:bottom w:val="single" w:sz="0" w:space="0" w:color="D3D3D3"/>
              <w:right w:val="single" w:sz="0" w:space="0" w:color="D3D3D3"/>
            </w:tcBorders>
          </w:tcPr>
          <w:p w14:paraId="2C02BDB0" w14:textId="77777777" w:rsidR="00022B71" w:rsidRDefault="00022B71">
            <w:pPr>
              <w:keepNext/>
              <w:spacing w:after="60"/>
              <w:jc w:val="center"/>
            </w:pPr>
          </w:p>
        </w:tc>
      </w:tr>
      <w:tr w:rsidR="00022B71" w14:paraId="321928A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87755F" w14:textId="77777777" w:rsidR="00022B71" w:rsidRDefault="005B112A">
            <w:pPr>
              <w:keepNext/>
              <w:spacing w:after="60"/>
            </w:pPr>
            <w:r>
              <w:rPr>
                <w:rFonts w:ascii="Calibri" w:hAnsi="Calibri"/>
                <w:sz w:val="20"/>
              </w:rPr>
              <w:t>    Moins de 10,000$</w:t>
            </w:r>
          </w:p>
        </w:tc>
        <w:tc>
          <w:tcPr>
            <w:tcW w:w="0" w:type="auto"/>
            <w:tcBorders>
              <w:top w:val="single" w:sz="0" w:space="0" w:color="D3D3D3"/>
              <w:left w:val="single" w:sz="0" w:space="0" w:color="D3D3D3"/>
              <w:bottom w:val="single" w:sz="0" w:space="0" w:color="D3D3D3"/>
              <w:right w:val="single" w:sz="0" w:space="0" w:color="D3D3D3"/>
            </w:tcBorders>
          </w:tcPr>
          <w:p w14:paraId="6AAEA7E9" w14:textId="77777777" w:rsidR="00022B71" w:rsidRDefault="005B112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496C7B2C" w14:textId="77777777" w:rsidR="00022B71" w:rsidRDefault="005B112A">
            <w:pPr>
              <w:keepNext/>
              <w:spacing w:after="60"/>
              <w:jc w:val="center"/>
            </w:pPr>
            <w:r>
              <w:rPr>
                <w:rFonts w:ascii="Calibri" w:hAnsi="Calibri"/>
                <w:sz w:val="20"/>
              </w:rPr>
              <w:t>15.4 (41)</w:t>
            </w:r>
          </w:p>
        </w:tc>
        <w:tc>
          <w:tcPr>
            <w:tcW w:w="0" w:type="auto"/>
            <w:tcBorders>
              <w:top w:val="single" w:sz="0" w:space="0" w:color="D3D3D3"/>
              <w:left w:val="single" w:sz="0" w:space="0" w:color="D3D3D3"/>
              <w:bottom w:val="single" w:sz="0" w:space="0" w:color="D3D3D3"/>
              <w:right w:val="single" w:sz="0" w:space="0" w:color="D3D3D3"/>
            </w:tcBorders>
          </w:tcPr>
          <w:p w14:paraId="61BE258B" w14:textId="77777777" w:rsidR="00022B71" w:rsidRDefault="005B112A">
            <w:pPr>
              <w:keepNext/>
              <w:spacing w:after="60"/>
              <w:jc w:val="center"/>
            </w:pPr>
            <w:r>
              <w:rPr>
                <w:rFonts w:ascii="Calibri" w:hAnsi="Calibri"/>
                <w:sz w:val="20"/>
              </w:rPr>
              <w:t>4.3 (19)</w:t>
            </w:r>
          </w:p>
        </w:tc>
        <w:tc>
          <w:tcPr>
            <w:tcW w:w="0" w:type="auto"/>
            <w:tcBorders>
              <w:top w:val="single" w:sz="0" w:space="0" w:color="D3D3D3"/>
              <w:left w:val="single" w:sz="0" w:space="0" w:color="D3D3D3"/>
              <w:bottom w:val="single" w:sz="0" w:space="0" w:color="D3D3D3"/>
              <w:right w:val="single" w:sz="0" w:space="0" w:color="D3D3D3"/>
            </w:tcBorders>
          </w:tcPr>
          <w:p w14:paraId="56B3282D" w14:textId="77777777" w:rsidR="00022B71" w:rsidRDefault="00022B71">
            <w:pPr>
              <w:keepNext/>
              <w:spacing w:after="60"/>
              <w:jc w:val="center"/>
            </w:pPr>
          </w:p>
        </w:tc>
      </w:tr>
      <w:tr w:rsidR="00022B71" w14:paraId="4786FE6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397480"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59370034" w14:textId="77777777" w:rsidR="00022B71" w:rsidRDefault="005B112A">
            <w:pPr>
              <w:keepNext/>
              <w:spacing w:after="60"/>
              <w:jc w:val="center"/>
            </w:pPr>
            <w:r>
              <w:rPr>
                <w:rFonts w:ascii="Calibri" w:hAnsi="Calibri"/>
                <w:sz w:val="20"/>
              </w:rPr>
              <w:t>1.3 (10)</w:t>
            </w:r>
          </w:p>
        </w:tc>
        <w:tc>
          <w:tcPr>
            <w:tcW w:w="0" w:type="auto"/>
            <w:tcBorders>
              <w:top w:val="single" w:sz="0" w:space="0" w:color="D3D3D3"/>
              <w:left w:val="single" w:sz="0" w:space="0" w:color="D3D3D3"/>
              <w:bottom w:val="single" w:sz="0" w:space="0" w:color="D3D3D3"/>
              <w:right w:val="single" w:sz="0" w:space="0" w:color="D3D3D3"/>
            </w:tcBorders>
          </w:tcPr>
          <w:p w14:paraId="2E0FC374" w14:textId="77777777" w:rsidR="00022B71" w:rsidRDefault="005B112A">
            <w:pPr>
              <w:keepNext/>
              <w:spacing w:after="60"/>
              <w:jc w:val="center"/>
            </w:pPr>
            <w:r>
              <w:rPr>
                <w:rFonts w:ascii="Calibri" w:hAnsi="Calibri"/>
                <w:sz w:val="20"/>
              </w:rPr>
              <w:t>2.2 (6)</w:t>
            </w:r>
          </w:p>
        </w:tc>
        <w:tc>
          <w:tcPr>
            <w:tcW w:w="0" w:type="auto"/>
            <w:tcBorders>
              <w:top w:val="single" w:sz="0" w:space="0" w:color="D3D3D3"/>
              <w:left w:val="single" w:sz="0" w:space="0" w:color="D3D3D3"/>
              <w:bottom w:val="single" w:sz="0" w:space="0" w:color="D3D3D3"/>
              <w:right w:val="single" w:sz="0" w:space="0" w:color="D3D3D3"/>
            </w:tcBorders>
          </w:tcPr>
          <w:p w14:paraId="2DC9F695" w14:textId="77777777" w:rsidR="00022B71" w:rsidRDefault="005B112A">
            <w:pPr>
              <w:keepNext/>
              <w:spacing w:after="60"/>
              <w:jc w:val="center"/>
            </w:pPr>
            <w:r>
              <w:rPr>
                <w:rFonts w:ascii="Calibri" w:hAnsi="Calibri"/>
                <w:sz w:val="20"/>
              </w:rPr>
              <w:t>0.8 (4)</w:t>
            </w:r>
          </w:p>
        </w:tc>
        <w:tc>
          <w:tcPr>
            <w:tcW w:w="0" w:type="auto"/>
            <w:tcBorders>
              <w:top w:val="single" w:sz="0" w:space="0" w:color="D3D3D3"/>
              <w:left w:val="single" w:sz="0" w:space="0" w:color="D3D3D3"/>
              <w:bottom w:val="single" w:sz="0" w:space="0" w:color="D3D3D3"/>
              <w:right w:val="single" w:sz="0" w:space="0" w:color="D3D3D3"/>
            </w:tcBorders>
          </w:tcPr>
          <w:p w14:paraId="380589DF" w14:textId="77777777" w:rsidR="00022B71" w:rsidRDefault="00022B71">
            <w:pPr>
              <w:keepNext/>
              <w:spacing w:after="60"/>
              <w:jc w:val="center"/>
            </w:pPr>
          </w:p>
        </w:tc>
      </w:tr>
      <w:tr w:rsidR="00022B71" w14:paraId="26DF46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9F5A8"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64B1F1C4" w14:textId="77777777" w:rsidR="00022B71" w:rsidRDefault="005B112A">
            <w:pPr>
              <w:keepNext/>
              <w:spacing w:after="60"/>
              <w:jc w:val="center"/>
            </w:pPr>
            <w:r>
              <w:rPr>
                <w:rFonts w:ascii="Calibri" w:hAnsi="Calibri"/>
                <w:sz w:val="20"/>
              </w:rPr>
              <w:t>4.1 (30)</w:t>
            </w:r>
          </w:p>
        </w:tc>
        <w:tc>
          <w:tcPr>
            <w:tcW w:w="0" w:type="auto"/>
            <w:tcBorders>
              <w:top w:val="single" w:sz="0" w:space="0" w:color="D3D3D3"/>
              <w:left w:val="single" w:sz="0" w:space="0" w:color="D3D3D3"/>
              <w:bottom w:val="single" w:sz="0" w:space="0" w:color="D3D3D3"/>
              <w:right w:val="single" w:sz="0" w:space="0" w:color="D3D3D3"/>
            </w:tcBorders>
          </w:tcPr>
          <w:p w14:paraId="1994CDD6" w14:textId="77777777" w:rsidR="00022B71" w:rsidRDefault="005B112A">
            <w:pPr>
              <w:keepNext/>
              <w:spacing w:after="60"/>
              <w:jc w:val="center"/>
            </w:pPr>
            <w:r>
              <w:rPr>
                <w:rFonts w:ascii="Calibri" w:hAnsi="Calibri"/>
                <w:sz w:val="20"/>
              </w:rPr>
              <w:t>5.1 (14)</w:t>
            </w:r>
          </w:p>
        </w:tc>
        <w:tc>
          <w:tcPr>
            <w:tcW w:w="0" w:type="auto"/>
            <w:tcBorders>
              <w:top w:val="single" w:sz="0" w:space="0" w:color="D3D3D3"/>
              <w:left w:val="single" w:sz="0" w:space="0" w:color="D3D3D3"/>
              <w:bottom w:val="single" w:sz="0" w:space="0" w:color="D3D3D3"/>
              <w:right w:val="single" w:sz="0" w:space="0" w:color="D3D3D3"/>
            </w:tcBorders>
          </w:tcPr>
          <w:p w14:paraId="7CA95837" w14:textId="77777777" w:rsidR="00022B71" w:rsidRDefault="005B112A">
            <w:pPr>
              <w:keepNext/>
              <w:spacing w:after="60"/>
              <w:jc w:val="center"/>
            </w:pPr>
            <w:r>
              <w:rPr>
                <w:rFonts w:ascii="Calibri" w:hAnsi="Calibri"/>
                <w:sz w:val="20"/>
              </w:rPr>
              <w:t>3.5 (16)</w:t>
            </w:r>
          </w:p>
        </w:tc>
        <w:tc>
          <w:tcPr>
            <w:tcW w:w="0" w:type="auto"/>
            <w:tcBorders>
              <w:top w:val="single" w:sz="0" w:space="0" w:color="D3D3D3"/>
              <w:left w:val="single" w:sz="0" w:space="0" w:color="D3D3D3"/>
              <w:bottom w:val="single" w:sz="0" w:space="0" w:color="D3D3D3"/>
              <w:right w:val="single" w:sz="0" w:space="0" w:color="D3D3D3"/>
            </w:tcBorders>
          </w:tcPr>
          <w:p w14:paraId="07AA2F25" w14:textId="77777777" w:rsidR="00022B71" w:rsidRDefault="00022B71">
            <w:pPr>
              <w:keepNext/>
              <w:spacing w:after="60"/>
              <w:jc w:val="center"/>
            </w:pPr>
          </w:p>
        </w:tc>
      </w:tr>
      <w:tr w:rsidR="00022B71" w14:paraId="0BD2F95A" w14:textId="77777777" w:rsidTr="00022B71">
        <w:trPr>
          <w:cantSplit/>
          <w:jc w:val="center"/>
        </w:trPr>
        <w:tc>
          <w:tcPr>
            <w:tcW w:w="0" w:type="auto"/>
            <w:gridSpan w:val="5"/>
          </w:tcPr>
          <w:p w14:paraId="5EB2C8EC" w14:textId="77777777" w:rsidR="00022B71" w:rsidRDefault="005B112A">
            <w:pPr>
              <w:keepNext/>
              <w:spacing w:after="60"/>
            </w:pPr>
            <w:r>
              <w:rPr>
                <w:rFonts w:ascii="Calibri" w:hAnsi="Calibri"/>
                <w:i/>
                <w:sz w:val="20"/>
                <w:vertAlign w:val="superscript"/>
              </w:rPr>
              <w:t>1</w:t>
            </w:r>
            <w:r>
              <w:rPr>
                <w:rFonts w:ascii="Calibri" w:hAnsi="Calibri"/>
                <w:sz w:val="20"/>
              </w:rPr>
              <w:t>Mean; % (n)</w:t>
            </w:r>
          </w:p>
        </w:tc>
      </w:tr>
      <w:tr w:rsidR="00022B71" w14:paraId="29C0E8AE" w14:textId="77777777" w:rsidTr="00022B71">
        <w:trPr>
          <w:cantSplit/>
          <w:jc w:val="center"/>
        </w:trPr>
        <w:tc>
          <w:tcPr>
            <w:tcW w:w="0" w:type="auto"/>
            <w:gridSpan w:val="5"/>
          </w:tcPr>
          <w:p w14:paraId="37B4AF96" w14:textId="77777777" w:rsidR="00022B71" w:rsidRDefault="005B112A">
            <w:pPr>
              <w:keepNext/>
              <w:spacing w:after="60"/>
            </w:pPr>
            <w:r>
              <w:rPr>
                <w:rFonts w:ascii="Calibri" w:hAnsi="Calibri"/>
                <w:i/>
                <w:sz w:val="20"/>
                <w:vertAlign w:val="superscript"/>
              </w:rPr>
              <w:t>2</w:t>
            </w:r>
            <w:r>
              <w:rPr>
                <w:rFonts w:ascii="Calibri" w:hAnsi="Calibri"/>
                <w:sz w:val="20"/>
              </w:rPr>
              <w:t xml:space="preserve">Design-based KruskalWallis test; Pearson's X^2: </w:t>
            </w:r>
            <w:r>
              <w:rPr>
                <w:rFonts w:ascii="Calibri" w:hAnsi="Calibri"/>
                <w:sz w:val="20"/>
              </w:rPr>
              <w:t>Rao &amp; Scott adjustment</w:t>
            </w:r>
          </w:p>
        </w:tc>
      </w:tr>
    </w:tbl>
    <w:p w14:paraId="68AB3739" w14:textId="77777777" w:rsidR="00022B71" w:rsidRDefault="005B112A">
      <w:pPr>
        <w:pStyle w:val="Titre3"/>
      </w:pPr>
      <w:bookmarkStart w:id="7" w:name="X6cd1fa783c6b8de317bbb90659a2706d07e6095"/>
      <w:bookmarkStart w:id="8" w:name="_Toc209544818"/>
      <w:bookmarkEnd w:id="4"/>
      <w:r>
        <w:t>Tableau pour les Répondants selon le sexe</w:t>
      </w:r>
      <w:bookmarkEnd w:id="8"/>
    </w:p>
    <w:p w14:paraId="0B7261A6" w14:textId="77777777" w:rsidR="00022B71" w:rsidRDefault="005B112A">
      <w:pPr>
        <w:pStyle w:val="En-ttedetabledesmatires"/>
      </w:pPr>
      <w:r>
        <w:rPr>
          <w:rStyle w:val="NormalTok"/>
        </w:rPr>
        <w:t xml:space="preserve">table_repondants_sexe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sexe, </w:t>
      </w:r>
      <w:r>
        <w:br/>
      </w:r>
      <w:r>
        <w:rPr>
          <w:rStyle w:val="NormalTok"/>
        </w:rPr>
        <w:t xml:space="preserve">  </w:t>
      </w:r>
      <w:r>
        <w:rPr>
          <w:rStyle w:val="AttributeTok"/>
        </w:rPr>
        <w:t>include =</w:t>
      </w:r>
      <w:r>
        <w:rPr>
          <w:rStyle w:val="NormalTok"/>
        </w:rPr>
        <w:t xml:space="preserve"> </w:t>
      </w:r>
      <w:r>
        <w:rPr>
          <w:rStyle w:val="FunctionTok"/>
        </w:rPr>
        <w:t>c</w:t>
      </w:r>
      <w:r>
        <w:rPr>
          <w:rStyle w:val="NormalTok"/>
        </w:rPr>
        <w:t>(age,gpe_age,Lieu_de_residence,lieu_de_naissance,Diplome_du_repondant, Occupation_du_repondant,Revenu_annuel_du_repondant),</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w:t>
      </w:r>
      <w:r>
        <w:rPr>
          <w:rStyle w:val="StringTok"/>
        </w:rPr>
        <w:t>o"</w:t>
      </w:r>
      <w:r>
        <w:rPr>
          <w:rStyle w:val="NormalTok"/>
        </w:rPr>
        <w:t xml:space="preserve">  </w:t>
      </w:r>
      <w:r>
        <w:rPr>
          <w:rStyle w:val="CommentTok"/>
        </w:rPr>
        <w:t># ne pas afficher les valeurs manquantes</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rPr>
          <w:rStyle w:val="CommentTok"/>
        </w:rPr>
        <w:t># ajouter la colonne « Ensemble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rPr>
          <w:rStyle w:val="CommentTok"/>
        </w:rPr>
        <w:t># ajouter les p-values pour tester la différence entre les groupes</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"**Répondants selon le sexe**"</w:t>
      </w:r>
      <w:r>
        <w:rPr>
          <w:rStyle w:val="NormalTok"/>
        </w:rPr>
        <w:t>)</w:t>
      </w:r>
      <w:r>
        <w:br/>
      </w:r>
      <w:r>
        <w:br/>
      </w:r>
      <w:r>
        <w:br/>
      </w:r>
      <w:r>
        <w:rPr>
          <w:rStyle w:val="NormalTok"/>
        </w:rPr>
        <w:t>table_repondants_sexe</w:t>
      </w:r>
    </w:p>
    <w:tbl>
      <w:tblPr>
        <w:tblStyle w:val="Table"/>
        <w:tblW w:w="0" w:type="auto"/>
        <w:jc w:val="center"/>
        <w:tblCellMar>
          <w:left w:w="60" w:type="dxa"/>
          <w:right w:w="60" w:type="dxa"/>
        </w:tblCellMar>
        <w:tblLook w:val="0000" w:firstRow="0" w:lastRow="0" w:firstColumn="0" w:lastColumn="0" w:noHBand="0" w:noVBand="0"/>
      </w:tblPr>
      <w:tblGrid>
        <w:gridCol w:w="2652"/>
        <w:gridCol w:w="1453"/>
        <w:gridCol w:w="1473"/>
        <w:gridCol w:w="1515"/>
        <w:gridCol w:w="805"/>
      </w:tblGrid>
      <w:tr w:rsidR="00022B71" w14:paraId="61A1213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E18CBE9"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85382B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6CB3F04"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0E3D3254"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CC08AFE"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7BE42CB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8521BC" w14:textId="77777777" w:rsidR="00022B71" w:rsidRDefault="005B112A">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tcPr>
          <w:p w14:paraId="776C1DCF"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09C0796D" w14:textId="77777777" w:rsidR="00022B71" w:rsidRDefault="005B112A">
            <w:pPr>
              <w:keepNext/>
              <w:spacing w:after="60"/>
              <w:jc w:val="center"/>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37FEFB60"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4BFE753B" w14:textId="77777777" w:rsidR="00022B71" w:rsidRDefault="005B112A">
            <w:pPr>
              <w:keepNext/>
              <w:spacing w:after="60"/>
              <w:jc w:val="center"/>
            </w:pPr>
            <w:r>
              <w:rPr>
                <w:rFonts w:ascii="Calibri" w:hAnsi="Calibri"/>
                <w:sz w:val="20"/>
              </w:rPr>
              <w:t>0.9</w:t>
            </w:r>
          </w:p>
        </w:tc>
      </w:tr>
      <w:tr w:rsidR="00022B71" w14:paraId="039F95D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4C2AB"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14FD17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8BB80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20226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D4FAA0" w14:textId="77777777" w:rsidR="00022B71" w:rsidRDefault="005B112A">
            <w:pPr>
              <w:keepNext/>
              <w:spacing w:after="60"/>
              <w:jc w:val="center"/>
            </w:pPr>
            <w:r>
              <w:rPr>
                <w:rFonts w:ascii="Calibri" w:hAnsi="Calibri"/>
                <w:sz w:val="20"/>
              </w:rPr>
              <w:t>0.9</w:t>
            </w:r>
          </w:p>
        </w:tc>
      </w:tr>
      <w:tr w:rsidR="00022B71" w14:paraId="6C288C2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44C236"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14DB4851" w14:textId="77777777" w:rsidR="00022B71" w:rsidRDefault="005B112A">
            <w:pPr>
              <w:keepNext/>
              <w:spacing w:after="60"/>
              <w:jc w:val="center"/>
            </w:pPr>
            <w:r>
              <w:rPr>
                <w:rFonts w:ascii="Calibri" w:hAnsi="Calibri"/>
                <w:sz w:val="20"/>
              </w:rPr>
              <w:t>37.2 (268)</w:t>
            </w:r>
          </w:p>
        </w:tc>
        <w:tc>
          <w:tcPr>
            <w:tcW w:w="0" w:type="auto"/>
            <w:tcBorders>
              <w:top w:val="single" w:sz="0" w:space="0" w:color="D3D3D3"/>
              <w:left w:val="single" w:sz="0" w:space="0" w:color="D3D3D3"/>
              <w:bottom w:val="single" w:sz="0" w:space="0" w:color="D3D3D3"/>
              <w:right w:val="single" w:sz="0" w:space="0" w:color="D3D3D3"/>
            </w:tcBorders>
          </w:tcPr>
          <w:p w14:paraId="3B7215D5" w14:textId="77777777" w:rsidR="00022B71" w:rsidRDefault="005B112A">
            <w:pPr>
              <w:keepNext/>
              <w:spacing w:after="60"/>
              <w:jc w:val="center"/>
            </w:pPr>
            <w:r>
              <w:rPr>
                <w:rFonts w:ascii="Calibri" w:hAnsi="Calibri"/>
                <w:sz w:val="20"/>
              </w:rPr>
              <w:t>36.8 (132)</w:t>
            </w:r>
          </w:p>
        </w:tc>
        <w:tc>
          <w:tcPr>
            <w:tcW w:w="0" w:type="auto"/>
            <w:tcBorders>
              <w:top w:val="single" w:sz="0" w:space="0" w:color="D3D3D3"/>
              <w:left w:val="single" w:sz="0" w:space="0" w:color="D3D3D3"/>
              <w:bottom w:val="single" w:sz="0" w:space="0" w:color="D3D3D3"/>
              <w:right w:val="single" w:sz="0" w:space="0" w:color="D3D3D3"/>
            </w:tcBorders>
          </w:tcPr>
          <w:p w14:paraId="22BC4E05" w14:textId="77777777" w:rsidR="00022B71" w:rsidRDefault="005B112A">
            <w:pPr>
              <w:keepNext/>
              <w:spacing w:after="60"/>
              <w:jc w:val="center"/>
            </w:pPr>
            <w:r>
              <w:rPr>
                <w:rFonts w:ascii="Calibri" w:hAnsi="Calibri"/>
                <w:sz w:val="20"/>
              </w:rPr>
              <w:t>37.5 (136)</w:t>
            </w:r>
          </w:p>
        </w:tc>
        <w:tc>
          <w:tcPr>
            <w:tcW w:w="0" w:type="auto"/>
            <w:tcBorders>
              <w:top w:val="single" w:sz="0" w:space="0" w:color="D3D3D3"/>
              <w:left w:val="single" w:sz="0" w:space="0" w:color="D3D3D3"/>
              <w:bottom w:val="single" w:sz="0" w:space="0" w:color="D3D3D3"/>
              <w:right w:val="single" w:sz="0" w:space="0" w:color="D3D3D3"/>
            </w:tcBorders>
          </w:tcPr>
          <w:p w14:paraId="2D09CDCA" w14:textId="77777777" w:rsidR="00022B71" w:rsidRDefault="00022B71">
            <w:pPr>
              <w:keepNext/>
              <w:spacing w:after="60"/>
              <w:jc w:val="center"/>
            </w:pPr>
          </w:p>
        </w:tc>
      </w:tr>
      <w:tr w:rsidR="00022B71" w14:paraId="57A9345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95C933"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0F548E4F" w14:textId="77777777" w:rsidR="00022B71" w:rsidRDefault="005B112A">
            <w:pPr>
              <w:keepNext/>
              <w:spacing w:after="60"/>
              <w:jc w:val="center"/>
            </w:pPr>
            <w:r>
              <w:rPr>
                <w:rFonts w:ascii="Calibri" w:hAnsi="Calibri"/>
                <w:sz w:val="20"/>
              </w:rPr>
              <w:t>62.8 (453)</w:t>
            </w:r>
          </w:p>
        </w:tc>
        <w:tc>
          <w:tcPr>
            <w:tcW w:w="0" w:type="auto"/>
            <w:tcBorders>
              <w:top w:val="single" w:sz="0" w:space="0" w:color="D3D3D3"/>
              <w:left w:val="single" w:sz="0" w:space="0" w:color="D3D3D3"/>
              <w:bottom w:val="single" w:sz="0" w:space="0" w:color="D3D3D3"/>
              <w:right w:val="single" w:sz="0" w:space="0" w:color="D3D3D3"/>
            </w:tcBorders>
          </w:tcPr>
          <w:p w14:paraId="39E42BF0" w14:textId="77777777" w:rsidR="00022B71" w:rsidRDefault="005B112A">
            <w:pPr>
              <w:keepNext/>
              <w:spacing w:after="60"/>
              <w:jc w:val="center"/>
            </w:pPr>
            <w:r>
              <w:rPr>
                <w:rFonts w:ascii="Calibri" w:hAnsi="Calibri"/>
                <w:sz w:val="20"/>
              </w:rPr>
              <w:t>63.2 (227)</w:t>
            </w:r>
          </w:p>
        </w:tc>
        <w:tc>
          <w:tcPr>
            <w:tcW w:w="0" w:type="auto"/>
            <w:tcBorders>
              <w:top w:val="single" w:sz="0" w:space="0" w:color="D3D3D3"/>
              <w:left w:val="single" w:sz="0" w:space="0" w:color="D3D3D3"/>
              <w:bottom w:val="single" w:sz="0" w:space="0" w:color="D3D3D3"/>
              <w:right w:val="single" w:sz="0" w:space="0" w:color="D3D3D3"/>
            </w:tcBorders>
          </w:tcPr>
          <w:p w14:paraId="01767BB8" w14:textId="77777777" w:rsidR="00022B71" w:rsidRDefault="005B112A">
            <w:pPr>
              <w:keepNext/>
              <w:spacing w:after="60"/>
              <w:jc w:val="center"/>
            </w:pPr>
            <w:r>
              <w:rPr>
                <w:rFonts w:ascii="Calibri" w:hAnsi="Calibri"/>
                <w:sz w:val="20"/>
              </w:rPr>
              <w:t>62.5 (226)</w:t>
            </w:r>
          </w:p>
        </w:tc>
        <w:tc>
          <w:tcPr>
            <w:tcW w:w="0" w:type="auto"/>
            <w:tcBorders>
              <w:top w:val="single" w:sz="0" w:space="0" w:color="D3D3D3"/>
              <w:left w:val="single" w:sz="0" w:space="0" w:color="D3D3D3"/>
              <w:bottom w:val="single" w:sz="0" w:space="0" w:color="D3D3D3"/>
              <w:right w:val="single" w:sz="0" w:space="0" w:color="D3D3D3"/>
            </w:tcBorders>
          </w:tcPr>
          <w:p w14:paraId="3974FA0A" w14:textId="77777777" w:rsidR="00022B71" w:rsidRDefault="00022B71">
            <w:pPr>
              <w:keepNext/>
              <w:spacing w:after="60"/>
              <w:jc w:val="center"/>
            </w:pPr>
          </w:p>
        </w:tc>
      </w:tr>
      <w:tr w:rsidR="00022B71" w14:paraId="313625F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48CED6" w14:textId="77777777" w:rsidR="00022B71" w:rsidRDefault="005B112A">
            <w:pPr>
              <w:keepNext/>
              <w:spacing w:after="60"/>
            </w:pPr>
            <w:r>
              <w:rPr>
                <w:rFonts w:ascii="Calibri" w:hAnsi="Calibri"/>
                <w:sz w:val="20"/>
              </w:rPr>
              <w:t>Lieu_de_residence</w:t>
            </w:r>
          </w:p>
        </w:tc>
        <w:tc>
          <w:tcPr>
            <w:tcW w:w="0" w:type="auto"/>
            <w:tcBorders>
              <w:top w:val="single" w:sz="0" w:space="0" w:color="D3D3D3"/>
              <w:left w:val="single" w:sz="0" w:space="0" w:color="D3D3D3"/>
              <w:bottom w:val="single" w:sz="0" w:space="0" w:color="D3D3D3"/>
              <w:right w:val="single" w:sz="0" w:space="0" w:color="D3D3D3"/>
            </w:tcBorders>
          </w:tcPr>
          <w:p w14:paraId="31339F3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6EDE2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4DB00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679E70" w14:textId="77777777" w:rsidR="00022B71" w:rsidRDefault="005B112A">
            <w:pPr>
              <w:keepNext/>
              <w:spacing w:after="60"/>
              <w:jc w:val="center"/>
            </w:pPr>
            <w:r>
              <w:rPr>
                <w:rFonts w:ascii="Calibri" w:hAnsi="Calibri"/>
                <w:sz w:val="20"/>
              </w:rPr>
              <w:t>0.8</w:t>
            </w:r>
          </w:p>
        </w:tc>
      </w:tr>
      <w:tr w:rsidR="00022B71" w14:paraId="56058A2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5BA1E5" w14:textId="77777777" w:rsidR="00022B71" w:rsidRDefault="005B112A">
            <w:pPr>
              <w:keepNext/>
              <w:spacing w:after="60"/>
            </w:pPr>
            <w:r>
              <w:rPr>
                <w:rFonts w:ascii="Calibri" w:hAnsi="Calibri"/>
                <w:sz w:val="20"/>
              </w:rPr>
              <w:t>    Ailleurs au Quebec</w:t>
            </w:r>
          </w:p>
        </w:tc>
        <w:tc>
          <w:tcPr>
            <w:tcW w:w="0" w:type="auto"/>
            <w:tcBorders>
              <w:top w:val="single" w:sz="0" w:space="0" w:color="D3D3D3"/>
              <w:left w:val="single" w:sz="0" w:space="0" w:color="D3D3D3"/>
              <w:bottom w:val="single" w:sz="0" w:space="0" w:color="D3D3D3"/>
              <w:right w:val="single" w:sz="0" w:space="0" w:color="D3D3D3"/>
            </w:tcBorders>
          </w:tcPr>
          <w:p w14:paraId="275E78E7" w14:textId="77777777" w:rsidR="00022B71" w:rsidRDefault="005B112A">
            <w:pPr>
              <w:keepNext/>
              <w:spacing w:after="60"/>
              <w:jc w:val="center"/>
            </w:pPr>
            <w:r>
              <w:rPr>
                <w:rFonts w:ascii="Calibri" w:hAnsi="Calibri"/>
                <w:sz w:val="20"/>
              </w:rPr>
              <w:t>54.8 (395)</w:t>
            </w:r>
          </w:p>
        </w:tc>
        <w:tc>
          <w:tcPr>
            <w:tcW w:w="0" w:type="auto"/>
            <w:tcBorders>
              <w:top w:val="single" w:sz="0" w:space="0" w:color="D3D3D3"/>
              <w:left w:val="single" w:sz="0" w:space="0" w:color="D3D3D3"/>
              <w:bottom w:val="single" w:sz="0" w:space="0" w:color="D3D3D3"/>
              <w:right w:val="single" w:sz="0" w:space="0" w:color="D3D3D3"/>
            </w:tcBorders>
          </w:tcPr>
          <w:p w14:paraId="6E50FDEC" w14:textId="77777777" w:rsidR="00022B71" w:rsidRDefault="005B112A">
            <w:pPr>
              <w:keepNext/>
              <w:spacing w:after="60"/>
              <w:jc w:val="center"/>
            </w:pPr>
            <w:r>
              <w:rPr>
                <w:rFonts w:ascii="Calibri" w:hAnsi="Calibri"/>
                <w:sz w:val="20"/>
              </w:rPr>
              <w:t>55.4 (199)</w:t>
            </w:r>
          </w:p>
        </w:tc>
        <w:tc>
          <w:tcPr>
            <w:tcW w:w="0" w:type="auto"/>
            <w:tcBorders>
              <w:top w:val="single" w:sz="0" w:space="0" w:color="D3D3D3"/>
              <w:left w:val="single" w:sz="0" w:space="0" w:color="D3D3D3"/>
              <w:bottom w:val="single" w:sz="0" w:space="0" w:color="D3D3D3"/>
              <w:right w:val="single" w:sz="0" w:space="0" w:color="D3D3D3"/>
            </w:tcBorders>
          </w:tcPr>
          <w:p w14:paraId="342A35EE" w14:textId="77777777" w:rsidR="00022B71" w:rsidRDefault="005B112A">
            <w:pPr>
              <w:keepNext/>
              <w:spacing w:after="60"/>
              <w:jc w:val="center"/>
            </w:pPr>
            <w:r>
              <w:rPr>
                <w:rFonts w:ascii="Calibri" w:hAnsi="Calibri"/>
                <w:sz w:val="20"/>
              </w:rPr>
              <w:t>54.2 (196)</w:t>
            </w:r>
          </w:p>
        </w:tc>
        <w:tc>
          <w:tcPr>
            <w:tcW w:w="0" w:type="auto"/>
            <w:tcBorders>
              <w:top w:val="single" w:sz="0" w:space="0" w:color="D3D3D3"/>
              <w:left w:val="single" w:sz="0" w:space="0" w:color="D3D3D3"/>
              <w:bottom w:val="single" w:sz="0" w:space="0" w:color="D3D3D3"/>
              <w:right w:val="single" w:sz="0" w:space="0" w:color="D3D3D3"/>
            </w:tcBorders>
          </w:tcPr>
          <w:p w14:paraId="5263B437" w14:textId="77777777" w:rsidR="00022B71" w:rsidRDefault="00022B71">
            <w:pPr>
              <w:keepNext/>
              <w:spacing w:after="60"/>
              <w:jc w:val="center"/>
            </w:pPr>
          </w:p>
        </w:tc>
      </w:tr>
      <w:tr w:rsidR="00022B71" w14:paraId="078C1D4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910043" w14:textId="77777777" w:rsidR="00022B71" w:rsidRDefault="005B112A">
            <w:pPr>
              <w:keepNext/>
              <w:spacing w:after="60"/>
            </w:pPr>
            <w:r>
              <w:rPr>
                <w:rFonts w:ascii="Calibri" w:hAnsi="Calibri"/>
                <w:sz w:val="20"/>
              </w:rPr>
              <w:t xml:space="preserve">    Grand </w:t>
            </w:r>
            <w:r>
              <w:rPr>
                <w:rFonts w:ascii="Calibri" w:hAnsi="Calibri"/>
                <w:sz w:val="20"/>
              </w:rPr>
              <w:t>Motreal</w:t>
            </w:r>
          </w:p>
        </w:tc>
        <w:tc>
          <w:tcPr>
            <w:tcW w:w="0" w:type="auto"/>
            <w:tcBorders>
              <w:top w:val="single" w:sz="0" w:space="0" w:color="D3D3D3"/>
              <w:left w:val="single" w:sz="0" w:space="0" w:color="D3D3D3"/>
              <w:bottom w:val="single" w:sz="0" w:space="0" w:color="D3D3D3"/>
              <w:right w:val="single" w:sz="0" w:space="0" w:color="D3D3D3"/>
            </w:tcBorders>
          </w:tcPr>
          <w:p w14:paraId="2EC3CFE0" w14:textId="77777777" w:rsidR="00022B71" w:rsidRDefault="005B112A">
            <w:pPr>
              <w:keepNext/>
              <w:spacing w:after="60"/>
              <w:jc w:val="center"/>
            </w:pPr>
            <w:r>
              <w:rPr>
                <w:rFonts w:ascii="Calibri" w:hAnsi="Calibri"/>
                <w:sz w:val="20"/>
              </w:rPr>
              <w:t>45.2 (326)</w:t>
            </w:r>
          </w:p>
        </w:tc>
        <w:tc>
          <w:tcPr>
            <w:tcW w:w="0" w:type="auto"/>
            <w:tcBorders>
              <w:top w:val="single" w:sz="0" w:space="0" w:color="D3D3D3"/>
              <w:left w:val="single" w:sz="0" w:space="0" w:color="D3D3D3"/>
              <w:bottom w:val="single" w:sz="0" w:space="0" w:color="D3D3D3"/>
              <w:right w:val="single" w:sz="0" w:space="0" w:color="D3D3D3"/>
            </w:tcBorders>
          </w:tcPr>
          <w:p w14:paraId="290A8D6F" w14:textId="77777777" w:rsidR="00022B71" w:rsidRDefault="005B112A">
            <w:pPr>
              <w:keepNext/>
              <w:spacing w:after="60"/>
              <w:jc w:val="center"/>
            </w:pPr>
            <w:r>
              <w:rPr>
                <w:rFonts w:ascii="Calibri" w:hAnsi="Calibri"/>
                <w:sz w:val="20"/>
              </w:rPr>
              <w:t>44.6 (160)</w:t>
            </w:r>
          </w:p>
        </w:tc>
        <w:tc>
          <w:tcPr>
            <w:tcW w:w="0" w:type="auto"/>
            <w:tcBorders>
              <w:top w:val="single" w:sz="0" w:space="0" w:color="D3D3D3"/>
              <w:left w:val="single" w:sz="0" w:space="0" w:color="D3D3D3"/>
              <w:bottom w:val="single" w:sz="0" w:space="0" w:color="D3D3D3"/>
              <w:right w:val="single" w:sz="0" w:space="0" w:color="D3D3D3"/>
            </w:tcBorders>
          </w:tcPr>
          <w:p w14:paraId="14E092A0" w14:textId="77777777" w:rsidR="00022B71" w:rsidRDefault="005B112A">
            <w:pPr>
              <w:keepNext/>
              <w:spacing w:after="60"/>
              <w:jc w:val="center"/>
            </w:pPr>
            <w:r>
              <w:rPr>
                <w:rFonts w:ascii="Calibri" w:hAnsi="Calibri"/>
                <w:sz w:val="20"/>
              </w:rPr>
              <w:t>45.8 (166)</w:t>
            </w:r>
          </w:p>
        </w:tc>
        <w:tc>
          <w:tcPr>
            <w:tcW w:w="0" w:type="auto"/>
            <w:tcBorders>
              <w:top w:val="single" w:sz="0" w:space="0" w:color="D3D3D3"/>
              <w:left w:val="single" w:sz="0" w:space="0" w:color="D3D3D3"/>
              <w:bottom w:val="single" w:sz="0" w:space="0" w:color="D3D3D3"/>
              <w:right w:val="single" w:sz="0" w:space="0" w:color="D3D3D3"/>
            </w:tcBorders>
          </w:tcPr>
          <w:p w14:paraId="0665B98D" w14:textId="77777777" w:rsidR="00022B71" w:rsidRDefault="00022B71">
            <w:pPr>
              <w:keepNext/>
              <w:spacing w:after="60"/>
              <w:jc w:val="center"/>
            </w:pPr>
          </w:p>
        </w:tc>
      </w:tr>
      <w:tr w:rsidR="00022B71" w14:paraId="5A88530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4B27F2" w14:textId="77777777" w:rsidR="00022B71" w:rsidRDefault="005B112A">
            <w:pPr>
              <w:keepNext/>
              <w:spacing w:after="60"/>
            </w:pPr>
            <w:r>
              <w:rPr>
                <w:rFonts w:ascii="Calibri" w:hAnsi="Calibri"/>
                <w:sz w:val="20"/>
              </w:rPr>
              <w:t>lieu_de_naissance</w:t>
            </w:r>
          </w:p>
        </w:tc>
        <w:tc>
          <w:tcPr>
            <w:tcW w:w="0" w:type="auto"/>
            <w:tcBorders>
              <w:top w:val="single" w:sz="0" w:space="0" w:color="D3D3D3"/>
              <w:left w:val="single" w:sz="0" w:space="0" w:color="D3D3D3"/>
              <w:bottom w:val="single" w:sz="0" w:space="0" w:color="D3D3D3"/>
              <w:right w:val="single" w:sz="0" w:space="0" w:color="D3D3D3"/>
            </w:tcBorders>
          </w:tcPr>
          <w:p w14:paraId="4F4846E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D4090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6AD22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0C9A4E" w14:textId="77777777" w:rsidR="00022B71" w:rsidRDefault="005B112A">
            <w:pPr>
              <w:keepNext/>
              <w:spacing w:after="60"/>
              <w:jc w:val="center"/>
            </w:pPr>
            <w:r>
              <w:rPr>
                <w:rFonts w:ascii="Calibri" w:hAnsi="Calibri"/>
                <w:sz w:val="20"/>
              </w:rPr>
              <w:t>0.018</w:t>
            </w:r>
          </w:p>
        </w:tc>
      </w:tr>
      <w:tr w:rsidR="00022B71" w14:paraId="53ECA3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E68305"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383D2F3C" w14:textId="77777777" w:rsidR="00022B71" w:rsidRDefault="005B112A">
            <w:pPr>
              <w:keepNext/>
              <w:spacing w:after="60"/>
              <w:jc w:val="center"/>
            </w:pPr>
            <w:r>
              <w:rPr>
                <w:rFonts w:ascii="Calibri" w:hAnsi="Calibri"/>
                <w:sz w:val="20"/>
              </w:rPr>
              <w:t>6.7 (48)</w:t>
            </w:r>
          </w:p>
        </w:tc>
        <w:tc>
          <w:tcPr>
            <w:tcW w:w="0" w:type="auto"/>
            <w:tcBorders>
              <w:top w:val="single" w:sz="0" w:space="0" w:color="D3D3D3"/>
              <w:left w:val="single" w:sz="0" w:space="0" w:color="D3D3D3"/>
              <w:bottom w:val="single" w:sz="0" w:space="0" w:color="D3D3D3"/>
              <w:right w:val="single" w:sz="0" w:space="0" w:color="D3D3D3"/>
            </w:tcBorders>
          </w:tcPr>
          <w:p w14:paraId="1E49D12A" w14:textId="77777777" w:rsidR="00022B71" w:rsidRDefault="005B112A">
            <w:pPr>
              <w:keepNext/>
              <w:spacing w:after="60"/>
              <w:jc w:val="center"/>
            </w:pPr>
            <w:r>
              <w:rPr>
                <w:rFonts w:ascii="Calibri" w:hAnsi="Calibri"/>
                <w:sz w:val="20"/>
              </w:rPr>
              <w:t>3.9 (14)</w:t>
            </w:r>
          </w:p>
        </w:tc>
        <w:tc>
          <w:tcPr>
            <w:tcW w:w="0" w:type="auto"/>
            <w:tcBorders>
              <w:top w:val="single" w:sz="0" w:space="0" w:color="D3D3D3"/>
              <w:left w:val="single" w:sz="0" w:space="0" w:color="D3D3D3"/>
              <w:bottom w:val="single" w:sz="0" w:space="0" w:color="D3D3D3"/>
              <w:right w:val="single" w:sz="0" w:space="0" w:color="D3D3D3"/>
            </w:tcBorders>
          </w:tcPr>
          <w:p w14:paraId="10E9ECDC" w14:textId="77777777" w:rsidR="00022B71" w:rsidRDefault="005B112A">
            <w:pPr>
              <w:keepNext/>
              <w:spacing w:after="60"/>
              <w:jc w:val="center"/>
            </w:pPr>
            <w:r>
              <w:rPr>
                <w:rFonts w:ascii="Calibri" w:hAnsi="Calibri"/>
                <w:sz w:val="20"/>
              </w:rPr>
              <w:t>9.5 (34)</w:t>
            </w:r>
          </w:p>
        </w:tc>
        <w:tc>
          <w:tcPr>
            <w:tcW w:w="0" w:type="auto"/>
            <w:tcBorders>
              <w:top w:val="single" w:sz="0" w:space="0" w:color="D3D3D3"/>
              <w:left w:val="single" w:sz="0" w:space="0" w:color="D3D3D3"/>
              <w:bottom w:val="single" w:sz="0" w:space="0" w:color="D3D3D3"/>
              <w:right w:val="single" w:sz="0" w:space="0" w:color="D3D3D3"/>
            </w:tcBorders>
          </w:tcPr>
          <w:p w14:paraId="79307B07" w14:textId="77777777" w:rsidR="00022B71" w:rsidRDefault="00022B71">
            <w:pPr>
              <w:keepNext/>
              <w:spacing w:after="60"/>
              <w:jc w:val="center"/>
            </w:pPr>
          </w:p>
        </w:tc>
      </w:tr>
      <w:tr w:rsidR="00022B71" w14:paraId="15DC33A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566950" w14:textId="77777777" w:rsidR="00022B71" w:rsidRDefault="005B112A">
            <w:pPr>
              <w:keepNext/>
              <w:spacing w:after="60"/>
            </w:pPr>
            <w:r>
              <w:rPr>
                <w:rFonts w:ascii="Calibri" w:hAnsi="Calibri"/>
                <w:sz w:val="20"/>
              </w:rPr>
              <w:t>    Hors du Quebec</w:t>
            </w:r>
          </w:p>
        </w:tc>
        <w:tc>
          <w:tcPr>
            <w:tcW w:w="0" w:type="auto"/>
            <w:tcBorders>
              <w:top w:val="single" w:sz="0" w:space="0" w:color="D3D3D3"/>
              <w:left w:val="single" w:sz="0" w:space="0" w:color="D3D3D3"/>
              <w:bottom w:val="single" w:sz="0" w:space="0" w:color="D3D3D3"/>
              <w:right w:val="single" w:sz="0" w:space="0" w:color="D3D3D3"/>
            </w:tcBorders>
          </w:tcPr>
          <w:p w14:paraId="661305B7" w14:textId="77777777" w:rsidR="00022B71" w:rsidRDefault="005B112A">
            <w:pPr>
              <w:keepNext/>
              <w:spacing w:after="60"/>
              <w:jc w:val="center"/>
            </w:pPr>
            <w:r>
              <w:rPr>
                <w:rFonts w:ascii="Calibri" w:hAnsi="Calibri"/>
                <w:sz w:val="20"/>
              </w:rPr>
              <w:t>1.1 (8)</w:t>
            </w:r>
          </w:p>
        </w:tc>
        <w:tc>
          <w:tcPr>
            <w:tcW w:w="0" w:type="auto"/>
            <w:tcBorders>
              <w:top w:val="single" w:sz="0" w:space="0" w:color="D3D3D3"/>
              <w:left w:val="single" w:sz="0" w:space="0" w:color="D3D3D3"/>
              <w:bottom w:val="single" w:sz="0" w:space="0" w:color="D3D3D3"/>
              <w:right w:val="single" w:sz="0" w:space="0" w:color="D3D3D3"/>
            </w:tcBorders>
          </w:tcPr>
          <w:p w14:paraId="02CF2DA7" w14:textId="77777777" w:rsidR="00022B71" w:rsidRDefault="005B112A">
            <w:pPr>
              <w:keepNext/>
              <w:spacing w:after="60"/>
              <w:jc w:val="center"/>
            </w:pPr>
            <w:r>
              <w:rPr>
                <w:rFonts w:ascii="Calibri" w:hAnsi="Calibri"/>
                <w:sz w:val="20"/>
              </w:rPr>
              <w:t>1.3 (5)</w:t>
            </w:r>
          </w:p>
        </w:tc>
        <w:tc>
          <w:tcPr>
            <w:tcW w:w="0" w:type="auto"/>
            <w:tcBorders>
              <w:top w:val="single" w:sz="0" w:space="0" w:color="D3D3D3"/>
              <w:left w:val="single" w:sz="0" w:space="0" w:color="D3D3D3"/>
              <w:bottom w:val="single" w:sz="0" w:space="0" w:color="D3D3D3"/>
              <w:right w:val="single" w:sz="0" w:space="0" w:color="D3D3D3"/>
            </w:tcBorders>
          </w:tcPr>
          <w:p w14:paraId="61170FEC" w14:textId="77777777" w:rsidR="00022B71" w:rsidRDefault="005B112A">
            <w:pPr>
              <w:keepNext/>
              <w:spacing w:after="60"/>
              <w:jc w:val="center"/>
            </w:pPr>
            <w:r>
              <w:rPr>
                <w:rFonts w:ascii="Calibri" w:hAnsi="Calibri"/>
                <w:sz w:val="20"/>
              </w:rPr>
              <w:t>1.0 (4)</w:t>
            </w:r>
          </w:p>
        </w:tc>
        <w:tc>
          <w:tcPr>
            <w:tcW w:w="0" w:type="auto"/>
            <w:tcBorders>
              <w:top w:val="single" w:sz="0" w:space="0" w:color="D3D3D3"/>
              <w:left w:val="single" w:sz="0" w:space="0" w:color="D3D3D3"/>
              <w:bottom w:val="single" w:sz="0" w:space="0" w:color="D3D3D3"/>
              <w:right w:val="single" w:sz="0" w:space="0" w:color="D3D3D3"/>
            </w:tcBorders>
          </w:tcPr>
          <w:p w14:paraId="4CCAA9AD" w14:textId="77777777" w:rsidR="00022B71" w:rsidRDefault="00022B71">
            <w:pPr>
              <w:keepNext/>
              <w:spacing w:after="60"/>
              <w:jc w:val="center"/>
            </w:pPr>
          </w:p>
        </w:tc>
      </w:tr>
      <w:tr w:rsidR="00022B71" w14:paraId="1AD9DCC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B582E7" w14:textId="77777777" w:rsidR="00022B71" w:rsidRDefault="005B112A">
            <w:pPr>
              <w:keepNext/>
              <w:spacing w:after="60"/>
            </w:pPr>
            <w:r>
              <w:rPr>
                <w:rFonts w:ascii="Calibri" w:hAnsi="Calibri"/>
                <w:sz w:val="20"/>
              </w:rPr>
              <w:t>    Provinde de Quebec</w:t>
            </w:r>
          </w:p>
        </w:tc>
        <w:tc>
          <w:tcPr>
            <w:tcW w:w="0" w:type="auto"/>
            <w:tcBorders>
              <w:top w:val="single" w:sz="0" w:space="0" w:color="D3D3D3"/>
              <w:left w:val="single" w:sz="0" w:space="0" w:color="D3D3D3"/>
              <w:bottom w:val="single" w:sz="0" w:space="0" w:color="D3D3D3"/>
              <w:right w:val="single" w:sz="0" w:space="0" w:color="D3D3D3"/>
            </w:tcBorders>
          </w:tcPr>
          <w:p w14:paraId="3D6BA279" w14:textId="77777777" w:rsidR="00022B71" w:rsidRDefault="005B112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6544CB87" w14:textId="77777777" w:rsidR="00022B71" w:rsidRDefault="005B112A">
            <w:pPr>
              <w:keepNext/>
              <w:spacing w:after="60"/>
              <w:jc w:val="center"/>
            </w:pPr>
            <w:r>
              <w:rPr>
                <w:rFonts w:ascii="Calibri" w:hAnsi="Calibri"/>
                <w:sz w:val="20"/>
              </w:rPr>
              <w:t>94.9 (339)</w:t>
            </w:r>
          </w:p>
        </w:tc>
        <w:tc>
          <w:tcPr>
            <w:tcW w:w="0" w:type="auto"/>
            <w:tcBorders>
              <w:top w:val="single" w:sz="0" w:space="0" w:color="D3D3D3"/>
              <w:left w:val="single" w:sz="0" w:space="0" w:color="D3D3D3"/>
              <w:bottom w:val="single" w:sz="0" w:space="0" w:color="D3D3D3"/>
              <w:right w:val="single" w:sz="0" w:space="0" w:color="D3D3D3"/>
            </w:tcBorders>
          </w:tcPr>
          <w:p w14:paraId="1B40F680" w14:textId="77777777" w:rsidR="00022B71" w:rsidRDefault="005B112A">
            <w:pPr>
              <w:keepNext/>
              <w:spacing w:after="60"/>
              <w:jc w:val="center"/>
            </w:pPr>
            <w:r>
              <w:rPr>
                <w:rFonts w:ascii="Calibri" w:hAnsi="Calibri"/>
                <w:sz w:val="20"/>
              </w:rPr>
              <w:t>89.5 (323)</w:t>
            </w:r>
          </w:p>
        </w:tc>
        <w:tc>
          <w:tcPr>
            <w:tcW w:w="0" w:type="auto"/>
            <w:tcBorders>
              <w:top w:val="single" w:sz="0" w:space="0" w:color="D3D3D3"/>
              <w:left w:val="single" w:sz="0" w:space="0" w:color="D3D3D3"/>
              <w:bottom w:val="single" w:sz="0" w:space="0" w:color="D3D3D3"/>
              <w:right w:val="single" w:sz="0" w:space="0" w:color="D3D3D3"/>
            </w:tcBorders>
          </w:tcPr>
          <w:p w14:paraId="263D5B07" w14:textId="77777777" w:rsidR="00022B71" w:rsidRDefault="00022B71">
            <w:pPr>
              <w:keepNext/>
              <w:spacing w:after="60"/>
              <w:jc w:val="center"/>
            </w:pPr>
          </w:p>
        </w:tc>
      </w:tr>
      <w:tr w:rsidR="00022B71" w14:paraId="43CF6C2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F8ACB2" w14:textId="77777777" w:rsidR="00022B71" w:rsidRDefault="005B112A">
            <w:pPr>
              <w:keepNext/>
              <w:spacing w:after="60"/>
            </w:pPr>
            <w:r>
              <w:rPr>
                <w:rFonts w:ascii="Calibri" w:hAnsi="Calibri"/>
                <w:sz w:val="20"/>
              </w:rPr>
              <w:t>Diplome_du_repondant</w:t>
            </w:r>
          </w:p>
        </w:tc>
        <w:tc>
          <w:tcPr>
            <w:tcW w:w="0" w:type="auto"/>
            <w:tcBorders>
              <w:top w:val="single" w:sz="0" w:space="0" w:color="D3D3D3"/>
              <w:left w:val="single" w:sz="0" w:space="0" w:color="D3D3D3"/>
              <w:bottom w:val="single" w:sz="0" w:space="0" w:color="D3D3D3"/>
              <w:right w:val="single" w:sz="0" w:space="0" w:color="D3D3D3"/>
            </w:tcBorders>
          </w:tcPr>
          <w:p w14:paraId="0905E4A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22D40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2C20A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EE5F6B" w14:textId="77777777" w:rsidR="00022B71" w:rsidRDefault="005B112A">
            <w:pPr>
              <w:keepNext/>
              <w:spacing w:after="60"/>
              <w:jc w:val="center"/>
            </w:pPr>
            <w:r>
              <w:rPr>
                <w:rFonts w:ascii="Calibri" w:hAnsi="Calibri"/>
                <w:sz w:val="20"/>
              </w:rPr>
              <w:t>0.2</w:t>
            </w:r>
          </w:p>
        </w:tc>
      </w:tr>
      <w:tr w:rsidR="00022B71" w14:paraId="063E64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74FDAC"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2E34595F" w14:textId="77777777" w:rsidR="00022B71" w:rsidRDefault="005B112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29555998" w14:textId="77777777" w:rsidR="00022B71" w:rsidRDefault="005B112A">
            <w:pPr>
              <w:keepNext/>
              <w:spacing w:after="60"/>
              <w:jc w:val="center"/>
            </w:pPr>
            <w:r>
              <w:rPr>
                <w:rFonts w:ascii="Calibri" w:hAnsi="Calibri"/>
                <w:sz w:val="20"/>
              </w:rPr>
              <w:t>17.8 (64)</w:t>
            </w:r>
          </w:p>
        </w:tc>
        <w:tc>
          <w:tcPr>
            <w:tcW w:w="0" w:type="auto"/>
            <w:tcBorders>
              <w:top w:val="single" w:sz="0" w:space="0" w:color="D3D3D3"/>
              <w:left w:val="single" w:sz="0" w:space="0" w:color="D3D3D3"/>
              <w:bottom w:val="single" w:sz="0" w:space="0" w:color="D3D3D3"/>
              <w:right w:val="single" w:sz="0" w:space="0" w:color="D3D3D3"/>
            </w:tcBorders>
          </w:tcPr>
          <w:p w14:paraId="4A5AEC04" w14:textId="77777777" w:rsidR="00022B71" w:rsidRDefault="005B112A">
            <w:pPr>
              <w:keepNext/>
              <w:spacing w:after="60"/>
              <w:jc w:val="center"/>
            </w:pPr>
            <w:r>
              <w:rPr>
                <w:rFonts w:ascii="Calibri" w:hAnsi="Calibri"/>
                <w:sz w:val="20"/>
              </w:rPr>
              <w:t>23.4 (84)</w:t>
            </w:r>
          </w:p>
        </w:tc>
        <w:tc>
          <w:tcPr>
            <w:tcW w:w="0" w:type="auto"/>
            <w:tcBorders>
              <w:top w:val="single" w:sz="0" w:space="0" w:color="D3D3D3"/>
              <w:left w:val="single" w:sz="0" w:space="0" w:color="D3D3D3"/>
              <w:bottom w:val="single" w:sz="0" w:space="0" w:color="D3D3D3"/>
              <w:right w:val="single" w:sz="0" w:space="0" w:color="D3D3D3"/>
            </w:tcBorders>
          </w:tcPr>
          <w:p w14:paraId="1D1D4074" w14:textId="77777777" w:rsidR="00022B71" w:rsidRDefault="00022B71">
            <w:pPr>
              <w:keepNext/>
              <w:spacing w:after="60"/>
              <w:jc w:val="center"/>
            </w:pPr>
          </w:p>
        </w:tc>
      </w:tr>
      <w:tr w:rsidR="00022B71" w14:paraId="0C72E2F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9AC6B9"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26C67E80"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27EFBF6E" w14:textId="77777777" w:rsidR="00022B71" w:rsidRDefault="005B112A">
            <w:pPr>
              <w:keepNext/>
              <w:spacing w:after="60"/>
              <w:jc w:val="center"/>
            </w:pPr>
            <w:r>
              <w:rPr>
                <w:rFonts w:ascii="Calibri" w:hAnsi="Calibri"/>
                <w:sz w:val="20"/>
              </w:rPr>
              <w:t>50.2 (180)</w:t>
            </w:r>
          </w:p>
        </w:tc>
        <w:tc>
          <w:tcPr>
            <w:tcW w:w="0" w:type="auto"/>
            <w:tcBorders>
              <w:top w:val="single" w:sz="0" w:space="0" w:color="D3D3D3"/>
              <w:left w:val="single" w:sz="0" w:space="0" w:color="D3D3D3"/>
              <w:bottom w:val="single" w:sz="0" w:space="0" w:color="D3D3D3"/>
              <w:right w:val="single" w:sz="0" w:space="0" w:color="D3D3D3"/>
            </w:tcBorders>
          </w:tcPr>
          <w:p w14:paraId="338FAB04" w14:textId="77777777" w:rsidR="00022B71" w:rsidRDefault="005B112A">
            <w:pPr>
              <w:keepNext/>
              <w:spacing w:after="60"/>
              <w:jc w:val="center"/>
            </w:pPr>
            <w:r>
              <w:rPr>
                <w:rFonts w:ascii="Calibri" w:hAnsi="Calibri"/>
                <w:sz w:val="20"/>
              </w:rPr>
              <w:t>46.3 (167)</w:t>
            </w:r>
          </w:p>
        </w:tc>
        <w:tc>
          <w:tcPr>
            <w:tcW w:w="0" w:type="auto"/>
            <w:tcBorders>
              <w:top w:val="single" w:sz="0" w:space="0" w:color="D3D3D3"/>
              <w:left w:val="single" w:sz="0" w:space="0" w:color="D3D3D3"/>
              <w:bottom w:val="single" w:sz="0" w:space="0" w:color="D3D3D3"/>
              <w:right w:val="single" w:sz="0" w:space="0" w:color="D3D3D3"/>
            </w:tcBorders>
          </w:tcPr>
          <w:p w14:paraId="29A079F1" w14:textId="77777777" w:rsidR="00022B71" w:rsidRDefault="00022B71">
            <w:pPr>
              <w:keepNext/>
              <w:spacing w:after="60"/>
              <w:jc w:val="center"/>
            </w:pPr>
          </w:p>
        </w:tc>
      </w:tr>
      <w:tr w:rsidR="00022B71" w14:paraId="309296C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795A4C"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0089DD2C" w14:textId="77777777" w:rsidR="00022B71" w:rsidRDefault="005B112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43F68001" w14:textId="77777777" w:rsidR="00022B71" w:rsidRDefault="005B112A">
            <w:pPr>
              <w:keepNext/>
              <w:spacing w:after="60"/>
              <w:jc w:val="center"/>
            </w:pPr>
            <w:r>
              <w:rPr>
                <w:rFonts w:ascii="Calibri" w:hAnsi="Calibri"/>
                <w:sz w:val="20"/>
              </w:rPr>
              <w:t>32.0 (114)</w:t>
            </w:r>
          </w:p>
        </w:tc>
        <w:tc>
          <w:tcPr>
            <w:tcW w:w="0" w:type="auto"/>
            <w:tcBorders>
              <w:top w:val="single" w:sz="0" w:space="0" w:color="D3D3D3"/>
              <w:left w:val="single" w:sz="0" w:space="0" w:color="D3D3D3"/>
              <w:bottom w:val="single" w:sz="0" w:space="0" w:color="D3D3D3"/>
              <w:right w:val="single" w:sz="0" w:space="0" w:color="D3D3D3"/>
            </w:tcBorders>
          </w:tcPr>
          <w:p w14:paraId="629987D8" w14:textId="77777777" w:rsidR="00022B71" w:rsidRDefault="005B112A">
            <w:pPr>
              <w:keepNext/>
              <w:spacing w:after="60"/>
              <w:jc w:val="center"/>
            </w:pPr>
            <w:r>
              <w:rPr>
                <w:rFonts w:ascii="Calibri" w:hAnsi="Calibri"/>
                <w:sz w:val="20"/>
              </w:rPr>
              <w:t>30.4 (110)</w:t>
            </w:r>
          </w:p>
        </w:tc>
        <w:tc>
          <w:tcPr>
            <w:tcW w:w="0" w:type="auto"/>
            <w:tcBorders>
              <w:top w:val="single" w:sz="0" w:space="0" w:color="D3D3D3"/>
              <w:left w:val="single" w:sz="0" w:space="0" w:color="D3D3D3"/>
              <w:bottom w:val="single" w:sz="0" w:space="0" w:color="D3D3D3"/>
              <w:right w:val="single" w:sz="0" w:space="0" w:color="D3D3D3"/>
            </w:tcBorders>
          </w:tcPr>
          <w:p w14:paraId="36FD5AD6" w14:textId="77777777" w:rsidR="00022B71" w:rsidRDefault="00022B71">
            <w:pPr>
              <w:keepNext/>
              <w:spacing w:after="60"/>
              <w:jc w:val="center"/>
            </w:pPr>
          </w:p>
        </w:tc>
      </w:tr>
      <w:tr w:rsidR="00022B71" w14:paraId="22A72A2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AE9A93" w14:textId="77777777" w:rsidR="00022B71" w:rsidRDefault="005B112A">
            <w:pPr>
              <w:keepNext/>
              <w:spacing w:after="60"/>
            </w:pPr>
            <w:r>
              <w:rPr>
                <w:rFonts w:ascii="Calibri" w:hAnsi="Calibri"/>
                <w:sz w:val="20"/>
              </w:rPr>
              <w:t>Occupation_du_repondant</w:t>
            </w:r>
          </w:p>
        </w:tc>
        <w:tc>
          <w:tcPr>
            <w:tcW w:w="0" w:type="auto"/>
            <w:tcBorders>
              <w:top w:val="single" w:sz="0" w:space="0" w:color="D3D3D3"/>
              <w:left w:val="single" w:sz="0" w:space="0" w:color="D3D3D3"/>
              <w:bottom w:val="single" w:sz="0" w:space="0" w:color="D3D3D3"/>
              <w:right w:val="single" w:sz="0" w:space="0" w:color="D3D3D3"/>
            </w:tcBorders>
          </w:tcPr>
          <w:p w14:paraId="7F6CA3C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D5351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6170C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2FF3C2" w14:textId="77777777" w:rsidR="00022B71" w:rsidRDefault="005B112A">
            <w:pPr>
              <w:keepNext/>
              <w:spacing w:after="60"/>
              <w:jc w:val="center"/>
            </w:pPr>
            <w:r>
              <w:rPr>
                <w:rFonts w:ascii="Calibri" w:hAnsi="Calibri"/>
                <w:sz w:val="20"/>
              </w:rPr>
              <w:t>0.011</w:t>
            </w:r>
          </w:p>
        </w:tc>
      </w:tr>
      <w:tr w:rsidR="00022B71" w14:paraId="337B44B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09CBE1" w14:textId="77777777" w:rsidR="00022B71" w:rsidRDefault="005B112A">
            <w:pPr>
              <w:keepNext/>
              <w:spacing w:after="60"/>
            </w:pPr>
            <w:r>
              <w:rPr>
                <w:rFonts w:ascii="Calibri" w:hAnsi="Calibri"/>
                <w:sz w:val="20"/>
              </w:rPr>
              <w:t>    À la maison TPL</w:t>
            </w:r>
          </w:p>
        </w:tc>
        <w:tc>
          <w:tcPr>
            <w:tcW w:w="0" w:type="auto"/>
            <w:tcBorders>
              <w:top w:val="single" w:sz="0" w:space="0" w:color="D3D3D3"/>
              <w:left w:val="single" w:sz="0" w:space="0" w:color="D3D3D3"/>
              <w:bottom w:val="single" w:sz="0" w:space="0" w:color="D3D3D3"/>
              <w:right w:val="single" w:sz="0" w:space="0" w:color="D3D3D3"/>
            </w:tcBorders>
          </w:tcPr>
          <w:p w14:paraId="4CDF2DCF" w14:textId="77777777" w:rsidR="00022B71" w:rsidRDefault="005B112A">
            <w:pPr>
              <w:keepNext/>
              <w:spacing w:after="60"/>
              <w:jc w:val="center"/>
            </w:pPr>
            <w:r>
              <w:rPr>
                <w:rFonts w:ascii="Calibri" w:hAnsi="Calibri"/>
                <w:sz w:val="20"/>
              </w:rPr>
              <w:t>3.7 (26)</w:t>
            </w:r>
          </w:p>
        </w:tc>
        <w:tc>
          <w:tcPr>
            <w:tcW w:w="0" w:type="auto"/>
            <w:tcBorders>
              <w:top w:val="single" w:sz="0" w:space="0" w:color="D3D3D3"/>
              <w:left w:val="single" w:sz="0" w:space="0" w:color="D3D3D3"/>
              <w:bottom w:val="single" w:sz="0" w:space="0" w:color="D3D3D3"/>
              <w:right w:val="single" w:sz="0" w:space="0" w:color="D3D3D3"/>
            </w:tcBorders>
          </w:tcPr>
          <w:p w14:paraId="28ED4B73" w14:textId="77777777" w:rsidR="00022B71" w:rsidRDefault="005B112A">
            <w:pPr>
              <w:keepNext/>
              <w:spacing w:after="60"/>
              <w:jc w:val="center"/>
            </w:pPr>
            <w:r>
              <w:rPr>
                <w:rFonts w:ascii="Calibri" w:hAnsi="Calibri"/>
                <w:sz w:val="20"/>
              </w:rPr>
              <w:t>6.5 (23)</w:t>
            </w:r>
          </w:p>
        </w:tc>
        <w:tc>
          <w:tcPr>
            <w:tcW w:w="0" w:type="auto"/>
            <w:tcBorders>
              <w:top w:val="single" w:sz="0" w:space="0" w:color="D3D3D3"/>
              <w:left w:val="single" w:sz="0" w:space="0" w:color="D3D3D3"/>
              <w:bottom w:val="single" w:sz="0" w:space="0" w:color="D3D3D3"/>
              <w:right w:val="single" w:sz="0" w:space="0" w:color="D3D3D3"/>
            </w:tcBorders>
          </w:tcPr>
          <w:p w14:paraId="32743ED0"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309A88B5" w14:textId="77777777" w:rsidR="00022B71" w:rsidRDefault="00022B71">
            <w:pPr>
              <w:keepNext/>
              <w:spacing w:after="60"/>
              <w:jc w:val="center"/>
            </w:pPr>
          </w:p>
        </w:tc>
      </w:tr>
      <w:tr w:rsidR="00022B71" w14:paraId="2BEE14A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0927AF" w14:textId="77777777" w:rsidR="00022B71" w:rsidRDefault="005B112A">
            <w:pPr>
              <w:keepNext/>
              <w:spacing w:after="60"/>
            </w:pPr>
            <w:r>
              <w:rPr>
                <w:rFonts w:ascii="Calibri" w:hAnsi="Calibri"/>
                <w:sz w:val="20"/>
              </w:rPr>
              <w:t>    Étudiant PTL S</w:t>
            </w:r>
          </w:p>
        </w:tc>
        <w:tc>
          <w:tcPr>
            <w:tcW w:w="0" w:type="auto"/>
            <w:tcBorders>
              <w:top w:val="single" w:sz="0" w:space="0" w:color="D3D3D3"/>
              <w:left w:val="single" w:sz="0" w:space="0" w:color="D3D3D3"/>
              <w:bottom w:val="single" w:sz="0" w:space="0" w:color="D3D3D3"/>
              <w:right w:val="single" w:sz="0" w:space="0" w:color="D3D3D3"/>
            </w:tcBorders>
          </w:tcPr>
          <w:p w14:paraId="49442550" w14:textId="77777777" w:rsidR="00022B71" w:rsidRDefault="005B112A">
            <w:pPr>
              <w:keepNext/>
              <w:spacing w:after="60"/>
              <w:jc w:val="center"/>
            </w:pPr>
            <w:r>
              <w:rPr>
                <w:rFonts w:ascii="Calibri" w:hAnsi="Calibri"/>
                <w:sz w:val="20"/>
              </w:rPr>
              <w:t>8.5 (61)</w:t>
            </w:r>
          </w:p>
        </w:tc>
        <w:tc>
          <w:tcPr>
            <w:tcW w:w="0" w:type="auto"/>
            <w:tcBorders>
              <w:top w:val="single" w:sz="0" w:space="0" w:color="D3D3D3"/>
              <w:left w:val="single" w:sz="0" w:space="0" w:color="D3D3D3"/>
              <w:bottom w:val="single" w:sz="0" w:space="0" w:color="D3D3D3"/>
              <w:right w:val="single" w:sz="0" w:space="0" w:color="D3D3D3"/>
            </w:tcBorders>
          </w:tcPr>
          <w:p w14:paraId="56584581" w14:textId="77777777" w:rsidR="00022B71" w:rsidRDefault="005B112A">
            <w:pPr>
              <w:keepNext/>
              <w:spacing w:after="60"/>
              <w:jc w:val="center"/>
            </w:pPr>
            <w:r>
              <w:rPr>
                <w:rFonts w:ascii="Calibri" w:hAnsi="Calibri"/>
                <w:sz w:val="20"/>
              </w:rPr>
              <w:t>7.1 (26)</w:t>
            </w:r>
          </w:p>
        </w:tc>
        <w:tc>
          <w:tcPr>
            <w:tcW w:w="0" w:type="auto"/>
            <w:tcBorders>
              <w:top w:val="single" w:sz="0" w:space="0" w:color="D3D3D3"/>
              <w:left w:val="single" w:sz="0" w:space="0" w:color="D3D3D3"/>
              <w:bottom w:val="single" w:sz="0" w:space="0" w:color="D3D3D3"/>
              <w:right w:val="single" w:sz="0" w:space="0" w:color="D3D3D3"/>
            </w:tcBorders>
          </w:tcPr>
          <w:p w14:paraId="136F3EBB" w14:textId="77777777" w:rsidR="00022B71" w:rsidRDefault="005B112A">
            <w:pPr>
              <w:keepNext/>
              <w:spacing w:after="60"/>
              <w:jc w:val="center"/>
            </w:pPr>
            <w:r>
              <w:rPr>
                <w:rFonts w:ascii="Calibri" w:hAnsi="Calibri"/>
                <w:sz w:val="20"/>
              </w:rPr>
              <w:t>9.8 (35)</w:t>
            </w:r>
          </w:p>
        </w:tc>
        <w:tc>
          <w:tcPr>
            <w:tcW w:w="0" w:type="auto"/>
            <w:tcBorders>
              <w:top w:val="single" w:sz="0" w:space="0" w:color="D3D3D3"/>
              <w:left w:val="single" w:sz="0" w:space="0" w:color="D3D3D3"/>
              <w:bottom w:val="single" w:sz="0" w:space="0" w:color="D3D3D3"/>
              <w:right w:val="single" w:sz="0" w:space="0" w:color="D3D3D3"/>
            </w:tcBorders>
          </w:tcPr>
          <w:p w14:paraId="2DC64FBF" w14:textId="77777777" w:rsidR="00022B71" w:rsidRDefault="00022B71">
            <w:pPr>
              <w:keepNext/>
              <w:spacing w:after="60"/>
              <w:jc w:val="center"/>
            </w:pPr>
          </w:p>
        </w:tc>
      </w:tr>
      <w:tr w:rsidR="00022B71" w14:paraId="399E094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9A077A" w14:textId="77777777" w:rsidR="00022B71" w:rsidRDefault="005B112A">
            <w:pPr>
              <w:keepNext/>
              <w:spacing w:after="60"/>
            </w:pPr>
            <w:r>
              <w:rPr>
                <w:rFonts w:ascii="Calibri" w:hAnsi="Calibri"/>
                <w:sz w:val="20"/>
              </w:rPr>
              <w:t>    Étudiant TPA S</w:t>
            </w:r>
          </w:p>
        </w:tc>
        <w:tc>
          <w:tcPr>
            <w:tcW w:w="0" w:type="auto"/>
            <w:tcBorders>
              <w:top w:val="single" w:sz="0" w:space="0" w:color="D3D3D3"/>
              <w:left w:val="single" w:sz="0" w:space="0" w:color="D3D3D3"/>
              <w:bottom w:val="single" w:sz="0" w:space="0" w:color="D3D3D3"/>
              <w:right w:val="single" w:sz="0" w:space="0" w:color="D3D3D3"/>
            </w:tcBorders>
          </w:tcPr>
          <w:p w14:paraId="1B1DCCDB" w14:textId="77777777" w:rsidR="00022B71" w:rsidRDefault="005B112A">
            <w:pPr>
              <w:keepNext/>
              <w:spacing w:after="60"/>
              <w:jc w:val="center"/>
            </w:pPr>
            <w:r>
              <w:rPr>
                <w:rFonts w:ascii="Calibri" w:hAnsi="Calibri"/>
                <w:sz w:val="20"/>
              </w:rPr>
              <w:t>0.5 (3)</w:t>
            </w:r>
          </w:p>
        </w:tc>
        <w:tc>
          <w:tcPr>
            <w:tcW w:w="0" w:type="auto"/>
            <w:tcBorders>
              <w:top w:val="single" w:sz="0" w:space="0" w:color="D3D3D3"/>
              <w:left w:val="single" w:sz="0" w:space="0" w:color="D3D3D3"/>
              <w:bottom w:val="single" w:sz="0" w:space="0" w:color="D3D3D3"/>
              <w:right w:val="single" w:sz="0" w:space="0" w:color="D3D3D3"/>
            </w:tcBorders>
          </w:tcPr>
          <w:p w14:paraId="6148B8DC"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3DE8BED1" w14:textId="77777777" w:rsidR="00022B71" w:rsidRDefault="005B112A">
            <w:pPr>
              <w:keepNext/>
              <w:spacing w:after="60"/>
              <w:jc w:val="center"/>
            </w:pPr>
            <w:r>
              <w:rPr>
                <w:rFonts w:ascii="Calibri" w:hAnsi="Calibri"/>
                <w:sz w:val="20"/>
              </w:rPr>
              <w:t>1.0 (3)</w:t>
            </w:r>
          </w:p>
        </w:tc>
        <w:tc>
          <w:tcPr>
            <w:tcW w:w="0" w:type="auto"/>
            <w:tcBorders>
              <w:top w:val="single" w:sz="0" w:space="0" w:color="D3D3D3"/>
              <w:left w:val="single" w:sz="0" w:space="0" w:color="D3D3D3"/>
              <w:bottom w:val="single" w:sz="0" w:space="0" w:color="D3D3D3"/>
              <w:right w:val="single" w:sz="0" w:space="0" w:color="D3D3D3"/>
            </w:tcBorders>
          </w:tcPr>
          <w:p w14:paraId="24ED2B2C" w14:textId="77777777" w:rsidR="00022B71" w:rsidRDefault="00022B71">
            <w:pPr>
              <w:keepNext/>
              <w:spacing w:after="60"/>
              <w:jc w:val="center"/>
            </w:pPr>
          </w:p>
        </w:tc>
      </w:tr>
      <w:tr w:rsidR="00022B71" w14:paraId="7AA3B7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D5ED62" w14:textId="77777777" w:rsidR="00022B71" w:rsidRDefault="005B112A">
            <w:pPr>
              <w:keepNext/>
              <w:spacing w:after="60"/>
            </w:pPr>
            <w:r>
              <w:rPr>
                <w:rFonts w:ascii="Calibri" w:hAnsi="Calibri"/>
                <w:sz w:val="20"/>
              </w:rPr>
              <w:t>    Sans travail mais recherche</w:t>
            </w:r>
          </w:p>
        </w:tc>
        <w:tc>
          <w:tcPr>
            <w:tcW w:w="0" w:type="auto"/>
            <w:tcBorders>
              <w:top w:val="single" w:sz="0" w:space="0" w:color="D3D3D3"/>
              <w:left w:val="single" w:sz="0" w:space="0" w:color="D3D3D3"/>
              <w:bottom w:val="single" w:sz="0" w:space="0" w:color="D3D3D3"/>
              <w:right w:val="single" w:sz="0" w:space="0" w:color="D3D3D3"/>
            </w:tcBorders>
          </w:tcPr>
          <w:p w14:paraId="7000C295" w14:textId="77777777" w:rsidR="00022B71" w:rsidRDefault="005B112A">
            <w:pPr>
              <w:keepNext/>
              <w:spacing w:after="60"/>
              <w:jc w:val="center"/>
            </w:pPr>
            <w:r>
              <w:rPr>
                <w:rFonts w:ascii="Calibri" w:hAnsi="Calibri"/>
                <w:sz w:val="20"/>
              </w:rPr>
              <w:t>3.1 (22)</w:t>
            </w:r>
          </w:p>
        </w:tc>
        <w:tc>
          <w:tcPr>
            <w:tcW w:w="0" w:type="auto"/>
            <w:tcBorders>
              <w:top w:val="single" w:sz="0" w:space="0" w:color="D3D3D3"/>
              <w:left w:val="single" w:sz="0" w:space="0" w:color="D3D3D3"/>
              <w:bottom w:val="single" w:sz="0" w:space="0" w:color="D3D3D3"/>
              <w:right w:val="single" w:sz="0" w:space="0" w:color="D3D3D3"/>
            </w:tcBorders>
          </w:tcPr>
          <w:p w14:paraId="6835C33D" w14:textId="77777777" w:rsidR="00022B71" w:rsidRDefault="005B112A">
            <w:pPr>
              <w:keepNext/>
              <w:spacing w:after="60"/>
              <w:jc w:val="center"/>
            </w:pPr>
            <w:r>
              <w:rPr>
                <w:rFonts w:ascii="Calibri" w:hAnsi="Calibri"/>
                <w:sz w:val="20"/>
              </w:rPr>
              <w:t>2.8 (10)</w:t>
            </w:r>
          </w:p>
        </w:tc>
        <w:tc>
          <w:tcPr>
            <w:tcW w:w="0" w:type="auto"/>
            <w:tcBorders>
              <w:top w:val="single" w:sz="0" w:space="0" w:color="D3D3D3"/>
              <w:left w:val="single" w:sz="0" w:space="0" w:color="D3D3D3"/>
              <w:bottom w:val="single" w:sz="0" w:space="0" w:color="D3D3D3"/>
              <w:right w:val="single" w:sz="0" w:space="0" w:color="D3D3D3"/>
            </w:tcBorders>
          </w:tcPr>
          <w:p w14:paraId="718FF7C3" w14:textId="77777777" w:rsidR="00022B71" w:rsidRDefault="005B112A">
            <w:pPr>
              <w:keepNext/>
              <w:spacing w:after="60"/>
              <w:jc w:val="center"/>
            </w:pPr>
            <w:r>
              <w:rPr>
                <w:rFonts w:ascii="Calibri" w:hAnsi="Calibri"/>
                <w:sz w:val="20"/>
              </w:rPr>
              <w:t>3.4 (12)</w:t>
            </w:r>
          </w:p>
        </w:tc>
        <w:tc>
          <w:tcPr>
            <w:tcW w:w="0" w:type="auto"/>
            <w:tcBorders>
              <w:top w:val="single" w:sz="0" w:space="0" w:color="D3D3D3"/>
              <w:left w:val="single" w:sz="0" w:space="0" w:color="D3D3D3"/>
              <w:bottom w:val="single" w:sz="0" w:space="0" w:color="D3D3D3"/>
              <w:right w:val="single" w:sz="0" w:space="0" w:color="D3D3D3"/>
            </w:tcBorders>
          </w:tcPr>
          <w:p w14:paraId="3B20F6AA" w14:textId="77777777" w:rsidR="00022B71" w:rsidRDefault="00022B71">
            <w:pPr>
              <w:keepNext/>
              <w:spacing w:after="60"/>
              <w:jc w:val="center"/>
            </w:pPr>
          </w:p>
        </w:tc>
      </w:tr>
      <w:tr w:rsidR="00022B71" w14:paraId="714FBA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BB826C" w14:textId="77777777" w:rsidR="00022B71" w:rsidRDefault="005B112A">
            <w:pPr>
              <w:keepNext/>
              <w:spacing w:after="60"/>
            </w:pPr>
            <w:r>
              <w:rPr>
                <w:rFonts w:ascii="Calibri" w:hAnsi="Calibri"/>
                <w:sz w:val="20"/>
              </w:rPr>
              <w:t>    Sans travail sans recherche</w:t>
            </w:r>
          </w:p>
        </w:tc>
        <w:tc>
          <w:tcPr>
            <w:tcW w:w="0" w:type="auto"/>
            <w:tcBorders>
              <w:top w:val="single" w:sz="0" w:space="0" w:color="D3D3D3"/>
              <w:left w:val="single" w:sz="0" w:space="0" w:color="D3D3D3"/>
              <w:bottom w:val="single" w:sz="0" w:space="0" w:color="D3D3D3"/>
              <w:right w:val="single" w:sz="0" w:space="0" w:color="D3D3D3"/>
            </w:tcBorders>
          </w:tcPr>
          <w:p w14:paraId="358762D8" w14:textId="77777777" w:rsidR="00022B71" w:rsidRDefault="005B112A">
            <w:pPr>
              <w:keepNext/>
              <w:spacing w:after="60"/>
              <w:jc w:val="center"/>
            </w:pPr>
            <w:r>
              <w:rPr>
                <w:rFonts w:ascii="Calibri" w:hAnsi="Calibri"/>
                <w:sz w:val="20"/>
              </w:rPr>
              <w:t>1.0 (7)</w:t>
            </w:r>
          </w:p>
        </w:tc>
        <w:tc>
          <w:tcPr>
            <w:tcW w:w="0" w:type="auto"/>
            <w:tcBorders>
              <w:top w:val="single" w:sz="0" w:space="0" w:color="D3D3D3"/>
              <w:left w:val="single" w:sz="0" w:space="0" w:color="D3D3D3"/>
              <w:bottom w:val="single" w:sz="0" w:space="0" w:color="D3D3D3"/>
              <w:right w:val="single" w:sz="0" w:space="0" w:color="D3D3D3"/>
            </w:tcBorders>
          </w:tcPr>
          <w:p w14:paraId="25E7CAD1"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485C7F4E" w14:textId="77777777" w:rsidR="00022B71" w:rsidRDefault="005B112A">
            <w:pPr>
              <w:keepNext/>
              <w:spacing w:after="60"/>
              <w:jc w:val="center"/>
            </w:pPr>
            <w:r>
              <w:rPr>
                <w:rFonts w:ascii="Calibri" w:hAnsi="Calibri"/>
                <w:sz w:val="20"/>
              </w:rPr>
              <w:t>1.6 (6)</w:t>
            </w:r>
          </w:p>
        </w:tc>
        <w:tc>
          <w:tcPr>
            <w:tcW w:w="0" w:type="auto"/>
            <w:tcBorders>
              <w:top w:val="single" w:sz="0" w:space="0" w:color="D3D3D3"/>
              <w:left w:val="single" w:sz="0" w:space="0" w:color="D3D3D3"/>
              <w:bottom w:val="single" w:sz="0" w:space="0" w:color="D3D3D3"/>
              <w:right w:val="single" w:sz="0" w:space="0" w:color="D3D3D3"/>
            </w:tcBorders>
          </w:tcPr>
          <w:p w14:paraId="1F8CA2D6" w14:textId="77777777" w:rsidR="00022B71" w:rsidRDefault="00022B71">
            <w:pPr>
              <w:keepNext/>
              <w:spacing w:after="60"/>
              <w:jc w:val="center"/>
            </w:pPr>
          </w:p>
        </w:tc>
      </w:tr>
      <w:tr w:rsidR="00022B71" w14:paraId="1225B8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C0A94C" w14:textId="77777777" w:rsidR="00022B71" w:rsidRDefault="005B112A">
            <w:pPr>
              <w:keepNext/>
              <w:spacing w:after="60"/>
            </w:pPr>
            <w:r>
              <w:rPr>
                <w:rFonts w:ascii="Calibri" w:hAnsi="Calibri"/>
                <w:sz w:val="20"/>
              </w:rPr>
              <w:t xml:space="preserve">    Travail et </w:t>
            </w:r>
            <w:r>
              <w:rPr>
                <w:rFonts w:ascii="Calibri" w:hAnsi="Calibri"/>
                <w:sz w:val="20"/>
              </w:rPr>
              <w:t>études TPA</w:t>
            </w:r>
          </w:p>
        </w:tc>
        <w:tc>
          <w:tcPr>
            <w:tcW w:w="0" w:type="auto"/>
            <w:tcBorders>
              <w:top w:val="single" w:sz="0" w:space="0" w:color="D3D3D3"/>
              <w:left w:val="single" w:sz="0" w:space="0" w:color="D3D3D3"/>
              <w:bottom w:val="single" w:sz="0" w:space="0" w:color="D3D3D3"/>
              <w:right w:val="single" w:sz="0" w:space="0" w:color="D3D3D3"/>
            </w:tcBorders>
          </w:tcPr>
          <w:p w14:paraId="6C2B8992" w14:textId="77777777" w:rsidR="00022B71" w:rsidRDefault="005B112A">
            <w:pPr>
              <w:keepNext/>
              <w:spacing w:after="60"/>
              <w:jc w:val="center"/>
            </w:pPr>
            <w:r>
              <w:rPr>
                <w:rFonts w:ascii="Calibri" w:hAnsi="Calibri"/>
                <w:sz w:val="20"/>
              </w:rPr>
              <w:t>0.9 (6)</w:t>
            </w:r>
          </w:p>
        </w:tc>
        <w:tc>
          <w:tcPr>
            <w:tcW w:w="0" w:type="auto"/>
            <w:tcBorders>
              <w:top w:val="single" w:sz="0" w:space="0" w:color="D3D3D3"/>
              <w:left w:val="single" w:sz="0" w:space="0" w:color="D3D3D3"/>
              <w:bottom w:val="single" w:sz="0" w:space="0" w:color="D3D3D3"/>
              <w:right w:val="single" w:sz="0" w:space="0" w:color="D3D3D3"/>
            </w:tcBorders>
          </w:tcPr>
          <w:p w14:paraId="5D499262"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6A81AC9D"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0BC7FC46" w14:textId="77777777" w:rsidR="00022B71" w:rsidRDefault="00022B71">
            <w:pPr>
              <w:keepNext/>
              <w:spacing w:after="60"/>
              <w:jc w:val="center"/>
            </w:pPr>
          </w:p>
        </w:tc>
      </w:tr>
      <w:tr w:rsidR="00022B71" w14:paraId="2926729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31A8F0" w14:textId="77777777" w:rsidR="00022B71" w:rsidRDefault="005B112A">
            <w:pPr>
              <w:keepNext/>
              <w:spacing w:after="60"/>
            </w:pPr>
            <w:r>
              <w:rPr>
                <w:rFonts w:ascii="Calibri" w:hAnsi="Calibri"/>
                <w:sz w:val="20"/>
              </w:rPr>
              <w:t>    Travail PTL études TPA</w:t>
            </w:r>
          </w:p>
        </w:tc>
        <w:tc>
          <w:tcPr>
            <w:tcW w:w="0" w:type="auto"/>
            <w:tcBorders>
              <w:top w:val="single" w:sz="0" w:space="0" w:color="D3D3D3"/>
              <w:left w:val="single" w:sz="0" w:space="0" w:color="D3D3D3"/>
              <w:bottom w:val="single" w:sz="0" w:space="0" w:color="D3D3D3"/>
              <w:right w:val="single" w:sz="0" w:space="0" w:color="D3D3D3"/>
            </w:tcBorders>
          </w:tcPr>
          <w:p w14:paraId="282AD0F0" w14:textId="77777777" w:rsidR="00022B71" w:rsidRDefault="005B112A">
            <w:pPr>
              <w:keepNext/>
              <w:spacing w:after="60"/>
              <w:jc w:val="center"/>
            </w:pPr>
            <w:r>
              <w:rPr>
                <w:rFonts w:ascii="Calibri" w:hAnsi="Calibri"/>
                <w:sz w:val="20"/>
              </w:rPr>
              <w:t>6.3 (45)</w:t>
            </w:r>
          </w:p>
        </w:tc>
        <w:tc>
          <w:tcPr>
            <w:tcW w:w="0" w:type="auto"/>
            <w:tcBorders>
              <w:top w:val="single" w:sz="0" w:space="0" w:color="D3D3D3"/>
              <w:left w:val="single" w:sz="0" w:space="0" w:color="D3D3D3"/>
              <w:bottom w:val="single" w:sz="0" w:space="0" w:color="D3D3D3"/>
              <w:right w:val="single" w:sz="0" w:space="0" w:color="D3D3D3"/>
            </w:tcBorders>
          </w:tcPr>
          <w:p w14:paraId="0D9E412F" w14:textId="77777777" w:rsidR="00022B71" w:rsidRDefault="005B112A">
            <w:pPr>
              <w:keepNext/>
              <w:spacing w:after="60"/>
              <w:jc w:val="center"/>
            </w:pPr>
            <w:r>
              <w:rPr>
                <w:rFonts w:ascii="Calibri" w:hAnsi="Calibri"/>
                <w:sz w:val="20"/>
              </w:rPr>
              <w:t>7.0 (25)</w:t>
            </w:r>
          </w:p>
        </w:tc>
        <w:tc>
          <w:tcPr>
            <w:tcW w:w="0" w:type="auto"/>
            <w:tcBorders>
              <w:top w:val="single" w:sz="0" w:space="0" w:color="D3D3D3"/>
              <w:left w:val="single" w:sz="0" w:space="0" w:color="D3D3D3"/>
              <w:bottom w:val="single" w:sz="0" w:space="0" w:color="D3D3D3"/>
              <w:right w:val="single" w:sz="0" w:space="0" w:color="D3D3D3"/>
            </w:tcBorders>
          </w:tcPr>
          <w:p w14:paraId="0B37722F" w14:textId="77777777" w:rsidR="00022B71" w:rsidRDefault="005B112A">
            <w:pPr>
              <w:keepNext/>
              <w:spacing w:after="60"/>
              <w:jc w:val="center"/>
            </w:pPr>
            <w:r>
              <w:rPr>
                <w:rFonts w:ascii="Calibri" w:hAnsi="Calibri"/>
                <w:sz w:val="20"/>
              </w:rPr>
              <w:t>5.6 (20)</w:t>
            </w:r>
          </w:p>
        </w:tc>
        <w:tc>
          <w:tcPr>
            <w:tcW w:w="0" w:type="auto"/>
            <w:tcBorders>
              <w:top w:val="single" w:sz="0" w:space="0" w:color="D3D3D3"/>
              <w:left w:val="single" w:sz="0" w:space="0" w:color="D3D3D3"/>
              <w:bottom w:val="single" w:sz="0" w:space="0" w:color="D3D3D3"/>
              <w:right w:val="single" w:sz="0" w:space="0" w:color="D3D3D3"/>
            </w:tcBorders>
          </w:tcPr>
          <w:p w14:paraId="69241AD6" w14:textId="77777777" w:rsidR="00022B71" w:rsidRDefault="00022B71">
            <w:pPr>
              <w:keepNext/>
              <w:spacing w:after="60"/>
              <w:jc w:val="center"/>
            </w:pPr>
          </w:p>
        </w:tc>
      </w:tr>
      <w:tr w:rsidR="00022B71" w14:paraId="55B6670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05CA97" w14:textId="77777777" w:rsidR="00022B71" w:rsidRDefault="005B112A">
            <w:pPr>
              <w:keepNext/>
              <w:spacing w:after="60"/>
            </w:pPr>
            <w:r>
              <w:rPr>
                <w:rFonts w:ascii="Calibri" w:hAnsi="Calibri"/>
                <w:sz w:val="20"/>
              </w:rPr>
              <w:t>    Travail TPA études PTL</w:t>
            </w:r>
          </w:p>
        </w:tc>
        <w:tc>
          <w:tcPr>
            <w:tcW w:w="0" w:type="auto"/>
            <w:tcBorders>
              <w:top w:val="single" w:sz="0" w:space="0" w:color="D3D3D3"/>
              <w:left w:val="single" w:sz="0" w:space="0" w:color="D3D3D3"/>
              <w:bottom w:val="single" w:sz="0" w:space="0" w:color="D3D3D3"/>
              <w:right w:val="single" w:sz="0" w:space="0" w:color="D3D3D3"/>
            </w:tcBorders>
          </w:tcPr>
          <w:p w14:paraId="5039D93F" w14:textId="77777777" w:rsidR="00022B71" w:rsidRDefault="005B112A">
            <w:pPr>
              <w:keepNext/>
              <w:spacing w:after="60"/>
              <w:jc w:val="center"/>
            </w:pPr>
            <w:r>
              <w:rPr>
                <w:rFonts w:ascii="Calibri" w:hAnsi="Calibri"/>
                <w:sz w:val="20"/>
              </w:rPr>
              <w:t>15.1 (108)</w:t>
            </w:r>
          </w:p>
        </w:tc>
        <w:tc>
          <w:tcPr>
            <w:tcW w:w="0" w:type="auto"/>
            <w:tcBorders>
              <w:top w:val="single" w:sz="0" w:space="0" w:color="D3D3D3"/>
              <w:left w:val="single" w:sz="0" w:space="0" w:color="D3D3D3"/>
              <w:bottom w:val="single" w:sz="0" w:space="0" w:color="D3D3D3"/>
              <w:right w:val="single" w:sz="0" w:space="0" w:color="D3D3D3"/>
            </w:tcBorders>
          </w:tcPr>
          <w:p w14:paraId="56503049" w14:textId="77777777" w:rsidR="00022B71" w:rsidRDefault="005B112A">
            <w:pPr>
              <w:keepNext/>
              <w:spacing w:after="60"/>
              <w:jc w:val="center"/>
            </w:pPr>
            <w:r>
              <w:rPr>
                <w:rFonts w:ascii="Calibri" w:hAnsi="Calibri"/>
                <w:sz w:val="20"/>
              </w:rPr>
              <w:t>17.6 (63)</w:t>
            </w:r>
          </w:p>
        </w:tc>
        <w:tc>
          <w:tcPr>
            <w:tcW w:w="0" w:type="auto"/>
            <w:tcBorders>
              <w:top w:val="single" w:sz="0" w:space="0" w:color="D3D3D3"/>
              <w:left w:val="single" w:sz="0" w:space="0" w:color="D3D3D3"/>
              <w:bottom w:val="single" w:sz="0" w:space="0" w:color="D3D3D3"/>
              <w:right w:val="single" w:sz="0" w:space="0" w:color="D3D3D3"/>
            </w:tcBorders>
          </w:tcPr>
          <w:p w14:paraId="5D5937A9" w14:textId="77777777" w:rsidR="00022B71" w:rsidRDefault="005B112A">
            <w:pPr>
              <w:keepNext/>
              <w:spacing w:after="60"/>
              <w:jc w:val="center"/>
            </w:pPr>
            <w:r>
              <w:rPr>
                <w:rFonts w:ascii="Calibri" w:hAnsi="Calibri"/>
                <w:sz w:val="20"/>
              </w:rPr>
              <w:t>12.6 (45)</w:t>
            </w:r>
          </w:p>
        </w:tc>
        <w:tc>
          <w:tcPr>
            <w:tcW w:w="0" w:type="auto"/>
            <w:tcBorders>
              <w:top w:val="single" w:sz="0" w:space="0" w:color="D3D3D3"/>
              <w:left w:val="single" w:sz="0" w:space="0" w:color="D3D3D3"/>
              <w:bottom w:val="single" w:sz="0" w:space="0" w:color="D3D3D3"/>
              <w:right w:val="single" w:sz="0" w:space="0" w:color="D3D3D3"/>
            </w:tcBorders>
          </w:tcPr>
          <w:p w14:paraId="42B931C0" w14:textId="77777777" w:rsidR="00022B71" w:rsidRDefault="00022B71">
            <w:pPr>
              <w:keepNext/>
              <w:spacing w:after="60"/>
              <w:jc w:val="center"/>
            </w:pPr>
          </w:p>
        </w:tc>
      </w:tr>
      <w:tr w:rsidR="00022B71" w14:paraId="6D51C78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9BF819" w14:textId="77777777" w:rsidR="00022B71" w:rsidRDefault="005B112A">
            <w:pPr>
              <w:keepNext/>
              <w:spacing w:after="60"/>
            </w:pPr>
            <w:r>
              <w:rPr>
                <w:rFonts w:ascii="Calibri" w:hAnsi="Calibri"/>
                <w:sz w:val="20"/>
              </w:rPr>
              <w:t>    Travail TPA S</w:t>
            </w:r>
          </w:p>
        </w:tc>
        <w:tc>
          <w:tcPr>
            <w:tcW w:w="0" w:type="auto"/>
            <w:tcBorders>
              <w:top w:val="single" w:sz="0" w:space="0" w:color="D3D3D3"/>
              <w:left w:val="single" w:sz="0" w:space="0" w:color="D3D3D3"/>
              <w:bottom w:val="single" w:sz="0" w:space="0" w:color="D3D3D3"/>
              <w:right w:val="single" w:sz="0" w:space="0" w:color="D3D3D3"/>
            </w:tcBorders>
          </w:tcPr>
          <w:p w14:paraId="6789AE85" w14:textId="77777777" w:rsidR="00022B71" w:rsidRDefault="005B112A">
            <w:pPr>
              <w:keepNext/>
              <w:spacing w:after="60"/>
              <w:jc w:val="center"/>
            </w:pPr>
            <w:r>
              <w:rPr>
                <w:rFonts w:ascii="Calibri" w:hAnsi="Calibri"/>
                <w:sz w:val="20"/>
              </w:rPr>
              <w:t>4.9 (35)</w:t>
            </w:r>
          </w:p>
        </w:tc>
        <w:tc>
          <w:tcPr>
            <w:tcW w:w="0" w:type="auto"/>
            <w:tcBorders>
              <w:top w:val="single" w:sz="0" w:space="0" w:color="D3D3D3"/>
              <w:left w:val="single" w:sz="0" w:space="0" w:color="D3D3D3"/>
              <w:bottom w:val="single" w:sz="0" w:space="0" w:color="D3D3D3"/>
              <w:right w:val="single" w:sz="0" w:space="0" w:color="D3D3D3"/>
            </w:tcBorders>
          </w:tcPr>
          <w:p w14:paraId="27F9238C"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1BD575AC" w14:textId="77777777" w:rsidR="00022B71" w:rsidRDefault="005B112A">
            <w:pPr>
              <w:keepNext/>
              <w:spacing w:after="60"/>
              <w:jc w:val="center"/>
            </w:pPr>
            <w:r>
              <w:rPr>
                <w:rFonts w:ascii="Calibri" w:hAnsi="Calibri"/>
                <w:sz w:val="20"/>
              </w:rPr>
              <w:t>4.5 (16)</w:t>
            </w:r>
          </w:p>
        </w:tc>
        <w:tc>
          <w:tcPr>
            <w:tcW w:w="0" w:type="auto"/>
            <w:tcBorders>
              <w:top w:val="single" w:sz="0" w:space="0" w:color="D3D3D3"/>
              <w:left w:val="single" w:sz="0" w:space="0" w:color="D3D3D3"/>
              <w:bottom w:val="single" w:sz="0" w:space="0" w:color="D3D3D3"/>
              <w:right w:val="single" w:sz="0" w:space="0" w:color="D3D3D3"/>
            </w:tcBorders>
          </w:tcPr>
          <w:p w14:paraId="671009B8" w14:textId="77777777" w:rsidR="00022B71" w:rsidRDefault="00022B71">
            <w:pPr>
              <w:keepNext/>
              <w:spacing w:after="60"/>
              <w:jc w:val="center"/>
            </w:pPr>
          </w:p>
        </w:tc>
      </w:tr>
      <w:tr w:rsidR="00022B71" w14:paraId="714FBE6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61B27B" w14:textId="77777777" w:rsidR="00022B71" w:rsidRDefault="005B112A">
            <w:pPr>
              <w:keepNext/>
              <w:spacing w:after="60"/>
            </w:pPr>
            <w:r>
              <w:rPr>
                <w:rFonts w:ascii="Calibri" w:hAnsi="Calibri"/>
                <w:sz w:val="20"/>
              </w:rPr>
              <w:t>    Travail TPL S</w:t>
            </w:r>
          </w:p>
        </w:tc>
        <w:tc>
          <w:tcPr>
            <w:tcW w:w="0" w:type="auto"/>
            <w:tcBorders>
              <w:top w:val="single" w:sz="0" w:space="0" w:color="D3D3D3"/>
              <w:left w:val="single" w:sz="0" w:space="0" w:color="D3D3D3"/>
              <w:bottom w:val="single" w:sz="0" w:space="0" w:color="D3D3D3"/>
              <w:right w:val="single" w:sz="0" w:space="0" w:color="D3D3D3"/>
            </w:tcBorders>
          </w:tcPr>
          <w:p w14:paraId="40090A80" w14:textId="77777777" w:rsidR="00022B71" w:rsidRDefault="005B112A">
            <w:pPr>
              <w:keepNext/>
              <w:spacing w:after="60"/>
              <w:jc w:val="center"/>
            </w:pPr>
            <w:r>
              <w:rPr>
                <w:rFonts w:ascii="Calibri" w:hAnsi="Calibri"/>
                <w:sz w:val="20"/>
              </w:rPr>
              <w:t>56.1 (402)</w:t>
            </w:r>
          </w:p>
        </w:tc>
        <w:tc>
          <w:tcPr>
            <w:tcW w:w="0" w:type="auto"/>
            <w:tcBorders>
              <w:top w:val="single" w:sz="0" w:space="0" w:color="D3D3D3"/>
              <w:left w:val="single" w:sz="0" w:space="0" w:color="D3D3D3"/>
              <w:bottom w:val="single" w:sz="0" w:space="0" w:color="D3D3D3"/>
              <w:right w:val="single" w:sz="0" w:space="0" w:color="D3D3D3"/>
            </w:tcBorders>
          </w:tcPr>
          <w:p w14:paraId="35E4A70B" w14:textId="77777777" w:rsidR="00022B71" w:rsidRDefault="005B112A">
            <w:pPr>
              <w:keepNext/>
              <w:spacing w:after="60"/>
              <w:jc w:val="center"/>
            </w:pPr>
            <w:r>
              <w:rPr>
                <w:rFonts w:ascii="Calibri" w:hAnsi="Calibri"/>
                <w:sz w:val="20"/>
              </w:rPr>
              <w:t>52.5 (188)</w:t>
            </w:r>
          </w:p>
        </w:tc>
        <w:tc>
          <w:tcPr>
            <w:tcW w:w="0" w:type="auto"/>
            <w:tcBorders>
              <w:top w:val="single" w:sz="0" w:space="0" w:color="D3D3D3"/>
              <w:left w:val="single" w:sz="0" w:space="0" w:color="D3D3D3"/>
              <w:bottom w:val="single" w:sz="0" w:space="0" w:color="D3D3D3"/>
              <w:right w:val="single" w:sz="0" w:space="0" w:color="D3D3D3"/>
            </w:tcBorders>
          </w:tcPr>
          <w:p w14:paraId="1FE922F8" w14:textId="77777777" w:rsidR="00022B71" w:rsidRDefault="005B112A">
            <w:pPr>
              <w:keepNext/>
              <w:spacing w:after="60"/>
              <w:jc w:val="center"/>
            </w:pPr>
            <w:r>
              <w:rPr>
                <w:rFonts w:ascii="Calibri" w:hAnsi="Calibri"/>
                <w:sz w:val="20"/>
              </w:rPr>
              <w:t>59.7 (214)</w:t>
            </w:r>
          </w:p>
        </w:tc>
        <w:tc>
          <w:tcPr>
            <w:tcW w:w="0" w:type="auto"/>
            <w:tcBorders>
              <w:top w:val="single" w:sz="0" w:space="0" w:color="D3D3D3"/>
              <w:left w:val="single" w:sz="0" w:space="0" w:color="D3D3D3"/>
              <w:bottom w:val="single" w:sz="0" w:space="0" w:color="D3D3D3"/>
              <w:right w:val="single" w:sz="0" w:space="0" w:color="D3D3D3"/>
            </w:tcBorders>
          </w:tcPr>
          <w:p w14:paraId="4DEF52FE" w14:textId="77777777" w:rsidR="00022B71" w:rsidRDefault="00022B71">
            <w:pPr>
              <w:keepNext/>
              <w:spacing w:after="60"/>
              <w:jc w:val="center"/>
            </w:pPr>
          </w:p>
        </w:tc>
      </w:tr>
      <w:tr w:rsidR="00022B71" w14:paraId="12BFDB9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475C7E" w14:textId="77777777" w:rsidR="00022B71" w:rsidRDefault="005B112A">
            <w:pPr>
              <w:keepNext/>
              <w:spacing w:after="60"/>
            </w:pPr>
            <w:r>
              <w:rPr>
                <w:rFonts w:ascii="Calibri" w:hAnsi="Calibri"/>
                <w:sz w:val="20"/>
              </w:rPr>
              <w:t>Revenu_annuel_du_repondant</w:t>
            </w:r>
          </w:p>
        </w:tc>
        <w:tc>
          <w:tcPr>
            <w:tcW w:w="0" w:type="auto"/>
            <w:tcBorders>
              <w:top w:val="single" w:sz="0" w:space="0" w:color="D3D3D3"/>
              <w:left w:val="single" w:sz="0" w:space="0" w:color="D3D3D3"/>
              <w:bottom w:val="single" w:sz="0" w:space="0" w:color="D3D3D3"/>
              <w:right w:val="single" w:sz="0" w:space="0" w:color="D3D3D3"/>
            </w:tcBorders>
          </w:tcPr>
          <w:p w14:paraId="1BB40BB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3333D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57B0D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271E3D" w14:textId="77777777" w:rsidR="00022B71" w:rsidRDefault="005B112A">
            <w:pPr>
              <w:keepNext/>
              <w:spacing w:after="60"/>
              <w:jc w:val="center"/>
            </w:pPr>
            <w:r>
              <w:rPr>
                <w:rFonts w:ascii="Calibri" w:hAnsi="Calibri"/>
                <w:sz w:val="20"/>
              </w:rPr>
              <w:t>0.007</w:t>
            </w:r>
          </w:p>
        </w:tc>
      </w:tr>
      <w:tr w:rsidR="00022B71" w14:paraId="04BC3A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58B428" w14:textId="77777777" w:rsidR="00022B71" w:rsidRDefault="005B112A">
            <w:pPr>
              <w:keepNext/>
              <w:spacing w:after="60"/>
            </w:pPr>
            <w:r>
              <w:rPr>
                <w:rFonts w:ascii="Calibri" w:hAnsi="Calibri"/>
                <w:sz w:val="20"/>
              </w:rPr>
              <w:t>    70,000$ et plus</w:t>
            </w:r>
          </w:p>
        </w:tc>
        <w:tc>
          <w:tcPr>
            <w:tcW w:w="0" w:type="auto"/>
            <w:tcBorders>
              <w:top w:val="single" w:sz="0" w:space="0" w:color="D3D3D3"/>
              <w:left w:val="single" w:sz="0" w:space="0" w:color="D3D3D3"/>
              <w:bottom w:val="single" w:sz="0" w:space="0" w:color="D3D3D3"/>
              <w:right w:val="single" w:sz="0" w:space="0" w:color="D3D3D3"/>
            </w:tcBorders>
          </w:tcPr>
          <w:p w14:paraId="17043D1F" w14:textId="77777777" w:rsidR="00022B71" w:rsidRDefault="005B112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18A998E5" w14:textId="77777777" w:rsidR="00022B71" w:rsidRDefault="005B112A">
            <w:pPr>
              <w:keepNext/>
              <w:spacing w:after="60"/>
              <w:jc w:val="center"/>
            </w:pPr>
            <w:r>
              <w:rPr>
                <w:rFonts w:ascii="Calibri" w:hAnsi="Calibri"/>
                <w:sz w:val="20"/>
              </w:rPr>
              <w:t>12.8 (46)</w:t>
            </w:r>
          </w:p>
        </w:tc>
        <w:tc>
          <w:tcPr>
            <w:tcW w:w="0" w:type="auto"/>
            <w:tcBorders>
              <w:top w:val="single" w:sz="0" w:space="0" w:color="D3D3D3"/>
              <w:left w:val="single" w:sz="0" w:space="0" w:color="D3D3D3"/>
              <w:bottom w:val="single" w:sz="0" w:space="0" w:color="D3D3D3"/>
              <w:right w:val="single" w:sz="0" w:space="0" w:color="D3D3D3"/>
            </w:tcBorders>
          </w:tcPr>
          <w:p w14:paraId="3D5B395F" w14:textId="77777777" w:rsidR="00022B71" w:rsidRDefault="005B112A">
            <w:pPr>
              <w:keepNext/>
              <w:spacing w:after="60"/>
              <w:jc w:val="center"/>
            </w:pPr>
            <w:r>
              <w:rPr>
                <w:rFonts w:ascii="Calibri" w:hAnsi="Calibri"/>
                <w:sz w:val="20"/>
              </w:rPr>
              <w:t>27.6 (100)</w:t>
            </w:r>
          </w:p>
        </w:tc>
        <w:tc>
          <w:tcPr>
            <w:tcW w:w="0" w:type="auto"/>
            <w:tcBorders>
              <w:top w:val="single" w:sz="0" w:space="0" w:color="D3D3D3"/>
              <w:left w:val="single" w:sz="0" w:space="0" w:color="D3D3D3"/>
              <w:bottom w:val="single" w:sz="0" w:space="0" w:color="D3D3D3"/>
              <w:right w:val="single" w:sz="0" w:space="0" w:color="D3D3D3"/>
            </w:tcBorders>
          </w:tcPr>
          <w:p w14:paraId="6FB4C37B" w14:textId="77777777" w:rsidR="00022B71" w:rsidRDefault="00022B71">
            <w:pPr>
              <w:keepNext/>
              <w:spacing w:after="60"/>
              <w:jc w:val="center"/>
            </w:pPr>
          </w:p>
        </w:tc>
      </w:tr>
      <w:tr w:rsidR="00022B71" w14:paraId="647DF7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2E3A18" w14:textId="77777777" w:rsidR="00022B71" w:rsidRDefault="005B112A">
            <w:pPr>
              <w:keepNext/>
              <w:spacing w:after="60"/>
            </w:pPr>
            <w:r>
              <w:rPr>
                <w:rFonts w:ascii="Calibri" w:hAnsi="Calibri"/>
                <w:sz w:val="20"/>
              </w:rPr>
              <w:t>    De 10,000$ à 19,999$</w:t>
            </w:r>
          </w:p>
        </w:tc>
        <w:tc>
          <w:tcPr>
            <w:tcW w:w="0" w:type="auto"/>
            <w:tcBorders>
              <w:top w:val="single" w:sz="0" w:space="0" w:color="D3D3D3"/>
              <w:left w:val="single" w:sz="0" w:space="0" w:color="D3D3D3"/>
              <w:bottom w:val="single" w:sz="0" w:space="0" w:color="D3D3D3"/>
              <w:right w:val="single" w:sz="0" w:space="0" w:color="D3D3D3"/>
            </w:tcBorders>
          </w:tcPr>
          <w:p w14:paraId="3C777EF0" w14:textId="77777777" w:rsidR="00022B71" w:rsidRDefault="005B112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4F4D9D52" w14:textId="77777777" w:rsidR="00022B71" w:rsidRDefault="005B112A">
            <w:pPr>
              <w:keepNext/>
              <w:spacing w:after="60"/>
              <w:jc w:val="center"/>
            </w:pPr>
            <w:r>
              <w:rPr>
                <w:rFonts w:ascii="Calibri" w:hAnsi="Calibri"/>
                <w:sz w:val="20"/>
              </w:rPr>
              <w:t>13.5 (49)</w:t>
            </w:r>
          </w:p>
        </w:tc>
        <w:tc>
          <w:tcPr>
            <w:tcW w:w="0" w:type="auto"/>
            <w:tcBorders>
              <w:top w:val="single" w:sz="0" w:space="0" w:color="D3D3D3"/>
              <w:left w:val="single" w:sz="0" w:space="0" w:color="D3D3D3"/>
              <w:bottom w:val="single" w:sz="0" w:space="0" w:color="D3D3D3"/>
              <w:right w:val="single" w:sz="0" w:space="0" w:color="D3D3D3"/>
            </w:tcBorders>
          </w:tcPr>
          <w:p w14:paraId="6F992E59" w14:textId="77777777" w:rsidR="00022B71" w:rsidRDefault="005B112A">
            <w:pPr>
              <w:keepNext/>
              <w:spacing w:after="60"/>
              <w:jc w:val="center"/>
            </w:pPr>
            <w:r>
              <w:rPr>
                <w:rFonts w:ascii="Calibri" w:hAnsi="Calibri"/>
                <w:sz w:val="20"/>
              </w:rPr>
              <w:t>10.4 (38)</w:t>
            </w:r>
          </w:p>
        </w:tc>
        <w:tc>
          <w:tcPr>
            <w:tcW w:w="0" w:type="auto"/>
            <w:tcBorders>
              <w:top w:val="single" w:sz="0" w:space="0" w:color="D3D3D3"/>
              <w:left w:val="single" w:sz="0" w:space="0" w:color="D3D3D3"/>
              <w:bottom w:val="single" w:sz="0" w:space="0" w:color="D3D3D3"/>
              <w:right w:val="single" w:sz="0" w:space="0" w:color="D3D3D3"/>
            </w:tcBorders>
          </w:tcPr>
          <w:p w14:paraId="62940B2F" w14:textId="77777777" w:rsidR="00022B71" w:rsidRDefault="00022B71">
            <w:pPr>
              <w:keepNext/>
              <w:spacing w:after="60"/>
              <w:jc w:val="center"/>
            </w:pPr>
          </w:p>
        </w:tc>
      </w:tr>
      <w:tr w:rsidR="00022B71" w14:paraId="096E13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9F747" w14:textId="77777777" w:rsidR="00022B71" w:rsidRDefault="005B112A">
            <w:pPr>
              <w:keepNext/>
              <w:spacing w:after="60"/>
            </w:pPr>
            <w:r>
              <w:rPr>
                <w:rFonts w:ascii="Calibri" w:hAnsi="Calibri"/>
                <w:sz w:val="20"/>
              </w:rPr>
              <w:t>    De 20,000$ à 29,999$</w:t>
            </w:r>
          </w:p>
        </w:tc>
        <w:tc>
          <w:tcPr>
            <w:tcW w:w="0" w:type="auto"/>
            <w:tcBorders>
              <w:top w:val="single" w:sz="0" w:space="0" w:color="D3D3D3"/>
              <w:left w:val="single" w:sz="0" w:space="0" w:color="D3D3D3"/>
              <w:bottom w:val="single" w:sz="0" w:space="0" w:color="D3D3D3"/>
              <w:right w:val="single" w:sz="0" w:space="0" w:color="D3D3D3"/>
            </w:tcBorders>
          </w:tcPr>
          <w:p w14:paraId="60B04884"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65DAD51B" w14:textId="77777777" w:rsidR="00022B71" w:rsidRDefault="005B112A">
            <w:pPr>
              <w:keepNext/>
              <w:spacing w:after="60"/>
              <w:jc w:val="center"/>
            </w:pPr>
            <w:r>
              <w:rPr>
                <w:rFonts w:ascii="Calibri" w:hAnsi="Calibri"/>
                <w:sz w:val="20"/>
              </w:rPr>
              <w:t>11.5 (41)</w:t>
            </w:r>
          </w:p>
        </w:tc>
        <w:tc>
          <w:tcPr>
            <w:tcW w:w="0" w:type="auto"/>
            <w:tcBorders>
              <w:top w:val="single" w:sz="0" w:space="0" w:color="D3D3D3"/>
              <w:left w:val="single" w:sz="0" w:space="0" w:color="D3D3D3"/>
              <w:bottom w:val="single" w:sz="0" w:space="0" w:color="D3D3D3"/>
              <w:right w:val="single" w:sz="0" w:space="0" w:color="D3D3D3"/>
            </w:tcBorders>
          </w:tcPr>
          <w:p w14:paraId="172E4EE4" w14:textId="77777777" w:rsidR="00022B71" w:rsidRDefault="005B112A">
            <w:pPr>
              <w:keepNext/>
              <w:spacing w:after="60"/>
              <w:jc w:val="center"/>
            </w:pPr>
            <w:r>
              <w:rPr>
                <w:rFonts w:ascii="Calibri" w:hAnsi="Calibri"/>
                <w:sz w:val="20"/>
              </w:rPr>
              <w:t>9.2 (33)</w:t>
            </w:r>
          </w:p>
        </w:tc>
        <w:tc>
          <w:tcPr>
            <w:tcW w:w="0" w:type="auto"/>
            <w:tcBorders>
              <w:top w:val="single" w:sz="0" w:space="0" w:color="D3D3D3"/>
              <w:left w:val="single" w:sz="0" w:space="0" w:color="D3D3D3"/>
              <w:bottom w:val="single" w:sz="0" w:space="0" w:color="D3D3D3"/>
              <w:right w:val="single" w:sz="0" w:space="0" w:color="D3D3D3"/>
            </w:tcBorders>
          </w:tcPr>
          <w:p w14:paraId="669551C0" w14:textId="77777777" w:rsidR="00022B71" w:rsidRDefault="00022B71">
            <w:pPr>
              <w:keepNext/>
              <w:spacing w:after="60"/>
              <w:jc w:val="center"/>
            </w:pPr>
          </w:p>
        </w:tc>
      </w:tr>
      <w:tr w:rsidR="00022B71" w14:paraId="2F6200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E2C325" w14:textId="77777777" w:rsidR="00022B71" w:rsidRDefault="005B112A">
            <w:pPr>
              <w:keepNext/>
              <w:spacing w:after="60"/>
            </w:pPr>
            <w:r>
              <w:rPr>
                <w:rFonts w:ascii="Calibri" w:hAnsi="Calibri"/>
                <w:sz w:val="20"/>
              </w:rPr>
              <w:t>    De 30,000$ à 39,999$</w:t>
            </w:r>
          </w:p>
        </w:tc>
        <w:tc>
          <w:tcPr>
            <w:tcW w:w="0" w:type="auto"/>
            <w:tcBorders>
              <w:top w:val="single" w:sz="0" w:space="0" w:color="D3D3D3"/>
              <w:left w:val="single" w:sz="0" w:space="0" w:color="D3D3D3"/>
              <w:bottom w:val="single" w:sz="0" w:space="0" w:color="D3D3D3"/>
              <w:right w:val="single" w:sz="0" w:space="0" w:color="D3D3D3"/>
            </w:tcBorders>
          </w:tcPr>
          <w:p w14:paraId="3C6550D0" w14:textId="77777777" w:rsidR="00022B71" w:rsidRDefault="005B112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15DA0465" w14:textId="77777777" w:rsidR="00022B71" w:rsidRDefault="005B112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67E75F72" w14:textId="77777777" w:rsidR="00022B71" w:rsidRDefault="005B112A">
            <w:pPr>
              <w:keepNext/>
              <w:spacing w:after="60"/>
              <w:jc w:val="center"/>
            </w:pPr>
            <w:r>
              <w:rPr>
                <w:rFonts w:ascii="Calibri" w:hAnsi="Calibri"/>
                <w:sz w:val="20"/>
              </w:rPr>
              <w:t xml:space="preserve">7.6 </w:t>
            </w: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32458091" w14:textId="77777777" w:rsidR="00022B71" w:rsidRDefault="00022B71">
            <w:pPr>
              <w:keepNext/>
              <w:spacing w:after="60"/>
              <w:jc w:val="center"/>
            </w:pPr>
          </w:p>
        </w:tc>
      </w:tr>
      <w:tr w:rsidR="00022B71" w14:paraId="7216A00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BD4006" w14:textId="77777777" w:rsidR="00022B71" w:rsidRDefault="005B112A">
            <w:pPr>
              <w:keepNext/>
              <w:spacing w:after="60"/>
            </w:pPr>
            <w:r>
              <w:rPr>
                <w:rFonts w:ascii="Calibri" w:hAnsi="Calibri"/>
                <w:sz w:val="20"/>
              </w:rPr>
              <w:t>    De 40,000$ à 49,999$</w:t>
            </w:r>
          </w:p>
        </w:tc>
        <w:tc>
          <w:tcPr>
            <w:tcW w:w="0" w:type="auto"/>
            <w:tcBorders>
              <w:top w:val="single" w:sz="0" w:space="0" w:color="D3D3D3"/>
              <w:left w:val="single" w:sz="0" w:space="0" w:color="D3D3D3"/>
              <w:bottom w:val="single" w:sz="0" w:space="0" w:color="D3D3D3"/>
              <w:right w:val="single" w:sz="0" w:space="0" w:color="D3D3D3"/>
            </w:tcBorders>
          </w:tcPr>
          <w:p w14:paraId="404E1599" w14:textId="77777777" w:rsidR="00022B71" w:rsidRDefault="005B112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0E9F6C3F" w14:textId="77777777" w:rsidR="00022B71" w:rsidRDefault="005B112A">
            <w:pPr>
              <w:keepNext/>
              <w:spacing w:after="60"/>
              <w:jc w:val="center"/>
            </w:pPr>
            <w:r>
              <w:rPr>
                <w:rFonts w:ascii="Calibri" w:hAnsi="Calibri"/>
                <w:sz w:val="20"/>
              </w:rPr>
              <w:t>13.4 (48)</w:t>
            </w:r>
          </w:p>
        </w:tc>
        <w:tc>
          <w:tcPr>
            <w:tcW w:w="0" w:type="auto"/>
            <w:tcBorders>
              <w:top w:val="single" w:sz="0" w:space="0" w:color="D3D3D3"/>
              <w:left w:val="single" w:sz="0" w:space="0" w:color="D3D3D3"/>
              <w:bottom w:val="single" w:sz="0" w:space="0" w:color="D3D3D3"/>
              <w:right w:val="single" w:sz="0" w:space="0" w:color="D3D3D3"/>
            </w:tcBorders>
          </w:tcPr>
          <w:p w14:paraId="15086250" w14:textId="77777777" w:rsidR="00022B71" w:rsidRDefault="005B112A">
            <w:pPr>
              <w:keepNext/>
              <w:spacing w:after="60"/>
              <w:jc w:val="center"/>
            </w:pPr>
            <w:r>
              <w:rPr>
                <w:rFonts w:ascii="Calibri" w:hAnsi="Calibri"/>
                <w:sz w:val="20"/>
              </w:rPr>
              <w:t>10.5 (38)</w:t>
            </w:r>
          </w:p>
        </w:tc>
        <w:tc>
          <w:tcPr>
            <w:tcW w:w="0" w:type="auto"/>
            <w:tcBorders>
              <w:top w:val="single" w:sz="0" w:space="0" w:color="D3D3D3"/>
              <w:left w:val="single" w:sz="0" w:space="0" w:color="D3D3D3"/>
              <w:bottom w:val="single" w:sz="0" w:space="0" w:color="D3D3D3"/>
              <w:right w:val="single" w:sz="0" w:space="0" w:color="D3D3D3"/>
            </w:tcBorders>
          </w:tcPr>
          <w:p w14:paraId="7DB05E17" w14:textId="77777777" w:rsidR="00022B71" w:rsidRDefault="00022B71">
            <w:pPr>
              <w:keepNext/>
              <w:spacing w:after="60"/>
              <w:jc w:val="center"/>
            </w:pPr>
          </w:p>
        </w:tc>
      </w:tr>
      <w:tr w:rsidR="00022B71" w14:paraId="456947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6EAC3" w14:textId="77777777" w:rsidR="00022B71" w:rsidRDefault="005B112A">
            <w:pPr>
              <w:keepNext/>
              <w:spacing w:after="60"/>
            </w:pPr>
            <w:r>
              <w:rPr>
                <w:rFonts w:ascii="Calibri" w:hAnsi="Calibri"/>
                <w:sz w:val="20"/>
              </w:rPr>
              <w:t>    De 50,000$ à 59,000$</w:t>
            </w:r>
          </w:p>
        </w:tc>
        <w:tc>
          <w:tcPr>
            <w:tcW w:w="0" w:type="auto"/>
            <w:tcBorders>
              <w:top w:val="single" w:sz="0" w:space="0" w:color="D3D3D3"/>
              <w:left w:val="single" w:sz="0" w:space="0" w:color="D3D3D3"/>
              <w:bottom w:val="single" w:sz="0" w:space="0" w:color="D3D3D3"/>
              <w:right w:val="single" w:sz="0" w:space="0" w:color="D3D3D3"/>
            </w:tcBorders>
          </w:tcPr>
          <w:p w14:paraId="4969252A" w14:textId="77777777" w:rsidR="00022B71" w:rsidRDefault="005B112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61C38C6E" w14:textId="77777777" w:rsidR="00022B71" w:rsidRDefault="005B112A">
            <w:pPr>
              <w:keepNext/>
              <w:spacing w:after="60"/>
              <w:jc w:val="center"/>
            </w:pPr>
            <w:r>
              <w:rPr>
                <w:rFonts w:ascii="Calibri" w:hAnsi="Calibri"/>
                <w:sz w:val="20"/>
              </w:rPr>
              <w:t>14.2 (51)</w:t>
            </w:r>
          </w:p>
        </w:tc>
        <w:tc>
          <w:tcPr>
            <w:tcW w:w="0" w:type="auto"/>
            <w:tcBorders>
              <w:top w:val="single" w:sz="0" w:space="0" w:color="D3D3D3"/>
              <w:left w:val="single" w:sz="0" w:space="0" w:color="D3D3D3"/>
              <w:bottom w:val="single" w:sz="0" w:space="0" w:color="D3D3D3"/>
              <w:right w:val="single" w:sz="0" w:space="0" w:color="D3D3D3"/>
            </w:tcBorders>
          </w:tcPr>
          <w:p w14:paraId="25EF3F70" w14:textId="77777777" w:rsidR="00022B71" w:rsidRDefault="005B112A">
            <w:pPr>
              <w:keepNext/>
              <w:spacing w:after="60"/>
              <w:jc w:val="center"/>
            </w:pPr>
            <w:r>
              <w:rPr>
                <w:rFonts w:ascii="Calibri" w:hAnsi="Calibri"/>
                <w:sz w:val="20"/>
              </w:rPr>
              <w:t>10.3 (37)</w:t>
            </w:r>
          </w:p>
        </w:tc>
        <w:tc>
          <w:tcPr>
            <w:tcW w:w="0" w:type="auto"/>
            <w:tcBorders>
              <w:top w:val="single" w:sz="0" w:space="0" w:color="D3D3D3"/>
              <w:left w:val="single" w:sz="0" w:space="0" w:color="D3D3D3"/>
              <w:bottom w:val="single" w:sz="0" w:space="0" w:color="D3D3D3"/>
              <w:right w:val="single" w:sz="0" w:space="0" w:color="D3D3D3"/>
            </w:tcBorders>
          </w:tcPr>
          <w:p w14:paraId="66617F9B" w14:textId="77777777" w:rsidR="00022B71" w:rsidRDefault="00022B71">
            <w:pPr>
              <w:keepNext/>
              <w:spacing w:after="60"/>
              <w:jc w:val="center"/>
            </w:pPr>
          </w:p>
        </w:tc>
      </w:tr>
      <w:tr w:rsidR="00022B71" w14:paraId="141ABDD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F96181" w14:textId="77777777" w:rsidR="00022B71" w:rsidRDefault="005B112A">
            <w:pPr>
              <w:keepNext/>
              <w:spacing w:after="60"/>
            </w:pPr>
            <w:r>
              <w:rPr>
                <w:rFonts w:ascii="Calibri" w:hAnsi="Calibri"/>
                <w:sz w:val="20"/>
              </w:rPr>
              <w:t>    De 60,000$ à 69,000$</w:t>
            </w:r>
          </w:p>
        </w:tc>
        <w:tc>
          <w:tcPr>
            <w:tcW w:w="0" w:type="auto"/>
            <w:tcBorders>
              <w:top w:val="single" w:sz="0" w:space="0" w:color="D3D3D3"/>
              <w:left w:val="single" w:sz="0" w:space="0" w:color="D3D3D3"/>
              <w:bottom w:val="single" w:sz="0" w:space="0" w:color="D3D3D3"/>
              <w:right w:val="single" w:sz="0" w:space="0" w:color="D3D3D3"/>
            </w:tcBorders>
          </w:tcPr>
          <w:p w14:paraId="641E8F37" w14:textId="77777777" w:rsidR="00022B71" w:rsidRDefault="005B112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03692CD7" w14:textId="77777777" w:rsidR="00022B71" w:rsidRDefault="005B112A">
            <w:pPr>
              <w:keepNext/>
              <w:spacing w:after="60"/>
              <w:jc w:val="center"/>
            </w:pPr>
            <w:r>
              <w:rPr>
                <w:rFonts w:ascii="Calibri" w:hAnsi="Calibri"/>
                <w:sz w:val="20"/>
              </w:rPr>
              <w:t>12.7 (46)</w:t>
            </w:r>
          </w:p>
        </w:tc>
        <w:tc>
          <w:tcPr>
            <w:tcW w:w="0" w:type="auto"/>
            <w:tcBorders>
              <w:top w:val="single" w:sz="0" w:space="0" w:color="D3D3D3"/>
              <w:left w:val="single" w:sz="0" w:space="0" w:color="D3D3D3"/>
              <w:bottom w:val="single" w:sz="0" w:space="0" w:color="D3D3D3"/>
              <w:right w:val="single" w:sz="0" w:space="0" w:color="D3D3D3"/>
            </w:tcBorders>
          </w:tcPr>
          <w:p w14:paraId="74E9F13E" w14:textId="77777777" w:rsidR="00022B71" w:rsidRDefault="005B112A">
            <w:pPr>
              <w:keepNext/>
              <w:spacing w:after="60"/>
              <w:jc w:val="center"/>
            </w:pPr>
            <w:r>
              <w:rPr>
                <w:rFonts w:ascii="Calibri" w:hAnsi="Calibri"/>
                <w:sz w:val="20"/>
              </w:rPr>
              <w:t>10.7 (39)</w:t>
            </w:r>
          </w:p>
        </w:tc>
        <w:tc>
          <w:tcPr>
            <w:tcW w:w="0" w:type="auto"/>
            <w:tcBorders>
              <w:top w:val="single" w:sz="0" w:space="0" w:color="D3D3D3"/>
              <w:left w:val="single" w:sz="0" w:space="0" w:color="D3D3D3"/>
              <w:bottom w:val="single" w:sz="0" w:space="0" w:color="D3D3D3"/>
              <w:right w:val="single" w:sz="0" w:space="0" w:color="D3D3D3"/>
            </w:tcBorders>
          </w:tcPr>
          <w:p w14:paraId="4DD8E01E" w14:textId="77777777" w:rsidR="00022B71" w:rsidRDefault="00022B71">
            <w:pPr>
              <w:keepNext/>
              <w:spacing w:after="60"/>
              <w:jc w:val="center"/>
            </w:pPr>
          </w:p>
        </w:tc>
      </w:tr>
      <w:tr w:rsidR="00022B71" w14:paraId="203CAD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F17389" w14:textId="77777777" w:rsidR="00022B71" w:rsidRDefault="005B112A">
            <w:pPr>
              <w:keepNext/>
              <w:spacing w:after="60"/>
            </w:pPr>
            <w:r>
              <w:rPr>
                <w:rFonts w:ascii="Calibri" w:hAnsi="Calibri"/>
                <w:sz w:val="20"/>
              </w:rPr>
              <w:t>    Moins de 10,000$</w:t>
            </w:r>
          </w:p>
        </w:tc>
        <w:tc>
          <w:tcPr>
            <w:tcW w:w="0" w:type="auto"/>
            <w:tcBorders>
              <w:top w:val="single" w:sz="0" w:space="0" w:color="D3D3D3"/>
              <w:left w:val="single" w:sz="0" w:space="0" w:color="D3D3D3"/>
              <w:bottom w:val="single" w:sz="0" w:space="0" w:color="D3D3D3"/>
              <w:right w:val="single" w:sz="0" w:space="0" w:color="D3D3D3"/>
            </w:tcBorders>
          </w:tcPr>
          <w:p w14:paraId="29EA42D6" w14:textId="77777777" w:rsidR="00022B71" w:rsidRDefault="005B112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1B12CD15" w14:textId="77777777" w:rsidR="00022B71" w:rsidRDefault="005B112A">
            <w:pPr>
              <w:keepNext/>
              <w:spacing w:after="60"/>
              <w:jc w:val="center"/>
            </w:pPr>
            <w:r>
              <w:rPr>
                <w:rFonts w:ascii="Calibri" w:hAnsi="Calibri"/>
                <w:sz w:val="20"/>
              </w:rPr>
              <w:t>7.6 (27)</w:t>
            </w:r>
          </w:p>
        </w:tc>
        <w:tc>
          <w:tcPr>
            <w:tcW w:w="0" w:type="auto"/>
            <w:tcBorders>
              <w:top w:val="single" w:sz="0" w:space="0" w:color="D3D3D3"/>
              <w:left w:val="single" w:sz="0" w:space="0" w:color="D3D3D3"/>
              <w:bottom w:val="single" w:sz="0" w:space="0" w:color="D3D3D3"/>
              <w:right w:val="single" w:sz="0" w:space="0" w:color="D3D3D3"/>
            </w:tcBorders>
          </w:tcPr>
          <w:p w14:paraId="3B526117"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62638D9D" w14:textId="77777777" w:rsidR="00022B71" w:rsidRDefault="00022B71">
            <w:pPr>
              <w:keepNext/>
              <w:spacing w:after="60"/>
              <w:jc w:val="center"/>
            </w:pPr>
          </w:p>
        </w:tc>
      </w:tr>
      <w:tr w:rsidR="00022B71" w14:paraId="0B1096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CD96AE"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341A758A" w14:textId="77777777" w:rsidR="00022B71" w:rsidRDefault="005B112A">
            <w:pPr>
              <w:keepNext/>
              <w:spacing w:after="60"/>
              <w:jc w:val="center"/>
            </w:pPr>
            <w:r>
              <w:rPr>
                <w:rFonts w:ascii="Calibri" w:hAnsi="Calibri"/>
                <w:sz w:val="20"/>
              </w:rPr>
              <w:t>1.3 (10)</w:t>
            </w:r>
          </w:p>
        </w:tc>
        <w:tc>
          <w:tcPr>
            <w:tcW w:w="0" w:type="auto"/>
            <w:tcBorders>
              <w:top w:val="single" w:sz="0" w:space="0" w:color="D3D3D3"/>
              <w:left w:val="single" w:sz="0" w:space="0" w:color="D3D3D3"/>
              <w:bottom w:val="single" w:sz="0" w:space="0" w:color="D3D3D3"/>
              <w:right w:val="single" w:sz="0" w:space="0" w:color="D3D3D3"/>
            </w:tcBorders>
          </w:tcPr>
          <w:p w14:paraId="761C1149" w14:textId="77777777" w:rsidR="00022B71" w:rsidRDefault="005B112A">
            <w:pPr>
              <w:keepNext/>
              <w:spacing w:after="60"/>
              <w:jc w:val="center"/>
            </w:pPr>
            <w:r>
              <w:rPr>
                <w:rFonts w:ascii="Calibri" w:hAnsi="Calibri"/>
                <w:sz w:val="20"/>
              </w:rPr>
              <w:t>1.2 (4)</w:t>
            </w:r>
          </w:p>
        </w:tc>
        <w:tc>
          <w:tcPr>
            <w:tcW w:w="0" w:type="auto"/>
            <w:tcBorders>
              <w:top w:val="single" w:sz="0" w:space="0" w:color="D3D3D3"/>
              <w:left w:val="single" w:sz="0" w:space="0" w:color="D3D3D3"/>
              <w:bottom w:val="single" w:sz="0" w:space="0" w:color="D3D3D3"/>
              <w:right w:val="single" w:sz="0" w:space="0" w:color="D3D3D3"/>
            </w:tcBorders>
          </w:tcPr>
          <w:p w14:paraId="2DD01BC6" w14:textId="77777777" w:rsidR="00022B71" w:rsidRDefault="005B112A">
            <w:pPr>
              <w:keepNext/>
              <w:spacing w:after="60"/>
              <w:jc w:val="center"/>
            </w:pPr>
            <w:r>
              <w:rPr>
                <w:rFonts w:ascii="Calibri" w:hAnsi="Calibri"/>
                <w:sz w:val="20"/>
              </w:rPr>
              <w:t>1.5 (5)</w:t>
            </w:r>
          </w:p>
        </w:tc>
        <w:tc>
          <w:tcPr>
            <w:tcW w:w="0" w:type="auto"/>
            <w:tcBorders>
              <w:top w:val="single" w:sz="0" w:space="0" w:color="D3D3D3"/>
              <w:left w:val="single" w:sz="0" w:space="0" w:color="D3D3D3"/>
              <w:bottom w:val="single" w:sz="0" w:space="0" w:color="D3D3D3"/>
              <w:right w:val="single" w:sz="0" w:space="0" w:color="D3D3D3"/>
            </w:tcBorders>
          </w:tcPr>
          <w:p w14:paraId="23C65751" w14:textId="77777777" w:rsidR="00022B71" w:rsidRDefault="00022B71">
            <w:pPr>
              <w:keepNext/>
              <w:spacing w:after="60"/>
              <w:jc w:val="center"/>
            </w:pPr>
          </w:p>
        </w:tc>
      </w:tr>
      <w:tr w:rsidR="00022B71" w14:paraId="64F2E3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779CD6"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05C87259" w14:textId="77777777" w:rsidR="00022B71" w:rsidRDefault="005B112A">
            <w:pPr>
              <w:keepNext/>
              <w:spacing w:after="60"/>
              <w:jc w:val="center"/>
            </w:pPr>
            <w:r>
              <w:rPr>
                <w:rFonts w:ascii="Calibri" w:hAnsi="Calibri"/>
                <w:sz w:val="20"/>
              </w:rPr>
              <w:t>4.1 (30)</w:t>
            </w:r>
          </w:p>
        </w:tc>
        <w:tc>
          <w:tcPr>
            <w:tcW w:w="0" w:type="auto"/>
            <w:tcBorders>
              <w:top w:val="single" w:sz="0" w:space="0" w:color="D3D3D3"/>
              <w:left w:val="single" w:sz="0" w:space="0" w:color="D3D3D3"/>
              <w:bottom w:val="single" w:sz="0" w:space="0" w:color="D3D3D3"/>
              <w:right w:val="single" w:sz="0" w:space="0" w:color="D3D3D3"/>
            </w:tcBorders>
          </w:tcPr>
          <w:p w14:paraId="75D76113"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62B3FE33" w14:textId="77777777" w:rsidR="00022B71" w:rsidRDefault="005B112A">
            <w:pPr>
              <w:keepNext/>
              <w:spacing w:after="60"/>
              <w:jc w:val="center"/>
            </w:pPr>
            <w:r>
              <w:rPr>
                <w:rFonts w:ascii="Calibri" w:hAnsi="Calibri"/>
                <w:sz w:val="20"/>
              </w:rPr>
              <w:t>3.0 (11)</w:t>
            </w:r>
          </w:p>
        </w:tc>
        <w:tc>
          <w:tcPr>
            <w:tcW w:w="0" w:type="auto"/>
            <w:tcBorders>
              <w:top w:val="single" w:sz="0" w:space="0" w:color="D3D3D3"/>
              <w:left w:val="single" w:sz="0" w:space="0" w:color="D3D3D3"/>
              <w:bottom w:val="single" w:sz="0" w:space="0" w:color="D3D3D3"/>
              <w:right w:val="single" w:sz="0" w:space="0" w:color="D3D3D3"/>
            </w:tcBorders>
          </w:tcPr>
          <w:p w14:paraId="2E2BE4BD" w14:textId="77777777" w:rsidR="00022B71" w:rsidRDefault="00022B71">
            <w:pPr>
              <w:keepNext/>
              <w:spacing w:after="60"/>
              <w:jc w:val="center"/>
            </w:pPr>
          </w:p>
        </w:tc>
      </w:tr>
      <w:tr w:rsidR="00022B71" w14:paraId="40B2D908" w14:textId="77777777" w:rsidTr="00022B71">
        <w:trPr>
          <w:cantSplit/>
          <w:jc w:val="center"/>
        </w:trPr>
        <w:tc>
          <w:tcPr>
            <w:tcW w:w="0" w:type="auto"/>
            <w:gridSpan w:val="5"/>
          </w:tcPr>
          <w:p w14:paraId="551FD172" w14:textId="77777777" w:rsidR="00022B71" w:rsidRDefault="005B112A">
            <w:pPr>
              <w:keepNext/>
              <w:spacing w:after="60"/>
            </w:pPr>
            <w:r>
              <w:rPr>
                <w:rFonts w:ascii="Calibri" w:hAnsi="Calibri"/>
                <w:i/>
                <w:sz w:val="20"/>
                <w:vertAlign w:val="superscript"/>
              </w:rPr>
              <w:t>1</w:t>
            </w:r>
            <w:r>
              <w:rPr>
                <w:rFonts w:ascii="Calibri" w:hAnsi="Calibri"/>
                <w:sz w:val="20"/>
              </w:rPr>
              <w:t>Mean; % (n)</w:t>
            </w:r>
          </w:p>
        </w:tc>
      </w:tr>
      <w:tr w:rsidR="00022B71" w14:paraId="428AAF9C" w14:textId="77777777" w:rsidTr="00022B71">
        <w:trPr>
          <w:cantSplit/>
          <w:jc w:val="center"/>
        </w:trPr>
        <w:tc>
          <w:tcPr>
            <w:tcW w:w="0" w:type="auto"/>
            <w:gridSpan w:val="5"/>
          </w:tcPr>
          <w:p w14:paraId="283CE0D9" w14:textId="77777777" w:rsidR="00022B71" w:rsidRDefault="005B112A">
            <w:pPr>
              <w:keepNext/>
              <w:spacing w:after="60"/>
            </w:pPr>
            <w:r>
              <w:rPr>
                <w:rFonts w:ascii="Calibri" w:hAnsi="Calibri"/>
                <w:i/>
                <w:sz w:val="20"/>
                <w:vertAlign w:val="superscript"/>
              </w:rPr>
              <w:t>2</w:t>
            </w:r>
            <w:r>
              <w:rPr>
                <w:rFonts w:ascii="Calibri" w:hAnsi="Calibri"/>
                <w:sz w:val="20"/>
              </w:rPr>
              <w:t>Design-based KruskalWallis test; Pearson's X^2: Rao &amp; Scott adjustment</w:t>
            </w:r>
          </w:p>
        </w:tc>
      </w:tr>
    </w:tbl>
    <w:p w14:paraId="5D7FD826" w14:textId="77777777" w:rsidR="00022B71" w:rsidRDefault="005B112A">
      <w:pPr>
        <w:pStyle w:val="Titre3"/>
      </w:pPr>
      <w:bookmarkStart w:id="9" w:name="X9c6638d508993d07d02a854669be636c28501d3"/>
      <w:bookmarkStart w:id="10" w:name="_Toc209544819"/>
      <w:bookmarkEnd w:id="7"/>
      <w:r>
        <w:t>Tableau pour les Répondants selon le lieu de residence</w:t>
      </w:r>
      <w:bookmarkEnd w:id="10"/>
    </w:p>
    <w:p w14:paraId="0C9419E7" w14:textId="77777777" w:rsidR="00022B71" w:rsidRDefault="005B112A">
      <w:r>
        <w:br w:type="page"/>
      </w:r>
    </w:p>
    <w:p w14:paraId="28B25C35" w14:textId="77777777" w:rsidR="00022B71" w:rsidRDefault="005B112A">
      <w:pPr>
        <w:pStyle w:val="En-ttedetabledesmatires"/>
      </w:pPr>
      <w:r>
        <w:rPr>
          <w:rStyle w:val="NormalTok"/>
        </w:rPr>
        <w:t xml:space="preserve">table_repondants_Lieu_de_residence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Lieu_de_residence, </w:t>
      </w:r>
      <w:r>
        <w:br/>
      </w:r>
      <w:r>
        <w:rPr>
          <w:rStyle w:val="NormalTok"/>
        </w:rPr>
        <w:t xml:space="preserve">  </w:t>
      </w:r>
      <w:r>
        <w:rPr>
          <w:rStyle w:val="AttributeTok"/>
        </w:rPr>
        <w:t>include =</w:t>
      </w:r>
      <w:r>
        <w:rPr>
          <w:rStyle w:val="NormalTok"/>
        </w:rPr>
        <w:t xml:space="preserve"> </w:t>
      </w:r>
      <w:r>
        <w:rPr>
          <w:rStyle w:val="FunctionTok"/>
        </w:rPr>
        <w:t>c</w:t>
      </w:r>
      <w:r>
        <w:rPr>
          <w:rStyle w:val="NormalTok"/>
        </w:rPr>
        <w:t>(age,sexe,gpe_age,lieu_de_naissance,Diplome_du_repondant, Occupation_du_repondant,R</w:t>
      </w:r>
      <w:r>
        <w:rPr>
          <w:rStyle w:val="NormalTok"/>
        </w:rPr>
        <w:t>evenu_annuel_du_repondant),</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rPr>
          <w:rStyle w:val="CommentTok"/>
        </w:rPr>
        <w:t># ne pas afficher les valeurs manquantes</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rPr>
          <w:rStyle w:val="CommentTok"/>
        </w:rPr>
        <w:t># ajouter la colonne « Ensemble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rPr>
          <w:rStyle w:val="CommentTok"/>
        </w:rPr>
        <w:t># ajouter les p-values pour tester la différence entre les groupes</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"**Répondants selon le Lieu de residence**"</w:t>
      </w:r>
      <w:r>
        <w:rPr>
          <w:rStyle w:val="NormalTok"/>
        </w:rPr>
        <w:t>)</w:t>
      </w:r>
      <w:r>
        <w:br/>
      </w:r>
      <w:r>
        <w:br/>
      </w:r>
      <w:r>
        <w:br/>
      </w:r>
      <w:r>
        <w:rPr>
          <w:rStyle w:val="NormalTok"/>
        </w:rPr>
        <w:t>table_repondants_</w:t>
      </w:r>
      <w:r>
        <w:rPr>
          <w:rStyle w:val="NormalTok"/>
        </w:rPr>
        <w:t>Lieu_de_residence</w:t>
      </w:r>
    </w:p>
    <w:tbl>
      <w:tblPr>
        <w:tblStyle w:val="Table"/>
        <w:tblW w:w="0" w:type="auto"/>
        <w:jc w:val="center"/>
        <w:tblCellMar>
          <w:left w:w="60" w:type="dxa"/>
          <w:right w:w="60" w:type="dxa"/>
        </w:tblCellMar>
        <w:tblLook w:val="0000" w:firstRow="0" w:lastRow="0" w:firstColumn="0" w:lastColumn="0" w:noHBand="0" w:noVBand="0"/>
      </w:tblPr>
      <w:tblGrid>
        <w:gridCol w:w="2652"/>
        <w:gridCol w:w="1452"/>
        <w:gridCol w:w="2415"/>
        <w:gridCol w:w="2082"/>
        <w:gridCol w:w="805"/>
      </w:tblGrid>
      <w:tr w:rsidR="00022B71" w14:paraId="63E4031A"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D8813F3"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872420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25C87FF"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12DA1FF9"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509613B"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3621ABC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57E126" w14:textId="77777777" w:rsidR="00022B71" w:rsidRDefault="005B112A">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tcPr>
          <w:p w14:paraId="6F654D70"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1C58AB57" w14:textId="77777777" w:rsidR="00022B71" w:rsidRDefault="005B112A">
            <w:pPr>
              <w:keepNext/>
              <w:spacing w:after="60"/>
              <w:jc w:val="center"/>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10B1E095"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13015B8B" w14:textId="77777777" w:rsidR="00022B71" w:rsidRDefault="005B112A">
            <w:pPr>
              <w:keepNext/>
              <w:spacing w:after="60"/>
              <w:jc w:val="center"/>
            </w:pPr>
            <w:r>
              <w:rPr>
                <w:rFonts w:ascii="Calibri" w:hAnsi="Calibri"/>
                <w:sz w:val="20"/>
              </w:rPr>
              <w:t>0.8</w:t>
            </w:r>
          </w:p>
        </w:tc>
      </w:tr>
      <w:tr w:rsidR="00022B71" w14:paraId="43AAC1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C8BC2D" w14:textId="77777777" w:rsidR="00022B71" w:rsidRDefault="005B112A">
            <w:pPr>
              <w:keepNext/>
              <w:spacing w:after="60"/>
            </w:pPr>
            <w:r>
              <w:rPr>
                <w:rFonts w:ascii="Calibri" w:hAnsi="Calibri"/>
                <w:sz w:val="20"/>
              </w:rPr>
              <w:t>sexe</w:t>
            </w:r>
          </w:p>
        </w:tc>
        <w:tc>
          <w:tcPr>
            <w:tcW w:w="0" w:type="auto"/>
            <w:tcBorders>
              <w:top w:val="single" w:sz="0" w:space="0" w:color="D3D3D3"/>
              <w:left w:val="single" w:sz="0" w:space="0" w:color="D3D3D3"/>
              <w:bottom w:val="single" w:sz="0" w:space="0" w:color="D3D3D3"/>
              <w:right w:val="single" w:sz="0" w:space="0" w:color="D3D3D3"/>
            </w:tcBorders>
          </w:tcPr>
          <w:p w14:paraId="63E7E8F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E1CED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C89F9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9E3D84" w14:textId="77777777" w:rsidR="00022B71" w:rsidRDefault="005B112A">
            <w:pPr>
              <w:keepNext/>
              <w:spacing w:after="60"/>
              <w:jc w:val="center"/>
            </w:pPr>
            <w:r>
              <w:rPr>
                <w:rFonts w:ascii="Calibri" w:hAnsi="Calibri"/>
                <w:sz w:val="20"/>
              </w:rPr>
              <w:t>0.8</w:t>
            </w:r>
          </w:p>
        </w:tc>
      </w:tr>
      <w:tr w:rsidR="00022B71" w14:paraId="0DAFB2E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CE2F75" w14:textId="77777777" w:rsidR="00022B71" w:rsidRDefault="005B112A">
            <w:pPr>
              <w:keepNext/>
              <w:spacing w:after="60"/>
            </w:pPr>
            <w:r>
              <w:rPr>
                <w:rFonts w:ascii="Calibri" w:hAnsi="Calibri"/>
                <w:sz w:val="20"/>
              </w:rPr>
              <w:t>    Femme</w:t>
            </w:r>
          </w:p>
        </w:tc>
        <w:tc>
          <w:tcPr>
            <w:tcW w:w="0" w:type="auto"/>
            <w:tcBorders>
              <w:top w:val="single" w:sz="0" w:space="0" w:color="D3D3D3"/>
              <w:left w:val="single" w:sz="0" w:space="0" w:color="D3D3D3"/>
              <w:bottom w:val="single" w:sz="0" w:space="0" w:color="D3D3D3"/>
              <w:right w:val="single" w:sz="0" w:space="0" w:color="D3D3D3"/>
            </w:tcBorders>
          </w:tcPr>
          <w:p w14:paraId="68FF5AD1" w14:textId="77777777" w:rsidR="00022B71" w:rsidRDefault="005B112A">
            <w:pPr>
              <w:keepNext/>
              <w:spacing w:after="60"/>
              <w:jc w:val="center"/>
            </w:pPr>
            <w:r>
              <w:rPr>
                <w:rFonts w:ascii="Calibri" w:hAnsi="Calibri"/>
                <w:sz w:val="20"/>
              </w:rPr>
              <w:t>49.8 (359)</w:t>
            </w:r>
          </w:p>
        </w:tc>
        <w:tc>
          <w:tcPr>
            <w:tcW w:w="0" w:type="auto"/>
            <w:tcBorders>
              <w:top w:val="single" w:sz="0" w:space="0" w:color="D3D3D3"/>
              <w:left w:val="single" w:sz="0" w:space="0" w:color="D3D3D3"/>
              <w:bottom w:val="single" w:sz="0" w:space="0" w:color="D3D3D3"/>
              <w:right w:val="single" w:sz="0" w:space="0" w:color="D3D3D3"/>
            </w:tcBorders>
          </w:tcPr>
          <w:p w14:paraId="274BF06C" w14:textId="77777777" w:rsidR="00022B71" w:rsidRDefault="005B112A">
            <w:pPr>
              <w:keepNext/>
              <w:spacing w:after="60"/>
              <w:jc w:val="center"/>
            </w:pPr>
            <w:r>
              <w:rPr>
                <w:rFonts w:ascii="Calibri" w:hAnsi="Calibri"/>
                <w:sz w:val="20"/>
              </w:rPr>
              <w:t>50.4 (199)</w:t>
            </w:r>
          </w:p>
        </w:tc>
        <w:tc>
          <w:tcPr>
            <w:tcW w:w="0" w:type="auto"/>
            <w:tcBorders>
              <w:top w:val="single" w:sz="0" w:space="0" w:color="D3D3D3"/>
              <w:left w:val="single" w:sz="0" w:space="0" w:color="D3D3D3"/>
              <w:bottom w:val="single" w:sz="0" w:space="0" w:color="D3D3D3"/>
              <w:right w:val="single" w:sz="0" w:space="0" w:color="D3D3D3"/>
            </w:tcBorders>
          </w:tcPr>
          <w:p w14:paraId="275339AD" w14:textId="77777777" w:rsidR="00022B71" w:rsidRDefault="005B112A">
            <w:pPr>
              <w:keepNext/>
              <w:spacing w:after="60"/>
              <w:jc w:val="center"/>
            </w:pPr>
            <w:r>
              <w:rPr>
                <w:rFonts w:ascii="Calibri" w:hAnsi="Calibri"/>
                <w:sz w:val="20"/>
              </w:rPr>
              <w:t>49.1 (160)</w:t>
            </w:r>
          </w:p>
        </w:tc>
        <w:tc>
          <w:tcPr>
            <w:tcW w:w="0" w:type="auto"/>
            <w:tcBorders>
              <w:top w:val="single" w:sz="0" w:space="0" w:color="D3D3D3"/>
              <w:left w:val="single" w:sz="0" w:space="0" w:color="D3D3D3"/>
              <w:bottom w:val="single" w:sz="0" w:space="0" w:color="D3D3D3"/>
              <w:right w:val="single" w:sz="0" w:space="0" w:color="D3D3D3"/>
            </w:tcBorders>
          </w:tcPr>
          <w:p w14:paraId="3ED85E8A" w14:textId="77777777" w:rsidR="00022B71" w:rsidRDefault="00022B71">
            <w:pPr>
              <w:keepNext/>
              <w:spacing w:after="60"/>
              <w:jc w:val="center"/>
            </w:pPr>
          </w:p>
        </w:tc>
      </w:tr>
      <w:tr w:rsidR="00022B71" w14:paraId="490BDFC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6FB298" w14:textId="77777777" w:rsidR="00022B71" w:rsidRDefault="005B112A">
            <w:pPr>
              <w:keepNext/>
              <w:spacing w:after="60"/>
            </w:pPr>
            <w:r>
              <w:rPr>
                <w:rFonts w:ascii="Calibri" w:hAnsi="Calibri"/>
                <w:sz w:val="20"/>
              </w:rPr>
              <w:t>    Homme</w:t>
            </w:r>
          </w:p>
        </w:tc>
        <w:tc>
          <w:tcPr>
            <w:tcW w:w="0" w:type="auto"/>
            <w:tcBorders>
              <w:top w:val="single" w:sz="0" w:space="0" w:color="D3D3D3"/>
              <w:left w:val="single" w:sz="0" w:space="0" w:color="D3D3D3"/>
              <w:bottom w:val="single" w:sz="0" w:space="0" w:color="D3D3D3"/>
              <w:right w:val="single" w:sz="0" w:space="0" w:color="D3D3D3"/>
            </w:tcBorders>
          </w:tcPr>
          <w:p w14:paraId="60234729" w14:textId="77777777" w:rsidR="00022B71" w:rsidRDefault="005B112A">
            <w:pPr>
              <w:keepNext/>
              <w:spacing w:after="60"/>
              <w:jc w:val="center"/>
            </w:pPr>
            <w:r>
              <w:rPr>
                <w:rFonts w:ascii="Calibri" w:hAnsi="Calibri"/>
                <w:sz w:val="20"/>
              </w:rPr>
              <w:t>50.2 (362)</w:t>
            </w:r>
          </w:p>
        </w:tc>
        <w:tc>
          <w:tcPr>
            <w:tcW w:w="0" w:type="auto"/>
            <w:tcBorders>
              <w:top w:val="single" w:sz="0" w:space="0" w:color="D3D3D3"/>
              <w:left w:val="single" w:sz="0" w:space="0" w:color="D3D3D3"/>
              <w:bottom w:val="single" w:sz="0" w:space="0" w:color="D3D3D3"/>
              <w:right w:val="single" w:sz="0" w:space="0" w:color="D3D3D3"/>
            </w:tcBorders>
          </w:tcPr>
          <w:p w14:paraId="446DD6D9" w14:textId="77777777" w:rsidR="00022B71" w:rsidRDefault="005B112A">
            <w:pPr>
              <w:keepNext/>
              <w:spacing w:after="60"/>
              <w:jc w:val="center"/>
            </w:pPr>
            <w:r>
              <w:rPr>
                <w:rFonts w:ascii="Calibri" w:hAnsi="Calibri"/>
                <w:sz w:val="20"/>
              </w:rPr>
              <w:t>49.6 (196)</w:t>
            </w:r>
          </w:p>
        </w:tc>
        <w:tc>
          <w:tcPr>
            <w:tcW w:w="0" w:type="auto"/>
            <w:tcBorders>
              <w:top w:val="single" w:sz="0" w:space="0" w:color="D3D3D3"/>
              <w:left w:val="single" w:sz="0" w:space="0" w:color="D3D3D3"/>
              <w:bottom w:val="single" w:sz="0" w:space="0" w:color="D3D3D3"/>
              <w:right w:val="single" w:sz="0" w:space="0" w:color="D3D3D3"/>
            </w:tcBorders>
          </w:tcPr>
          <w:p w14:paraId="44D80C56" w14:textId="77777777" w:rsidR="00022B71" w:rsidRDefault="005B112A">
            <w:pPr>
              <w:keepNext/>
              <w:spacing w:after="60"/>
              <w:jc w:val="center"/>
            </w:pPr>
            <w:r>
              <w:rPr>
                <w:rFonts w:ascii="Calibri" w:hAnsi="Calibri"/>
                <w:sz w:val="20"/>
              </w:rPr>
              <w:t>50.9 (166)</w:t>
            </w:r>
          </w:p>
        </w:tc>
        <w:tc>
          <w:tcPr>
            <w:tcW w:w="0" w:type="auto"/>
            <w:tcBorders>
              <w:top w:val="single" w:sz="0" w:space="0" w:color="D3D3D3"/>
              <w:left w:val="single" w:sz="0" w:space="0" w:color="D3D3D3"/>
              <w:bottom w:val="single" w:sz="0" w:space="0" w:color="D3D3D3"/>
              <w:right w:val="single" w:sz="0" w:space="0" w:color="D3D3D3"/>
            </w:tcBorders>
          </w:tcPr>
          <w:p w14:paraId="2F5E205A" w14:textId="77777777" w:rsidR="00022B71" w:rsidRDefault="00022B71">
            <w:pPr>
              <w:keepNext/>
              <w:spacing w:after="60"/>
              <w:jc w:val="center"/>
            </w:pPr>
          </w:p>
        </w:tc>
      </w:tr>
      <w:tr w:rsidR="00022B71" w14:paraId="1ED63CA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93DEC1"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2ED584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4FD6A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E9F3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2A5A48" w14:textId="77777777" w:rsidR="00022B71" w:rsidRDefault="005B112A">
            <w:pPr>
              <w:keepNext/>
              <w:spacing w:after="60"/>
              <w:jc w:val="center"/>
            </w:pPr>
            <w:r>
              <w:rPr>
                <w:rFonts w:ascii="Calibri" w:hAnsi="Calibri"/>
                <w:sz w:val="20"/>
              </w:rPr>
              <w:t>&gt;0.9</w:t>
            </w:r>
          </w:p>
        </w:tc>
      </w:tr>
      <w:tr w:rsidR="00022B71" w14:paraId="34B5E9F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E25506"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54E4860B" w14:textId="77777777" w:rsidR="00022B71" w:rsidRDefault="005B112A">
            <w:pPr>
              <w:keepNext/>
              <w:spacing w:after="60"/>
              <w:jc w:val="center"/>
            </w:pPr>
            <w:r>
              <w:rPr>
                <w:rFonts w:ascii="Calibri" w:hAnsi="Calibri"/>
                <w:sz w:val="20"/>
              </w:rPr>
              <w:t>37.2 (268)</w:t>
            </w:r>
          </w:p>
        </w:tc>
        <w:tc>
          <w:tcPr>
            <w:tcW w:w="0" w:type="auto"/>
            <w:tcBorders>
              <w:top w:val="single" w:sz="0" w:space="0" w:color="D3D3D3"/>
              <w:left w:val="single" w:sz="0" w:space="0" w:color="D3D3D3"/>
              <w:bottom w:val="single" w:sz="0" w:space="0" w:color="D3D3D3"/>
              <w:right w:val="single" w:sz="0" w:space="0" w:color="D3D3D3"/>
            </w:tcBorders>
          </w:tcPr>
          <w:p w14:paraId="5DF73D0B" w14:textId="77777777" w:rsidR="00022B71" w:rsidRDefault="005B112A">
            <w:pPr>
              <w:keepNext/>
              <w:spacing w:after="60"/>
              <w:jc w:val="center"/>
            </w:pPr>
            <w:r>
              <w:rPr>
                <w:rFonts w:ascii="Calibri" w:hAnsi="Calibri"/>
                <w:sz w:val="20"/>
              </w:rPr>
              <w:t>37.3 (147)</w:t>
            </w:r>
          </w:p>
        </w:tc>
        <w:tc>
          <w:tcPr>
            <w:tcW w:w="0" w:type="auto"/>
            <w:tcBorders>
              <w:top w:val="single" w:sz="0" w:space="0" w:color="D3D3D3"/>
              <w:left w:val="single" w:sz="0" w:space="0" w:color="D3D3D3"/>
              <w:bottom w:val="single" w:sz="0" w:space="0" w:color="D3D3D3"/>
              <w:right w:val="single" w:sz="0" w:space="0" w:color="D3D3D3"/>
            </w:tcBorders>
          </w:tcPr>
          <w:p w14:paraId="70EDC229" w14:textId="77777777" w:rsidR="00022B71" w:rsidRDefault="005B112A">
            <w:pPr>
              <w:keepNext/>
              <w:spacing w:after="60"/>
              <w:jc w:val="center"/>
            </w:pPr>
            <w:r>
              <w:rPr>
                <w:rFonts w:ascii="Calibri" w:hAnsi="Calibri"/>
                <w:sz w:val="20"/>
              </w:rPr>
              <w:t>37.0 (121)</w:t>
            </w:r>
          </w:p>
        </w:tc>
        <w:tc>
          <w:tcPr>
            <w:tcW w:w="0" w:type="auto"/>
            <w:tcBorders>
              <w:top w:val="single" w:sz="0" w:space="0" w:color="D3D3D3"/>
              <w:left w:val="single" w:sz="0" w:space="0" w:color="D3D3D3"/>
              <w:bottom w:val="single" w:sz="0" w:space="0" w:color="D3D3D3"/>
              <w:right w:val="single" w:sz="0" w:space="0" w:color="D3D3D3"/>
            </w:tcBorders>
          </w:tcPr>
          <w:p w14:paraId="6C3E7FB3" w14:textId="77777777" w:rsidR="00022B71" w:rsidRDefault="00022B71">
            <w:pPr>
              <w:keepNext/>
              <w:spacing w:after="60"/>
              <w:jc w:val="center"/>
            </w:pPr>
          </w:p>
        </w:tc>
      </w:tr>
      <w:tr w:rsidR="00022B71" w14:paraId="096A2D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DC9C64"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47687A00" w14:textId="77777777" w:rsidR="00022B71" w:rsidRDefault="005B112A">
            <w:pPr>
              <w:keepNext/>
              <w:spacing w:after="60"/>
              <w:jc w:val="center"/>
            </w:pPr>
            <w:r>
              <w:rPr>
                <w:rFonts w:ascii="Calibri" w:hAnsi="Calibri"/>
                <w:sz w:val="20"/>
              </w:rPr>
              <w:t>62.8 (453)</w:t>
            </w:r>
          </w:p>
        </w:tc>
        <w:tc>
          <w:tcPr>
            <w:tcW w:w="0" w:type="auto"/>
            <w:tcBorders>
              <w:top w:val="single" w:sz="0" w:space="0" w:color="D3D3D3"/>
              <w:left w:val="single" w:sz="0" w:space="0" w:color="D3D3D3"/>
              <w:bottom w:val="single" w:sz="0" w:space="0" w:color="D3D3D3"/>
              <w:right w:val="single" w:sz="0" w:space="0" w:color="D3D3D3"/>
            </w:tcBorders>
          </w:tcPr>
          <w:p w14:paraId="0E1D2B65" w14:textId="77777777" w:rsidR="00022B71" w:rsidRDefault="005B112A">
            <w:pPr>
              <w:keepNext/>
              <w:spacing w:after="60"/>
              <w:jc w:val="center"/>
            </w:pPr>
            <w:r>
              <w:rPr>
                <w:rFonts w:ascii="Calibri" w:hAnsi="Calibri"/>
                <w:sz w:val="20"/>
              </w:rPr>
              <w:t>62.7 (247)</w:t>
            </w:r>
          </w:p>
        </w:tc>
        <w:tc>
          <w:tcPr>
            <w:tcW w:w="0" w:type="auto"/>
            <w:tcBorders>
              <w:top w:val="single" w:sz="0" w:space="0" w:color="D3D3D3"/>
              <w:left w:val="single" w:sz="0" w:space="0" w:color="D3D3D3"/>
              <w:bottom w:val="single" w:sz="0" w:space="0" w:color="D3D3D3"/>
              <w:right w:val="single" w:sz="0" w:space="0" w:color="D3D3D3"/>
            </w:tcBorders>
          </w:tcPr>
          <w:p w14:paraId="1016698E" w14:textId="77777777" w:rsidR="00022B71" w:rsidRDefault="005B112A">
            <w:pPr>
              <w:keepNext/>
              <w:spacing w:after="60"/>
              <w:jc w:val="center"/>
            </w:pPr>
            <w:r>
              <w:rPr>
                <w:rFonts w:ascii="Calibri" w:hAnsi="Calibri"/>
                <w:sz w:val="20"/>
              </w:rPr>
              <w:t>63.0 (205)</w:t>
            </w:r>
          </w:p>
        </w:tc>
        <w:tc>
          <w:tcPr>
            <w:tcW w:w="0" w:type="auto"/>
            <w:tcBorders>
              <w:top w:val="single" w:sz="0" w:space="0" w:color="D3D3D3"/>
              <w:left w:val="single" w:sz="0" w:space="0" w:color="D3D3D3"/>
              <w:bottom w:val="single" w:sz="0" w:space="0" w:color="D3D3D3"/>
              <w:right w:val="single" w:sz="0" w:space="0" w:color="D3D3D3"/>
            </w:tcBorders>
          </w:tcPr>
          <w:p w14:paraId="46DC3857" w14:textId="77777777" w:rsidR="00022B71" w:rsidRDefault="00022B71">
            <w:pPr>
              <w:keepNext/>
              <w:spacing w:after="60"/>
              <w:jc w:val="center"/>
            </w:pPr>
          </w:p>
        </w:tc>
      </w:tr>
      <w:tr w:rsidR="00022B71" w14:paraId="2FC0598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638E03" w14:textId="77777777" w:rsidR="00022B71" w:rsidRDefault="005B112A">
            <w:pPr>
              <w:keepNext/>
              <w:spacing w:after="60"/>
            </w:pPr>
            <w:r>
              <w:rPr>
                <w:rFonts w:ascii="Calibri" w:hAnsi="Calibri"/>
                <w:sz w:val="20"/>
              </w:rPr>
              <w:t>lieu_de_naissance</w:t>
            </w:r>
          </w:p>
        </w:tc>
        <w:tc>
          <w:tcPr>
            <w:tcW w:w="0" w:type="auto"/>
            <w:tcBorders>
              <w:top w:val="single" w:sz="0" w:space="0" w:color="D3D3D3"/>
              <w:left w:val="single" w:sz="0" w:space="0" w:color="D3D3D3"/>
              <w:bottom w:val="single" w:sz="0" w:space="0" w:color="D3D3D3"/>
              <w:right w:val="single" w:sz="0" w:space="0" w:color="D3D3D3"/>
            </w:tcBorders>
          </w:tcPr>
          <w:p w14:paraId="0B4BDD9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817F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FE118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F25C01" w14:textId="77777777" w:rsidR="00022B71" w:rsidRDefault="005B112A">
            <w:pPr>
              <w:keepNext/>
              <w:spacing w:after="60"/>
              <w:jc w:val="center"/>
            </w:pPr>
            <w:r>
              <w:rPr>
                <w:rFonts w:ascii="Calibri" w:hAnsi="Calibri"/>
                <w:sz w:val="20"/>
              </w:rPr>
              <w:t>&lt;0.001</w:t>
            </w:r>
          </w:p>
        </w:tc>
      </w:tr>
      <w:tr w:rsidR="00022B71" w14:paraId="057253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3818C5"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601AE6ED" w14:textId="77777777" w:rsidR="00022B71" w:rsidRDefault="005B112A">
            <w:pPr>
              <w:keepNext/>
              <w:spacing w:after="60"/>
              <w:jc w:val="center"/>
            </w:pPr>
            <w:r>
              <w:rPr>
                <w:rFonts w:ascii="Calibri" w:hAnsi="Calibri"/>
                <w:sz w:val="20"/>
              </w:rPr>
              <w:t>6.7 (48)</w:t>
            </w:r>
          </w:p>
        </w:tc>
        <w:tc>
          <w:tcPr>
            <w:tcW w:w="0" w:type="auto"/>
            <w:tcBorders>
              <w:top w:val="single" w:sz="0" w:space="0" w:color="D3D3D3"/>
              <w:left w:val="single" w:sz="0" w:space="0" w:color="D3D3D3"/>
              <w:bottom w:val="single" w:sz="0" w:space="0" w:color="D3D3D3"/>
              <w:right w:val="single" w:sz="0" w:space="0" w:color="D3D3D3"/>
            </w:tcBorders>
          </w:tcPr>
          <w:p w14:paraId="0319F622" w14:textId="77777777" w:rsidR="00022B71" w:rsidRDefault="005B112A">
            <w:pPr>
              <w:keepNext/>
              <w:spacing w:after="60"/>
              <w:jc w:val="center"/>
            </w:pPr>
            <w:r>
              <w:rPr>
                <w:rFonts w:ascii="Calibri" w:hAnsi="Calibri"/>
                <w:sz w:val="20"/>
              </w:rPr>
              <w:t>10.0 (39)</w:t>
            </w:r>
          </w:p>
        </w:tc>
        <w:tc>
          <w:tcPr>
            <w:tcW w:w="0" w:type="auto"/>
            <w:tcBorders>
              <w:top w:val="single" w:sz="0" w:space="0" w:color="D3D3D3"/>
              <w:left w:val="single" w:sz="0" w:space="0" w:color="D3D3D3"/>
              <w:bottom w:val="single" w:sz="0" w:space="0" w:color="D3D3D3"/>
              <w:right w:val="single" w:sz="0" w:space="0" w:color="D3D3D3"/>
            </w:tcBorders>
          </w:tcPr>
          <w:p w14:paraId="160421BD" w14:textId="77777777" w:rsidR="00022B71" w:rsidRDefault="005B112A">
            <w:pPr>
              <w:keepNext/>
              <w:spacing w:after="60"/>
              <w:jc w:val="center"/>
            </w:pPr>
            <w:r>
              <w:rPr>
                <w:rFonts w:ascii="Calibri" w:hAnsi="Calibri"/>
                <w:sz w:val="20"/>
              </w:rPr>
              <w:t>2.7 (9)</w:t>
            </w:r>
          </w:p>
        </w:tc>
        <w:tc>
          <w:tcPr>
            <w:tcW w:w="0" w:type="auto"/>
            <w:tcBorders>
              <w:top w:val="single" w:sz="0" w:space="0" w:color="D3D3D3"/>
              <w:left w:val="single" w:sz="0" w:space="0" w:color="D3D3D3"/>
              <w:bottom w:val="single" w:sz="0" w:space="0" w:color="D3D3D3"/>
              <w:right w:val="single" w:sz="0" w:space="0" w:color="D3D3D3"/>
            </w:tcBorders>
          </w:tcPr>
          <w:p w14:paraId="378F09A8" w14:textId="77777777" w:rsidR="00022B71" w:rsidRDefault="00022B71">
            <w:pPr>
              <w:keepNext/>
              <w:spacing w:after="60"/>
              <w:jc w:val="center"/>
            </w:pPr>
          </w:p>
        </w:tc>
      </w:tr>
      <w:tr w:rsidR="00022B71" w14:paraId="535970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EC4F24" w14:textId="77777777" w:rsidR="00022B71" w:rsidRDefault="005B112A">
            <w:pPr>
              <w:keepNext/>
              <w:spacing w:after="60"/>
            </w:pPr>
            <w:r>
              <w:rPr>
                <w:rFonts w:ascii="Calibri" w:hAnsi="Calibri"/>
                <w:sz w:val="20"/>
              </w:rPr>
              <w:t>    Hors du Quebec</w:t>
            </w:r>
          </w:p>
        </w:tc>
        <w:tc>
          <w:tcPr>
            <w:tcW w:w="0" w:type="auto"/>
            <w:tcBorders>
              <w:top w:val="single" w:sz="0" w:space="0" w:color="D3D3D3"/>
              <w:left w:val="single" w:sz="0" w:space="0" w:color="D3D3D3"/>
              <w:bottom w:val="single" w:sz="0" w:space="0" w:color="D3D3D3"/>
              <w:right w:val="single" w:sz="0" w:space="0" w:color="D3D3D3"/>
            </w:tcBorders>
          </w:tcPr>
          <w:p w14:paraId="3DA4E15C" w14:textId="77777777" w:rsidR="00022B71" w:rsidRDefault="005B112A">
            <w:pPr>
              <w:keepNext/>
              <w:spacing w:after="60"/>
              <w:jc w:val="center"/>
            </w:pPr>
            <w:r>
              <w:rPr>
                <w:rFonts w:ascii="Calibri" w:hAnsi="Calibri"/>
                <w:sz w:val="20"/>
              </w:rPr>
              <w:t>1.1 (8)</w:t>
            </w:r>
          </w:p>
        </w:tc>
        <w:tc>
          <w:tcPr>
            <w:tcW w:w="0" w:type="auto"/>
            <w:tcBorders>
              <w:top w:val="single" w:sz="0" w:space="0" w:color="D3D3D3"/>
              <w:left w:val="single" w:sz="0" w:space="0" w:color="D3D3D3"/>
              <w:bottom w:val="single" w:sz="0" w:space="0" w:color="D3D3D3"/>
              <w:right w:val="single" w:sz="0" w:space="0" w:color="D3D3D3"/>
            </w:tcBorders>
          </w:tcPr>
          <w:p w14:paraId="7966529F"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657C938C" w14:textId="77777777" w:rsidR="00022B71" w:rsidRDefault="005B112A">
            <w:pPr>
              <w:keepNext/>
              <w:spacing w:after="60"/>
              <w:jc w:val="center"/>
            </w:pPr>
            <w:r>
              <w:rPr>
                <w:rFonts w:ascii="Calibri" w:hAnsi="Calibri"/>
                <w:sz w:val="20"/>
              </w:rPr>
              <w:t>1.5 (5)</w:t>
            </w:r>
          </w:p>
        </w:tc>
        <w:tc>
          <w:tcPr>
            <w:tcW w:w="0" w:type="auto"/>
            <w:tcBorders>
              <w:top w:val="single" w:sz="0" w:space="0" w:color="D3D3D3"/>
              <w:left w:val="single" w:sz="0" w:space="0" w:color="D3D3D3"/>
              <w:bottom w:val="single" w:sz="0" w:space="0" w:color="D3D3D3"/>
              <w:right w:val="single" w:sz="0" w:space="0" w:color="D3D3D3"/>
            </w:tcBorders>
          </w:tcPr>
          <w:p w14:paraId="77355060" w14:textId="77777777" w:rsidR="00022B71" w:rsidRDefault="00022B71">
            <w:pPr>
              <w:keepNext/>
              <w:spacing w:after="60"/>
              <w:jc w:val="center"/>
            </w:pPr>
          </w:p>
        </w:tc>
      </w:tr>
      <w:tr w:rsidR="00022B71" w14:paraId="10ED44C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ABD64" w14:textId="77777777" w:rsidR="00022B71" w:rsidRDefault="005B112A">
            <w:pPr>
              <w:keepNext/>
              <w:spacing w:after="60"/>
            </w:pPr>
            <w:r>
              <w:rPr>
                <w:rFonts w:ascii="Calibri" w:hAnsi="Calibri"/>
                <w:sz w:val="20"/>
              </w:rPr>
              <w:t>    Provinde de Quebec</w:t>
            </w:r>
          </w:p>
        </w:tc>
        <w:tc>
          <w:tcPr>
            <w:tcW w:w="0" w:type="auto"/>
            <w:tcBorders>
              <w:top w:val="single" w:sz="0" w:space="0" w:color="D3D3D3"/>
              <w:left w:val="single" w:sz="0" w:space="0" w:color="D3D3D3"/>
              <w:bottom w:val="single" w:sz="0" w:space="0" w:color="D3D3D3"/>
              <w:right w:val="single" w:sz="0" w:space="0" w:color="D3D3D3"/>
            </w:tcBorders>
          </w:tcPr>
          <w:p w14:paraId="67B075CD" w14:textId="77777777" w:rsidR="00022B71" w:rsidRDefault="005B112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77A41675" w14:textId="77777777" w:rsidR="00022B71" w:rsidRDefault="005B112A">
            <w:pPr>
              <w:keepNext/>
              <w:spacing w:after="60"/>
              <w:jc w:val="center"/>
            </w:pPr>
            <w:r>
              <w:rPr>
                <w:rFonts w:ascii="Calibri" w:hAnsi="Calibri"/>
                <w:sz w:val="20"/>
              </w:rPr>
              <w:t>89.2 (352)</w:t>
            </w:r>
          </w:p>
        </w:tc>
        <w:tc>
          <w:tcPr>
            <w:tcW w:w="0" w:type="auto"/>
            <w:tcBorders>
              <w:top w:val="single" w:sz="0" w:space="0" w:color="D3D3D3"/>
              <w:left w:val="single" w:sz="0" w:space="0" w:color="D3D3D3"/>
              <w:bottom w:val="single" w:sz="0" w:space="0" w:color="D3D3D3"/>
              <w:right w:val="single" w:sz="0" w:space="0" w:color="D3D3D3"/>
            </w:tcBorders>
          </w:tcPr>
          <w:p w14:paraId="6CFE704D" w14:textId="77777777" w:rsidR="00022B71" w:rsidRDefault="005B112A">
            <w:pPr>
              <w:keepNext/>
              <w:spacing w:after="60"/>
              <w:jc w:val="center"/>
            </w:pPr>
            <w:r>
              <w:rPr>
                <w:rFonts w:ascii="Calibri" w:hAnsi="Calibri"/>
                <w:sz w:val="20"/>
              </w:rPr>
              <w:t>95.9 (310)</w:t>
            </w:r>
          </w:p>
        </w:tc>
        <w:tc>
          <w:tcPr>
            <w:tcW w:w="0" w:type="auto"/>
            <w:tcBorders>
              <w:top w:val="single" w:sz="0" w:space="0" w:color="D3D3D3"/>
              <w:left w:val="single" w:sz="0" w:space="0" w:color="D3D3D3"/>
              <w:bottom w:val="single" w:sz="0" w:space="0" w:color="D3D3D3"/>
              <w:right w:val="single" w:sz="0" w:space="0" w:color="D3D3D3"/>
            </w:tcBorders>
          </w:tcPr>
          <w:p w14:paraId="78272617" w14:textId="77777777" w:rsidR="00022B71" w:rsidRDefault="00022B71">
            <w:pPr>
              <w:keepNext/>
              <w:spacing w:after="60"/>
              <w:jc w:val="center"/>
            </w:pPr>
          </w:p>
        </w:tc>
      </w:tr>
      <w:tr w:rsidR="00022B71" w14:paraId="514672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737873" w14:textId="77777777" w:rsidR="00022B71" w:rsidRDefault="005B112A">
            <w:pPr>
              <w:keepNext/>
              <w:spacing w:after="60"/>
            </w:pPr>
            <w:r>
              <w:rPr>
                <w:rFonts w:ascii="Calibri" w:hAnsi="Calibri"/>
                <w:sz w:val="20"/>
              </w:rPr>
              <w:t>Diplome_du_repondant</w:t>
            </w:r>
          </w:p>
        </w:tc>
        <w:tc>
          <w:tcPr>
            <w:tcW w:w="0" w:type="auto"/>
            <w:tcBorders>
              <w:top w:val="single" w:sz="0" w:space="0" w:color="D3D3D3"/>
              <w:left w:val="single" w:sz="0" w:space="0" w:color="D3D3D3"/>
              <w:bottom w:val="single" w:sz="0" w:space="0" w:color="D3D3D3"/>
              <w:right w:val="single" w:sz="0" w:space="0" w:color="D3D3D3"/>
            </w:tcBorders>
          </w:tcPr>
          <w:p w14:paraId="5DE0D9E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142BC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E0B90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280B4E" w14:textId="77777777" w:rsidR="00022B71" w:rsidRDefault="005B112A">
            <w:pPr>
              <w:keepNext/>
              <w:spacing w:after="60"/>
              <w:jc w:val="center"/>
            </w:pPr>
            <w:r>
              <w:rPr>
                <w:rFonts w:ascii="Calibri" w:hAnsi="Calibri"/>
                <w:sz w:val="20"/>
              </w:rPr>
              <w:t>0.019</w:t>
            </w:r>
          </w:p>
        </w:tc>
      </w:tr>
      <w:tr w:rsidR="00022B71" w14:paraId="71A98E3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96DCBA"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349E7DC6" w14:textId="77777777" w:rsidR="00022B71" w:rsidRDefault="005B112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3F4BE33B" w14:textId="77777777" w:rsidR="00022B71" w:rsidRDefault="005B112A">
            <w:pPr>
              <w:keepNext/>
              <w:spacing w:after="60"/>
              <w:jc w:val="center"/>
            </w:pPr>
            <w:r>
              <w:rPr>
                <w:rFonts w:ascii="Calibri" w:hAnsi="Calibri"/>
                <w:sz w:val="20"/>
              </w:rPr>
              <w:t>17.7 (70)</w:t>
            </w:r>
          </w:p>
        </w:tc>
        <w:tc>
          <w:tcPr>
            <w:tcW w:w="0" w:type="auto"/>
            <w:tcBorders>
              <w:top w:val="single" w:sz="0" w:space="0" w:color="D3D3D3"/>
              <w:left w:val="single" w:sz="0" w:space="0" w:color="D3D3D3"/>
              <w:bottom w:val="single" w:sz="0" w:space="0" w:color="D3D3D3"/>
              <w:right w:val="single" w:sz="0" w:space="0" w:color="D3D3D3"/>
            </w:tcBorders>
          </w:tcPr>
          <w:p w14:paraId="5D592127" w14:textId="77777777" w:rsidR="00022B71" w:rsidRDefault="005B112A">
            <w:pPr>
              <w:keepNext/>
              <w:spacing w:after="60"/>
              <w:jc w:val="center"/>
            </w:pPr>
            <w:r>
              <w:rPr>
                <w:rFonts w:ascii="Calibri" w:hAnsi="Calibri"/>
                <w:sz w:val="20"/>
              </w:rPr>
              <w:t>24.1 (78)</w:t>
            </w:r>
          </w:p>
        </w:tc>
        <w:tc>
          <w:tcPr>
            <w:tcW w:w="0" w:type="auto"/>
            <w:tcBorders>
              <w:top w:val="single" w:sz="0" w:space="0" w:color="D3D3D3"/>
              <w:left w:val="single" w:sz="0" w:space="0" w:color="D3D3D3"/>
              <w:bottom w:val="single" w:sz="0" w:space="0" w:color="D3D3D3"/>
              <w:right w:val="single" w:sz="0" w:space="0" w:color="D3D3D3"/>
            </w:tcBorders>
          </w:tcPr>
          <w:p w14:paraId="3F59C363" w14:textId="77777777" w:rsidR="00022B71" w:rsidRDefault="00022B71">
            <w:pPr>
              <w:keepNext/>
              <w:spacing w:after="60"/>
              <w:jc w:val="center"/>
            </w:pPr>
          </w:p>
        </w:tc>
      </w:tr>
      <w:tr w:rsidR="00022B71" w14:paraId="5395B9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C1F1B5"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7B626DDD"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0A1DB192" w14:textId="77777777" w:rsidR="00022B71" w:rsidRDefault="005B112A">
            <w:pPr>
              <w:keepNext/>
              <w:spacing w:after="60"/>
              <w:jc w:val="center"/>
            </w:pPr>
            <w:r>
              <w:rPr>
                <w:rFonts w:ascii="Calibri" w:hAnsi="Calibri"/>
                <w:sz w:val="20"/>
              </w:rPr>
              <w:t>46.7 (184)</w:t>
            </w:r>
          </w:p>
        </w:tc>
        <w:tc>
          <w:tcPr>
            <w:tcW w:w="0" w:type="auto"/>
            <w:tcBorders>
              <w:top w:val="single" w:sz="0" w:space="0" w:color="D3D3D3"/>
              <w:left w:val="single" w:sz="0" w:space="0" w:color="D3D3D3"/>
              <w:bottom w:val="single" w:sz="0" w:space="0" w:color="D3D3D3"/>
              <w:right w:val="single" w:sz="0" w:space="0" w:color="D3D3D3"/>
            </w:tcBorders>
          </w:tcPr>
          <w:p w14:paraId="3031F24D" w14:textId="77777777" w:rsidR="00022B71" w:rsidRDefault="005B112A">
            <w:pPr>
              <w:keepNext/>
              <w:spacing w:after="60"/>
              <w:jc w:val="center"/>
            </w:pPr>
            <w:r>
              <w:rPr>
                <w:rFonts w:ascii="Calibri" w:hAnsi="Calibri"/>
                <w:sz w:val="20"/>
              </w:rPr>
              <w:t>50.1 (163)</w:t>
            </w:r>
          </w:p>
        </w:tc>
        <w:tc>
          <w:tcPr>
            <w:tcW w:w="0" w:type="auto"/>
            <w:tcBorders>
              <w:top w:val="single" w:sz="0" w:space="0" w:color="D3D3D3"/>
              <w:left w:val="single" w:sz="0" w:space="0" w:color="D3D3D3"/>
              <w:bottom w:val="single" w:sz="0" w:space="0" w:color="D3D3D3"/>
              <w:right w:val="single" w:sz="0" w:space="0" w:color="D3D3D3"/>
            </w:tcBorders>
          </w:tcPr>
          <w:p w14:paraId="072939A9" w14:textId="77777777" w:rsidR="00022B71" w:rsidRDefault="00022B71">
            <w:pPr>
              <w:keepNext/>
              <w:spacing w:after="60"/>
              <w:jc w:val="center"/>
            </w:pPr>
          </w:p>
        </w:tc>
      </w:tr>
      <w:tr w:rsidR="00022B71" w14:paraId="07DE0B2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7F099"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2A05FA1F" w14:textId="77777777" w:rsidR="00022B71" w:rsidRDefault="005B112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42593740" w14:textId="77777777" w:rsidR="00022B71" w:rsidRDefault="005B112A">
            <w:pPr>
              <w:keepNext/>
              <w:spacing w:after="60"/>
              <w:jc w:val="center"/>
            </w:pPr>
            <w:r>
              <w:rPr>
                <w:rFonts w:ascii="Calibri" w:hAnsi="Calibri"/>
                <w:sz w:val="20"/>
              </w:rPr>
              <w:t>35.6 (140)</w:t>
            </w:r>
          </w:p>
        </w:tc>
        <w:tc>
          <w:tcPr>
            <w:tcW w:w="0" w:type="auto"/>
            <w:tcBorders>
              <w:top w:val="single" w:sz="0" w:space="0" w:color="D3D3D3"/>
              <w:left w:val="single" w:sz="0" w:space="0" w:color="D3D3D3"/>
              <w:bottom w:val="single" w:sz="0" w:space="0" w:color="D3D3D3"/>
              <w:right w:val="single" w:sz="0" w:space="0" w:color="D3D3D3"/>
            </w:tcBorders>
          </w:tcPr>
          <w:p w14:paraId="73A970BB" w14:textId="77777777" w:rsidR="00022B71" w:rsidRDefault="005B112A">
            <w:pPr>
              <w:keepNext/>
              <w:spacing w:after="60"/>
              <w:jc w:val="center"/>
            </w:pPr>
            <w:r>
              <w:rPr>
                <w:rFonts w:ascii="Calibri" w:hAnsi="Calibri"/>
                <w:sz w:val="20"/>
              </w:rPr>
              <w:t>25.8 (84)</w:t>
            </w:r>
          </w:p>
        </w:tc>
        <w:tc>
          <w:tcPr>
            <w:tcW w:w="0" w:type="auto"/>
            <w:tcBorders>
              <w:top w:val="single" w:sz="0" w:space="0" w:color="D3D3D3"/>
              <w:left w:val="single" w:sz="0" w:space="0" w:color="D3D3D3"/>
              <w:bottom w:val="single" w:sz="0" w:space="0" w:color="D3D3D3"/>
              <w:right w:val="single" w:sz="0" w:space="0" w:color="D3D3D3"/>
            </w:tcBorders>
          </w:tcPr>
          <w:p w14:paraId="4656B802" w14:textId="77777777" w:rsidR="00022B71" w:rsidRDefault="00022B71">
            <w:pPr>
              <w:keepNext/>
              <w:spacing w:after="60"/>
              <w:jc w:val="center"/>
            </w:pPr>
          </w:p>
        </w:tc>
      </w:tr>
      <w:tr w:rsidR="00022B71" w14:paraId="65961E8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5EBC9E" w14:textId="77777777" w:rsidR="00022B71" w:rsidRDefault="005B112A">
            <w:pPr>
              <w:keepNext/>
              <w:spacing w:after="60"/>
            </w:pPr>
            <w:r>
              <w:rPr>
                <w:rFonts w:ascii="Calibri" w:hAnsi="Calibri"/>
                <w:sz w:val="20"/>
              </w:rPr>
              <w:t>Occupation_du_repondant</w:t>
            </w:r>
          </w:p>
        </w:tc>
        <w:tc>
          <w:tcPr>
            <w:tcW w:w="0" w:type="auto"/>
            <w:tcBorders>
              <w:top w:val="single" w:sz="0" w:space="0" w:color="D3D3D3"/>
              <w:left w:val="single" w:sz="0" w:space="0" w:color="D3D3D3"/>
              <w:bottom w:val="single" w:sz="0" w:space="0" w:color="D3D3D3"/>
              <w:right w:val="single" w:sz="0" w:space="0" w:color="D3D3D3"/>
            </w:tcBorders>
          </w:tcPr>
          <w:p w14:paraId="0976F75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FC1E9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2DAFF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5C36F6A" w14:textId="77777777" w:rsidR="00022B71" w:rsidRDefault="005B112A">
            <w:pPr>
              <w:keepNext/>
              <w:spacing w:after="60"/>
              <w:jc w:val="center"/>
            </w:pPr>
            <w:r>
              <w:rPr>
                <w:rFonts w:ascii="Calibri" w:hAnsi="Calibri"/>
                <w:sz w:val="20"/>
              </w:rPr>
              <w:t>0.4</w:t>
            </w:r>
          </w:p>
        </w:tc>
      </w:tr>
      <w:tr w:rsidR="00022B71" w14:paraId="1370BD1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1F20E6" w14:textId="77777777" w:rsidR="00022B71" w:rsidRDefault="005B112A">
            <w:pPr>
              <w:keepNext/>
              <w:spacing w:after="60"/>
            </w:pPr>
            <w:r>
              <w:rPr>
                <w:rFonts w:ascii="Calibri" w:hAnsi="Calibri"/>
                <w:sz w:val="20"/>
              </w:rPr>
              <w:t>    À la maison TPL</w:t>
            </w:r>
          </w:p>
        </w:tc>
        <w:tc>
          <w:tcPr>
            <w:tcW w:w="0" w:type="auto"/>
            <w:tcBorders>
              <w:top w:val="single" w:sz="0" w:space="0" w:color="D3D3D3"/>
              <w:left w:val="single" w:sz="0" w:space="0" w:color="D3D3D3"/>
              <w:bottom w:val="single" w:sz="0" w:space="0" w:color="D3D3D3"/>
              <w:right w:val="single" w:sz="0" w:space="0" w:color="D3D3D3"/>
            </w:tcBorders>
          </w:tcPr>
          <w:p w14:paraId="043E064D" w14:textId="77777777" w:rsidR="00022B71" w:rsidRDefault="005B112A">
            <w:pPr>
              <w:keepNext/>
              <w:spacing w:after="60"/>
              <w:jc w:val="center"/>
            </w:pPr>
            <w:r>
              <w:rPr>
                <w:rFonts w:ascii="Calibri" w:hAnsi="Calibri"/>
                <w:sz w:val="20"/>
              </w:rPr>
              <w:t>3.7 (26)</w:t>
            </w:r>
          </w:p>
        </w:tc>
        <w:tc>
          <w:tcPr>
            <w:tcW w:w="0" w:type="auto"/>
            <w:tcBorders>
              <w:top w:val="single" w:sz="0" w:space="0" w:color="D3D3D3"/>
              <w:left w:val="single" w:sz="0" w:space="0" w:color="D3D3D3"/>
              <w:bottom w:val="single" w:sz="0" w:space="0" w:color="D3D3D3"/>
              <w:right w:val="single" w:sz="0" w:space="0" w:color="D3D3D3"/>
            </w:tcBorders>
          </w:tcPr>
          <w:p w14:paraId="5A847D48" w14:textId="77777777" w:rsidR="00022B71" w:rsidRDefault="005B112A">
            <w:pPr>
              <w:keepNext/>
              <w:spacing w:after="60"/>
              <w:jc w:val="center"/>
            </w:pPr>
            <w:r>
              <w:rPr>
                <w:rFonts w:ascii="Calibri" w:hAnsi="Calibri"/>
                <w:sz w:val="20"/>
              </w:rPr>
              <w:t>2.1 (8)</w:t>
            </w:r>
          </w:p>
        </w:tc>
        <w:tc>
          <w:tcPr>
            <w:tcW w:w="0" w:type="auto"/>
            <w:tcBorders>
              <w:top w:val="single" w:sz="0" w:space="0" w:color="D3D3D3"/>
              <w:left w:val="single" w:sz="0" w:space="0" w:color="D3D3D3"/>
              <w:bottom w:val="single" w:sz="0" w:space="0" w:color="D3D3D3"/>
              <w:right w:val="single" w:sz="0" w:space="0" w:color="D3D3D3"/>
            </w:tcBorders>
          </w:tcPr>
          <w:p w14:paraId="27C70DAC" w14:textId="77777777" w:rsidR="00022B71" w:rsidRDefault="005B112A">
            <w:pPr>
              <w:keepNext/>
              <w:spacing w:after="60"/>
              <w:jc w:val="center"/>
            </w:pPr>
            <w:r>
              <w:rPr>
                <w:rFonts w:ascii="Calibri" w:hAnsi="Calibri"/>
                <w:sz w:val="20"/>
              </w:rPr>
              <w:t>5.6 (18)</w:t>
            </w:r>
          </w:p>
        </w:tc>
        <w:tc>
          <w:tcPr>
            <w:tcW w:w="0" w:type="auto"/>
            <w:tcBorders>
              <w:top w:val="single" w:sz="0" w:space="0" w:color="D3D3D3"/>
              <w:left w:val="single" w:sz="0" w:space="0" w:color="D3D3D3"/>
              <w:bottom w:val="single" w:sz="0" w:space="0" w:color="D3D3D3"/>
              <w:right w:val="single" w:sz="0" w:space="0" w:color="D3D3D3"/>
            </w:tcBorders>
          </w:tcPr>
          <w:p w14:paraId="1A644326" w14:textId="77777777" w:rsidR="00022B71" w:rsidRDefault="00022B71">
            <w:pPr>
              <w:keepNext/>
              <w:spacing w:after="60"/>
              <w:jc w:val="center"/>
            </w:pPr>
          </w:p>
        </w:tc>
      </w:tr>
      <w:tr w:rsidR="00022B71" w14:paraId="146576B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138667" w14:textId="77777777" w:rsidR="00022B71" w:rsidRDefault="005B112A">
            <w:pPr>
              <w:keepNext/>
              <w:spacing w:after="60"/>
            </w:pPr>
            <w:r>
              <w:rPr>
                <w:rFonts w:ascii="Calibri" w:hAnsi="Calibri"/>
                <w:sz w:val="20"/>
              </w:rPr>
              <w:t>    Étudiant PTL S</w:t>
            </w:r>
          </w:p>
        </w:tc>
        <w:tc>
          <w:tcPr>
            <w:tcW w:w="0" w:type="auto"/>
            <w:tcBorders>
              <w:top w:val="single" w:sz="0" w:space="0" w:color="D3D3D3"/>
              <w:left w:val="single" w:sz="0" w:space="0" w:color="D3D3D3"/>
              <w:bottom w:val="single" w:sz="0" w:space="0" w:color="D3D3D3"/>
              <w:right w:val="single" w:sz="0" w:space="0" w:color="D3D3D3"/>
            </w:tcBorders>
          </w:tcPr>
          <w:p w14:paraId="73181633" w14:textId="77777777" w:rsidR="00022B71" w:rsidRDefault="005B112A">
            <w:pPr>
              <w:keepNext/>
              <w:spacing w:after="60"/>
              <w:jc w:val="center"/>
            </w:pPr>
            <w:r>
              <w:rPr>
                <w:rFonts w:ascii="Calibri" w:hAnsi="Calibri"/>
                <w:sz w:val="20"/>
              </w:rPr>
              <w:t>8.5 (61)</w:t>
            </w:r>
          </w:p>
        </w:tc>
        <w:tc>
          <w:tcPr>
            <w:tcW w:w="0" w:type="auto"/>
            <w:tcBorders>
              <w:top w:val="single" w:sz="0" w:space="0" w:color="D3D3D3"/>
              <w:left w:val="single" w:sz="0" w:space="0" w:color="D3D3D3"/>
              <w:bottom w:val="single" w:sz="0" w:space="0" w:color="D3D3D3"/>
              <w:right w:val="single" w:sz="0" w:space="0" w:color="D3D3D3"/>
            </w:tcBorders>
          </w:tcPr>
          <w:p w14:paraId="7E189B3C" w14:textId="77777777" w:rsidR="00022B71" w:rsidRDefault="005B112A">
            <w:pPr>
              <w:keepNext/>
              <w:spacing w:after="60"/>
              <w:jc w:val="center"/>
            </w:pPr>
            <w:r>
              <w:rPr>
                <w:rFonts w:ascii="Calibri" w:hAnsi="Calibri"/>
                <w:sz w:val="20"/>
              </w:rPr>
              <w:t>7.9 (31)</w:t>
            </w:r>
          </w:p>
        </w:tc>
        <w:tc>
          <w:tcPr>
            <w:tcW w:w="0" w:type="auto"/>
            <w:tcBorders>
              <w:top w:val="single" w:sz="0" w:space="0" w:color="D3D3D3"/>
              <w:left w:val="single" w:sz="0" w:space="0" w:color="D3D3D3"/>
              <w:bottom w:val="single" w:sz="0" w:space="0" w:color="D3D3D3"/>
              <w:right w:val="single" w:sz="0" w:space="0" w:color="D3D3D3"/>
            </w:tcBorders>
          </w:tcPr>
          <w:p w14:paraId="11083E9E" w14:textId="77777777" w:rsidR="00022B71" w:rsidRDefault="005B112A">
            <w:pPr>
              <w:keepNext/>
              <w:spacing w:after="60"/>
              <w:jc w:val="center"/>
            </w:pPr>
            <w:r>
              <w:rPr>
                <w:rFonts w:ascii="Calibri" w:hAnsi="Calibri"/>
                <w:sz w:val="20"/>
              </w:rPr>
              <w:t>9.1 (30)</w:t>
            </w:r>
          </w:p>
        </w:tc>
        <w:tc>
          <w:tcPr>
            <w:tcW w:w="0" w:type="auto"/>
            <w:tcBorders>
              <w:top w:val="single" w:sz="0" w:space="0" w:color="D3D3D3"/>
              <w:left w:val="single" w:sz="0" w:space="0" w:color="D3D3D3"/>
              <w:bottom w:val="single" w:sz="0" w:space="0" w:color="D3D3D3"/>
              <w:right w:val="single" w:sz="0" w:space="0" w:color="D3D3D3"/>
            </w:tcBorders>
          </w:tcPr>
          <w:p w14:paraId="0456E395" w14:textId="77777777" w:rsidR="00022B71" w:rsidRDefault="00022B71">
            <w:pPr>
              <w:keepNext/>
              <w:spacing w:after="60"/>
              <w:jc w:val="center"/>
            </w:pPr>
          </w:p>
        </w:tc>
      </w:tr>
      <w:tr w:rsidR="00022B71" w14:paraId="6F9E852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88FF90" w14:textId="77777777" w:rsidR="00022B71" w:rsidRDefault="005B112A">
            <w:pPr>
              <w:keepNext/>
              <w:spacing w:after="60"/>
            </w:pPr>
            <w:r>
              <w:rPr>
                <w:rFonts w:ascii="Calibri" w:hAnsi="Calibri"/>
                <w:sz w:val="20"/>
              </w:rPr>
              <w:t>    Étudiant TPA S</w:t>
            </w:r>
          </w:p>
        </w:tc>
        <w:tc>
          <w:tcPr>
            <w:tcW w:w="0" w:type="auto"/>
            <w:tcBorders>
              <w:top w:val="single" w:sz="0" w:space="0" w:color="D3D3D3"/>
              <w:left w:val="single" w:sz="0" w:space="0" w:color="D3D3D3"/>
              <w:bottom w:val="single" w:sz="0" w:space="0" w:color="D3D3D3"/>
              <w:right w:val="single" w:sz="0" w:space="0" w:color="D3D3D3"/>
            </w:tcBorders>
          </w:tcPr>
          <w:p w14:paraId="09C0F50F" w14:textId="77777777" w:rsidR="00022B71" w:rsidRDefault="005B112A">
            <w:pPr>
              <w:keepNext/>
              <w:spacing w:after="60"/>
              <w:jc w:val="center"/>
            </w:pPr>
            <w:r>
              <w:rPr>
                <w:rFonts w:ascii="Calibri" w:hAnsi="Calibri"/>
                <w:sz w:val="20"/>
              </w:rPr>
              <w:t>0.5 (3)</w:t>
            </w:r>
          </w:p>
        </w:tc>
        <w:tc>
          <w:tcPr>
            <w:tcW w:w="0" w:type="auto"/>
            <w:tcBorders>
              <w:top w:val="single" w:sz="0" w:space="0" w:color="D3D3D3"/>
              <w:left w:val="single" w:sz="0" w:space="0" w:color="D3D3D3"/>
              <w:bottom w:val="single" w:sz="0" w:space="0" w:color="D3D3D3"/>
              <w:right w:val="single" w:sz="0" w:space="0" w:color="D3D3D3"/>
            </w:tcBorders>
          </w:tcPr>
          <w:p w14:paraId="4A85E756"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0E08B280"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7EB48D52" w14:textId="77777777" w:rsidR="00022B71" w:rsidRDefault="00022B71">
            <w:pPr>
              <w:keepNext/>
              <w:spacing w:after="60"/>
              <w:jc w:val="center"/>
            </w:pPr>
          </w:p>
        </w:tc>
      </w:tr>
      <w:tr w:rsidR="00022B71" w14:paraId="4AACCEE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77832" w14:textId="77777777" w:rsidR="00022B71" w:rsidRDefault="005B112A">
            <w:pPr>
              <w:keepNext/>
              <w:spacing w:after="60"/>
            </w:pPr>
            <w:r>
              <w:rPr>
                <w:rFonts w:ascii="Calibri" w:hAnsi="Calibri"/>
                <w:sz w:val="20"/>
              </w:rPr>
              <w:t>    Sans travail mais recherche</w:t>
            </w:r>
          </w:p>
        </w:tc>
        <w:tc>
          <w:tcPr>
            <w:tcW w:w="0" w:type="auto"/>
            <w:tcBorders>
              <w:top w:val="single" w:sz="0" w:space="0" w:color="D3D3D3"/>
              <w:left w:val="single" w:sz="0" w:space="0" w:color="D3D3D3"/>
              <w:bottom w:val="single" w:sz="0" w:space="0" w:color="D3D3D3"/>
              <w:right w:val="single" w:sz="0" w:space="0" w:color="D3D3D3"/>
            </w:tcBorders>
          </w:tcPr>
          <w:p w14:paraId="2F7AEB36" w14:textId="77777777" w:rsidR="00022B71" w:rsidRDefault="005B112A">
            <w:pPr>
              <w:keepNext/>
              <w:spacing w:after="60"/>
              <w:jc w:val="center"/>
            </w:pPr>
            <w:r>
              <w:rPr>
                <w:rFonts w:ascii="Calibri" w:hAnsi="Calibri"/>
                <w:sz w:val="20"/>
              </w:rPr>
              <w:t>3.1 (22)</w:t>
            </w:r>
          </w:p>
        </w:tc>
        <w:tc>
          <w:tcPr>
            <w:tcW w:w="0" w:type="auto"/>
            <w:tcBorders>
              <w:top w:val="single" w:sz="0" w:space="0" w:color="D3D3D3"/>
              <w:left w:val="single" w:sz="0" w:space="0" w:color="D3D3D3"/>
              <w:bottom w:val="single" w:sz="0" w:space="0" w:color="D3D3D3"/>
              <w:right w:val="single" w:sz="0" w:space="0" w:color="D3D3D3"/>
            </w:tcBorders>
          </w:tcPr>
          <w:p w14:paraId="199E3051" w14:textId="77777777" w:rsidR="00022B71" w:rsidRDefault="005B112A">
            <w:pPr>
              <w:keepNext/>
              <w:spacing w:after="60"/>
              <w:jc w:val="center"/>
            </w:pPr>
            <w:r>
              <w:rPr>
                <w:rFonts w:ascii="Calibri" w:hAnsi="Calibri"/>
                <w:sz w:val="20"/>
              </w:rPr>
              <w:t>3.1 (12)</w:t>
            </w:r>
          </w:p>
        </w:tc>
        <w:tc>
          <w:tcPr>
            <w:tcW w:w="0" w:type="auto"/>
            <w:tcBorders>
              <w:top w:val="single" w:sz="0" w:space="0" w:color="D3D3D3"/>
              <w:left w:val="single" w:sz="0" w:space="0" w:color="D3D3D3"/>
              <w:bottom w:val="single" w:sz="0" w:space="0" w:color="D3D3D3"/>
              <w:right w:val="single" w:sz="0" w:space="0" w:color="D3D3D3"/>
            </w:tcBorders>
          </w:tcPr>
          <w:p w14:paraId="64B041A8" w14:textId="77777777" w:rsidR="00022B71" w:rsidRDefault="005B112A">
            <w:pPr>
              <w:keepNext/>
              <w:spacing w:after="60"/>
              <w:jc w:val="center"/>
            </w:pPr>
            <w:r>
              <w:rPr>
                <w:rFonts w:ascii="Calibri" w:hAnsi="Calibri"/>
                <w:sz w:val="20"/>
              </w:rPr>
              <w:t>3.0 (10)</w:t>
            </w:r>
          </w:p>
        </w:tc>
        <w:tc>
          <w:tcPr>
            <w:tcW w:w="0" w:type="auto"/>
            <w:tcBorders>
              <w:top w:val="single" w:sz="0" w:space="0" w:color="D3D3D3"/>
              <w:left w:val="single" w:sz="0" w:space="0" w:color="D3D3D3"/>
              <w:bottom w:val="single" w:sz="0" w:space="0" w:color="D3D3D3"/>
              <w:right w:val="single" w:sz="0" w:space="0" w:color="D3D3D3"/>
            </w:tcBorders>
          </w:tcPr>
          <w:p w14:paraId="58D3A6A4" w14:textId="77777777" w:rsidR="00022B71" w:rsidRDefault="00022B71">
            <w:pPr>
              <w:keepNext/>
              <w:spacing w:after="60"/>
              <w:jc w:val="center"/>
            </w:pPr>
          </w:p>
        </w:tc>
      </w:tr>
      <w:tr w:rsidR="00022B71" w14:paraId="72A26E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8A27EB" w14:textId="77777777" w:rsidR="00022B71" w:rsidRDefault="005B112A">
            <w:pPr>
              <w:keepNext/>
              <w:spacing w:after="60"/>
            </w:pPr>
            <w:r>
              <w:rPr>
                <w:rFonts w:ascii="Calibri" w:hAnsi="Calibri"/>
                <w:sz w:val="20"/>
              </w:rPr>
              <w:t xml:space="preserve">    Sans </w:t>
            </w:r>
            <w:r>
              <w:rPr>
                <w:rFonts w:ascii="Calibri" w:hAnsi="Calibri"/>
                <w:sz w:val="20"/>
              </w:rPr>
              <w:t>travail sans recherche</w:t>
            </w:r>
          </w:p>
        </w:tc>
        <w:tc>
          <w:tcPr>
            <w:tcW w:w="0" w:type="auto"/>
            <w:tcBorders>
              <w:top w:val="single" w:sz="0" w:space="0" w:color="D3D3D3"/>
              <w:left w:val="single" w:sz="0" w:space="0" w:color="D3D3D3"/>
              <w:bottom w:val="single" w:sz="0" w:space="0" w:color="D3D3D3"/>
              <w:right w:val="single" w:sz="0" w:space="0" w:color="D3D3D3"/>
            </w:tcBorders>
          </w:tcPr>
          <w:p w14:paraId="692A3E75" w14:textId="77777777" w:rsidR="00022B71" w:rsidRDefault="005B112A">
            <w:pPr>
              <w:keepNext/>
              <w:spacing w:after="60"/>
              <w:jc w:val="center"/>
            </w:pPr>
            <w:r>
              <w:rPr>
                <w:rFonts w:ascii="Calibri" w:hAnsi="Calibri"/>
                <w:sz w:val="20"/>
              </w:rPr>
              <w:t>1.0 (7)</w:t>
            </w:r>
          </w:p>
        </w:tc>
        <w:tc>
          <w:tcPr>
            <w:tcW w:w="0" w:type="auto"/>
            <w:tcBorders>
              <w:top w:val="single" w:sz="0" w:space="0" w:color="D3D3D3"/>
              <w:left w:val="single" w:sz="0" w:space="0" w:color="D3D3D3"/>
              <w:bottom w:val="single" w:sz="0" w:space="0" w:color="D3D3D3"/>
              <w:right w:val="single" w:sz="0" w:space="0" w:color="D3D3D3"/>
            </w:tcBorders>
          </w:tcPr>
          <w:p w14:paraId="14AAF16A" w14:textId="77777777" w:rsidR="00022B71" w:rsidRDefault="005B112A">
            <w:pPr>
              <w:keepNext/>
              <w:spacing w:after="60"/>
              <w:jc w:val="center"/>
            </w:pPr>
            <w:r>
              <w:rPr>
                <w:rFonts w:ascii="Calibri" w:hAnsi="Calibri"/>
                <w:sz w:val="20"/>
              </w:rPr>
              <w:t>1.4 (5)</w:t>
            </w:r>
          </w:p>
        </w:tc>
        <w:tc>
          <w:tcPr>
            <w:tcW w:w="0" w:type="auto"/>
            <w:tcBorders>
              <w:top w:val="single" w:sz="0" w:space="0" w:color="D3D3D3"/>
              <w:left w:val="single" w:sz="0" w:space="0" w:color="D3D3D3"/>
              <w:bottom w:val="single" w:sz="0" w:space="0" w:color="D3D3D3"/>
              <w:right w:val="single" w:sz="0" w:space="0" w:color="D3D3D3"/>
            </w:tcBorders>
          </w:tcPr>
          <w:p w14:paraId="7CFC19FD" w14:textId="77777777" w:rsidR="00022B71" w:rsidRDefault="005B112A">
            <w:pPr>
              <w:keepNext/>
              <w:spacing w:after="60"/>
              <w:jc w:val="center"/>
            </w:pPr>
            <w:r>
              <w:rPr>
                <w:rFonts w:ascii="Calibri" w:hAnsi="Calibri"/>
                <w:sz w:val="20"/>
              </w:rPr>
              <w:t>0.5 (2)</w:t>
            </w:r>
          </w:p>
        </w:tc>
        <w:tc>
          <w:tcPr>
            <w:tcW w:w="0" w:type="auto"/>
            <w:tcBorders>
              <w:top w:val="single" w:sz="0" w:space="0" w:color="D3D3D3"/>
              <w:left w:val="single" w:sz="0" w:space="0" w:color="D3D3D3"/>
              <w:bottom w:val="single" w:sz="0" w:space="0" w:color="D3D3D3"/>
              <w:right w:val="single" w:sz="0" w:space="0" w:color="D3D3D3"/>
            </w:tcBorders>
          </w:tcPr>
          <w:p w14:paraId="6E7DFEBC" w14:textId="77777777" w:rsidR="00022B71" w:rsidRDefault="00022B71">
            <w:pPr>
              <w:keepNext/>
              <w:spacing w:after="60"/>
              <w:jc w:val="center"/>
            </w:pPr>
          </w:p>
        </w:tc>
      </w:tr>
      <w:tr w:rsidR="00022B71" w14:paraId="4D6247C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62F201" w14:textId="77777777" w:rsidR="00022B71" w:rsidRDefault="005B112A">
            <w:pPr>
              <w:keepNext/>
              <w:spacing w:after="60"/>
            </w:pPr>
            <w:r>
              <w:rPr>
                <w:rFonts w:ascii="Calibri" w:hAnsi="Calibri"/>
                <w:sz w:val="20"/>
              </w:rPr>
              <w:t>    Travail et études TPA</w:t>
            </w:r>
          </w:p>
        </w:tc>
        <w:tc>
          <w:tcPr>
            <w:tcW w:w="0" w:type="auto"/>
            <w:tcBorders>
              <w:top w:val="single" w:sz="0" w:space="0" w:color="D3D3D3"/>
              <w:left w:val="single" w:sz="0" w:space="0" w:color="D3D3D3"/>
              <w:bottom w:val="single" w:sz="0" w:space="0" w:color="D3D3D3"/>
              <w:right w:val="single" w:sz="0" w:space="0" w:color="D3D3D3"/>
            </w:tcBorders>
          </w:tcPr>
          <w:p w14:paraId="5AEB01E1" w14:textId="77777777" w:rsidR="00022B71" w:rsidRDefault="005B112A">
            <w:pPr>
              <w:keepNext/>
              <w:spacing w:after="60"/>
              <w:jc w:val="center"/>
            </w:pPr>
            <w:r>
              <w:rPr>
                <w:rFonts w:ascii="Calibri" w:hAnsi="Calibri"/>
                <w:sz w:val="20"/>
              </w:rPr>
              <w:t>0.9 (6)</w:t>
            </w:r>
          </w:p>
        </w:tc>
        <w:tc>
          <w:tcPr>
            <w:tcW w:w="0" w:type="auto"/>
            <w:tcBorders>
              <w:top w:val="single" w:sz="0" w:space="0" w:color="D3D3D3"/>
              <w:left w:val="single" w:sz="0" w:space="0" w:color="D3D3D3"/>
              <w:bottom w:val="single" w:sz="0" w:space="0" w:color="D3D3D3"/>
              <w:right w:val="single" w:sz="0" w:space="0" w:color="D3D3D3"/>
            </w:tcBorders>
          </w:tcPr>
          <w:p w14:paraId="04B3F5B3"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06E58928" w14:textId="77777777" w:rsidR="00022B71" w:rsidRDefault="005B112A">
            <w:pPr>
              <w:keepNext/>
              <w:spacing w:after="60"/>
              <w:jc w:val="center"/>
            </w:pPr>
            <w:r>
              <w:rPr>
                <w:rFonts w:ascii="Calibri" w:hAnsi="Calibri"/>
                <w:sz w:val="20"/>
              </w:rPr>
              <w:t>1.0 (3)</w:t>
            </w:r>
          </w:p>
        </w:tc>
        <w:tc>
          <w:tcPr>
            <w:tcW w:w="0" w:type="auto"/>
            <w:tcBorders>
              <w:top w:val="single" w:sz="0" w:space="0" w:color="D3D3D3"/>
              <w:left w:val="single" w:sz="0" w:space="0" w:color="D3D3D3"/>
              <w:bottom w:val="single" w:sz="0" w:space="0" w:color="D3D3D3"/>
              <w:right w:val="single" w:sz="0" w:space="0" w:color="D3D3D3"/>
            </w:tcBorders>
          </w:tcPr>
          <w:p w14:paraId="2ECB6EB1" w14:textId="77777777" w:rsidR="00022B71" w:rsidRDefault="00022B71">
            <w:pPr>
              <w:keepNext/>
              <w:spacing w:after="60"/>
              <w:jc w:val="center"/>
            </w:pPr>
          </w:p>
        </w:tc>
      </w:tr>
      <w:tr w:rsidR="00022B71" w14:paraId="418E94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678D94" w14:textId="77777777" w:rsidR="00022B71" w:rsidRDefault="005B112A">
            <w:pPr>
              <w:keepNext/>
              <w:spacing w:after="60"/>
            </w:pPr>
            <w:r>
              <w:rPr>
                <w:rFonts w:ascii="Calibri" w:hAnsi="Calibri"/>
                <w:sz w:val="20"/>
              </w:rPr>
              <w:t>    Travail PTL études TPA</w:t>
            </w:r>
          </w:p>
        </w:tc>
        <w:tc>
          <w:tcPr>
            <w:tcW w:w="0" w:type="auto"/>
            <w:tcBorders>
              <w:top w:val="single" w:sz="0" w:space="0" w:color="D3D3D3"/>
              <w:left w:val="single" w:sz="0" w:space="0" w:color="D3D3D3"/>
              <w:bottom w:val="single" w:sz="0" w:space="0" w:color="D3D3D3"/>
              <w:right w:val="single" w:sz="0" w:space="0" w:color="D3D3D3"/>
            </w:tcBorders>
          </w:tcPr>
          <w:p w14:paraId="75AF5821" w14:textId="77777777" w:rsidR="00022B71" w:rsidRDefault="005B112A">
            <w:pPr>
              <w:keepNext/>
              <w:spacing w:after="60"/>
              <w:jc w:val="center"/>
            </w:pPr>
            <w:r>
              <w:rPr>
                <w:rFonts w:ascii="Calibri" w:hAnsi="Calibri"/>
                <w:sz w:val="20"/>
              </w:rPr>
              <w:t>6.3 (45)</w:t>
            </w:r>
          </w:p>
        </w:tc>
        <w:tc>
          <w:tcPr>
            <w:tcW w:w="0" w:type="auto"/>
            <w:tcBorders>
              <w:top w:val="single" w:sz="0" w:space="0" w:color="D3D3D3"/>
              <w:left w:val="single" w:sz="0" w:space="0" w:color="D3D3D3"/>
              <w:bottom w:val="single" w:sz="0" w:space="0" w:color="D3D3D3"/>
              <w:right w:val="single" w:sz="0" w:space="0" w:color="D3D3D3"/>
            </w:tcBorders>
          </w:tcPr>
          <w:p w14:paraId="62D4E35F" w14:textId="77777777" w:rsidR="00022B71" w:rsidRDefault="005B112A">
            <w:pPr>
              <w:keepNext/>
              <w:spacing w:after="60"/>
              <w:jc w:val="center"/>
            </w:pPr>
            <w:r>
              <w:rPr>
                <w:rFonts w:ascii="Calibri" w:hAnsi="Calibri"/>
                <w:sz w:val="20"/>
              </w:rPr>
              <w:t>6.3 (25)</w:t>
            </w:r>
          </w:p>
        </w:tc>
        <w:tc>
          <w:tcPr>
            <w:tcW w:w="0" w:type="auto"/>
            <w:tcBorders>
              <w:top w:val="single" w:sz="0" w:space="0" w:color="D3D3D3"/>
              <w:left w:val="single" w:sz="0" w:space="0" w:color="D3D3D3"/>
              <w:bottom w:val="single" w:sz="0" w:space="0" w:color="D3D3D3"/>
              <w:right w:val="single" w:sz="0" w:space="0" w:color="D3D3D3"/>
            </w:tcBorders>
          </w:tcPr>
          <w:p w14:paraId="1C23973E" w14:textId="77777777" w:rsidR="00022B71" w:rsidRDefault="005B112A">
            <w:pPr>
              <w:keepNext/>
              <w:spacing w:after="60"/>
              <w:jc w:val="center"/>
            </w:pPr>
            <w:r>
              <w:rPr>
                <w:rFonts w:ascii="Calibri" w:hAnsi="Calibri"/>
                <w:sz w:val="20"/>
              </w:rPr>
              <w:t>6.3 (20)</w:t>
            </w:r>
          </w:p>
        </w:tc>
        <w:tc>
          <w:tcPr>
            <w:tcW w:w="0" w:type="auto"/>
            <w:tcBorders>
              <w:top w:val="single" w:sz="0" w:space="0" w:color="D3D3D3"/>
              <w:left w:val="single" w:sz="0" w:space="0" w:color="D3D3D3"/>
              <w:bottom w:val="single" w:sz="0" w:space="0" w:color="D3D3D3"/>
              <w:right w:val="single" w:sz="0" w:space="0" w:color="D3D3D3"/>
            </w:tcBorders>
          </w:tcPr>
          <w:p w14:paraId="1C6DF64C" w14:textId="77777777" w:rsidR="00022B71" w:rsidRDefault="00022B71">
            <w:pPr>
              <w:keepNext/>
              <w:spacing w:after="60"/>
              <w:jc w:val="center"/>
            </w:pPr>
          </w:p>
        </w:tc>
      </w:tr>
      <w:tr w:rsidR="00022B71" w14:paraId="39DB175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D4A920" w14:textId="77777777" w:rsidR="00022B71" w:rsidRDefault="005B112A">
            <w:pPr>
              <w:keepNext/>
              <w:spacing w:after="60"/>
            </w:pPr>
            <w:r>
              <w:rPr>
                <w:rFonts w:ascii="Calibri" w:hAnsi="Calibri"/>
                <w:sz w:val="20"/>
              </w:rPr>
              <w:t>    Travail TPA études PTL</w:t>
            </w:r>
          </w:p>
        </w:tc>
        <w:tc>
          <w:tcPr>
            <w:tcW w:w="0" w:type="auto"/>
            <w:tcBorders>
              <w:top w:val="single" w:sz="0" w:space="0" w:color="D3D3D3"/>
              <w:left w:val="single" w:sz="0" w:space="0" w:color="D3D3D3"/>
              <w:bottom w:val="single" w:sz="0" w:space="0" w:color="D3D3D3"/>
              <w:right w:val="single" w:sz="0" w:space="0" w:color="D3D3D3"/>
            </w:tcBorders>
          </w:tcPr>
          <w:p w14:paraId="1A68F7E2" w14:textId="77777777" w:rsidR="00022B71" w:rsidRDefault="005B112A">
            <w:pPr>
              <w:keepNext/>
              <w:spacing w:after="60"/>
              <w:jc w:val="center"/>
            </w:pPr>
            <w:r>
              <w:rPr>
                <w:rFonts w:ascii="Calibri" w:hAnsi="Calibri"/>
                <w:sz w:val="20"/>
              </w:rPr>
              <w:t>15.1 (108)</w:t>
            </w:r>
          </w:p>
        </w:tc>
        <w:tc>
          <w:tcPr>
            <w:tcW w:w="0" w:type="auto"/>
            <w:tcBorders>
              <w:top w:val="single" w:sz="0" w:space="0" w:color="D3D3D3"/>
              <w:left w:val="single" w:sz="0" w:space="0" w:color="D3D3D3"/>
              <w:bottom w:val="single" w:sz="0" w:space="0" w:color="D3D3D3"/>
              <w:right w:val="single" w:sz="0" w:space="0" w:color="D3D3D3"/>
            </w:tcBorders>
          </w:tcPr>
          <w:p w14:paraId="47FA68FA" w14:textId="77777777" w:rsidR="00022B71" w:rsidRDefault="005B112A">
            <w:pPr>
              <w:keepNext/>
              <w:spacing w:after="60"/>
              <w:jc w:val="center"/>
            </w:pPr>
            <w:r>
              <w:rPr>
                <w:rFonts w:ascii="Calibri" w:hAnsi="Calibri"/>
                <w:sz w:val="20"/>
              </w:rPr>
              <w:t>16.8 (66)</w:t>
            </w:r>
          </w:p>
        </w:tc>
        <w:tc>
          <w:tcPr>
            <w:tcW w:w="0" w:type="auto"/>
            <w:tcBorders>
              <w:top w:val="single" w:sz="0" w:space="0" w:color="D3D3D3"/>
              <w:left w:val="single" w:sz="0" w:space="0" w:color="D3D3D3"/>
              <w:bottom w:val="single" w:sz="0" w:space="0" w:color="D3D3D3"/>
              <w:right w:val="single" w:sz="0" w:space="0" w:color="D3D3D3"/>
            </w:tcBorders>
          </w:tcPr>
          <w:p w14:paraId="6C9A0A6C" w14:textId="77777777" w:rsidR="00022B71" w:rsidRDefault="005B112A">
            <w:pPr>
              <w:keepNext/>
              <w:spacing w:after="60"/>
              <w:jc w:val="center"/>
            </w:pPr>
            <w:r>
              <w:rPr>
                <w:rFonts w:ascii="Calibri" w:hAnsi="Calibri"/>
                <w:sz w:val="20"/>
              </w:rPr>
              <w:t>13.0 (42)</w:t>
            </w:r>
          </w:p>
        </w:tc>
        <w:tc>
          <w:tcPr>
            <w:tcW w:w="0" w:type="auto"/>
            <w:tcBorders>
              <w:top w:val="single" w:sz="0" w:space="0" w:color="D3D3D3"/>
              <w:left w:val="single" w:sz="0" w:space="0" w:color="D3D3D3"/>
              <w:bottom w:val="single" w:sz="0" w:space="0" w:color="D3D3D3"/>
              <w:right w:val="single" w:sz="0" w:space="0" w:color="D3D3D3"/>
            </w:tcBorders>
          </w:tcPr>
          <w:p w14:paraId="6C8EB5A3" w14:textId="77777777" w:rsidR="00022B71" w:rsidRDefault="00022B71">
            <w:pPr>
              <w:keepNext/>
              <w:spacing w:after="60"/>
              <w:jc w:val="center"/>
            </w:pPr>
          </w:p>
        </w:tc>
      </w:tr>
      <w:tr w:rsidR="00022B71" w14:paraId="7CF794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1B3874" w14:textId="77777777" w:rsidR="00022B71" w:rsidRDefault="005B112A">
            <w:pPr>
              <w:keepNext/>
              <w:spacing w:after="60"/>
            </w:pPr>
            <w:r>
              <w:rPr>
                <w:rFonts w:ascii="Calibri" w:hAnsi="Calibri"/>
                <w:sz w:val="20"/>
              </w:rPr>
              <w:t>    Travail TPA S</w:t>
            </w:r>
          </w:p>
        </w:tc>
        <w:tc>
          <w:tcPr>
            <w:tcW w:w="0" w:type="auto"/>
            <w:tcBorders>
              <w:top w:val="single" w:sz="0" w:space="0" w:color="D3D3D3"/>
              <w:left w:val="single" w:sz="0" w:space="0" w:color="D3D3D3"/>
              <w:bottom w:val="single" w:sz="0" w:space="0" w:color="D3D3D3"/>
              <w:right w:val="single" w:sz="0" w:space="0" w:color="D3D3D3"/>
            </w:tcBorders>
          </w:tcPr>
          <w:p w14:paraId="2051776F" w14:textId="77777777" w:rsidR="00022B71" w:rsidRDefault="005B112A">
            <w:pPr>
              <w:keepNext/>
              <w:spacing w:after="60"/>
              <w:jc w:val="center"/>
            </w:pPr>
            <w:r>
              <w:rPr>
                <w:rFonts w:ascii="Calibri" w:hAnsi="Calibri"/>
                <w:sz w:val="20"/>
              </w:rPr>
              <w:t>4.9 (35)</w:t>
            </w:r>
          </w:p>
        </w:tc>
        <w:tc>
          <w:tcPr>
            <w:tcW w:w="0" w:type="auto"/>
            <w:tcBorders>
              <w:top w:val="single" w:sz="0" w:space="0" w:color="D3D3D3"/>
              <w:left w:val="single" w:sz="0" w:space="0" w:color="D3D3D3"/>
              <w:bottom w:val="single" w:sz="0" w:space="0" w:color="D3D3D3"/>
              <w:right w:val="single" w:sz="0" w:space="0" w:color="D3D3D3"/>
            </w:tcBorders>
          </w:tcPr>
          <w:p w14:paraId="705FA720" w14:textId="77777777" w:rsidR="00022B71" w:rsidRDefault="005B112A">
            <w:pPr>
              <w:keepNext/>
              <w:spacing w:after="60"/>
              <w:jc w:val="center"/>
            </w:pPr>
            <w:r>
              <w:rPr>
                <w:rFonts w:ascii="Calibri" w:hAnsi="Calibri"/>
                <w:sz w:val="20"/>
              </w:rPr>
              <w:t>5.2 (21)</w:t>
            </w:r>
          </w:p>
        </w:tc>
        <w:tc>
          <w:tcPr>
            <w:tcW w:w="0" w:type="auto"/>
            <w:tcBorders>
              <w:top w:val="single" w:sz="0" w:space="0" w:color="D3D3D3"/>
              <w:left w:val="single" w:sz="0" w:space="0" w:color="D3D3D3"/>
              <w:bottom w:val="single" w:sz="0" w:space="0" w:color="D3D3D3"/>
              <w:right w:val="single" w:sz="0" w:space="0" w:color="D3D3D3"/>
            </w:tcBorders>
          </w:tcPr>
          <w:p w14:paraId="209B739C" w14:textId="77777777" w:rsidR="00022B71" w:rsidRDefault="005B112A">
            <w:pPr>
              <w:keepNext/>
              <w:spacing w:after="60"/>
              <w:jc w:val="center"/>
            </w:pPr>
            <w:r>
              <w:rPr>
                <w:rFonts w:ascii="Calibri" w:hAnsi="Calibri"/>
                <w:sz w:val="20"/>
              </w:rPr>
              <w:t>4.5 (15)</w:t>
            </w:r>
          </w:p>
        </w:tc>
        <w:tc>
          <w:tcPr>
            <w:tcW w:w="0" w:type="auto"/>
            <w:tcBorders>
              <w:top w:val="single" w:sz="0" w:space="0" w:color="D3D3D3"/>
              <w:left w:val="single" w:sz="0" w:space="0" w:color="D3D3D3"/>
              <w:bottom w:val="single" w:sz="0" w:space="0" w:color="D3D3D3"/>
              <w:right w:val="single" w:sz="0" w:space="0" w:color="D3D3D3"/>
            </w:tcBorders>
          </w:tcPr>
          <w:p w14:paraId="06AEDA41" w14:textId="77777777" w:rsidR="00022B71" w:rsidRDefault="00022B71">
            <w:pPr>
              <w:keepNext/>
              <w:spacing w:after="60"/>
              <w:jc w:val="center"/>
            </w:pPr>
          </w:p>
        </w:tc>
      </w:tr>
      <w:tr w:rsidR="00022B71" w14:paraId="06CD9D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F6B506" w14:textId="77777777" w:rsidR="00022B71" w:rsidRDefault="005B112A">
            <w:pPr>
              <w:keepNext/>
              <w:spacing w:after="60"/>
            </w:pPr>
            <w:r>
              <w:rPr>
                <w:rFonts w:ascii="Calibri" w:hAnsi="Calibri"/>
                <w:sz w:val="20"/>
              </w:rPr>
              <w:t>    Travail TPL S</w:t>
            </w:r>
          </w:p>
        </w:tc>
        <w:tc>
          <w:tcPr>
            <w:tcW w:w="0" w:type="auto"/>
            <w:tcBorders>
              <w:top w:val="single" w:sz="0" w:space="0" w:color="D3D3D3"/>
              <w:left w:val="single" w:sz="0" w:space="0" w:color="D3D3D3"/>
              <w:bottom w:val="single" w:sz="0" w:space="0" w:color="D3D3D3"/>
              <w:right w:val="single" w:sz="0" w:space="0" w:color="D3D3D3"/>
            </w:tcBorders>
          </w:tcPr>
          <w:p w14:paraId="538B70FC" w14:textId="77777777" w:rsidR="00022B71" w:rsidRDefault="005B112A">
            <w:pPr>
              <w:keepNext/>
              <w:spacing w:after="60"/>
              <w:jc w:val="center"/>
            </w:pPr>
            <w:r>
              <w:rPr>
                <w:rFonts w:ascii="Calibri" w:hAnsi="Calibri"/>
                <w:sz w:val="20"/>
              </w:rPr>
              <w:t>56.1 (402)</w:t>
            </w:r>
          </w:p>
        </w:tc>
        <w:tc>
          <w:tcPr>
            <w:tcW w:w="0" w:type="auto"/>
            <w:tcBorders>
              <w:top w:val="single" w:sz="0" w:space="0" w:color="D3D3D3"/>
              <w:left w:val="single" w:sz="0" w:space="0" w:color="D3D3D3"/>
              <w:bottom w:val="single" w:sz="0" w:space="0" w:color="D3D3D3"/>
              <w:right w:val="single" w:sz="0" w:space="0" w:color="D3D3D3"/>
            </w:tcBorders>
          </w:tcPr>
          <w:p w14:paraId="277A4A2A" w14:textId="77777777" w:rsidR="00022B71" w:rsidRDefault="005B112A">
            <w:pPr>
              <w:keepNext/>
              <w:spacing w:after="60"/>
              <w:jc w:val="center"/>
            </w:pPr>
            <w:r>
              <w:rPr>
                <w:rFonts w:ascii="Calibri" w:hAnsi="Calibri"/>
                <w:sz w:val="20"/>
              </w:rPr>
              <w:t>55.5 (218)</w:t>
            </w:r>
          </w:p>
        </w:tc>
        <w:tc>
          <w:tcPr>
            <w:tcW w:w="0" w:type="auto"/>
            <w:tcBorders>
              <w:top w:val="single" w:sz="0" w:space="0" w:color="D3D3D3"/>
              <w:left w:val="single" w:sz="0" w:space="0" w:color="D3D3D3"/>
              <w:bottom w:val="single" w:sz="0" w:space="0" w:color="D3D3D3"/>
              <w:right w:val="single" w:sz="0" w:space="0" w:color="D3D3D3"/>
            </w:tcBorders>
          </w:tcPr>
          <w:p w14:paraId="197C0633" w14:textId="77777777" w:rsidR="00022B71" w:rsidRDefault="005B112A">
            <w:pPr>
              <w:keepNext/>
              <w:spacing w:after="60"/>
              <w:jc w:val="center"/>
            </w:pPr>
            <w:r>
              <w:rPr>
                <w:rFonts w:ascii="Calibri" w:hAnsi="Calibri"/>
                <w:sz w:val="20"/>
              </w:rPr>
              <w:t>57.0 (184)</w:t>
            </w:r>
          </w:p>
        </w:tc>
        <w:tc>
          <w:tcPr>
            <w:tcW w:w="0" w:type="auto"/>
            <w:tcBorders>
              <w:top w:val="single" w:sz="0" w:space="0" w:color="D3D3D3"/>
              <w:left w:val="single" w:sz="0" w:space="0" w:color="D3D3D3"/>
              <w:bottom w:val="single" w:sz="0" w:space="0" w:color="D3D3D3"/>
              <w:right w:val="single" w:sz="0" w:space="0" w:color="D3D3D3"/>
            </w:tcBorders>
          </w:tcPr>
          <w:p w14:paraId="46069D4E" w14:textId="77777777" w:rsidR="00022B71" w:rsidRDefault="00022B71">
            <w:pPr>
              <w:keepNext/>
              <w:spacing w:after="60"/>
              <w:jc w:val="center"/>
            </w:pPr>
          </w:p>
        </w:tc>
      </w:tr>
      <w:tr w:rsidR="00022B71" w14:paraId="755E8D9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2C24A8" w14:textId="77777777" w:rsidR="00022B71" w:rsidRDefault="005B112A">
            <w:pPr>
              <w:keepNext/>
              <w:spacing w:after="60"/>
            </w:pPr>
            <w:r>
              <w:rPr>
                <w:rFonts w:ascii="Calibri" w:hAnsi="Calibri"/>
                <w:sz w:val="20"/>
              </w:rPr>
              <w:t>Revenu_annuel_du_repondant</w:t>
            </w:r>
          </w:p>
        </w:tc>
        <w:tc>
          <w:tcPr>
            <w:tcW w:w="0" w:type="auto"/>
            <w:tcBorders>
              <w:top w:val="single" w:sz="0" w:space="0" w:color="D3D3D3"/>
              <w:left w:val="single" w:sz="0" w:space="0" w:color="D3D3D3"/>
              <w:bottom w:val="single" w:sz="0" w:space="0" w:color="D3D3D3"/>
              <w:right w:val="single" w:sz="0" w:space="0" w:color="D3D3D3"/>
            </w:tcBorders>
          </w:tcPr>
          <w:p w14:paraId="4D8710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97C0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B807D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115E61" w14:textId="77777777" w:rsidR="00022B71" w:rsidRDefault="005B112A">
            <w:pPr>
              <w:keepNext/>
              <w:spacing w:after="60"/>
              <w:jc w:val="center"/>
            </w:pPr>
            <w:r>
              <w:rPr>
                <w:rFonts w:ascii="Calibri" w:hAnsi="Calibri"/>
                <w:sz w:val="20"/>
              </w:rPr>
              <w:t>0.7</w:t>
            </w:r>
          </w:p>
        </w:tc>
      </w:tr>
      <w:tr w:rsidR="00022B71" w14:paraId="7EF163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A0E2E" w14:textId="77777777" w:rsidR="00022B71" w:rsidRDefault="005B112A">
            <w:pPr>
              <w:keepNext/>
              <w:spacing w:after="60"/>
            </w:pPr>
            <w:r>
              <w:rPr>
                <w:rFonts w:ascii="Calibri" w:hAnsi="Calibri"/>
                <w:sz w:val="20"/>
              </w:rPr>
              <w:t>    70,000$ et plus</w:t>
            </w:r>
          </w:p>
        </w:tc>
        <w:tc>
          <w:tcPr>
            <w:tcW w:w="0" w:type="auto"/>
            <w:tcBorders>
              <w:top w:val="single" w:sz="0" w:space="0" w:color="D3D3D3"/>
              <w:left w:val="single" w:sz="0" w:space="0" w:color="D3D3D3"/>
              <w:bottom w:val="single" w:sz="0" w:space="0" w:color="D3D3D3"/>
              <w:right w:val="single" w:sz="0" w:space="0" w:color="D3D3D3"/>
            </w:tcBorders>
          </w:tcPr>
          <w:p w14:paraId="4AAEC32B" w14:textId="77777777" w:rsidR="00022B71" w:rsidRDefault="005B112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2D8214E6" w14:textId="77777777" w:rsidR="00022B71" w:rsidRDefault="005B112A">
            <w:pPr>
              <w:keepNext/>
              <w:spacing w:after="60"/>
              <w:jc w:val="center"/>
            </w:pPr>
            <w:r>
              <w:rPr>
                <w:rFonts w:ascii="Calibri" w:hAnsi="Calibri"/>
                <w:sz w:val="20"/>
              </w:rPr>
              <w:t>19.2 (76)</w:t>
            </w:r>
          </w:p>
        </w:tc>
        <w:tc>
          <w:tcPr>
            <w:tcW w:w="0" w:type="auto"/>
            <w:tcBorders>
              <w:top w:val="single" w:sz="0" w:space="0" w:color="D3D3D3"/>
              <w:left w:val="single" w:sz="0" w:space="0" w:color="D3D3D3"/>
              <w:bottom w:val="single" w:sz="0" w:space="0" w:color="D3D3D3"/>
              <w:right w:val="single" w:sz="0" w:space="0" w:color="D3D3D3"/>
            </w:tcBorders>
          </w:tcPr>
          <w:p w14:paraId="726891F2" w14:textId="77777777" w:rsidR="00022B71" w:rsidRDefault="005B112A">
            <w:pPr>
              <w:keepNext/>
              <w:spacing w:after="60"/>
              <w:jc w:val="center"/>
            </w:pPr>
            <w:r>
              <w:rPr>
                <w:rFonts w:ascii="Calibri" w:hAnsi="Calibri"/>
                <w:sz w:val="20"/>
              </w:rPr>
              <w:t>21.4 (70)</w:t>
            </w:r>
          </w:p>
        </w:tc>
        <w:tc>
          <w:tcPr>
            <w:tcW w:w="0" w:type="auto"/>
            <w:tcBorders>
              <w:top w:val="single" w:sz="0" w:space="0" w:color="D3D3D3"/>
              <w:left w:val="single" w:sz="0" w:space="0" w:color="D3D3D3"/>
              <w:bottom w:val="single" w:sz="0" w:space="0" w:color="D3D3D3"/>
              <w:right w:val="single" w:sz="0" w:space="0" w:color="D3D3D3"/>
            </w:tcBorders>
          </w:tcPr>
          <w:p w14:paraId="30B3DB50" w14:textId="77777777" w:rsidR="00022B71" w:rsidRDefault="00022B71">
            <w:pPr>
              <w:keepNext/>
              <w:spacing w:after="60"/>
              <w:jc w:val="center"/>
            </w:pPr>
          </w:p>
        </w:tc>
      </w:tr>
      <w:tr w:rsidR="00022B71" w14:paraId="778B54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77A540" w14:textId="77777777" w:rsidR="00022B71" w:rsidRDefault="005B112A">
            <w:pPr>
              <w:keepNext/>
              <w:spacing w:after="60"/>
            </w:pPr>
            <w:r>
              <w:rPr>
                <w:rFonts w:ascii="Calibri" w:hAnsi="Calibri"/>
                <w:sz w:val="20"/>
              </w:rPr>
              <w:t>    De 10,000$ à 19,999$</w:t>
            </w:r>
          </w:p>
        </w:tc>
        <w:tc>
          <w:tcPr>
            <w:tcW w:w="0" w:type="auto"/>
            <w:tcBorders>
              <w:top w:val="single" w:sz="0" w:space="0" w:color="D3D3D3"/>
              <w:left w:val="single" w:sz="0" w:space="0" w:color="D3D3D3"/>
              <w:bottom w:val="single" w:sz="0" w:space="0" w:color="D3D3D3"/>
              <w:right w:val="single" w:sz="0" w:space="0" w:color="D3D3D3"/>
            </w:tcBorders>
          </w:tcPr>
          <w:p w14:paraId="420B3655" w14:textId="77777777" w:rsidR="00022B71" w:rsidRDefault="005B112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4330298E" w14:textId="77777777" w:rsidR="00022B71" w:rsidRDefault="005B112A">
            <w:pPr>
              <w:keepNext/>
              <w:spacing w:after="60"/>
              <w:jc w:val="center"/>
            </w:pPr>
            <w:r>
              <w:rPr>
                <w:rFonts w:ascii="Calibri" w:hAnsi="Calibri"/>
                <w:sz w:val="20"/>
              </w:rPr>
              <w:t>12.0 (47)</w:t>
            </w:r>
          </w:p>
        </w:tc>
        <w:tc>
          <w:tcPr>
            <w:tcW w:w="0" w:type="auto"/>
            <w:tcBorders>
              <w:top w:val="single" w:sz="0" w:space="0" w:color="D3D3D3"/>
              <w:left w:val="single" w:sz="0" w:space="0" w:color="D3D3D3"/>
              <w:bottom w:val="single" w:sz="0" w:space="0" w:color="D3D3D3"/>
              <w:right w:val="single" w:sz="0" w:space="0" w:color="D3D3D3"/>
            </w:tcBorders>
          </w:tcPr>
          <w:p w14:paraId="29B6FBC9" w14:textId="77777777" w:rsidR="00022B71" w:rsidRDefault="005B112A">
            <w:pPr>
              <w:keepNext/>
              <w:spacing w:after="60"/>
              <w:jc w:val="center"/>
            </w:pPr>
            <w:r>
              <w:rPr>
                <w:rFonts w:ascii="Calibri" w:hAnsi="Calibri"/>
                <w:sz w:val="20"/>
              </w:rPr>
              <w:t>11.9 (39)</w:t>
            </w:r>
          </w:p>
        </w:tc>
        <w:tc>
          <w:tcPr>
            <w:tcW w:w="0" w:type="auto"/>
            <w:tcBorders>
              <w:top w:val="single" w:sz="0" w:space="0" w:color="D3D3D3"/>
              <w:left w:val="single" w:sz="0" w:space="0" w:color="D3D3D3"/>
              <w:bottom w:val="single" w:sz="0" w:space="0" w:color="D3D3D3"/>
              <w:right w:val="single" w:sz="0" w:space="0" w:color="D3D3D3"/>
            </w:tcBorders>
          </w:tcPr>
          <w:p w14:paraId="6BE627A2" w14:textId="77777777" w:rsidR="00022B71" w:rsidRDefault="00022B71">
            <w:pPr>
              <w:keepNext/>
              <w:spacing w:after="60"/>
              <w:jc w:val="center"/>
            </w:pPr>
          </w:p>
        </w:tc>
      </w:tr>
      <w:tr w:rsidR="00022B71" w14:paraId="51F669F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480703" w14:textId="77777777" w:rsidR="00022B71" w:rsidRDefault="005B112A">
            <w:pPr>
              <w:keepNext/>
              <w:spacing w:after="60"/>
            </w:pPr>
            <w:r>
              <w:rPr>
                <w:rFonts w:ascii="Calibri" w:hAnsi="Calibri"/>
                <w:sz w:val="20"/>
              </w:rPr>
              <w:t>    De 20,000$ à 29,999$</w:t>
            </w:r>
          </w:p>
        </w:tc>
        <w:tc>
          <w:tcPr>
            <w:tcW w:w="0" w:type="auto"/>
            <w:tcBorders>
              <w:top w:val="single" w:sz="0" w:space="0" w:color="D3D3D3"/>
              <w:left w:val="single" w:sz="0" w:space="0" w:color="D3D3D3"/>
              <w:bottom w:val="single" w:sz="0" w:space="0" w:color="D3D3D3"/>
              <w:right w:val="single" w:sz="0" w:space="0" w:color="D3D3D3"/>
            </w:tcBorders>
          </w:tcPr>
          <w:p w14:paraId="6141D23C"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352B20F6" w14:textId="77777777" w:rsidR="00022B71" w:rsidRDefault="005B112A">
            <w:pPr>
              <w:keepNext/>
              <w:spacing w:after="60"/>
              <w:jc w:val="center"/>
            </w:pPr>
            <w:r>
              <w:rPr>
                <w:rFonts w:ascii="Calibri" w:hAnsi="Calibri"/>
                <w:sz w:val="20"/>
              </w:rPr>
              <w:t xml:space="preserve">11.3 </w:t>
            </w: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529C5D0D" w14:textId="77777777" w:rsidR="00022B71" w:rsidRDefault="005B112A">
            <w:pPr>
              <w:keepNext/>
              <w:spacing w:after="60"/>
              <w:jc w:val="center"/>
            </w:pPr>
            <w:r>
              <w:rPr>
                <w:rFonts w:ascii="Calibri" w:hAnsi="Calibri"/>
                <w:sz w:val="20"/>
              </w:rPr>
              <w:t>9.2 (30)</w:t>
            </w:r>
          </w:p>
        </w:tc>
        <w:tc>
          <w:tcPr>
            <w:tcW w:w="0" w:type="auto"/>
            <w:tcBorders>
              <w:top w:val="single" w:sz="0" w:space="0" w:color="D3D3D3"/>
              <w:left w:val="single" w:sz="0" w:space="0" w:color="D3D3D3"/>
              <w:bottom w:val="single" w:sz="0" w:space="0" w:color="D3D3D3"/>
              <w:right w:val="single" w:sz="0" w:space="0" w:color="D3D3D3"/>
            </w:tcBorders>
          </w:tcPr>
          <w:p w14:paraId="53AA93D6" w14:textId="77777777" w:rsidR="00022B71" w:rsidRDefault="00022B71">
            <w:pPr>
              <w:keepNext/>
              <w:spacing w:after="60"/>
              <w:jc w:val="center"/>
            </w:pPr>
          </w:p>
        </w:tc>
      </w:tr>
      <w:tr w:rsidR="00022B71" w14:paraId="6642F2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4BC773" w14:textId="77777777" w:rsidR="00022B71" w:rsidRDefault="005B112A">
            <w:pPr>
              <w:keepNext/>
              <w:spacing w:after="60"/>
            </w:pPr>
            <w:r>
              <w:rPr>
                <w:rFonts w:ascii="Calibri" w:hAnsi="Calibri"/>
                <w:sz w:val="20"/>
              </w:rPr>
              <w:t>    De 30,000$ à 39,999$</w:t>
            </w:r>
          </w:p>
        </w:tc>
        <w:tc>
          <w:tcPr>
            <w:tcW w:w="0" w:type="auto"/>
            <w:tcBorders>
              <w:top w:val="single" w:sz="0" w:space="0" w:color="D3D3D3"/>
              <w:left w:val="single" w:sz="0" w:space="0" w:color="D3D3D3"/>
              <w:bottom w:val="single" w:sz="0" w:space="0" w:color="D3D3D3"/>
              <w:right w:val="single" w:sz="0" w:space="0" w:color="D3D3D3"/>
            </w:tcBorders>
          </w:tcPr>
          <w:p w14:paraId="772F72BF" w14:textId="77777777" w:rsidR="00022B71" w:rsidRDefault="005B112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7251FFD8" w14:textId="77777777" w:rsidR="00022B71" w:rsidRDefault="005B112A">
            <w:pPr>
              <w:keepNext/>
              <w:spacing w:after="60"/>
              <w:jc w:val="center"/>
            </w:pPr>
            <w:r>
              <w:rPr>
                <w:rFonts w:ascii="Calibri" w:hAnsi="Calibri"/>
                <w:sz w:val="20"/>
              </w:rPr>
              <w:t>7.2 (28)</w:t>
            </w:r>
          </w:p>
        </w:tc>
        <w:tc>
          <w:tcPr>
            <w:tcW w:w="0" w:type="auto"/>
            <w:tcBorders>
              <w:top w:val="single" w:sz="0" w:space="0" w:color="D3D3D3"/>
              <w:left w:val="single" w:sz="0" w:space="0" w:color="D3D3D3"/>
              <w:bottom w:val="single" w:sz="0" w:space="0" w:color="D3D3D3"/>
              <w:right w:val="single" w:sz="0" w:space="0" w:color="D3D3D3"/>
            </w:tcBorders>
          </w:tcPr>
          <w:p w14:paraId="4ED1086A" w14:textId="77777777" w:rsidR="00022B71" w:rsidRDefault="005B112A">
            <w:pPr>
              <w:keepNext/>
              <w:spacing w:after="60"/>
              <w:jc w:val="center"/>
            </w:pPr>
            <w:r>
              <w:rPr>
                <w:rFonts w:ascii="Calibri" w:hAnsi="Calibri"/>
                <w:sz w:val="20"/>
              </w:rPr>
              <w:t>8.3 (27)</w:t>
            </w:r>
          </w:p>
        </w:tc>
        <w:tc>
          <w:tcPr>
            <w:tcW w:w="0" w:type="auto"/>
            <w:tcBorders>
              <w:top w:val="single" w:sz="0" w:space="0" w:color="D3D3D3"/>
              <w:left w:val="single" w:sz="0" w:space="0" w:color="D3D3D3"/>
              <w:bottom w:val="single" w:sz="0" w:space="0" w:color="D3D3D3"/>
              <w:right w:val="single" w:sz="0" w:space="0" w:color="D3D3D3"/>
            </w:tcBorders>
          </w:tcPr>
          <w:p w14:paraId="443CA998" w14:textId="77777777" w:rsidR="00022B71" w:rsidRDefault="00022B71">
            <w:pPr>
              <w:keepNext/>
              <w:spacing w:after="60"/>
              <w:jc w:val="center"/>
            </w:pPr>
          </w:p>
        </w:tc>
      </w:tr>
      <w:tr w:rsidR="00022B71" w14:paraId="1D6A685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6F401A" w14:textId="77777777" w:rsidR="00022B71" w:rsidRDefault="005B112A">
            <w:pPr>
              <w:keepNext/>
              <w:spacing w:after="60"/>
            </w:pPr>
            <w:r>
              <w:rPr>
                <w:rFonts w:ascii="Calibri" w:hAnsi="Calibri"/>
                <w:sz w:val="20"/>
              </w:rPr>
              <w:t>    De 40,000$ à 49,999$</w:t>
            </w:r>
          </w:p>
        </w:tc>
        <w:tc>
          <w:tcPr>
            <w:tcW w:w="0" w:type="auto"/>
            <w:tcBorders>
              <w:top w:val="single" w:sz="0" w:space="0" w:color="D3D3D3"/>
              <w:left w:val="single" w:sz="0" w:space="0" w:color="D3D3D3"/>
              <w:bottom w:val="single" w:sz="0" w:space="0" w:color="D3D3D3"/>
              <w:right w:val="single" w:sz="0" w:space="0" w:color="D3D3D3"/>
            </w:tcBorders>
          </w:tcPr>
          <w:p w14:paraId="13FAE789" w14:textId="77777777" w:rsidR="00022B71" w:rsidRDefault="005B112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1B912E31" w14:textId="77777777" w:rsidR="00022B71" w:rsidRDefault="005B112A">
            <w:pPr>
              <w:keepNext/>
              <w:spacing w:after="60"/>
              <w:jc w:val="center"/>
            </w:pPr>
            <w:r>
              <w:rPr>
                <w:rFonts w:ascii="Calibri" w:hAnsi="Calibri"/>
                <w:sz w:val="20"/>
              </w:rPr>
              <w:t>10.0 (40)</w:t>
            </w:r>
          </w:p>
        </w:tc>
        <w:tc>
          <w:tcPr>
            <w:tcW w:w="0" w:type="auto"/>
            <w:tcBorders>
              <w:top w:val="single" w:sz="0" w:space="0" w:color="D3D3D3"/>
              <w:left w:val="single" w:sz="0" w:space="0" w:color="D3D3D3"/>
              <w:bottom w:val="single" w:sz="0" w:space="0" w:color="D3D3D3"/>
              <w:right w:val="single" w:sz="0" w:space="0" w:color="D3D3D3"/>
            </w:tcBorders>
          </w:tcPr>
          <w:p w14:paraId="2BA5C2DA" w14:textId="77777777" w:rsidR="00022B71" w:rsidRDefault="005B112A">
            <w:pPr>
              <w:keepNext/>
              <w:spacing w:after="60"/>
              <w:jc w:val="center"/>
            </w:pPr>
            <w:r>
              <w:rPr>
                <w:rFonts w:ascii="Calibri" w:hAnsi="Calibri"/>
                <w:sz w:val="20"/>
              </w:rPr>
              <w:t>14.3 (47)</w:t>
            </w:r>
          </w:p>
        </w:tc>
        <w:tc>
          <w:tcPr>
            <w:tcW w:w="0" w:type="auto"/>
            <w:tcBorders>
              <w:top w:val="single" w:sz="0" w:space="0" w:color="D3D3D3"/>
              <w:left w:val="single" w:sz="0" w:space="0" w:color="D3D3D3"/>
              <w:bottom w:val="single" w:sz="0" w:space="0" w:color="D3D3D3"/>
              <w:right w:val="single" w:sz="0" w:space="0" w:color="D3D3D3"/>
            </w:tcBorders>
          </w:tcPr>
          <w:p w14:paraId="1130EFC1" w14:textId="77777777" w:rsidR="00022B71" w:rsidRDefault="00022B71">
            <w:pPr>
              <w:keepNext/>
              <w:spacing w:after="60"/>
              <w:jc w:val="center"/>
            </w:pPr>
          </w:p>
        </w:tc>
      </w:tr>
      <w:tr w:rsidR="00022B71" w14:paraId="74F17DB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310E3F" w14:textId="77777777" w:rsidR="00022B71" w:rsidRDefault="005B112A">
            <w:pPr>
              <w:keepNext/>
              <w:spacing w:after="60"/>
            </w:pPr>
            <w:r>
              <w:rPr>
                <w:rFonts w:ascii="Calibri" w:hAnsi="Calibri"/>
                <w:sz w:val="20"/>
              </w:rPr>
              <w:t>    De 50,000$ à 59,000$</w:t>
            </w:r>
          </w:p>
        </w:tc>
        <w:tc>
          <w:tcPr>
            <w:tcW w:w="0" w:type="auto"/>
            <w:tcBorders>
              <w:top w:val="single" w:sz="0" w:space="0" w:color="D3D3D3"/>
              <w:left w:val="single" w:sz="0" w:space="0" w:color="D3D3D3"/>
              <w:bottom w:val="single" w:sz="0" w:space="0" w:color="D3D3D3"/>
              <w:right w:val="single" w:sz="0" w:space="0" w:color="D3D3D3"/>
            </w:tcBorders>
          </w:tcPr>
          <w:p w14:paraId="72FC5569" w14:textId="77777777" w:rsidR="00022B71" w:rsidRDefault="005B112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556584C5" w14:textId="77777777" w:rsidR="00022B71" w:rsidRDefault="005B112A">
            <w:pPr>
              <w:keepNext/>
              <w:spacing w:after="60"/>
              <w:jc w:val="center"/>
            </w:pPr>
            <w:r>
              <w:rPr>
                <w:rFonts w:ascii="Calibri" w:hAnsi="Calibri"/>
                <w:sz w:val="20"/>
              </w:rPr>
              <w:t>12.6 (50)</w:t>
            </w:r>
          </w:p>
        </w:tc>
        <w:tc>
          <w:tcPr>
            <w:tcW w:w="0" w:type="auto"/>
            <w:tcBorders>
              <w:top w:val="single" w:sz="0" w:space="0" w:color="D3D3D3"/>
              <w:left w:val="single" w:sz="0" w:space="0" w:color="D3D3D3"/>
              <w:bottom w:val="single" w:sz="0" w:space="0" w:color="D3D3D3"/>
              <w:right w:val="single" w:sz="0" w:space="0" w:color="D3D3D3"/>
            </w:tcBorders>
          </w:tcPr>
          <w:p w14:paraId="32A35B80" w14:textId="77777777" w:rsidR="00022B71" w:rsidRDefault="005B112A">
            <w:pPr>
              <w:keepNext/>
              <w:spacing w:after="60"/>
              <w:jc w:val="center"/>
            </w:pPr>
            <w:r>
              <w:rPr>
                <w:rFonts w:ascii="Calibri" w:hAnsi="Calibri"/>
                <w:sz w:val="20"/>
              </w:rPr>
              <w:t>11.8 (38)</w:t>
            </w:r>
          </w:p>
        </w:tc>
        <w:tc>
          <w:tcPr>
            <w:tcW w:w="0" w:type="auto"/>
            <w:tcBorders>
              <w:top w:val="single" w:sz="0" w:space="0" w:color="D3D3D3"/>
              <w:left w:val="single" w:sz="0" w:space="0" w:color="D3D3D3"/>
              <w:bottom w:val="single" w:sz="0" w:space="0" w:color="D3D3D3"/>
              <w:right w:val="single" w:sz="0" w:space="0" w:color="D3D3D3"/>
            </w:tcBorders>
          </w:tcPr>
          <w:p w14:paraId="3FFA007C" w14:textId="77777777" w:rsidR="00022B71" w:rsidRDefault="00022B71">
            <w:pPr>
              <w:keepNext/>
              <w:spacing w:after="60"/>
              <w:jc w:val="center"/>
            </w:pPr>
          </w:p>
        </w:tc>
      </w:tr>
      <w:tr w:rsidR="00022B71" w14:paraId="76C73B4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70F287" w14:textId="77777777" w:rsidR="00022B71" w:rsidRDefault="005B112A">
            <w:pPr>
              <w:keepNext/>
              <w:spacing w:after="60"/>
            </w:pPr>
            <w:r>
              <w:rPr>
                <w:rFonts w:ascii="Calibri" w:hAnsi="Calibri"/>
                <w:sz w:val="20"/>
              </w:rPr>
              <w:t>    De 60,000$ à 69,000$</w:t>
            </w:r>
          </w:p>
        </w:tc>
        <w:tc>
          <w:tcPr>
            <w:tcW w:w="0" w:type="auto"/>
            <w:tcBorders>
              <w:top w:val="single" w:sz="0" w:space="0" w:color="D3D3D3"/>
              <w:left w:val="single" w:sz="0" w:space="0" w:color="D3D3D3"/>
              <w:bottom w:val="single" w:sz="0" w:space="0" w:color="D3D3D3"/>
              <w:right w:val="single" w:sz="0" w:space="0" w:color="D3D3D3"/>
            </w:tcBorders>
          </w:tcPr>
          <w:p w14:paraId="5B151A74" w14:textId="77777777" w:rsidR="00022B71" w:rsidRDefault="005B112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53A4C641" w14:textId="77777777" w:rsidR="00022B71" w:rsidRDefault="005B112A">
            <w:pPr>
              <w:keepNext/>
              <w:spacing w:after="60"/>
              <w:jc w:val="center"/>
            </w:pPr>
            <w:r>
              <w:rPr>
                <w:rFonts w:ascii="Calibri" w:hAnsi="Calibri"/>
                <w:sz w:val="20"/>
              </w:rPr>
              <w:t>13.2 (52)</w:t>
            </w:r>
          </w:p>
        </w:tc>
        <w:tc>
          <w:tcPr>
            <w:tcW w:w="0" w:type="auto"/>
            <w:tcBorders>
              <w:top w:val="single" w:sz="0" w:space="0" w:color="D3D3D3"/>
              <w:left w:val="single" w:sz="0" w:space="0" w:color="D3D3D3"/>
              <w:bottom w:val="single" w:sz="0" w:space="0" w:color="D3D3D3"/>
              <w:right w:val="single" w:sz="0" w:space="0" w:color="D3D3D3"/>
            </w:tcBorders>
          </w:tcPr>
          <w:p w14:paraId="73569DF3" w14:textId="77777777" w:rsidR="00022B71" w:rsidRDefault="005B112A">
            <w:pPr>
              <w:keepNext/>
              <w:spacing w:after="60"/>
              <w:jc w:val="center"/>
            </w:pPr>
            <w:r>
              <w:rPr>
                <w:rFonts w:ascii="Calibri" w:hAnsi="Calibri"/>
                <w:sz w:val="20"/>
              </w:rPr>
              <w:t>9.9 (32)</w:t>
            </w:r>
          </w:p>
        </w:tc>
        <w:tc>
          <w:tcPr>
            <w:tcW w:w="0" w:type="auto"/>
            <w:tcBorders>
              <w:top w:val="single" w:sz="0" w:space="0" w:color="D3D3D3"/>
              <w:left w:val="single" w:sz="0" w:space="0" w:color="D3D3D3"/>
              <w:bottom w:val="single" w:sz="0" w:space="0" w:color="D3D3D3"/>
              <w:right w:val="single" w:sz="0" w:space="0" w:color="D3D3D3"/>
            </w:tcBorders>
          </w:tcPr>
          <w:p w14:paraId="5CF67A85" w14:textId="77777777" w:rsidR="00022B71" w:rsidRDefault="00022B71">
            <w:pPr>
              <w:keepNext/>
              <w:spacing w:after="60"/>
              <w:jc w:val="center"/>
            </w:pPr>
          </w:p>
        </w:tc>
      </w:tr>
      <w:tr w:rsidR="00022B71" w14:paraId="0320DA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39C90A" w14:textId="77777777" w:rsidR="00022B71" w:rsidRDefault="005B112A">
            <w:pPr>
              <w:keepNext/>
              <w:spacing w:after="60"/>
            </w:pPr>
            <w:r>
              <w:rPr>
                <w:rFonts w:ascii="Calibri" w:hAnsi="Calibri"/>
                <w:sz w:val="20"/>
              </w:rPr>
              <w:t>    Moins de 10,000$</w:t>
            </w:r>
          </w:p>
        </w:tc>
        <w:tc>
          <w:tcPr>
            <w:tcW w:w="0" w:type="auto"/>
            <w:tcBorders>
              <w:top w:val="single" w:sz="0" w:space="0" w:color="D3D3D3"/>
              <w:left w:val="single" w:sz="0" w:space="0" w:color="D3D3D3"/>
              <w:bottom w:val="single" w:sz="0" w:space="0" w:color="D3D3D3"/>
              <w:right w:val="single" w:sz="0" w:space="0" w:color="D3D3D3"/>
            </w:tcBorders>
          </w:tcPr>
          <w:p w14:paraId="47E271F4" w14:textId="77777777" w:rsidR="00022B71" w:rsidRDefault="005B112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553A7801" w14:textId="77777777" w:rsidR="00022B71" w:rsidRDefault="005B112A">
            <w:pPr>
              <w:keepNext/>
              <w:spacing w:after="60"/>
              <w:jc w:val="center"/>
            </w:pPr>
            <w:r>
              <w:rPr>
                <w:rFonts w:ascii="Calibri" w:hAnsi="Calibri"/>
                <w:sz w:val="20"/>
              </w:rPr>
              <w:t>8.3 (33)</w:t>
            </w:r>
          </w:p>
        </w:tc>
        <w:tc>
          <w:tcPr>
            <w:tcW w:w="0" w:type="auto"/>
            <w:tcBorders>
              <w:top w:val="single" w:sz="0" w:space="0" w:color="D3D3D3"/>
              <w:left w:val="single" w:sz="0" w:space="0" w:color="D3D3D3"/>
              <w:bottom w:val="single" w:sz="0" w:space="0" w:color="D3D3D3"/>
              <w:right w:val="single" w:sz="0" w:space="0" w:color="D3D3D3"/>
            </w:tcBorders>
          </w:tcPr>
          <w:p w14:paraId="3F1A9A73" w14:textId="77777777" w:rsidR="00022B71" w:rsidRDefault="005B112A">
            <w:pPr>
              <w:keepNext/>
              <w:spacing w:after="60"/>
              <w:jc w:val="center"/>
            </w:pPr>
            <w:r>
              <w:rPr>
                <w:rFonts w:ascii="Calibri" w:hAnsi="Calibri"/>
                <w:sz w:val="20"/>
              </w:rPr>
              <w:t>8.6 (28)</w:t>
            </w:r>
          </w:p>
        </w:tc>
        <w:tc>
          <w:tcPr>
            <w:tcW w:w="0" w:type="auto"/>
            <w:tcBorders>
              <w:top w:val="single" w:sz="0" w:space="0" w:color="D3D3D3"/>
              <w:left w:val="single" w:sz="0" w:space="0" w:color="D3D3D3"/>
              <w:bottom w:val="single" w:sz="0" w:space="0" w:color="D3D3D3"/>
              <w:right w:val="single" w:sz="0" w:space="0" w:color="D3D3D3"/>
            </w:tcBorders>
          </w:tcPr>
          <w:p w14:paraId="7AA410AE" w14:textId="77777777" w:rsidR="00022B71" w:rsidRDefault="00022B71">
            <w:pPr>
              <w:keepNext/>
              <w:spacing w:after="60"/>
              <w:jc w:val="center"/>
            </w:pPr>
          </w:p>
        </w:tc>
      </w:tr>
      <w:tr w:rsidR="00022B71" w14:paraId="5C11BC3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683AC7"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1FA39A19" w14:textId="77777777" w:rsidR="00022B71" w:rsidRDefault="005B112A">
            <w:pPr>
              <w:keepNext/>
              <w:spacing w:after="60"/>
              <w:jc w:val="center"/>
            </w:pPr>
            <w:r>
              <w:rPr>
                <w:rFonts w:ascii="Calibri" w:hAnsi="Calibri"/>
                <w:sz w:val="20"/>
              </w:rPr>
              <w:t>1.3 (10)</w:t>
            </w:r>
          </w:p>
        </w:tc>
        <w:tc>
          <w:tcPr>
            <w:tcW w:w="0" w:type="auto"/>
            <w:tcBorders>
              <w:top w:val="single" w:sz="0" w:space="0" w:color="D3D3D3"/>
              <w:left w:val="single" w:sz="0" w:space="0" w:color="D3D3D3"/>
              <w:bottom w:val="single" w:sz="0" w:space="0" w:color="D3D3D3"/>
              <w:right w:val="single" w:sz="0" w:space="0" w:color="D3D3D3"/>
            </w:tcBorders>
          </w:tcPr>
          <w:p w14:paraId="625B653B" w14:textId="77777777" w:rsidR="00022B71" w:rsidRDefault="005B112A">
            <w:pPr>
              <w:keepNext/>
              <w:spacing w:after="60"/>
              <w:jc w:val="center"/>
            </w:pPr>
            <w:r>
              <w:rPr>
                <w:rFonts w:ascii="Calibri" w:hAnsi="Calibri"/>
                <w:sz w:val="20"/>
              </w:rPr>
              <w:t>1.8 (7)</w:t>
            </w:r>
          </w:p>
        </w:tc>
        <w:tc>
          <w:tcPr>
            <w:tcW w:w="0" w:type="auto"/>
            <w:tcBorders>
              <w:top w:val="single" w:sz="0" w:space="0" w:color="D3D3D3"/>
              <w:left w:val="single" w:sz="0" w:space="0" w:color="D3D3D3"/>
              <w:bottom w:val="single" w:sz="0" w:space="0" w:color="D3D3D3"/>
              <w:right w:val="single" w:sz="0" w:space="0" w:color="D3D3D3"/>
            </w:tcBorders>
          </w:tcPr>
          <w:p w14:paraId="67477274"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3AFECD2B" w14:textId="77777777" w:rsidR="00022B71" w:rsidRDefault="00022B71">
            <w:pPr>
              <w:keepNext/>
              <w:spacing w:after="60"/>
              <w:jc w:val="center"/>
            </w:pPr>
          </w:p>
        </w:tc>
      </w:tr>
      <w:tr w:rsidR="00022B71" w14:paraId="4F9286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E82C4"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3D9B6B8D" w14:textId="77777777" w:rsidR="00022B71" w:rsidRDefault="005B112A">
            <w:pPr>
              <w:keepNext/>
              <w:spacing w:after="60"/>
              <w:jc w:val="center"/>
            </w:pPr>
            <w:r>
              <w:rPr>
                <w:rFonts w:ascii="Calibri" w:hAnsi="Calibri"/>
                <w:sz w:val="20"/>
              </w:rPr>
              <w:t>4.1 (30)</w:t>
            </w:r>
          </w:p>
        </w:tc>
        <w:tc>
          <w:tcPr>
            <w:tcW w:w="0" w:type="auto"/>
            <w:tcBorders>
              <w:top w:val="single" w:sz="0" w:space="0" w:color="D3D3D3"/>
              <w:left w:val="single" w:sz="0" w:space="0" w:color="D3D3D3"/>
              <w:bottom w:val="single" w:sz="0" w:space="0" w:color="D3D3D3"/>
              <w:right w:val="single" w:sz="0" w:space="0" w:color="D3D3D3"/>
            </w:tcBorders>
          </w:tcPr>
          <w:p w14:paraId="0E79CB9B" w14:textId="77777777" w:rsidR="00022B71" w:rsidRDefault="005B112A">
            <w:pPr>
              <w:keepNext/>
              <w:spacing w:after="60"/>
              <w:jc w:val="center"/>
            </w:pPr>
            <w:r>
              <w:rPr>
                <w:rFonts w:ascii="Calibri" w:hAnsi="Calibri"/>
                <w:sz w:val="20"/>
              </w:rPr>
              <w:t>4.5 (18)</w:t>
            </w:r>
          </w:p>
        </w:tc>
        <w:tc>
          <w:tcPr>
            <w:tcW w:w="0" w:type="auto"/>
            <w:tcBorders>
              <w:top w:val="single" w:sz="0" w:space="0" w:color="D3D3D3"/>
              <w:left w:val="single" w:sz="0" w:space="0" w:color="D3D3D3"/>
              <w:bottom w:val="single" w:sz="0" w:space="0" w:color="D3D3D3"/>
              <w:right w:val="single" w:sz="0" w:space="0" w:color="D3D3D3"/>
            </w:tcBorders>
          </w:tcPr>
          <w:p w14:paraId="7184A271" w14:textId="77777777" w:rsidR="00022B71" w:rsidRDefault="005B112A">
            <w:pPr>
              <w:keepNext/>
              <w:spacing w:after="60"/>
              <w:jc w:val="center"/>
            </w:pPr>
            <w:r>
              <w:rPr>
                <w:rFonts w:ascii="Calibri" w:hAnsi="Calibri"/>
                <w:sz w:val="20"/>
              </w:rPr>
              <w:t>3.7 (12)</w:t>
            </w:r>
          </w:p>
        </w:tc>
        <w:tc>
          <w:tcPr>
            <w:tcW w:w="0" w:type="auto"/>
            <w:tcBorders>
              <w:top w:val="single" w:sz="0" w:space="0" w:color="D3D3D3"/>
              <w:left w:val="single" w:sz="0" w:space="0" w:color="D3D3D3"/>
              <w:bottom w:val="single" w:sz="0" w:space="0" w:color="D3D3D3"/>
              <w:right w:val="single" w:sz="0" w:space="0" w:color="D3D3D3"/>
            </w:tcBorders>
          </w:tcPr>
          <w:p w14:paraId="0858BE8B" w14:textId="77777777" w:rsidR="00022B71" w:rsidRDefault="00022B71">
            <w:pPr>
              <w:keepNext/>
              <w:spacing w:after="60"/>
              <w:jc w:val="center"/>
            </w:pPr>
          </w:p>
        </w:tc>
      </w:tr>
      <w:tr w:rsidR="00022B71" w14:paraId="721624DF" w14:textId="77777777" w:rsidTr="00022B71">
        <w:trPr>
          <w:cantSplit/>
          <w:jc w:val="center"/>
        </w:trPr>
        <w:tc>
          <w:tcPr>
            <w:tcW w:w="0" w:type="auto"/>
            <w:gridSpan w:val="5"/>
          </w:tcPr>
          <w:p w14:paraId="4349678B" w14:textId="77777777" w:rsidR="00022B71" w:rsidRDefault="005B112A">
            <w:pPr>
              <w:keepNext/>
              <w:spacing w:after="60"/>
            </w:pPr>
            <w:r>
              <w:rPr>
                <w:rFonts w:ascii="Calibri" w:hAnsi="Calibri"/>
                <w:i/>
                <w:sz w:val="20"/>
                <w:vertAlign w:val="superscript"/>
              </w:rPr>
              <w:t>1</w:t>
            </w:r>
            <w:r>
              <w:rPr>
                <w:rFonts w:ascii="Calibri" w:hAnsi="Calibri"/>
                <w:sz w:val="20"/>
              </w:rPr>
              <w:t>Mean; % (n)</w:t>
            </w:r>
          </w:p>
        </w:tc>
      </w:tr>
      <w:tr w:rsidR="00022B71" w14:paraId="2568A290" w14:textId="77777777" w:rsidTr="00022B71">
        <w:trPr>
          <w:cantSplit/>
          <w:jc w:val="center"/>
        </w:trPr>
        <w:tc>
          <w:tcPr>
            <w:tcW w:w="0" w:type="auto"/>
            <w:gridSpan w:val="5"/>
          </w:tcPr>
          <w:p w14:paraId="569175FF" w14:textId="77777777" w:rsidR="00022B71" w:rsidRDefault="005B112A">
            <w:pPr>
              <w:keepNext/>
              <w:spacing w:after="60"/>
            </w:pPr>
            <w:r>
              <w:rPr>
                <w:rFonts w:ascii="Calibri" w:hAnsi="Calibri"/>
                <w:i/>
                <w:sz w:val="20"/>
                <w:vertAlign w:val="superscript"/>
              </w:rPr>
              <w:t>2</w:t>
            </w:r>
            <w:r>
              <w:rPr>
                <w:rFonts w:ascii="Calibri" w:hAnsi="Calibri"/>
                <w:sz w:val="20"/>
              </w:rPr>
              <w:t>Design-based KruskalWallis test; Pearson's X^2: Rao &amp; Scott adjustment</w:t>
            </w:r>
          </w:p>
        </w:tc>
      </w:tr>
    </w:tbl>
    <w:p w14:paraId="3A312982" w14:textId="77777777" w:rsidR="00022B71" w:rsidRDefault="005B112A">
      <w:pPr>
        <w:pStyle w:val="Titre2"/>
      </w:pPr>
      <w:bookmarkStart w:id="11" w:name="X08837f78c5f708b5b04bbf5e5858419ee439878"/>
      <w:bookmarkStart w:id="12" w:name="_Toc209544820"/>
      <w:bookmarkEnd w:id="2"/>
      <w:bookmarkEnd w:id="9"/>
      <w:r>
        <w:t>Tableau pour l’utilisation des médias sociaux</w:t>
      </w:r>
      <w:bookmarkEnd w:id="12"/>
    </w:p>
    <w:p w14:paraId="0B1226BD" w14:textId="77777777" w:rsidR="00022B71" w:rsidRDefault="005B112A">
      <w:pPr>
        <w:pStyle w:val="Titre3"/>
      </w:pPr>
      <w:bookmarkStart w:id="13" w:name="Xd524cc2b6f2713f1ca8d20405c7c05b6ae90890"/>
      <w:bookmarkStart w:id="14" w:name="_Toc209544821"/>
      <w:r>
        <w:t>Utilisation des médias sociaux selon le groupe d’âge</w:t>
      </w:r>
      <w:bookmarkEnd w:id="14"/>
    </w:p>
    <w:p w14:paraId="5264D137" w14:textId="77777777" w:rsidR="00022B71" w:rsidRDefault="005B112A">
      <w:r>
        <w:br w:type="page"/>
      </w:r>
    </w:p>
    <w:p w14:paraId="00BAF96F" w14:textId="77777777" w:rsidR="00022B71" w:rsidRDefault="005B112A">
      <w:pPr>
        <w:pStyle w:val="En-ttedetabledesmatires"/>
      </w:pPr>
      <w:r>
        <w:rPr>
          <w:rStyle w:val="NormalTok"/>
        </w:rPr>
        <w:t xml:space="preserve">table_utilisation_medias_sociaux_gpe_age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(Usage_MS,Nbr_compte_MS,Nbr_compte_MS_reg</w:t>
      </w:r>
      <w:r>
        <w:rPr>
          <w:rStyle w:val="NormalTok"/>
        </w:rPr>
        <w:t>ulier,Nombre_d_heures_sur_RSM_Jour),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"**Utilisation_médias_sociaux selon le groupe d'age**"</w:t>
      </w:r>
      <w:r>
        <w:rPr>
          <w:rStyle w:val="NormalTok"/>
        </w:rPr>
        <w:t>)</w:t>
      </w:r>
      <w:r>
        <w:br/>
      </w:r>
      <w:r>
        <w:br/>
      </w:r>
      <w:r>
        <w:rPr>
          <w:rStyle w:val="NormalTok"/>
        </w:rPr>
        <w:t>table_utilisation_medias_sociaux_gpe_age</w:t>
      </w:r>
    </w:p>
    <w:tbl>
      <w:tblPr>
        <w:tblStyle w:val="Table"/>
        <w:tblW w:w="0" w:type="auto"/>
        <w:jc w:val="center"/>
        <w:tblCellMar>
          <w:left w:w="60" w:type="dxa"/>
          <w:right w:w="60" w:type="dxa"/>
        </w:tblCellMar>
        <w:tblLook w:val="0000" w:firstRow="0" w:lastRow="0" w:firstColumn="0" w:lastColumn="0" w:noHBand="0" w:noVBand="0"/>
      </w:tblPr>
      <w:tblGrid>
        <w:gridCol w:w="2918"/>
        <w:gridCol w:w="1453"/>
        <w:gridCol w:w="1653"/>
        <w:gridCol w:w="1653"/>
        <w:gridCol w:w="1070"/>
      </w:tblGrid>
      <w:tr w:rsidR="00022B71" w14:paraId="310C9056"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FFFD19F" w14:textId="77777777" w:rsidR="00022B71" w:rsidRDefault="005B112A">
            <w:pPr>
              <w:keepNext/>
              <w:spacing w:after="60"/>
            </w:pPr>
            <w:commentRangeStart w:id="15"/>
            <w:r>
              <w:rPr>
                <w:rFonts w:ascii="Calibri" w:hAnsi="Calibri"/>
                <w:b/>
                <w:sz w:val="20"/>
              </w:rPr>
              <w:t>Caractéristiques</w:t>
            </w:r>
          </w:p>
        </w:tc>
        <w:tc>
          <w:tcPr>
            <w:tcW w:w="0" w:type="auto"/>
            <w:tcBorders>
              <w:top w:val="single" w:sz="16" w:space="0" w:color="D3D3D3"/>
              <w:bottom w:val="single" w:sz="16" w:space="0" w:color="D3D3D3"/>
            </w:tcBorders>
          </w:tcPr>
          <w:p w14:paraId="3419806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15ED062"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3D6D1834"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D4667E5"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commentRangeEnd w:id="15"/>
            <w:r w:rsidR="00D6443D">
              <w:rPr>
                <w:rStyle w:val="Marquedecommentaire"/>
              </w:rPr>
              <w:commentReference w:id="15"/>
            </w:r>
          </w:p>
        </w:tc>
      </w:tr>
      <w:tr w:rsidR="00022B71" w14:paraId="77F3234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A0C68"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7E8AD17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929A5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38132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44DD86" w14:textId="77777777" w:rsidR="00022B71" w:rsidRDefault="005B112A">
            <w:pPr>
              <w:keepNext/>
              <w:spacing w:after="60"/>
              <w:jc w:val="center"/>
            </w:pPr>
            <w:r>
              <w:rPr>
                <w:rFonts w:ascii="Calibri" w:hAnsi="Calibri"/>
                <w:sz w:val="20"/>
              </w:rPr>
              <w:t>&lt;0.001</w:t>
            </w:r>
          </w:p>
        </w:tc>
      </w:tr>
      <w:tr w:rsidR="00022B71" w14:paraId="03E5DA8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9D9DE8"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4ABFA6D2"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356FA274" w14:textId="77777777" w:rsidR="00022B71" w:rsidRDefault="005B112A">
            <w:pPr>
              <w:keepNext/>
              <w:spacing w:after="60"/>
              <w:jc w:val="center"/>
            </w:pPr>
            <w:r>
              <w:rPr>
                <w:rFonts w:ascii="Calibri" w:hAnsi="Calibri"/>
                <w:sz w:val="20"/>
              </w:rPr>
              <w:t>14.4 (39)</w:t>
            </w:r>
          </w:p>
        </w:tc>
        <w:tc>
          <w:tcPr>
            <w:tcW w:w="0" w:type="auto"/>
            <w:tcBorders>
              <w:top w:val="single" w:sz="0" w:space="0" w:color="D3D3D3"/>
              <w:left w:val="single" w:sz="0" w:space="0" w:color="D3D3D3"/>
              <w:bottom w:val="single" w:sz="0" w:space="0" w:color="D3D3D3"/>
              <w:right w:val="single" w:sz="0" w:space="0" w:color="D3D3D3"/>
            </w:tcBorders>
          </w:tcPr>
          <w:p w14:paraId="16B7FFA7" w14:textId="77777777" w:rsidR="00022B71" w:rsidRDefault="005B112A">
            <w:pPr>
              <w:keepNext/>
              <w:spacing w:after="60"/>
              <w:jc w:val="center"/>
            </w:pPr>
            <w:r>
              <w:rPr>
                <w:rFonts w:ascii="Calibri" w:hAnsi="Calibri"/>
                <w:sz w:val="20"/>
              </w:rPr>
              <w:t>4.8 (22)</w:t>
            </w:r>
          </w:p>
        </w:tc>
        <w:tc>
          <w:tcPr>
            <w:tcW w:w="0" w:type="auto"/>
            <w:tcBorders>
              <w:top w:val="single" w:sz="0" w:space="0" w:color="D3D3D3"/>
              <w:left w:val="single" w:sz="0" w:space="0" w:color="D3D3D3"/>
              <w:bottom w:val="single" w:sz="0" w:space="0" w:color="D3D3D3"/>
              <w:right w:val="single" w:sz="0" w:space="0" w:color="D3D3D3"/>
            </w:tcBorders>
          </w:tcPr>
          <w:p w14:paraId="2BD77665" w14:textId="77777777" w:rsidR="00022B71" w:rsidRDefault="00022B71">
            <w:pPr>
              <w:keepNext/>
              <w:spacing w:after="60"/>
              <w:jc w:val="center"/>
            </w:pPr>
          </w:p>
        </w:tc>
      </w:tr>
      <w:tr w:rsidR="00022B71" w14:paraId="377EBF6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D651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B1B89A8"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7A7CC041" w14:textId="77777777" w:rsidR="00022B71" w:rsidRDefault="005B112A">
            <w:pPr>
              <w:keepNext/>
              <w:spacing w:after="60"/>
              <w:jc w:val="center"/>
            </w:pPr>
            <w:r>
              <w:rPr>
                <w:rFonts w:ascii="Calibri" w:hAnsi="Calibri"/>
                <w:sz w:val="20"/>
              </w:rPr>
              <w:t>85.6 (229)</w:t>
            </w:r>
          </w:p>
        </w:tc>
        <w:tc>
          <w:tcPr>
            <w:tcW w:w="0" w:type="auto"/>
            <w:tcBorders>
              <w:top w:val="single" w:sz="0" w:space="0" w:color="D3D3D3"/>
              <w:left w:val="single" w:sz="0" w:space="0" w:color="D3D3D3"/>
              <w:bottom w:val="single" w:sz="0" w:space="0" w:color="D3D3D3"/>
              <w:right w:val="single" w:sz="0" w:space="0" w:color="D3D3D3"/>
            </w:tcBorders>
          </w:tcPr>
          <w:p w14:paraId="1EE86FBB" w14:textId="77777777" w:rsidR="00022B71" w:rsidRDefault="005B112A">
            <w:pPr>
              <w:keepNext/>
              <w:spacing w:after="60"/>
              <w:jc w:val="center"/>
            </w:pPr>
            <w:r>
              <w:rPr>
                <w:rFonts w:ascii="Calibri" w:hAnsi="Calibri"/>
                <w:sz w:val="20"/>
              </w:rPr>
              <w:t>95.2 (431)</w:t>
            </w:r>
          </w:p>
        </w:tc>
        <w:tc>
          <w:tcPr>
            <w:tcW w:w="0" w:type="auto"/>
            <w:tcBorders>
              <w:top w:val="single" w:sz="0" w:space="0" w:color="D3D3D3"/>
              <w:left w:val="single" w:sz="0" w:space="0" w:color="D3D3D3"/>
              <w:bottom w:val="single" w:sz="0" w:space="0" w:color="D3D3D3"/>
              <w:right w:val="single" w:sz="0" w:space="0" w:color="D3D3D3"/>
            </w:tcBorders>
          </w:tcPr>
          <w:p w14:paraId="561324FC" w14:textId="77777777" w:rsidR="00022B71" w:rsidRDefault="00022B71">
            <w:pPr>
              <w:keepNext/>
              <w:spacing w:after="60"/>
              <w:jc w:val="center"/>
            </w:pPr>
          </w:p>
        </w:tc>
      </w:tr>
      <w:tr w:rsidR="00022B71" w14:paraId="7BEA27C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817C75"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4690442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93A07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7F478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E7C129" w14:textId="77777777" w:rsidR="00022B71" w:rsidRDefault="005B112A">
            <w:pPr>
              <w:keepNext/>
              <w:spacing w:after="60"/>
              <w:jc w:val="center"/>
            </w:pPr>
            <w:r>
              <w:rPr>
                <w:rFonts w:ascii="Calibri" w:hAnsi="Calibri"/>
                <w:sz w:val="20"/>
              </w:rPr>
              <w:t>&lt;0.001</w:t>
            </w:r>
          </w:p>
        </w:tc>
      </w:tr>
      <w:tr w:rsidR="00022B71" w14:paraId="23922D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59825"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2EAAB7F5"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665FF6C9" w14:textId="77777777" w:rsidR="00022B71" w:rsidRDefault="005B112A">
            <w:pPr>
              <w:keepNext/>
              <w:spacing w:after="60"/>
              <w:jc w:val="center"/>
            </w:pPr>
            <w:r>
              <w:rPr>
                <w:rFonts w:ascii="Calibri" w:hAnsi="Calibri"/>
                <w:sz w:val="20"/>
              </w:rPr>
              <w:t>15.9 (43)</w:t>
            </w:r>
          </w:p>
        </w:tc>
        <w:tc>
          <w:tcPr>
            <w:tcW w:w="0" w:type="auto"/>
            <w:tcBorders>
              <w:top w:val="single" w:sz="0" w:space="0" w:color="D3D3D3"/>
              <w:left w:val="single" w:sz="0" w:space="0" w:color="D3D3D3"/>
              <w:bottom w:val="single" w:sz="0" w:space="0" w:color="D3D3D3"/>
              <w:right w:val="single" w:sz="0" w:space="0" w:color="D3D3D3"/>
            </w:tcBorders>
          </w:tcPr>
          <w:p w14:paraId="0A8B737C" w14:textId="77777777" w:rsidR="00022B71" w:rsidRDefault="005B112A">
            <w:pPr>
              <w:keepNext/>
              <w:spacing w:after="60"/>
              <w:jc w:val="center"/>
            </w:pPr>
            <w:r>
              <w:rPr>
                <w:rFonts w:ascii="Calibri" w:hAnsi="Calibri"/>
                <w:sz w:val="20"/>
              </w:rPr>
              <w:t>5.2 (23)</w:t>
            </w:r>
          </w:p>
        </w:tc>
        <w:tc>
          <w:tcPr>
            <w:tcW w:w="0" w:type="auto"/>
            <w:tcBorders>
              <w:top w:val="single" w:sz="0" w:space="0" w:color="D3D3D3"/>
              <w:left w:val="single" w:sz="0" w:space="0" w:color="D3D3D3"/>
              <w:bottom w:val="single" w:sz="0" w:space="0" w:color="D3D3D3"/>
              <w:right w:val="single" w:sz="0" w:space="0" w:color="D3D3D3"/>
            </w:tcBorders>
          </w:tcPr>
          <w:p w14:paraId="22DA1631" w14:textId="77777777" w:rsidR="00022B71" w:rsidRDefault="00022B71">
            <w:pPr>
              <w:keepNext/>
              <w:spacing w:after="60"/>
              <w:jc w:val="center"/>
            </w:pPr>
          </w:p>
        </w:tc>
      </w:tr>
      <w:tr w:rsidR="00022B71" w14:paraId="5210EB8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F57B5B"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198A1B44"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6244C4EF" w14:textId="77777777" w:rsidR="00022B71" w:rsidRDefault="005B112A">
            <w:pPr>
              <w:keepNext/>
              <w:spacing w:after="60"/>
              <w:jc w:val="center"/>
            </w:pPr>
            <w:r>
              <w:rPr>
                <w:rFonts w:ascii="Calibri" w:hAnsi="Calibri"/>
                <w:sz w:val="20"/>
              </w:rPr>
              <w:t>10.1 (27)</w:t>
            </w:r>
          </w:p>
        </w:tc>
        <w:tc>
          <w:tcPr>
            <w:tcW w:w="0" w:type="auto"/>
            <w:tcBorders>
              <w:top w:val="single" w:sz="0" w:space="0" w:color="D3D3D3"/>
              <w:left w:val="single" w:sz="0" w:space="0" w:color="D3D3D3"/>
              <w:bottom w:val="single" w:sz="0" w:space="0" w:color="D3D3D3"/>
              <w:right w:val="single" w:sz="0" w:space="0" w:color="D3D3D3"/>
            </w:tcBorders>
          </w:tcPr>
          <w:p w14:paraId="0343FEBD" w14:textId="77777777" w:rsidR="00022B71" w:rsidRDefault="005B112A">
            <w:pPr>
              <w:keepNext/>
              <w:spacing w:after="60"/>
              <w:jc w:val="center"/>
            </w:pPr>
            <w:r>
              <w:rPr>
                <w:rFonts w:ascii="Calibri" w:hAnsi="Calibri"/>
                <w:sz w:val="20"/>
              </w:rPr>
              <w:t>37.5 (170)</w:t>
            </w:r>
          </w:p>
        </w:tc>
        <w:tc>
          <w:tcPr>
            <w:tcW w:w="0" w:type="auto"/>
            <w:tcBorders>
              <w:top w:val="single" w:sz="0" w:space="0" w:color="D3D3D3"/>
              <w:left w:val="single" w:sz="0" w:space="0" w:color="D3D3D3"/>
              <w:bottom w:val="single" w:sz="0" w:space="0" w:color="D3D3D3"/>
              <w:right w:val="single" w:sz="0" w:space="0" w:color="D3D3D3"/>
            </w:tcBorders>
          </w:tcPr>
          <w:p w14:paraId="62903A14" w14:textId="77777777" w:rsidR="00022B71" w:rsidRDefault="00022B71">
            <w:pPr>
              <w:keepNext/>
              <w:spacing w:after="60"/>
              <w:jc w:val="center"/>
            </w:pPr>
          </w:p>
        </w:tc>
      </w:tr>
      <w:tr w:rsidR="00022B71" w14:paraId="533E4B7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2992B4"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4BEE07B7"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05AAC8EE" w14:textId="77777777" w:rsidR="00022B71" w:rsidRDefault="005B112A">
            <w:pPr>
              <w:keepNext/>
              <w:spacing w:after="60"/>
              <w:jc w:val="center"/>
            </w:pPr>
            <w:r>
              <w:rPr>
                <w:rFonts w:ascii="Calibri" w:hAnsi="Calibri"/>
                <w:sz w:val="20"/>
              </w:rPr>
              <w:t>56.0 (150)</w:t>
            </w:r>
          </w:p>
        </w:tc>
        <w:tc>
          <w:tcPr>
            <w:tcW w:w="0" w:type="auto"/>
            <w:tcBorders>
              <w:top w:val="single" w:sz="0" w:space="0" w:color="D3D3D3"/>
              <w:left w:val="single" w:sz="0" w:space="0" w:color="D3D3D3"/>
              <w:bottom w:val="single" w:sz="0" w:space="0" w:color="D3D3D3"/>
              <w:right w:val="single" w:sz="0" w:space="0" w:color="D3D3D3"/>
            </w:tcBorders>
          </w:tcPr>
          <w:p w14:paraId="03EB16F3" w14:textId="77777777" w:rsidR="00022B71" w:rsidRDefault="005B112A">
            <w:pPr>
              <w:keepNext/>
              <w:spacing w:after="60"/>
              <w:jc w:val="center"/>
            </w:pPr>
            <w:r>
              <w:rPr>
                <w:rFonts w:ascii="Calibri" w:hAnsi="Calibri"/>
                <w:sz w:val="20"/>
              </w:rPr>
              <w:t>51.3 (232)</w:t>
            </w:r>
          </w:p>
        </w:tc>
        <w:tc>
          <w:tcPr>
            <w:tcW w:w="0" w:type="auto"/>
            <w:tcBorders>
              <w:top w:val="single" w:sz="0" w:space="0" w:color="D3D3D3"/>
              <w:left w:val="single" w:sz="0" w:space="0" w:color="D3D3D3"/>
              <w:bottom w:val="single" w:sz="0" w:space="0" w:color="D3D3D3"/>
              <w:right w:val="single" w:sz="0" w:space="0" w:color="D3D3D3"/>
            </w:tcBorders>
          </w:tcPr>
          <w:p w14:paraId="6CDC1C80" w14:textId="77777777" w:rsidR="00022B71" w:rsidRDefault="00022B71">
            <w:pPr>
              <w:keepNext/>
              <w:spacing w:after="60"/>
              <w:jc w:val="center"/>
            </w:pPr>
          </w:p>
        </w:tc>
      </w:tr>
      <w:tr w:rsidR="00022B71" w14:paraId="5AF22E5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2F752"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7936B065"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421A07F4" w14:textId="77777777" w:rsidR="00022B71" w:rsidRDefault="005B112A">
            <w:pPr>
              <w:keepNext/>
              <w:spacing w:after="60"/>
              <w:jc w:val="center"/>
            </w:pPr>
            <w:r>
              <w:rPr>
                <w:rFonts w:ascii="Calibri" w:hAnsi="Calibri"/>
                <w:sz w:val="20"/>
              </w:rPr>
              <w:t>17.9 (48)</w:t>
            </w:r>
          </w:p>
        </w:tc>
        <w:tc>
          <w:tcPr>
            <w:tcW w:w="0" w:type="auto"/>
            <w:tcBorders>
              <w:top w:val="single" w:sz="0" w:space="0" w:color="D3D3D3"/>
              <w:left w:val="single" w:sz="0" w:space="0" w:color="D3D3D3"/>
              <w:bottom w:val="single" w:sz="0" w:space="0" w:color="D3D3D3"/>
              <w:right w:val="single" w:sz="0" w:space="0" w:color="D3D3D3"/>
            </w:tcBorders>
          </w:tcPr>
          <w:p w14:paraId="7BAFFFD1" w14:textId="77777777" w:rsidR="00022B71" w:rsidRDefault="005B112A">
            <w:pPr>
              <w:keepNext/>
              <w:spacing w:after="60"/>
              <w:jc w:val="center"/>
            </w:pPr>
            <w:r>
              <w:rPr>
                <w:rFonts w:ascii="Calibri" w:hAnsi="Calibri"/>
                <w:sz w:val="20"/>
              </w:rPr>
              <w:t>6.0 (27)</w:t>
            </w:r>
          </w:p>
        </w:tc>
        <w:tc>
          <w:tcPr>
            <w:tcW w:w="0" w:type="auto"/>
            <w:tcBorders>
              <w:top w:val="single" w:sz="0" w:space="0" w:color="D3D3D3"/>
              <w:left w:val="single" w:sz="0" w:space="0" w:color="D3D3D3"/>
              <w:bottom w:val="single" w:sz="0" w:space="0" w:color="D3D3D3"/>
              <w:right w:val="single" w:sz="0" w:space="0" w:color="D3D3D3"/>
            </w:tcBorders>
          </w:tcPr>
          <w:p w14:paraId="29F5EF83" w14:textId="77777777" w:rsidR="00022B71" w:rsidRDefault="00022B71">
            <w:pPr>
              <w:keepNext/>
              <w:spacing w:after="60"/>
              <w:jc w:val="center"/>
            </w:pPr>
          </w:p>
        </w:tc>
      </w:tr>
      <w:tr w:rsidR="00022B71" w14:paraId="0DAACE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95AFD"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6E544E0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429CF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8C869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137CE3" w14:textId="77777777" w:rsidR="00022B71" w:rsidRDefault="005B112A">
            <w:pPr>
              <w:keepNext/>
              <w:spacing w:after="60"/>
              <w:jc w:val="center"/>
            </w:pPr>
            <w:r>
              <w:rPr>
                <w:rFonts w:ascii="Calibri" w:hAnsi="Calibri"/>
                <w:sz w:val="20"/>
              </w:rPr>
              <w:t>&lt;0.001</w:t>
            </w:r>
          </w:p>
        </w:tc>
      </w:tr>
      <w:tr w:rsidR="00022B71" w14:paraId="3C514B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CF7357"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6D88B621"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30C014FD" w14:textId="77777777" w:rsidR="00022B71" w:rsidRDefault="005B112A">
            <w:pPr>
              <w:keepNext/>
              <w:spacing w:after="60"/>
              <w:jc w:val="center"/>
            </w:pPr>
            <w:r>
              <w:rPr>
                <w:rFonts w:ascii="Calibri" w:hAnsi="Calibri"/>
                <w:sz w:val="20"/>
              </w:rPr>
              <w:t>15.2 (41)</w:t>
            </w:r>
          </w:p>
        </w:tc>
        <w:tc>
          <w:tcPr>
            <w:tcW w:w="0" w:type="auto"/>
            <w:tcBorders>
              <w:top w:val="single" w:sz="0" w:space="0" w:color="D3D3D3"/>
              <w:left w:val="single" w:sz="0" w:space="0" w:color="D3D3D3"/>
              <w:bottom w:val="single" w:sz="0" w:space="0" w:color="D3D3D3"/>
              <w:right w:val="single" w:sz="0" w:space="0" w:color="D3D3D3"/>
            </w:tcBorders>
          </w:tcPr>
          <w:p w14:paraId="53F1F145" w14:textId="77777777" w:rsidR="00022B71" w:rsidRDefault="005B112A">
            <w:pPr>
              <w:keepNext/>
              <w:spacing w:after="60"/>
              <w:jc w:val="center"/>
            </w:pPr>
            <w:r>
              <w:rPr>
                <w:rFonts w:ascii="Calibri" w:hAnsi="Calibri"/>
                <w:sz w:val="20"/>
              </w:rPr>
              <w:t>6.1 (28)</w:t>
            </w:r>
          </w:p>
        </w:tc>
        <w:tc>
          <w:tcPr>
            <w:tcW w:w="0" w:type="auto"/>
            <w:tcBorders>
              <w:top w:val="single" w:sz="0" w:space="0" w:color="D3D3D3"/>
              <w:left w:val="single" w:sz="0" w:space="0" w:color="D3D3D3"/>
              <w:bottom w:val="single" w:sz="0" w:space="0" w:color="D3D3D3"/>
              <w:right w:val="single" w:sz="0" w:space="0" w:color="D3D3D3"/>
            </w:tcBorders>
          </w:tcPr>
          <w:p w14:paraId="03C1C939" w14:textId="77777777" w:rsidR="00022B71" w:rsidRDefault="00022B71">
            <w:pPr>
              <w:keepNext/>
              <w:spacing w:after="60"/>
              <w:jc w:val="center"/>
            </w:pPr>
          </w:p>
        </w:tc>
      </w:tr>
      <w:tr w:rsidR="00022B71" w14:paraId="54B138B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76586"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1D8E7FC0"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7EC7B9D2" w14:textId="77777777" w:rsidR="00022B71" w:rsidRDefault="005B112A">
            <w:pPr>
              <w:keepNext/>
              <w:spacing w:after="60"/>
              <w:jc w:val="center"/>
            </w:pPr>
            <w:r>
              <w:rPr>
                <w:rFonts w:ascii="Calibri" w:hAnsi="Calibri"/>
                <w:sz w:val="20"/>
              </w:rPr>
              <w:t>7.6 (20)</w:t>
            </w:r>
          </w:p>
        </w:tc>
        <w:tc>
          <w:tcPr>
            <w:tcW w:w="0" w:type="auto"/>
            <w:tcBorders>
              <w:top w:val="single" w:sz="0" w:space="0" w:color="D3D3D3"/>
              <w:left w:val="single" w:sz="0" w:space="0" w:color="D3D3D3"/>
              <w:bottom w:val="single" w:sz="0" w:space="0" w:color="D3D3D3"/>
              <w:right w:val="single" w:sz="0" w:space="0" w:color="D3D3D3"/>
            </w:tcBorders>
          </w:tcPr>
          <w:p w14:paraId="4F309BA8" w14:textId="77777777" w:rsidR="00022B71" w:rsidRDefault="005B112A">
            <w:pPr>
              <w:keepNext/>
              <w:spacing w:after="60"/>
              <w:jc w:val="center"/>
            </w:pPr>
            <w:r>
              <w:rPr>
                <w:rFonts w:ascii="Calibri" w:hAnsi="Calibri"/>
                <w:sz w:val="20"/>
              </w:rPr>
              <w:t>24.7 (112)</w:t>
            </w:r>
          </w:p>
        </w:tc>
        <w:tc>
          <w:tcPr>
            <w:tcW w:w="0" w:type="auto"/>
            <w:tcBorders>
              <w:top w:val="single" w:sz="0" w:space="0" w:color="D3D3D3"/>
              <w:left w:val="single" w:sz="0" w:space="0" w:color="D3D3D3"/>
              <w:bottom w:val="single" w:sz="0" w:space="0" w:color="D3D3D3"/>
              <w:right w:val="single" w:sz="0" w:space="0" w:color="D3D3D3"/>
            </w:tcBorders>
          </w:tcPr>
          <w:p w14:paraId="16D06B4D" w14:textId="77777777" w:rsidR="00022B71" w:rsidRDefault="00022B71">
            <w:pPr>
              <w:keepNext/>
              <w:spacing w:after="60"/>
              <w:jc w:val="center"/>
            </w:pPr>
          </w:p>
        </w:tc>
      </w:tr>
      <w:tr w:rsidR="00022B71" w14:paraId="73D0A39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D8E8B2"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7563BAF2"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0E07BE4B" w14:textId="77777777" w:rsidR="00022B71" w:rsidRDefault="005B112A">
            <w:pPr>
              <w:keepNext/>
              <w:spacing w:after="60"/>
              <w:jc w:val="center"/>
            </w:pPr>
            <w:r>
              <w:rPr>
                <w:rFonts w:ascii="Calibri" w:hAnsi="Calibri"/>
                <w:sz w:val="20"/>
              </w:rPr>
              <w:t>20.9 (56)</w:t>
            </w:r>
          </w:p>
        </w:tc>
        <w:tc>
          <w:tcPr>
            <w:tcW w:w="0" w:type="auto"/>
            <w:tcBorders>
              <w:top w:val="single" w:sz="0" w:space="0" w:color="D3D3D3"/>
              <w:left w:val="single" w:sz="0" w:space="0" w:color="D3D3D3"/>
              <w:bottom w:val="single" w:sz="0" w:space="0" w:color="D3D3D3"/>
              <w:right w:val="single" w:sz="0" w:space="0" w:color="D3D3D3"/>
            </w:tcBorders>
          </w:tcPr>
          <w:p w14:paraId="5A1BF7C5" w14:textId="77777777" w:rsidR="00022B71" w:rsidRDefault="005B112A">
            <w:pPr>
              <w:keepNext/>
              <w:spacing w:after="60"/>
              <w:jc w:val="center"/>
            </w:pPr>
            <w:r>
              <w:rPr>
                <w:rFonts w:ascii="Calibri" w:hAnsi="Calibri"/>
                <w:sz w:val="20"/>
              </w:rPr>
              <w:t>35.6 (161)</w:t>
            </w:r>
          </w:p>
        </w:tc>
        <w:tc>
          <w:tcPr>
            <w:tcW w:w="0" w:type="auto"/>
            <w:tcBorders>
              <w:top w:val="single" w:sz="0" w:space="0" w:color="D3D3D3"/>
              <w:left w:val="single" w:sz="0" w:space="0" w:color="D3D3D3"/>
              <w:bottom w:val="single" w:sz="0" w:space="0" w:color="D3D3D3"/>
              <w:right w:val="single" w:sz="0" w:space="0" w:color="D3D3D3"/>
            </w:tcBorders>
          </w:tcPr>
          <w:p w14:paraId="7DFD2711" w14:textId="77777777" w:rsidR="00022B71" w:rsidRDefault="00022B71">
            <w:pPr>
              <w:keepNext/>
              <w:spacing w:after="60"/>
              <w:jc w:val="center"/>
            </w:pPr>
          </w:p>
        </w:tc>
      </w:tr>
      <w:tr w:rsidR="00022B71" w14:paraId="0339B23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20F821"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59DBD1D8"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610E2CB9" w14:textId="77777777" w:rsidR="00022B71" w:rsidRDefault="005B112A">
            <w:pPr>
              <w:keepNext/>
              <w:spacing w:after="60"/>
              <w:jc w:val="center"/>
            </w:pPr>
            <w:r>
              <w:rPr>
                <w:rFonts w:ascii="Calibri" w:hAnsi="Calibri"/>
                <w:sz w:val="20"/>
              </w:rPr>
              <w:t>25.7 (69)</w:t>
            </w:r>
          </w:p>
        </w:tc>
        <w:tc>
          <w:tcPr>
            <w:tcW w:w="0" w:type="auto"/>
            <w:tcBorders>
              <w:top w:val="single" w:sz="0" w:space="0" w:color="D3D3D3"/>
              <w:left w:val="single" w:sz="0" w:space="0" w:color="D3D3D3"/>
              <w:bottom w:val="single" w:sz="0" w:space="0" w:color="D3D3D3"/>
              <w:right w:val="single" w:sz="0" w:space="0" w:color="D3D3D3"/>
            </w:tcBorders>
          </w:tcPr>
          <w:p w14:paraId="77D6AC91" w14:textId="77777777" w:rsidR="00022B71" w:rsidRDefault="005B112A">
            <w:pPr>
              <w:keepNext/>
              <w:spacing w:after="60"/>
              <w:jc w:val="center"/>
            </w:pPr>
            <w:r>
              <w:rPr>
                <w:rFonts w:ascii="Calibri" w:hAnsi="Calibri"/>
                <w:sz w:val="20"/>
              </w:rPr>
              <w:t>22.9 (103)</w:t>
            </w:r>
          </w:p>
        </w:tc>
        <w:tc>
          <w:tcPr>
            <w:tcW w:w="0" w:type="auto"/>
            <w:tcBorders>
              <w:top w:val="single" w:sz="0" w:space="0" w:color="D3D3D3"/>
              <w:left w:val="single" w:sz="0" w:space="0" w:color="D3D3D3"/>
              <w:bottom w:val="single" w:sz="0" w:space="0" w:color="D3D3D3"/>
              <w:right w:val="single" w:sz="0" w:space="0" w:color="D3D3D3"/>
            </w:tcBorders>
          </w:tcPr>
          <w:p w14:paraId="01A71E15" w14:textId="77777777" w:rsidR="00022B71" w:rsidRDefault="00022B71">
            <w:pPr>
              <w:keepNext/>
              <w:spacing w:after="60"/>
              <w:jc w:val="center"/>
            </w:pPr>
          </w:p>
        </w:tc>
      </w:tr>
      <w:tr w:rsidR="00022B71" w14:paraId="4965A44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76D6B9"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05186E62"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154F5170" w14:textId="77777777" w:rsidR="00022B71" w:rsidRDefault="005B112A">
            <w:pPr>
              <w:keepNext/>
              <w:spacing w:after="60"/>
              <w:jc w:val="center"/>
            </w:pPr>
            <w:r>
              <w:rPr>
                <w:rFonts w:ascii="Calibri" w:hAnsi="Calibri"/>
                <w:sz w:val="20"/>
              </w:rPr>
              <w:t>17.5 (47)</w:t>
            </w:r>
          </w:p>
        </w:tc>
        <w:tc>
          <w:tcPr>
            <w:tcW w:w="0" w:type="auto"/>
            <w:tcBorders>
              <w:top w:val="single" w:sz="0" w:space="0" w:color="D3D3D3"/>
              <w:left w:val="single" w:sz="0" w:space="0" w:color="D3D3D3"/>
              <w:bottom w:val="single" w:sz="0" w:space="0" w:color="D3D3D3"/>
              <w:right w:val="single" w:sz="0" w:space="0" w:color="D3D3D3"/>
            </w:tcBorders>
          </w:tcPr>
          <w:p w14:paraId="1EF3F322" w14:textId="77777777" w:rsidR="00022B71" w:rsidRDefault="005B112A">
            <w:pPr>
              <w:keepNext/>
              <w:spacing w:after="60"/>
              <w:jc w:val="center"/>
            </w:pPr>
            <w:r>
              <w:rPr>
                <w:rFonts w:ascii="Calibri" w:hAnsi="Calibri"/>
                <w:sz w:val="20"/>
              </w:rPr>
              <w:t>7.3 (33)</w:t>
            </w:r>
          </w:p>
        </w:tc>
        <w:tc>
          <w:tcPr>
            <w:tcW w:w="0" w:type="auto"/>
            <w:tcBorders>
              <w:top w:val="single" w:sz="0" w:space="0" w:color="D3D3D3"/>
              <w:left w:val="single" w:sz="0" w:space="0" w:color="D3D3D3"/>
              <w:bottom w:val="single" w:sz="0" w:space="0" w:color="D3D3D3"/>
              <w:right w:val="single" w:sz="0" w:space="0" w:color="D3D3D3"/>
            </w:tcBorders>
          </w:tcPr>
          <w:p w14:paraId="0FC310BC" w14:textId="77777777" w:rsidR="00022B71" w:rsidRDefault="00022B71">
            <w:pPr>
              <w:keepNext/>
              <w:spacing w:after="60"/>
              <w:jc w:val="center"/>
            </w:pPr>
          </w:p>
        </w:tc>
      </w:tr>
      <w:tr w:rsidR="00022B71" w14:paraId="00093B0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5D4463"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24157411"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66126B71" w14:textId="77777777" w:rsidR="00022B71" w:rsidRDefault="005B112A">
            <w:pPr>
              <w:keepNext/>
              <w:spacing w:after="60"/>
              <w:jc w:val="center"/>
            </w:pPr>
            <w:r>
              <w:rPr>
                <w:rFonts w:ascii="Calibri" w:hAnsi="Calibri"/>
                <w:sz w:val="20"/>
              </w:rPr>
              <w:t>13.0 (35)</w:t>
            </w:r>
          </w:p>
        </w:tc>
        <w:tc>
          <w:tcPr>
            <w:tcW w:w="0" w:type="auto"/>
            <w:tcBorders>
              <w:top w:val="single" w:sz="0" w:space="0" w:color="D3D3D3"/>
              <w:left w:val="single" w:sz="0" w:space="0" w:color="D3D3D3"/>
              <w:bottom w:val="single" w:sz="0" w:space="0" w:color="D3D3D3"/>
              <w:right w:val="single" w:sz="0" w:space="0" w:color="D3D3D3"/>
            </w:tcBorders>
          </w:tcPr>
          <w:p w14:paraId="6BB0C1E3" w14:textId="77777777" w:rsidR="00022B71" w:rsidRDefault="005B112A">
            <w:pPr>
              <w:keepNext/>
              <w:spacing w:after="60"/>
              <w:jc w:val="center"/>
            </w:pPr>
            <w:r>
              <w:rPr>
                <w:rFonts w:ascii="Calibri" w:hAnsi="Calibri"/>
                <w:sz w:val="20"/>
              </w:rPr>
              <w:t>3.4 (16)</w:t>
            </w:r>
          </w:p>
        </w:tc>
        <w:tc>
          <w:tcPr>
            <w:tcW w:w="0" w:type="auto"/>
            <w:tcBorders>
              <w:top w:val="single" w:sz="0" w:space="0" w:color="D3D3D3"/>
              <w:left w:val="single" w:sz="0" w:space="0" w:color="D3D3D3"/>
              <w:bottom w:val="single" w:sz="0" w:space="0" w:color="D3D3D3"/>
              <w:right w:val="single" w:sz="0" w:space="0" w:color="D3D3D3"/>
            </w:tcBorders>
          </w:tcPr>
          <w:p w14:paraId="770B1A9F" w14:textId="77777777" w:rsidR="00022B71" w:rsidRDefault="00022B71">
            <w:pPr>
              <w:keepNext/>
              <w:spacing w:after="60"/>
              <w:jc w:val="center"/>
            </w:pPr>
          </w:p>
        </w:tc>
      </w:tr>
      <w:tr w:rsidR="00022B71" w14:paraId="5850DF0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2A395B"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57E752A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5A4B7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0F32E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1FE995" w14:textId="77777777" w:rsidR="00022B71" w:rsidRDefault="005B112A">
            <w:pPr>
              <w:keepNext/>
              <w:spacing w:after="60"/>
              <w:jc w:val="center"/>
            </w:pPr>
            <w:r>
              <w:rPr>
                <w:rFonts w:ascii="Calibri" w:hAnsi="Calibri"/>
                <w:sz w:val="20"/>
              </w:rPr>
              <w:t>&lt;0.001</w:t>
            </w:r>
          </w:p>
        </w:tc>
      </w:tr>
      <w:tr w:rsidR="00022B71" w14:paraId="2357C45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892806"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75D13A27"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76B0F169" w14:textId="77777777" w:rsidR="00022B71" w:rsidRDefault="005B112A">
            <w:pPr>
              <w:keepNext/>
              <w:spacing w:after="60"/>
              <w:jc w:val="center"/>
            </w:pPr>
            <w:r>
              <w:rPr>
                <w:rFonts w:ascii="Calibri" w:hAnsi="Calibri"/>
                <w:sz w:val="20"/>
              </w:rPr>
              <w:t>12.7 (34)</w:t>
            </w:r>
          </w:p>
        </w:tc>
        <w:tc>
          <w:tcPr>
            <w:tcW w:w="0" w:type="auto"/>
            <w:tcBorders>
              <w:top w:val="single" w:sz="0" w:space="0" w:color="D3D3D3"/>
              <w:left w:val="single" w:sz="0" w:space="0" w:color="D3D3D3"/>
              <w:bottom w:val="single" w:sz="0" w:space="0" w:color="D3D3D3"/>
              <w:right w:val="single" w:sz="0" w:space="0" w:color="D3D3D3"/>
            </w:tcBorders>
          </w:tcPr>
          <w:p w14:paraId="7D2A4419" w14:textId="77777777" w:rsidR="00022B71" w:rsidRDefault="005B112A">
            <w:pPr>
              <w:keepNext/>
              <w:spacing w:after="60"/>
              <w:jc w:val="center"/>
            </w:pPr>
            <w:r>
              <w:rPr>
                <w:rFonts w:ascii="Calibri" w:hAnsi="Calibri"/>
                <w:sz w:val="20"/>
              </w:rPr>
              <w:t>23.3 (105)</w:t>
            </w:r>
          </w:p>
        </w:tc>
        <w:tc>
          <w:tcPr>
            <w:tcW w:w="0" w:type="auto"/>
            <w:tcBorders>
              <w:top w:val="single" w:sz="0" w:space="0" w:color="D3D3D3"/>
              <w:left w:val="single" w:sz="0" w:space="0" w:color="D3D3D3"/>
              <w:bottom w:val="single" w:sz="0" w:space="0" w:color="D3D3D3"/>
              <w:right w:val="single" w:sz="0" w:space="0" w:color="D3D3D3"/>
            </w:tcBorders>
          </w:tcPr>
          <w:p w14:paraId="59837621" w14:textId="77777777" w:rsidR="00022B71" w:rsidRDefault="00022B71">
            <w:pPr>
              <w:keepNext/>
              <w:spacing w:after="60"/>
              <w:jc w:val="center"/>
            </w:pPr>
          </w:p>
        </w:tc>
      </w:tr>
      <w:tr w:rsidR="00022B71" w14:paraId="3A86A4A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148DE7"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2494D5A0"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7CD41497" w14:textId="77777777" w:rsidR="00022B71" w:rsidRDefault="005B112A">
            <w:pPr>
              <w:keepNext/>
              <w:spacing w:after="60"/>
              <w:jc w:val="center"/>
            </w:pPr>
            <w:r>
              <w:rPr>
                <w:rFonts w:ascii="Calibri" w:hAnsi="Calibri"/>
                <w:sz w:val="20"/>
              </w:rPr>
              <w:t>39.9 (107)</w:t>
            </w:r>
          </w:p>
        </w:tc>
        <w:tc>
          <w:tcPr>
            <w:tcW w:w="0" w:type="auto"/>
            <w:tcBorders>
              <w:top w:val="single" w:sz="0" w:space="0" w:color="D3D3D3"/>
              <w:left w:val="single" w:sz="0" w:space="0" w:color="D3D3D3"/>
              <w:bottom w:val="single" w:sz="0" w:space="0" w:color="D3D3D3"/>
              <w:right w:val="single" w:sz="0" w:space="0" w:color="D3D3D3"/>
            </w:tcBorders>
          </w:tcPr>
          <w:p w14:paraId="6F26F145" w14:textId="77777777" w:rsidR="00022B71" w:rsidRDefault="005B112A">
            <w:pPr>
              <w:keepNext/>
              <w:spacing w:after="60"/>
              <w:jc w:val="center"/>
            </w:pPr>
            <w:r>
              <w:rPr>
                <w:rFonts w:ascii="Calibri" w:hAnsi="Calibri"/>
                <w:sz w:val="20"/>
              </w:rPr>
              <w:t>45.0 (204)</w:t>
            </w:r>
          </w:p>
        </w:tc>
        <w:tc>
          <w:tcPr>
            <w:tcW w:w="0" w:type="auto"/>
            <w:tcBorders>
              <w:top w:val="single" w:sz="0" w:space="0" w:color="D3D3D3"/>
              <w:left w:val="single" w:sz="0" w:space="0" w:color="D3D3D3"/>
              <w:bottom w:val="single" w:sz="0" w:space="0" w:color="D3D3D3"/>
              <w:right w:val="single" w:sz="0" w:space="0" w:color="D3D3D3"/>
            </w:tcBorders>
          </w:tcPr>
          <w:p w14:paraId="4402CD31" w14:textId="77777777" w:rsidR="00022B71" w:rsidRDefault="00022B71">
            <w:pPr>
              <w:keepNext/>
              <w:spacing w:after="60"/>
              <w:jc w:val="center"/>
            </w:pPr>
          </w:p>
        </w:tc>
      </w:tr>
      <w:tr w:rsidR="00022B71" w14:paraId="2E59C5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73198" w14:textId="77777777" w:rsidR="00022B71" w:rsidRDefault="005B112A">
            <w:pPr>
              <w:keepNext/>
              <w:spacing w:after="60"/>
            </w:pPr>
            <w:r>
              <w:rPr>
                <w:rFonts w:ascii="Calibri" w:hAnsi="Calibri"/>
                <w:sz w:val="20"/>
              </w:rPr>
              <w:t xml:space="preserve">    4.0 à </w:t>
            </w:r>
            <w:r>
              <w:rPr>
                <w:rFonts w:ascii="Calibri" w:hAnsi="Calibri"/>
                <w:sz w:val="20"/>
              </w:rPr>
              <w:t>5.0 heures</w:t>
            </w:r>
          </w:p>
        </w:tc>
        <w:tc>
          <w:tcPr>
            <w:tcW w:w="0" w:type="auto"/>
            <w:tcBorders>
              <w:top w:val="single" w:sz="0" w:space="0" w:color="D3D3D3"/>
              <w:left w:val="single" w:sz="0" w:space="0" w:color="D3D3D3"/>
              <w:bottom w:val="single" w:sz="0" w:space="0" w:color="D3D3D3"/>
              <w:right w:val="single" w:sz="0" w:space="0" w:color="D3D3D3"/>
            </w:tcBorders>
          </w:tcPr>
          <w:p w14:paraId="43E68463"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7D71A094" w14:textId="77777777" w:rsidR="00022B71" w:rsidRDefault="005B112A">
            <w:pPr>
              <w:keepNext/>
              <w:spacing w:after="60"/>
              <w:jc w:val="center"/>
            </w:pPr>
            <w:r>
              <w:rPr>
                <w:rFonts w:ascii="Calibri" w:hAnsi="Calibri"/>
                <w:sz w:val="20"/>
              </w:rPr>
              <w:t>19.8 (53)</w:t>
            </w:r>
          </w:p>
        </w:tc>
        <w:tc>
          <w:tcPr>
            <w:tcW w:w="0" w:type="auto"/>
            <w:tcBorders>
              <w:top w:val="single" w:sz="0" w:space="0" w:color="D3D3D3"/>
              <w:left w:val="single" w:sz="0" w:space="0" w:color="D3D3D3"/>
              <w:bottom w:val="single" w:sz="0" w:space="0" w:color="D3D3D3"/>
              <w:right w:val="single" w:sz="0" w:space="0" w:color="D3D3D3"/>
            </w:tcBorders>
          </w:tcPr>
          <w:p w14:paraId="0B2A4D13" w14:textId="77777777" w:rsidR="00022B71" w:rsidRDefault="005B112A">
            <w:pPr>
              <w:keepNext/>
              <w:spacing w:after="60"/>
              <w:jc w:val="center"/>
            </w:pPr>
            <w:r>
              <w:rPr>
                <w:rFonts w:ascii="Calibri" w:hAnsi="Calibri"/>
                <w:sz w:val="20"/>
              </w:rPr>
              <w:t>19.2 (87)</w:t>
            </w:r>
          </w:p>
        </w:tc>
        <w:tc>
          <w:tcPr>
            <w:tcW w:w="0" w:type="auto"/>
            <w:tcBorders>
              <w:top w:val="single" w:sz="0" w:space="0" w:color="D3D3D3"/>
              <w:left w:val="single" w:sz="0" w:space="0" w:color="D3D3D3"/>
              <w:bottom w:val="single" w:sz="0" w:space="0" w:color="D3D3D3"/>
              <w:right w:val="single" w:sz="0" w:space="0" w:color="D3D3D3"/>
            </w:tcBorders>
          </w:tcPr>
          <w:p w14:paraId="70DB7664" w14:textId="77777777" w:rsidR="00022B71" w:rsidRDefault="00022B71">
            <w:pPr>
              <w:keepNext/>
              <w:spacing w:after="60"/>
              <w:jc w:val="center"/>
            </w:pPr>
          </w:p>
        </w:tc>
      </w:tr>
      <w:tr w:rsidR="00022B71" w14:paraId="6E6EE4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05290D"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7204B5AE"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39BACBDF" w14:textId="77777777" w:rsidR="00022B71" w:rsidRDefault="005B112A">
            <w:pPr>
              <w:keepNext/>
              <w:spacing w:after="60"/>
              <w:jc w:val="center"/>
            </w:pPr>
            <w:r>
              <w:rPr>
                <w:rFonts w:ascii="Calibri" w:hAnsi="Calibri"/>
                <w:sz w:val="20"/>
              </w:rPr>
              <w:t>10.8 (29)</w:t>
            </w:r>
          </w:p>
        </w:tc>
        <w:tc>
          <w:tcPr>
            <w:tcW w:w="0" w:type="auto"/>
            <w:tcBorders>
              <w:top w:val="single" w:sz="0" w:space="0" w:color="D3D3D3"/>
              <w:left w:val="single" w:sz="0" w:space="0" w:color="D3D3D3"/>
              <w:bottom w:val="single" w:sz="0" w:space="0" w:color="D3D3D3"/>
              <w:right w:val="single" w:sz="0" w:space="0" w:color="D3D3D3"/>
            </w:tcBorders>
          </w:tcPr>
          <w:p w14:paraId="4E2C06FF" w14:textId="77777777" w:rsidR="00022B71" w:rsidRDefault="005B112A">
            <w:pPr>
              <w:keepNext/>
              <w:spacing w:after="60"/>
              <w:jc w:val="center"/>
            </w:pPr>
            <w:r>
              <w:rPr>
                <w:rFonts w:ascii="Calibri" w:hAnsi="Calibri"/>
                <w:sz w:val="20"/>
              </w:rPr>
              <w:t>4.7 (21)</w:t>
            </w:r>
          </w:p>
        </w:tc>
        <w:tc>
          <w:tcPr>
            <w:tcW w:w="0" w:type="auto"/>
            <w:tcBorders>
              <w:top w:val="single" w:sz="0" w:space="0" w:color="D3D3D3"/>
              <w:left w:val="single" w:sz="0" w:space="0" w:color="D3D3D3"/>
              <w:bottom w:val="single" w:sz="0" w:space="0" w:color="D3D3D3"/>
              <w:right w:val="single" w:sz="0" w:space="0" w:color="D3D3D3"/>
            </w:tcBorders>
          </w:tcPr>
          <w:p w14:paraId="0A154E70" w14:textId="77777777" w:rsidR="00022B71" w:rsidRDefault="00022B71">
            <w:pPr>
              <w:keepNext/>
              <w:spacing w:after="60"/>
              <w:jc w:val="center"/>
            </w:pPr>
          </w:p>
        </w:tc>
      </w:tr>
      <w:tr w:rsidR="00022B71" w14:paraId="044282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3EC760"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16737F53"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67E857A2" w14:textId="77777777" w:rsidR="00022B71" w:rsidRDefault="005B112A">
            <w:pPr>
              <w:keepNext/>
              <w:spacing w:after="60"/>
              <w:jc w:val="center"/>
            </w:pPr>
            <w:r>
              <w:rPr>
                <w:rFonts w:ascii="Calibri" w:hAnsi="Calibri"/>
                <w:sz w:val="20"/>
              </w:rPr>
              <w:t>16.8 (45)</w:t>
            </w:r>
          </w:p>
        </w:tc>
        <w:tc>
          <w:tcPr>
            <w:tcW w:w="0" w:type="auto"/>
            <w:tcBorders>
              <w:top w:val="single" w:sz="0" w:space="0" w:color="D3D3D3"/>
              <w:left w:val="single" w:sz="0" w:space="0" w:color="D3D3D3"/>
              <w:bottom w:val="single" w:sz="0" w:space="0" w:color="D3D3D3"/>
              <w:right w:val="single" w:sz="0" w:space="0" w:color="D3D3D3"/>
            </w:tcBorders>
          </w:tcPr>
          <w:p w14:paraId="5776E2CD" w14:textId="77777777" w:rsidR="00022B71" w:rsidRDefault="005B112A">
            <w:pPr>
              <w:keepNext/>
              <w:spacing w:after="60"/>
              <w:jc w:val="center"/>
            </w:pPr>
            <w:r>
              <w:rPr>
                <w:rFonts w:ascii="Calibri" w:hAnsi="Calibri"/>
                <w:sz w:val="20"/>
              </w:rPr>
              <w:t>7.9 (36)</w:t>
            </w:r>
          </w:p>
        </w:tc>
        <w:tc>
          <w:tcPr>
            <w:tcW w:w="0" w:type="auto"/>
            <w:tcBorders>
              <w:top w:val="single" w:sz="0" w:space="0" w:color="D3D3D3"/>
              <w:left w:val="single" w:sz="0" w:space="0" w:color="D3D3D3"/>
              <w:bottom w:val="single" w:sz="0" w:space="0" w:color="D3D3D3"/>
              <w:right w:val="single" w:sz="0" w:space="0" w:color="D3D3D3"/>
            </w:tcBorders>
          </w:tcPr>
          <w:p w14:paraId="06E7C378" w14:textId="77777777" w:rsidR="00022B71" w:rsidRDefault="00022B71">
            <w:pPr>
              <w:keepNext/>
              <w:spacing w:after="60"/>
              <w:jc w:val="center"/>
            </w:pPr>
          </w:p>
        </w:tc>
      </w:tr>
      <w:tr w:rsidR="00022B71" w14:paraId="385EE7D1" w14:textId="77777777" w:rsidTr="00022B71">
        <w:trPr>
          <w:cantSplit/>
          <w:jc w:val="center"/>
        </w:trPr>
        <w:tc>
          <w:tcPr>
            <w:tcW w:w="0" w:type="auto"/>
            <w:gridSpan w:val="5"/>
          </w:tcPr>
          <w:p w14:paraId="069FB7E8"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362FFD29" w14:textId="77777777" w:rsidTr="00022B71">
        <w:trPr>
          <w:cantSplit/>
          <w:jc w:val="center"/>
        </w:trPr>
        <w:tc>
          <w:tcPr>
            <w:tcW w:w="0" w:type="auto"/>
            <w:gridSpan w:val="5"/>
          </w:tcPr>
          <w:p w14:paraId="2BF02108"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6A0FCBC8" w14:textId="77777777" w:rsidR="00022B71" w:rsidRDefault="005B112A">
      <w:pPr>
        <w:pStyle w:val="Titre3"/>
      </w:pPr>
      <w:bookmarkStart w:id="16" w:name="X20844677d43ce0f8df78b7a547d449efc841a67"/>
      <w:bookmarkStart w:id="17" w:name="_Toc209544822"/>
      <w:bookmarkEnd w:id="13"/>
      <w:r>
        <w:t>Utilisation des médias sociaux selon le sexe</w:t>
      </w:r>
      <w:bookmarkEnd w:id="17"/>
    </w:p>
    <w:p w14:paraId="7B09B934" w14:textId="77777777" w:rsidR="00022B71" w:rsidRDefault="005B112A">
      <w:r>
        <w:br w:type="page"/>
      </w:r>
    </w:p>
    <w:p w14:paraId="3F130244" w14:textId="77777777" w:rsidR="00022B71" w:rsidRDefault="005B112A">
      <w:pPr>
        <w:pStyle w:val="En-ttedetabledesmatires"/>
      </w:pPr>
      <w:r>
        <w:rPr>
          <w:rStyle w:val="NormalTok"/>
        </w:rPr>
        <w:t xml:space="preserve">table_utilisation_medias_sociaux_sexe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(Usage_MS,Nbr_compte_MS,Nbr_compte_MS_regulier,Nombre_d_heures_sur_RSM_Jour),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"**Utilisation_médias_sociaux selon le sexe**"</w:t>
      </w:r>
      <w:r>
        <w:rPr>
          <w:rStyle w:val="NormalTok"/>
        </w:rPr>
        <w:t>)</w:t>
      </w:r>
      <w:r>
        <w:br/>
      </w:r>
      <w:r>
        <w:br/>
      </w:r>
      <w:r>
        <w:rPr>
          <w:rStyle w:val="NormalTok"/>
        </w:rPr>
        <w:t>table_utilisation_medias_sociaux_sexe</w:t>
      </w:r>
    </w:p>
    <w:tbl>
      <w:tblPr>
        <w:tblStyle w:val="Table"/>
        <w:tblW w:w="0" w:type="auto"/>
        <w:jc w:val="center"/>
        <w:tblCellMar>
          <w:left w:w="60" w:type="dxa"/>
          <w:right w:w="60" w:type="dxa"/>
        </w:tblCellMar>
        <w:tblLook w:val="0000" w:firstRow="0" w:lastRow="0" w:firstColumn="0" w:lastColumn="0" w:noHBand="0" w:noVBand="0"/>
      </w:tblPr>
      <w:tblGrid>
        <w:gridCol w:w="2918"/>
        <w:gridCol w:w="1453"/>
        <w:gridCol w:w="1473"/>
        <w:gridCol w:w="1515"/>
        <w:gridCol w:w="805"/>
      </w:tblGrid>
      <w:tr w:rsidR="00022B71" w14:paraId="62934F1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74AC6A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AB3568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D0C11F2"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53196FFE"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1EA3F83"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3078C16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4D2E25"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53F01BA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61CA2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9631D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039504" w14:textId="77777777" w:rsidR="00022B71" w:rsidRDefault="005B112A">
            <w:pPr>
              <w:keepNext/>
              <w:spacing w:after="60"/>
              <w:jc w:val="center"/>
            </w:pPr>
            <w:r>
              <w:rPr>
                <w:rFonts w:ascii="Calibri" w:hAnsi="Calibri"/>
                <w:sz w:val="20"/>
              </w:rPr>
              <w:t>&lt;0.001</w:t>
            </w:r>
          </w:p>
        </w:tc>
      </w:tr>
      <w:tr w:rsidR="00022B71" w14:paraId="663F937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A04524"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56893CCF"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69EEBD05" w14:textId="77777777" w:rsidR="00022B71" w:rsidRDefault="005B112A">
            <w:pPr>
              <w:keepNext/>
              <w:spacing w:after="60"/>
              <w:jc w:val="center"/>
            </w:pPr>
            <w:r>
              <w:rPr>
                <w:rFonts w:ascii="Calibri" w:hAnsi="Calibri"/>
                <w:sz w:val="20"/>
              </w:rPr>
              <w:t>3.1 (11)</w:t>
            </w:r>
          </w:p>
        </w:tc>
        <w:tc>
          <w:tcPr>
            <w:tcW w:w="0" w:type="auto"/>
            <w:tcBorders>
              <w:top w:val="single" w:sz="0" w:space="0" w:color="D3D3D3"/>
              <w:left w:val="single" w:sz="0" w:space="0" w:color="D3D3D3"/>
              <w:bottom w:val="single" w:sz="0" w:space="0" w:color="D3D3D3"/>
              <w:right w:val="single" w:sz="0" w:space="0" w:color="D3D3D3"/>
            </w:tcBorders>
          </w:tcPr>
          <w:p w14:paraId="06D65145" w14:textId="77777777" w:rsidR="00022B71" w:rsidRDefault="005B112A">
            <w:pPr>
              <w:keepNext/>
              <w:spacing w:after="60"/>
              <w:jc w:val="center"/>
            </w:pPr>
            <w:r>
              <w:rPr>
                <w:rFonts w:ascii="Calibri" w:hAnsi="Calibri"/>
                <w:sz w:val="20"/>
              </w:rPr>
              <w:t>13.6 (49)</w:t>
            </w:r>
          </w:p>
        </w:tc>
        <w:tc>
          <w:tcPr>
            <w:tcW w:w="0" w:type="auto"/>
            <w:tcBorders>
              <w:top w:val="single" w:sz="0" w:space="0" w:color="D3D3D3"/>
              <w:left w:val="single" w:sz="0" w:space="0" w:color="D3D3D3"/>
              <w:bottom w:val="single" w:sz="0" w:space="0" w:color="D3D3D3"/>
              <w:right w:val="single" w:sz="0" w:space="0" w:color="D3D3D3"/>
            </w:tcBorders>
          </w:tcPr>
          <w:p w14:paraId="66F87F7C" w14:textId="77777777" w:rsidR="00022B71" w:rsidRDefault="00022B71">
            <w:pPr>
              <w:keepNext/>
              <w:spacing w:after="60"/>
              <w:jc w:val="center"/>
            </w:pPr>
          </w:p>
        </w:tc>
      </w:tr>
      <w:tr w:rsidR="00022B71" w14:paraId="16337AA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08E06C"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5F965ECE"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26C0014B" w14:textId="77777777" w:rsidR="00022B71" w:rsidRDefault="005B112A">
            <w:pPr>
              <w:keepNext/>
              <w:spacing w:after="60"/>
              <w:jc w:val="center"/>
            </w:pPr>
            <w:r>
              <w:rPr>
                <w:rFonts w:ascii="Calibri" w:hAnsi="Calibri"/>
                <w:sz w:val="20"/>
              </w:rPr>
              <w:t>96.9 (348)</w:t>
            </w:r>
          </w:p>
        </w:tc>
        <w:tc>
          <w:tcPr>
            <w:tcW w:w="0" w:type="auto"/>
            <w:tcBorders>
              <w:top w:val="single" w:sz="0" w:space="0" w:color="D3D3D3"/>
              <w:left w:val="single" w:sz="0" w:space="0" w:color="D3D3D3"/>
              <w:bottom w:val="single" w:sz="0" w:space="0" w:color="D3D3D3"/>
              <w:right w:val="single" w:sz="0" w:space="0" w:color="D3D3D3"/>
            </w:tcBorders>
          </w:tcPr>
          <w:p w14:paraId="2EFE68C6" w14:textId="77777777" w:rsidR="00022B71" w:rsidRDefault="005B112A">
            <w:pPr>
              <w:keepNext/>
              <w:spacing w:after="60"/>
              <w:jc w:val="center"/>
            </w:pPr>
            <w:r>
              <w:rPr>
                <w:rFonts w:ascii="Calibri" w:hAnsi="Calibri"/>
                <w:sz w:val="20"/>
              </w:rPr>
              <w:t>86.4 (312)</w:t>
            </w:r>
          </w:p>
        </w:tc>
        <w:tc>
          <w:tcPr>
            <w:tcW w:w="0" w:type="auto"/>
            <w:tcBorders>
              <w:top w:val="single" w:sz="0" w:space="0" w:color="D3D3D3"/>
              <w:left w:val="single" w:sz="0" w:space="0" w:color="D3D3D3"/>
              <w:bottom w:val="single" w:sz="0" w:space="0" w:color="D3D3D3"/>
              <w:right w:val="single" w:sz="0" w:space="0" w:color="D3D3D3"/>
            </w:tcBorders>
          </w:tcPr>
          <w:p w14:paraId="71063531" w14:textId="77777777" w:rsidR="00022B71" w:rsidRDefault="00022B71">
            <w:pPr>
              <w:keepNext/>
              <w:spacing w:after="60"/>
              <w:jc w:val="center"/>
            </w:pPr>
          </w:p>
        </w:tc>
      </w:tr>
      <w:tr w:rsidR="00022B71" w14:paraId="65AB50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F56190"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13ACA5A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5CF24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C7877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A52C90" w14:textId="77777777" w:rsidR="00022B71" w:rsidRDefault="005B112A">
            <w:pPr>
              <w:keepNext/>
              <w:spacing w:after="60"/>
              <w:jc w:val="center"/>
            </w:pPr>
            <w:r>
              <w:rPr>
                <w:rFonts w:ascii="Calibri" w:hAnsi="Calibri"/>
                <w:sz w:val="20"/>
              </w:rPr>
              <w:t>&lt;0.001</w:t>
            </w:r>
          </w:p>
        </w:tc>
      </w:tr>
      <w:tr w:rsidR="00022B71" w14:paraId="276F216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3FF7F0"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4917A3C7"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2AF2F138" w14:textId="77777777" w:rsidR="00022B71" w:rsidRDefault="005B112A">
            <w:pPr>
              <w:keepNext/>
              <w:spacing w:after="60"/>
              <w:jc w:val="center"/>
            </w:pPr>
            <w:r>
              <w:rPr>
                <w:rFonts w:ascii="Calibri" w:hAnsi="Calibri"/>
                <w:sz w:val="20"/>
              </w:rPr>
              <w:t>3.3 (12)</w:t>
            </w:r>
          </w:p>
        </w:tc>
        <w:tc>
          <w:tcPr>
            <w:tcW w:w="0" w:type="auto"/>
            <w:tcBorders>
              <w:top w:val="single" w:sz="0" w:space="0" w:color="D3D3D3"/>
              <w:left w:val="single" w:sz="0" w:space="0" w:color="D3D3D3"/>
              <w:bottom w:val="single" w:sz="0" w:space="0" w:color="D3D3D3"/>
              <w:right w:val="single" w:sz="0" w:space="0" w:color="D3D3D3"/>
            </w:tcBorders>
          </w:tcPr>
          <w:p w14:paraId="451CC8B6" w14:textId="77777777" w:rsidR="00022B71" w:rsidRDefault="005B112A">
            <w:pPr>
              <w:keepNext/>
              <w:spacing w:after="60"/>
              <w:jc w:val="center"/>
            </w:pPr>
            <w:r>
              <w:rPr>
                <w:rFonts w:ascii="Calibri" w:hAnsi="Calibri"/>
                <w:sz w:val="20"/>
              </w:rPr>
              <w:t>15.0 (54)</w:t>
            </w:r>
          </w:p>
        </w:tc>
        <w:tc>
          <w:tcPr>
            <w:tcW w:w="0" w:type="auto"/>
            <w:tcBorders>
              <w:top w:val="single" w:sz="0" w:space="0" w:color="D3D3D3"/>
              <w:left w:val="single" w:sz="0" w:space="0" w:color="D3D3D3"/>
              <w:bottom w:val="single" w:sz="0" w:space="0" w:color="D3D3D3"/>
              <w:right w:val="single" w:sz="0" w:space="0" w:color="D3D3D3"/>
            </w:tcBorders>
          </w:tcPr>
          <w:p w14:paraId="7C4CC003" w14:textId="77777777" w:rsidR="00022B71" w:rsidRDefault="00022B71">
            <w:pPr>
              <w:keepNext/>
              <w:spacing w:after="60"/>
              <w:jc w:val="center"/>
            </w:pPr>
          </w:p>
        </w:tc>
      </w:tr>
      <w:tr w:rsidR="00022B71" w14:paraId="678C362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094D3"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2D3A55E5"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31FDF3C1" w14:textId="77777777" w:rsidR="00022B71" w:rsidRDefault="005B112A">
            <w:pPr>
              <w:keepNext/>
              <w:spacing w:after="60"/>
              <w:jc w:val="center"/>
            </w:pPr>
            <w:r>
              <w:rPr>
                <w:rFonts w:ascii="Calibri" w:hAnsi="Calibri"/>
                <w:sz w:val="20"/>
              </w:rPr>
              <w:t>24.4 (88)</w:t>
            </w:r>
          </w:p>
        </w:tc>
        <w:tc>
          <w:tcPr>
            <w:tcW w:w="0" w:type="auto"/>
            <w:tcBorders>
              <w:top w:val="single" w:sz="0" w:space="0" w:color="D3D3D3"/>
              <w:left w:val="single" w:sz="0" w:space="0" w:color="D3D3D3"/>
              <w:bottom w:val="single" w:sz="0" w:space="0" w:color="D3D3D3"/>
              <w:right w:val="single" w:sz="0" w:space="0" w:color="D3D3D3"/>
            </w:tcBorders>
          </w:tcPr>
          <w:p w14:paraId="767D0A7A" w14:textId="77777777" w:rsidR="00022B71" w:rsidRDefault="005B112A">
            <w:pPr>
              <w:keepNext/>
              <w:spacing w:after="60"/>
              <w:jc w:val="center"/>
            </w:pPr>
            <w:r>
              <w:rPr>
                <w:rFonts w:ascii="Calibri" w:hAnsi="Calibri"/>
                <w:sz w:val="20"/>
              </w:rPr>
              <w:t>30.2 (109)</w:t>
            </w:r>
          </w:p>
        </w:tc>
        <w:tc>
          <w:tcPr>
            <w:tcW w:w="0" w:type="auto"/>
            <w:tcBorders>
              <w:top w:val="single" w:sz="0" w:space="0" w:color="D3D3D3"/>
              <w:left w:val="single" w:sz="0" w:space="0" w:color="D3D3D3"/>
              <w:bottom w:val="single" w:sz="0" w:space="0" w:color="D3D3D3"/>
              <w:right w:val="single" w:sz="0" w:space="0" w:color="D3D3D3"/>
            </w:tcBorders>
          </w:tcPr>
          <w:p w14:paraId="3607E295" w14:textId="77777777" w:rsidR="00022B71" w:rsidRDefault="00022B71">
            <w:pPr>
              <w:keepNext/>
              <w:spacing w:after="60"/>
              <w:jc w:val="center"/>
            </w:pPr>
          </w:p>
        </w:tc>
      </w:tr>
      <w:tr w:rsidR="00022B71" w14:paraId="598CEA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05A58C"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38ACB49E"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5499D32F" w14:textId="77777777" w:rsidR="00022B71" w:rsidRDefault="005B112A">
            <w:pPr>
              <w:keepNext/>
              <w:spacing w:after="60"/>
              <w:jc w:val="center"/>
            </w:pPr>
            <w:r>
              <w:rPr>
                <w:rFonts w:ascii="Calibri" w:hAnsi="Calibri"/>
                <w:sz w:val="20"/>
              </w:rPr>
              <w:t>59.7 (215)</w:t>
            </w:r>
          </w:p>
        </w:tc>
        <w:tc>
          <w:tcPr>
            <w:tcW w:w="0" w:type="auto"/>
            <w:tcBorders>
              <w:top w:val="single" w:sz="0" w:space="0" w:color="D3D3D3"/>
              <w:left w:val="single" w:sz="0" w:space="0" w:color="D3D3D3"/>
              <w:bottom w:val="single" w:sz="0" w:space="0" w:color="D3D3D3"/>
              <w:right w:val="single" w:sz="0" w:space="0" w:color="D3D3D3"/>
            </w:tcBorders>
          </w:tcPr>
          <w:p w14:paraId="2C479E59" w14:textId="77777777" w:rsidR="00022B71" w:rsidRDefault="005B112A">
            <w:pPr>
              <w:keepNext/>
              <w:spacing w:after="60"/>
              <w:jc w:val="center"/>
            </w:pPr>
            <w:r>
              <w:rPr>
                <w:rFonts w:ascii="Calibri" w:hAnsi="Calibri"/>
                <w:sz w:val="20"/>
              </w:rPr>
              <w:t>46.5 (168)</w:t>
            </w:r>
          </w:p>
        </w:tc>
        <w:tc>
          <w:tcPr>
            <w:tcW w:w="0" w:type="auto"/>
            <w:tcBorders>
              <w:top w:val="single" w:sz="0" w:space="0" w:color="D3D3D3"/>
              <w:left w:val="single" w:sz="0" w:space="0" w:color="D3D3D3"/>
              <w:bottom w:val="single" w:sz="0" w:space="0" w:color="D3D3D3"/>
              <w:right w:val="single" w:sz="0" w:space="0" w:color="D3D3D3"/>
            </w:tcBorders>
          </w:tcPr>
          <w:p w14:paraId="529281DD" w14:textId="77777777" w:rsidR="00022B71" w:rsidRDefault="00022B71">
            <w:pPr>
              <w:keepNext/>
              <w:spacing w:after="60"/>
              <w:jc w:val="center"/>
            </w:pPr>
          </w:p>
        </w:tc>
      </w:tr>
      <w:tr w:rsidR="00022B71" w14:paraId="08B8E4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14D90E"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50D7A382"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7BA89F9E" w14:textId="77777777" w:rsidR="00022B71" w:rsidRDefault="005B112A">
            <w:pPr>
              <w:keepNext/>
              <w:spacing w:after="60"/>
              <w:jc w:val="center"/>
            </w:pPr>
            <w:r>
              <w:rPr>
                <w:rFonts w:ascii="Calibri" w:hAnsi="Calibri"/>
                <w:sz w:val="20"/>
              </w:rPr>
              <w:t>12.5 (45)</w:t>
            </w:r>
          </w:p>
        </w:tc>
        <w:tc>
          <w:tcPr>
            <w:tcW w:w="0" w:type="auto"/>
            <w:tcBorders>
              <w:top w:val="single" w:sz="0" w:space="0" w:color="D3D3D3"/>
              <w:left w:val="single" w:sz="0" w:space="0" w:color="D3D3D3"/>
              <w:bottom w:val="single" w:sz="0" w:space="0" w:color="D3D3D3"/>
              <w:right w:val="single" w:sz="0" w:space="0" w:color="D3D3D3"/>
            </w:tcBorders>
          </w:tcPr>
          <w:p w14:paraId="0F007819" w14:textId="77777777" w:rsidR="00022B71" w:rsidRDefault="005B112A">
            <w:pPr>
              <w:keepNext/>
              <w:spacing w:after="60"/>
              <w:jc w:val="center"/>
            </w:pPr>
            <w:r>
              <w:rPr>
                <w:rFonts w:ascii="Calibri" w:hAnsi="Calibri"/>
                <w:sz w:val="20"/>
              </w:rPr>
              <w:t>8.3 (30)</w:t>
            </w:r>
          </w:p>
        </w:tc>
        <w:tc>
          <w:tcPr>
            <w:tcW w:w="0" w:type="auto"/>
            <w:tcBorders>
              <w:top w:val="single" w:sz="0" w:space="0" w:color="D3D3D3"/>
              <w:left w:val="single" w:sz="0" w:space="0" w:color="D3D3D3"/>
              <w:bottom w:val="single" w:sz="0" w:space="0" w:color="D3D3D3"/>
              <w:right w:val="single" w:sz="0" w:space="0" w:color="D3D3D3"/>
            </w:tcBorders>
          </w:tcPr>
          <w:p w14:paraId="200C08C3" w14:textId="77777777" w:rsidR="00022B71" w:rsidRDefault="00022B71">
            <w:pPr>
              <w:keepNext/>
              <w:spacing w:after="60"/>
              <w:jc w:val="center"/>
            </w:pPr>
          </w:p>
        </w:tc>
      </w:tr>
      <w:tr w:rsidR="00022B71" w14:paraId="457D5F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2B7CC7"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775EA38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B4459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DE79B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F01C5F" w14:textId="77777777" w:rsidR="00022B71" w:rsidRDefault="005B112A">
            <w:pPr>
              <w:keepNext/>
              <w:spacing w:after="60"/>
              <w:jc w:val="center"/>
            </w:pPr>
            <w:r>
              <w:rPr>
                <w:rFonts w:ascii="Calibri" w:hAnsi="Calibri"/>
                <w:sz w:val="20"/>
              </w:rPr>
              <w:t>&lt;0.001</w:t>
            </w:r>
          </w:p>
        </w:tc>
      </w:tr>
      <w:tr w:rsidR="00022B71" w14:paraId="221562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3D57C"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5AB1F054"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775DB123" w14:textId="77777777" w:rsidR="00022B71" w:rsidRDefault="005B112A">
            <w:pPr>
              <w:keepNext/>
              <w:spacing w:after="60"/>
              <w:jc w:val="center"/>
            </w:pPr>
            <w:r>
              <w:rPr>
                <w:rFonts w:ascii="Calibri" w:hAnsi="Calibri"/>
                <w:sz w:val="20"/>
              </w:rPr>
              <w:t>3.2 (12)</w:t>
            </w:r>
          </w:p>
        </w:tc>
        <w:tc>
          <w:tcPr>
            <w:tcW w:w="0" w:type="auto"/>
            <w:tcBorders>
              <w:top w:val="single" w:sz="0" w:space="0" w:color="D3D3D3"/>
              <w:left w:val="single" w:sz="0" w:space="0" w:color="D3D3D3"/>
              <w:bottom w:val="single" w:sz="0" w:space="0" w:color="D3D3D3"/>
              <w:right w:val="single" w:sz="0" w:space="0" w:color="D3D3D3"/>
            </w:tcBorders>
          </w:tcPr>
          <w:p w14:paraId="606177C3" w14:textId="77777777" w:rsidR="00022B71" w:rsidRDefault="005B112A">
            <w:pPr>
              <w:keepNext/>
              <w:spacing w:after="60"/>
              <w:jc w:val="center"/>
            </w:pPr>
            <w:r>
              <w:rPr>
                <w:rFonts w:ascii="Calibri" w:hAnsi="Calibri"/>
                <w:sz w:val="20"/>
              </w:rPr>
              <w:t>15.7 (57)</w:t>
            </w:r>
          </w:p>
        </w:tc>
        <w:tc>
          <w:tcPr>
            <w:tcW w:w="0" w:type="auto"/>
            <w:tcBorders>
              <w:top w:val="single" w:sz="0" w:space="0" w:color="D3D3D3"/>
              <w:left w:val="single" w:sz="0" w:space="0" w:color="D3D3D3"/>
              <w:bottom w:val="single" w:sz="0" w:space="0" w:color="D3D3D3"/>
              <w:right w:val="single" w:sz="0" w:space="0" w:color="D3D3D3"/>
            </w:tcBorders>
          </w:tcPr>
          <w:p w14:paraId="163C4AFC" w14:textId="77777777" w:rsidR="00022B71" w:rsidRDefault="00022B71">
            <w:pPr>
              <w:keepNext/>
              <w:spacing w:after="60"/>
              <w:jc w:val="center"/>
            </w:pPr>
          </w:p>
        </w:tc>
      </w:tr>
      <w:tr w:rsidR="00022B71" w14:paraId="6FACAD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721C6E"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19B968B4"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78F27277" w14:textId="77777777" w:rsidR="00022B71" w:rsidRDefault="005B112A">
            <w:pPr>
              <w:keepNext/>
              <w:spacing w:after="60"/>
              <w:jc w:val="center"/>
            </w:pPr>
            <w:r>
              <w:rPr>
                <w:rFonts w:ascii="Calibri" w:hAnsi="Calibri"/>
                <w:sz w:val="20"/>
              </w:rPr>
              <w:t>13.9 (50)</w:t>
            </w:r>
          </w:p>
        </w:tc>
        <w:tc>
          <w:tcPr>
            <w:tcW w:w="0" w:type="auto"/>
            <w:tcBorders>
              <w:top w:val="single" w:sz="0" w:space="0" w:color="D3D3D3"/>
              <w:left w:val="single" w:sz="0" w:space="0" w:color="D3D3D3"/>
              <w:bottom w:val="single" w:sz="0" w:space="0" w:color="D3D3D3"/>
              <w:right w:val="single" w:sz="0" w:space="0" w:color="D3D3D3"/>
            </w:tcBorders>
          </w:tcPr>
          <w:p w14:paraId="081E3E76" w14:textId="77777777" w:rsidR="00022B71" w:rsidRDefault="005B112A">
            <w:pPr>
              <w:keepNext/>
              <w:spacing w:after="60"/>
              <w:jc w:val="center"/>
            </w:pPr>
            <w:r>
              <w:rPr>
                <w:rFonts w:ascii="Calibri" w:hAnsi="Calibri"/>
                <w:sz w:val="20"/>
              </w:rPr>
              <w:t>22.7 (82)</w:t>
            </w:r>
          </w:p>
        </w:tc>
        <w:tc>
          <w:tcPr>
            <w:tcW w:w="0" w:type="auto"/>
            <w:tcBorders>
              <w:top w:val="single" w:sz="0" w:space="0" w:color="D3D3D3"/>
              <w:left w:val="single" w:sz="0" w:space="0" w:color="D3D3D3"/>
              <w:bottom w:val="single" w:sz="0" w:space="0" w:color="D3D3D3"/>
              <w:right w:val="single" w:sz="0" w:space="0" w:color="D3D3D3"/>
            </w:tcBorders>
          </w:tcPr>
          <w:p w14:paraId="0B4EF8D5" w14:textId="77777777" w:rsidR="00022B71" w:rsidRDefault="00022B71">
            <w:pPr>
              <w:keepNext/>
              <w:spacing w:after="60"/>
              <w:jc w:val="center"/>
            </w:pPr>
          </w:p>
        </w:tc>
      </w:tr>
      <w:tr w:rsidR="00022B71" w14:paraId="6D35D7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7CF1EA"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2A597201"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44775B97" w14:textId="77777777" w:rsidR="00022B71" w:rsidRDefault="005B112A">
            <w:pPr>
              <w:keepNext/>
              <w:spacing w:after="60"/>
              <w:jc w:val="center"/>
            </w:pPr>
            <w:r>
              <w:rPr>
                <w:rFonts w:ascii="Calibri" w:hAnsi="Calibri"/>
                <w:sz w:val="20"/>
              </w:rPr>
              <w:t>32.2 (116)</w:t>
            </w:r>
          </w:p>
        </w:tc>
        <w:tc>
          <w:tcPr>
            <w:tcW w:w="0" w:type="auto"/>
            <w:tcBorders>
              <w:top w:val="single" w:sz="0" w:space="0" w:color="D3D3D3"/>
              <w:left w:val="single" w:sz="0" w:space="0" w:color="D3D3D3"/>
              <w:bottom w:val="single" w:sz="0" w:space="0" w:color="D3D3D3"/>
              <w:right w:val="single" w:sz="0" w:space="0" w:color="D3D3D3"/>
            </w:tcBorders>
          </w:tcPr>
          <w:p w14:paraId="320197C8" w14:textId="77777777" w:rsidR="00022B71" w:rsidRDefault="005B112A">
            <w:pPr>
              <w:keepNext/>
              <w:spacing w:after="60"/>
              <w:jc w:val="center"/>
            </w:pPr>
            <w:r>
              <w:rPr>
                <w:rFonts w:ascii="Calibri" w:hAnsi="Calibri"/>
                <w:sz w:val="20"/>
              </w:rPr>
              <w:t>28.1 (102)</w:t>
            </w:r>
          </w:p>
        </w:tc>
        <w:tc>
          <w:tcPr>
            <w:tcW w:w="0" w:type="auto"/>
            <w:tcBorders>
              <w:top w:val="single" w:sz="0" w:space="0" w:color="D3D3D3"/>
              <w:left w:val="single" w:sz="0" w:space="0" w:color="D3D3D3"/>
              <w:bottom w:val="single" w:sz="0" w:space="0" w:color="D3D3D3"/>
              <w:right w:val="single" w:sz="0" w:space="0" w:color="D3D3D3"/>
            </w:tcBorders>
          </w:tcPr>
          <w:p w14:paraId="0228AB07" w14:textId="77777777" w:rsidR="00022B71" w:rsidRDefault="00022B71">
            <w:pPr>
              <w:keepNext/>
              <w:spacing w:after="60"/>
              <w:jc w:val="center"/>
            </w:pPr>
          </w:p>
        </w:tc>
      </w:tr>
      <w:tr w:rsidR="00022B71" w14:paraId="77CE6D0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88E233"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2F5A9778"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4171A15F" w14:textId="77777777" w:rsidR="00022B71" w:rsidRDefault="005B112A">
            <w:pPr>
              <w:keepNext/>
              <w:spacing w:after="60"/>
              <w:jc w:val="center"/>
            </w:pPr>
            <w:r>
              <w:rPr>
                <w:rFonts w:ascii="Calibri" w:hAnsi="Calibri"/>
                <w:sz w:val="20"/>
              </w:rPr>
              <w:t>27.5 (99)</w:t>
            </w:r>
          </w:p>
        </w:tc>
        <w:tc>
          <w:tcPr>
            <w:tcW w:w="0" w:type="auto"/>
            <w:tcBorders>
              <w:top w:val="single" w:sz="0" w:space="0" w:color="D3D3D3"/>
              <w:left w:val="single" w:sz="0" w:space="0" w:color="D3D3D3"/>
              <w:bottom w:val="single" w:sz="0" w:space="0" w:color="D3D3D3"/>
              <w:right w:val="single" w:sz="0" w:space="0" w:color="D3D3D3"/>
            </w:tcBorders>
          </w:tcPr>
          <w:p w14:paraId="3F489DFE" w14:textId="77777777" w:rsidR="00022B71" w:rsidRDefault="005B112A">
            <w:pPr>
              <w:keepNext/>
              <w:spacing w:after="60"/>
              <w:jc w:val="center"/>
            </w:pPr>
            <w:r>
              <w:rPr>
                <w:rFonts w:ascii="Calibri" w:hAnsi="Calibri"/>
                <w:sz w:val="20"/>
              </w:rPr>
              <w:t>20.3 (73)</w:t>
            </w:r>
          </w:p>
        </w:tc>
        <w:tc>
          <w:tcPr>
            <w:tcW w:w="0" w:type="auto"/>
            <w:tcBorders>
              <w:top w:val="single" w:sz="0" w:space="0" w:color="D3D3D3"/>
              <w:left w:val="single" w:sz="0" w:space="0" w:color="D3D3D3"/>
              <w:bottom w:val="single" w:sz="0" w:space="0" w:color="D3D3D3"/>
              <w:right w:val="single" w:sz="0" w:space="0" w:color="D3D3D3"/>
            </w:tcBorders>
          </w:tcPr>
          <w:p w14:paraId="5FE1E300" w14:textId="77777777" w:rsidR="00022B71" w:rsidRDefault="00022B71">
            <w:pPr>
              <w:keepNext/>
              <w:spacing w:after="60"/>
              <w:jc w:val="center"/>
            </w:pPr>
          </w:p>
        </w:tc>
      </w:tr>
      <w:tr w:rsidR="00022B71" w14:paraId="2816860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38E927"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335547B9"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69AD53C7" w14:textId="77777777" w:rsidR="00022B71" w:rsidRDefault="005B112A">
            <w:pPr>
              <w:keepNext/>
              <w:spacing w:after="60"/>
              <w:jc w:val="center"/>
            </w:pPr>
            <w:r>
              <w:rPr>
                <w:rFonts w:ascii="Calibri" w:hAnsi="Calibri"/>
                <w:sz w:val="20"/>
              </w:rPr>
              <w:t>14.6 (52)</w:t>
            </w:r>
          </w:p>
        </w:tc>
        <w:tc>
          <w:tcPr>
            <w:tcW w:w="0" w:type="auto"/>
            <w:tcBorders>
              <w:top w:val="single" w:sz="0" w:space="0" w:color="D3D3D3"/>
              <w:left w:val="single" w:sz="0" w:space="0" w:color="D3D3D3"/>
              <w:bottom w:val="single" w:sz="0" w:space="0" w:color="D3D3D3"/>
              <w:right w:val="single" w:sz="0" w:space="0" w:color="D3D3D3"/>
            </w:tcBorders>
          </w:tcPr>
          <w:p w14:paraId="3973F5C0" w14:textId="77777777" w:rsidR="00022B71" w:rsidRDefault="005B112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30A79547" w14:textId="77777777" w:rsidR="00022B71" w:rsidRDefault="00022B71">
            <w:pPr>
              <w:keepNext/>
              <w:spacing w:after="60"/>
              <w:jc w:val="center"/>
            </w:pPr>
          </w:p>
        </w:tc>
      </w:tr>
      <w:tr w:rsidR="00022B71" w14:paraId="04F0EF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21A8F2"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3D5B07EF"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684C2242" w14:textId="77777777" w:rsidR="00022B71" w:rsidRDefault="005B112A">
            <w:pPr>
              <w:keepNext/>
              <w:spacing w:after="60"/>
              <w:jc w:val="center"/>
            </w:pPr>
            <w:r>
              <w:rPr>
                <w:rFonts w:ascii="Calibri" w:hAnsi="Calibri"/>
                <w:sz w:val="20"/>
              </w:rPr>
              <w:t>8.6 (31)</w:t>
            </w:r>
          </w:p>
        </w:tc>
        <w:tc>
          <w:tcPr>
            <w:tcW w:w="0" w:type="auto"/>
            <w:tcBorders>
              <w:top w:val="single" w:sz="0" w:space="0" w:color="D3D3D3"/>
              <w:left w:val="single" w:sz="0" w:space="0" w:color="D3D3D3"/>
              <w:bottom w:val="single" w:sz="0" w:space="0" w:color="D3D3D3"/>
              <w:right w:val="single" w:sz="0" w:space="0" w:color="D3D3D3"/>
            </w:tcBorders>
          </w:tcPr>
          <w:p w14:paraId="4BCB24ED" w14:textId="77777777" w:rsidR="00022B71" w:rsidRDefault="005B112A">
            <w:pPr>
              <w:keepNext/>
              <w:spacing w:after="60"/>
              <w:jc w:val="center"/>
            </w:pPr>
            <w:r>
              <w:rPr>
                <w:rFonts w:ascii="Calibri" w:hAnsi="Calibri"/>
                <w:sz w:val="20"/>
              </w:rPr>
              <w:t>5.4 (20)</w:t>
            </w:r>
          </w:p>
        </w:tc>
        <w:tc>
          <w:tcPr>
            <w:tcW w:w="0" w:type="auto"/>
            <w:tcBorders>
              <w:top w:val="single" w:sz="0" w:space="0" w:color="D3D3D3"/>
              <w:left w:val="single" w:sz="0" w:space="0" w:color="D3D3D3"/>
              <w:bottom w:val="single" w:sz="0" w:space="0" w:color="D3D3D3"/>
              <w:right w:val="single" w:sz="0" w:space="0" w:color="D3D3D3"/>
            </w:tcBorders>
          </w:tcPr>
          <w:p w14:paraId="4B5487F7" w14:textId="77777777" w:rsidR="00022B71" w:rsidRDefault="00022B71">
            <w:pPr>
              <w:keepNext/>
              <w:spacing w:after="60"/>
              <w:jc w:val="center"/>
            </w:pPr>
          </w:p>
        </w:tc>
      </w:tr>
      <w:tr w:rsidR="00022B71" w14:paraId="33072D7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2DCE2B"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3A4B10E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D43A1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C686B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29D617" w14:textId="77777777" w:rsidR="00022B71" w:rsidRDefault="005B112A">
            <w:pPr>
              <w:keepNext/>
              <w:spacing w:after="60"/>
              <w:jc w:val="center"/>
            </w:pPr>
            <w:r>
              <w:rPr>
                <w:rFonts w:ascii="Calibri" w:hAnsi="Calibri"/>
                <w:sz w:val="20"/>
              </w:rPr>
              <w:t>&lt;0.001</w:t>
            </w:r>
          </w:p>
        </w:tc>
      </w:tr>
      <w:tr w:rsidR="00022B71" w14:paraId="07BFCCB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68D513"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11C30A61"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0271E1DD" w14:textId="77777777" w:rsidR="00022B71" w:rsidRDefault="005B112A">
            <w:pPr>
              <w:keepNext/>
              <w:spacing w:after="60"/>
              <w:jc w:val="center"/>
            </w:pPr>
            <w:r>
              <w:rPr>
                <w:rFonts w:ascii="Calibri" w:hAnsi="Calibri"/>
                <w:sz w:val="20"/>
              </w:rPr>
              <w:t>13.3 (48)</w:t>
            </w:r>
          </w:p>
        </w:tc>
        <w:tc>
          <w:tcPr>
            <w:tcW w:w="0" w:type="auto"/>
            <w:tcBorders>
              <w:top w:val="single" w:sz="0" w:space="0" w:color="D3D3D3"/>
              <w:left w:val="single" w:sz="0" w:space="0" w:color="D3D3D3"/>
              <w:bottom w:val="single" w:sz="0" w:space="0" w:color="D3D3D3"/>
              <w:right w:val="single" w:sz="0" w:space="0" w:color="D3D3D3"/>
            </w:tcBorders>
          </w:tcPr>
          <w:p w14:paraId="65F29EB8" w14:textId="77777777" w:rsidR="00022B71" w:rsidRDefault="005B112A">
            <w:pPr>
              <w:keepNext/>
              <w:spacing w:after="60"/>
              <w:jc w:val="center"/>
            </w:pPr>
            <w:r>
              <w:rPr>
                <w:rFonts w:ascii="Calibri" w:hAnsi="Calibri"/>
                <w:sz w:val="20"/>
              </w:rPr>
              <w:t>25.4 (92)</w:t>
            </w:r>
          </w:p>
        </w:tc>
        <w:tc>
          <w:tcPr>
            <w:tcW w:w="0" w:type="auto"/>
            <w:tcBorders>
              <w:top w:val="single" w:sz="0" w:space="0" w:color="D3D3D3"/>
              <w:left w:val="single" w:sz="0" w:space="0" w:color="D3D3D3"/>
              <w:bottom w:val="single" w:sz="0" w:space="0" w:color="D3D3D3"/>
              <w:right w:val="single" w:sz="0" w:space="0" w:color="D3D3D3"/>
            </w:tcBorders>
          </w:tcPr>
          <w:p w14:paraId="27BFE4F8" w14:textId="77777777" w:rsidR="00022B71" w:rsidRDefault="00022B71">
            <w:pPr>
              <w:keepNext/>
              <w:spacing w:after="60"/>
              <w:jc w:val="center"/>
            </w:pPr>
          </w:p>
        </w:tc>
      </w:tr>
      <w:tr w:rsidR="00022B71" w14:paraId="5203B76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1C90E5"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36EF7EED"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1CE52CDB" w14:textId="77777777" w:rsidR="00022B71" w:rsidRDefault="005B112A">
            <w:pPr>
              <w:keepNext/>
              <w:spacing w:after="60"/>
              <w:jc w:val="center"/>
            </w:pPr>
            <w:r>
              <w:rPr>
                <w:rFonts w:ascii="Calibri" w:hAnsi="Calibri"/>
                <w:sz w:val="20"/>
              </w:rPr>
              <w:t>48.8 (175)</w:t>
            </w:r>
          </w:p>
        </w:tc>
        <w:tc>
          <w:tcPr>
            <w:tcW w:w="0" w:type="auto"/>
            <w:tcBorders>
              <w:top w:val="single" w:sz="0" w:space="0" w:color="D3D3D3"/>
              <w:left w:val="single" w:sz="0" w:space="0" w:color="D3D3D3"/>
              <w:bottom w:val="single" w:sz="0" w:space="0" w:color="D3D3D3"/>
              <w:right w:val="single" w:sz="0" w:space="0" w:color="D3D3D3"/>
            </w:tcBorders>
          </w:tcPr>
          <w:p w14:paraId="1EF69079" w14:textId="77777777" w:rsidR="00022B71" w:rsidRDefault="005B112A">
            <w:pPr>
              <w:keepNext/>
              <w:spacing w:after="60"/>
              <w:jc w:val="center"/>
            </w:pPr>
            <w:r>
              <w:rPr>
                <w:rFonts w:ascii="Calibri" w:hAnsi="Calibri"/>
                <w:sz w:val="20"/>
              </w:rPr>
              <w:t>37.4 (135)</w:t>
            </w:r>
          </w:p>
        </w:tc>
        <w:tc>
          <w:tcPr>
            <w:tcW w:w="0" w:type="auto"/>
            <w:tcBorders>
              <w:top w:val="single" w:sz="0" w:space="0" w:color="D3D3D3"/>
              <w:left w:val="single" w:sz="0" w:space="0" w:color="D3D3D3"/>
              <w:bottom w:val="single" w:sz="0" w:space="0" w:color="D3D3D3"/>
              <w:right w:val="single" w:sz="0" w:space="0" w:color="D3D3D3"/>
            </w:tcBorders>
          </w:tcPr>
          <w:p w14:paraId="74112D4C" w14:textId="77777777" w:rsidR="00022B71" w:rsidRDefault="00022B71">
            <w:pPr>
              <w:keepNext/>
              <w:spacing w:after="60"/>
              <w:jc w:val="center"/>
            </w:pPr>
          </w:p>
        </w:tc>
      </w:tr>
      <w:tr w:rsidR="00022B71" w14:paraId="40D250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A0529E" w14:textId="77777777" w:rsidR="00022B71" w:rsidRDefault="005B112A">
            <w:pPr>
              <w:keepNext/>
              <w:spacing w:after="60"/>
            </w:pPr>
            <w:r>
              <w:rPr>
                <w:rFonts w:ascii="Calibri" w:hAnsi="Calibri"/>
                <w:sz w:val="20"/>
              </w:rPr>
              <w:t>    4.0 à 5.0 heures</w:t>
            </w:r>
          </w:p>
        </w:tc>
        <w:tc>
          <w:tcPr>
            <w:tcW w:w="0" w:type="auto"/>
            <w:tcBorders>
              <w:top w:val="single" w:sz="0" w:space="0" w:color="D3D3D3"/>
              <w:left w:val="single" w:sz="0" w:space="0" w:color="D3D3D3"/>
              <w:bottom w:val="single" w:sz="0" w:space="0" w:color="D3D3D3"/>
              <w:right w:val="single" w:sz="0" w:space="0" w:color="D3D3D3"/>
            </w:tcBorders>
          </w:tcPr>
          <w:p w14:paraId="688E73ED"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3C02471B" w14:textId="77777777" w:rsidR="00022B71" w:rsidRDefault="005B112A">
            <w:pPr>
              <w:keepNext/>
              <w:spacing w:after="60"/>
              <w:jc w:val="center"/>
            </w:pPr>
            <w:r>
              <w:rPr>
                <w:rFonts w:ascii="Calibri" w:hAnsi="Calibri"/>
                <w:sz w:val="20"/>
              </w:rPr>
              <w:t>23.7 (85)</w:t>
            </w:r>
          </w:p>
        </w:tc>
        <w:tc>
          <w:tcPr>
            <w:tcW w:w="0" w:type="auto"/>
            <w:tcBorders>
              <w:top w:val="single" w:sz="0" w:space="0" w:color="D3D3D3"/>
              <w:left w:val="single" w:sz="0" w:space="0" w:color="D3D3D3"/>
              <w:bottom w:val="single" w:sz="0" w:space="0" w:color="D3D3D3"/>
              <w:right w:val="single" w:sz="0" w:space="0" w:color="D3D3D3"/>
            </w:tcBorders>
          </w:tcPr>
          <w:p w14:paraId="3E6EA1E3" w14:textId="77777777" w:rsidR="00022B71" w:rsidRDefault="005B112A">
            <w:pPr>
              <w:keepNext/>
              <w:spacing w:after="60"/>
              <w:jc w:val="center"/>
            </w:pPr>
            <w:r>
              <w:rPr>
                <w:rFonts w:ascii="Calibri" w:hAnsi="Calibri"/>
                <w:sz w:val="20"/>
              </w:rPr>
              <w:t>15.2 (55)</w:t>
            </w:r>
          </w:p>
        </w:tc>
        <w:tc>
          <w:tcPr>
            <w:tcW w:w="0" w:type="auto"/>
            <w:tcBorders>
              <w:top w:val="single" w:sz="0" w:space="0" w:color="D3D3D3"/>
              <w:left w:val="single" w:sz="0" w:space="0" w:color="D3D3D3"/>
              <w:bottom w:val="single" w:sz="0" w:space="0" w:color="D3D3D3"/>
              <w:right w:val="single" w:sz="0" w:space="0" w:color="D3D3D3"/>
            </w:tcBorders>
          </w:tcPr>
          <w:p w14:paraId="35455B74" w14:textId="77777777" w:rsidR="00022B71" w:rsidRDefault="00022B71">
            <w:pPr>
              <w:keepNext/>
              <w:spacing w:after="60"/>
              <w:jc w:val="center"/>
            </w:pPr>
          </w:p>
        </w:tc>
      </w:tr>
      <w:tr w:rsidR="00022B71" w14:paraId="493660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70A6E5"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7FBF9487"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73B1EA1D"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0B6F4A1B" w14:textId="77777777" w:rsidR="00022B71" w:rsidRDefault="005B112A">
            <w:pPr>
              <w:keepNext/>
              <w:spacing w:after="60"/>
              <w:jc w:val="center"/>
            </w:pPr>
            <w:r>
              <w:rPr>
                <w:rFonts w:ascii="Calibri" w:hAnsi="Calibri"/>
                <w:sz w:val="20"/>
              </w:rPr>
              <w:t>4.6 (17)</w:t>
            </w:r>
          </w:p>
        </w:tc>
        <w:tc>
          <w:tcPr>
            <w:tcW w:w="0" w:type="auto"/>
            <w:tcBorders>
              <w:top w:val="single" w:sz="0" w:space="0" w:color="D3D3D3"/>
              <w:left w:val="single" w:sz="0" w:space="0" w:color="D3D3D3"/>
              <w:bottom w:val="single" w:sz="0" w:space="0" w:color="D3D3D3"/>
              <w:right w:val="single" w:sz="0" w:space="0" w:color="D3D3D3"/>
            </w:tcBorders>
          </w:tcPr>
          <w:p w14:paraId="477AB31E" w14:textId="77777777" w:rsidR="00022B71" w:rsidRDefault="00022B71">
            <w:pPr>
              <w:keepNext/>
              <w:spacing w:after="60"/>
              <w:jc w:val="center"/>
            </w:pPr>
          </w:p>
        </w:tc>
      </w:tr>
      <w:tr w:rsidR="00022B71" w14:paraId="1B1E1C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1D862B"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75B0FA48"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217E941E" w14:textId="77777777" w:rsidR="00022B71" w:rsidRDefault="005B112A">
            <w:pPr>
              <w:keepNext/>
              <w:spacing w:after="60"/>
              <w:jc w:val="center"/>
            </w:pPr>
            <w:r>
              <w:rPr>
                <w:rFonts w:ascii="Calibri" w:hAnsi="Calibri"/>
                <w:sz w:val="20"/>
              </w:rPr>
              <w:t>4.9 (17)</w:t>
            </w:r>
          </w:p>
        </w:tc>
        <w:tc>
          <w:tcPr>
            <w:tcW w:w="0" w:type="auto"/>
            <w:tcBorders>
              <w:top w:val="single" w:sz="0" w:space="0" w:color="D3D3D3"/>
              <w:left w:val="single" w:sz="0" w:space="0" w:color="D3D3D3"/>
              <w:bottom w:val="single" w:sz="0" w:space="0" w:color="D3D3D3"/>
              <w:right w:val="single" w:sz="0" w:space="0" w:color="D3D3D3"/>
            </w:tcBorders>
          </w:tcPr>
          <w:p w14:paraId="10051566" w14:textId="77777777" w:rsidR="00022B71" w:rsidRDefault="005B112A">
            <w:pPr>
              <w:keepNext/>
              <w:spacing w:after="60"/>
              <w:jc w:val="center"/>
            </w:pPr>
            <w:r>
              <w:rPr>
                <w:rFonts w:ascii="Calibri" w:hAnsi="Calibri"/>
                <w:sz w:val="20"/>
              </w:rPr>
              <w:t>17.5 (63)</w:t>
            </w:r>
          </w:p>
        </w:tc>
        <w:tc>
          <w:tcPr>
            <w:tcW w:w="0" w:type="auto"/>
            <w:tcBorders>
              <w:top w:val="single" w:sz="0" w:space="0" w:color="D3D3D3"/>
              <w:left w:val="single" w:sz="0" w:space="0" w:color="D3D3D3"/>
              <w:bottom w:val="single" w:sz="0" w:space="0" w:color="D3D3D3"/>
              <w:right w:val="single" w:sz="0" w:space="0" w:color="D3D3D3"/>
            </w:tcBorders>
          </w:tcPr>
          <w:p w14:paraId="2E129D02" w14:textId="77777777" w:rsidR="00022B71" w:rsidRDefault="00022B71">
            <w:pPr>
              <w:keepNext/>
              <w:spacing w:after="60"/>
              <w:jc w:val="center"/>
            </w:pPr>
          </w:p>
        </w:tc>
      </w:tr>
      <w:tr w:rsidR="00022B71" w14:paraId="679E5DD6" w14:textId="77777777" w:rsidTr="00022B71">
        <w:trPr>
          <w:cantSplit/>
          <w:jc w:val="center"/>
        </w:trPr>
        <w:tc>
          <w:tcPr>
            <w:tcW w:w="0" w:type="auto"/>
            <w:gridSpan w:val="5"/>
          </w:tcPr>
          <w:p w14:paraId="6D4ABF6B"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FEEB770" w14:textId="77777777" w:rsidTr="00022B71">
        <w:trPr>
          <w:cantSplit/>
          <w:jc w:val="center"/>
        </w:trPr>
        <w:tc>
          <w:tcPr>
            <w:tcW w:w="0" w:type="auto"/>
            <w:gridSpan w:val="5"/>
          </w:tcPr>
          <w:p w14:paraId="4182BF39"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14001357" w14:textId="77777777" w:rsidR="00022B71" w:rsidRDefault="005B112A">
      <w:pPr>
        <w:pStyle w:val="Titre3"/>
      </w:pPr>
      <w:bookmarkStart w:id="18" w:name="Xbfd2dd2a51ad5402fa907801be5bc0d8a7f177f"/>
      <w:bookmarkStart w:id="19" w:name="_Toc209544823"/>
      <w:bookmarkEnd w:id="16"/>
      <w:r>
        <w:t>Utilisation des médias sociaux selon le lieu de residence</w:t>
      </w:r>
      <w:bookmarkEnd w:id="19"/>
    </w:p>
    <w:p w14:paraId="61F2A74D" w14:textId="77777777" w:rsidR="00022B71" w:rsidRDefault="005B112A">
      <w:r>
        <w:br w:type="page"/>
      </w:r>
    </w:p>
    <w:p w14:paraId="350925BE" w14:textId="77777777" w:rsidR="00022B71" w:rsidRDefault="005B112A">
      <w:pPr>
        <w:pStyle w:val="En-ttedetabledesmatires"/>
      </w:pPr>
      <w:r>
        <w:rPr>
          <w:rStyle w:val="NormalTok"/>
        </w:rPr>
        <w:t xml:space="preserve">table_utilisation_medias_sociaux_Lieu_de_residence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(Usage_MS,Nbr_compte_MS,Nbr_compte_MS_regulier,Nombre_d_heures</w:t>
      </w:r>
      <w:r>
        <w:rPr>
          <w:rStyle w:val="NormalTok"/>
        </w:rPr>
        <w:t>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"**Utilisation_médias_sociaux selon le lieu de residence**"</w:t>
      </w:r>
      <w:r>
        <w:rPr>
          <w:rStyle w:val="NormalTok"/>
        </w:rPr>
        <w:t>)</w:t>
      </w:r>
      <w:r>
        <w:br/>
      </w:r>
      <w:r>
        <w:br/>
      </w:r>
      <w:r>
        <w:rPr>
          <w:rStyle w:val="NormalTok"/>
        </w:rPr>
        <w:t>table_utilisation_medias_sociaux_Lieu_de_residence</w:t>
      </w:r>
    </w:p>
    <w:tbl>
      <w:tblPr>
        <w:tblStyle w:val="Table"/>
        <w:tblW w:w="0" w:type="auto"/>
        <w:jc w:val="center"/>
        <w:tblCellMar>
          <w:left w:w="60" w:type="dxa"/>
          <w:right w:w="60" w:type="dxa"/>
        </w:tblCellMar>
        <w:tblLook w:val="0000" w:firstRow="0" w:lastRow="0" w:firstColumn="0" w:lastColumn="0" w:noHBand="0" w:noVBand="0"/>
      </w:tblPr>
      <w:tblGrid>
        <w:gridCol w:w="2918"/>
        <w:gridCol w:w="1402"/>
        <w:gridCol w:w="2300"/>
        <w:gridCol w:w="1993"/>
        <w:gridCol w:w="793"/>
      </w:tblGrid>
      <w:tr w:rsidR="00022B71" w14:paraId="469C29D2"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AF9ABA9"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173B50B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994E3B5"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3FF0856C"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93B64F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0847B00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FD46EF"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629743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0079C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4D11E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B48463" w14:textId="77777777" w:rsidR="00022B71" w:rsidRDefault="005B112A">
            <w:pPr>
              <w:keepNext/>
              <w:spacing w:after="60"/>
              <w:jc w:val="center"/>
            </w:pPr>
            <w:r>
              <w:rPr>
                <w:rFonts w:ascii="Calibri" w:hAnsi="Calibri"/>
                <w:sz w:val="20"/>
              </w:rPr>
              <w:t>0.5</w:t>
            </w:r>
          </w:p>
        </w:tc>
      </w:tr>
      <w:tr w:rsidR="00022B71" w14:paraId="5025C0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38726E"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D8AABCC"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3BED6FAD" w14:textId="77777777" w:rsidR="00022B71" w:rsidRDefault="005B112A">
            <w:pPr>
              <w:keepNext/>
              <w:spacing w:after="60"/>
              <w:jc w:val="center"/>
            </w:pPr>
            <w:r>
              <w:rPr>
                <w:rFonts w:ascii="Calibri" w:hAnsi="Calibri"/>
                <w:sz w:val="20"/>
              </w:rPr>
              <w:t>9.1 (36)</w:t>
            </w:r>
          </w:p>
        </w:tc>
        <w:tc>
          <w:tcPr>
            <w:tcW w:w="0" w:type="auto"/>
            <w:tcBorders>
              <w:top w:val="single" w:sz="0" w:space="0" w:color="D3D3D3"/>
              <w:left w:val="single" w:sz="0" w:space="0" w:color="D3D3D3"/>
              <w:bottom w:val="single" w:sz="0" w:space="0" w:color="D3D3D3"/>
              <w:right w:val="single" w:sz="0" w:space="0" w:color="D3D3D3"/>
            </w:tcBorders>
          </w:tcPr>
          <w:p w14:paraId="1EE20D07" w14:textId="77777777" w:rsidR="00022B71" w:rsidRDefault="005B112A">
            <w:pPr>
              <w:keepNext/>
              <w:spacing w:after="60"/>
              <w:jc w:val="center"/>
            </w:pPr>
            <w:r>
              <w:rPr>
                <w:rFonts w:ascii="Calibri" w:hAnsi="Calibri"/>
                <w:sz w:val="20"/>
              </w:rPr>
              <w:t>7.6 (25)</w:t>
            </w:r>
          </w:p>
        </w:tc>
        <w:tc>
          <w:tcPr>
            <w:tcW w:w="0" w:type="auto"/>
            <w:tcBorders>
              <w:top w:val="single" w:sz="0" w:space="0" w:color="D3D3D3"/>
              <w:left w:val="single" w:sz="0" w:space="0" w:color="D3D3D3"/>
              <w:bottom w:val="single" w:sz="0" w:space="0" w:color="D3D3D3"/>
              <w:right w:val="single" w:sz="0" w:space="0" w:color="D3D3D3"/>
            </w:tcBorders>
          </w:tcPr>
          <w:p w14:paraId="611A7C77" w14:textId="77777777" w:rsidR="00022B71" w:rsidRDefault="00022B71">
            <w:pPr>
              <w:keepNext/>
              <w:spacing w:after="60"/>
              <w:jc w:val="center"/>
            </w:pPr>
          </w:p>
        </w:tc>
      </w:tr>
      <w:tr w:rsidR="00022B71" w14:paraId="370C22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849C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D12EA06"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59A8D1C1" w14:textId="77777777" w:rsidR="00022B71" w:rsidRDefault="005B112A">
            <w:pPr>
              <w:keepNext/>
              <w:spacing w:after="60"/>
              <w:jc w:val="center"/>
            </w:pPr>
            <w:r>
              <w:rPr>
                <w:rFonts w:ascii="Calibri" w:hAnsi="Calibri"/>
                <w:sz w:val="20"/>
              </w:rPr>
              <w:t>90.9 (359)</w:t>
            </w:r>
          </w:p>
        </w:tc>
        <w:tc>
          <w:tcPr>
            <w:tcW w:w="0" w:type="auto"/>
            <w:tcBorders>
              <w:top w:val="single" w:sz="0" w:space="0" w:color="D3D3D3"/>
              <w:left w:val="single" w:sz="0" w:space="0" w:color="D3D3D3"/>
              <w:bottom w:val="single" w:sz="0" w:space="0" w:color="D3D3D3"/>
              <w:right w:val="single" w:sz="0" w:space="0" w:color="D3D3D3"/>
            </w:tcBorders>
          </w:tcPr>
          <w:p w14:paraId="3C83B068" w14:textId="77777777" w:rsidR="00022B71" w:rsidRDefault="005B112A">
            <w:pPr>
              <w:keepNext/>
              <w:spacing w:after="60"/>
              <w:jc w:val="center"/>
            </w:pPr>
            <w:r>
              <w:rPr>
                <w:rFonts w:ascii="Calibri" w:hAnsi="Calibri"/>
                <w:sz w:val="20"/>
              </w:rPr>
              <w:t>92.4 (301)</w:t>
            </w:r>
          </w:p>
        </w:tc>
        <w:tc>
          <w:tcPr>
            <w:tcW w:w="0" w:type="auto"/>
            <w:tcBorders>
              <w:top w:val="single" w:sz="0" w:space="0" w:color="D3D3D3"/>
              <w:left w:val="single" w:sz="0" w:space="0" w:color="D3D3D3"/>
              <w:bottom w:val="single" w:sz="0" w:space="0" w:color="D3D3D3"/>
              <w:right w:val="single" w:sz="0" w:space="0" w:color="D3D3D3"/>
            </w:tcBorders>
          </w:tcPr>
          <w:p w14:paraId="231350B6" w14:textId="77777777" w:rsidR="00022B71" w:rsidRDefault="00022B71">
            <w:pPr>
              <w:keepNext/>
              <w:spacing w:after="60"/>
              <w:jc w:val="center"/>
            </w:pPr>
          </w:p>
        </w:tc>
      </w:tr>
      <w:tr w:rsidR="00022B71" w14:paraId="2259AAC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87B378"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5BFCF95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F6EE1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183CD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E2300A" w14:textId="77777777" w:rsidR="00022B71" w:rsidRDefault="005B112A">
            <w:pPr>
              <w:keepNext/>
              <w:spacing w:after="60"/>
              <w:jc w:val="center"/>
            </w:pPr>
            <w:r>
              <w:rPr>
                <w:rFonts w:ascii="Calibri" w:hAnsi="Calibri"/>
                <w:sz w:val="20"/>
              </w:rPr>
              <w:t>0.027</w:t>
            </w:r>
          </w:p>
        </w:tc>
      </w:tr>
      <w:tr w:rsidR="00022B71" w14:paraId="72EB45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F86DA7"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29937AB5"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19D73FD5" w14:textId="77777777" w:rsidR="00022B71" w:rsidRDefault="005B112A">
            <w:pPr>
              <w:keepNext/>
              <w:spacing w:after="60"/>
              <w:jc w:val="center"/>
            </w:pPr>
            <w:r>
              <w:rPr>
                <w:rFonts w:ascii="Calibri" w:hAnsi="Calibri"/>
                <w:sz w:val="20"/>
              </w:rPr>
              <w:t>9.3 (37)</w:t>
            </w:r>
          </w:p>
        </w:tc>
        <w:tc>
          <w:tcPr>
            <w:tcW w:w="0" w:type="auto"/>
            <w:tcBorders>
              <w:top w:val="single" w:sz="0" w:space="0" w:color="D3D3D3"/>
              <w:left w:val="single" w:sz="0" w:space="0" w:color="D3D3D3"/>
              <w:bottom w:val="single" w:sz="0" w:space="0" w:color="D3D3D3"/>
              <w:right w:val="single" w:sz="0" w:space="0" w:color="D3D3D3"/>
            </w:tcBorders>
          </w:tcPr>
          <w:p w14:paraId="71B88C31" w14:textId="77777777" w:rsidR="00022B71" w:rsidRDefault="005B112A">
            <w:pPr>
              <w:keepNext/>
              <w:spacing w:after="60"/>
              <w:jc w:val="center"/>
            </w:pPr>
            <w:r>
              <w:rPr>
                <w:rFonts w:ascii="Calibri" w:hAnsi="Calibri"/>
                <w:sz w:val="20"/>
              </w:rPr>
              <w:t>8.9 (29)</w:t>
            </w:r>
          </w:p>
        </w:tc>
        <w:tc>
          <w:tcPr>
            <w:tcW w:w="0" w:type="auto"/>
            <w:tcBorders>
              <w:top w:val="single" w:sz="0" w:space="0" w:color="D3D3D3"/>
              <w:left w:val="single" w:sz="0" w:space="0" w:color="D3D3D3"/>
              <w:bottom w:val="single" w:sz="0" w:space="0" w:color="D3D3D3"/>
              <w:right w:val="single" w:sz="0" w:space="0" w:color="D3D3D3"/>
            </w:tcBorders>
          </w:tcPr>
          <w:p w14:paraId="4FE72E62" w14:textId="77777777" w:rsidR="00022B71" w:rsidRDefault="00022B71">
            <w:pPr>
              <w:keepNext/>
              <w:spacing w:after="60"/>
              <w:jc w:val="center"/>
            </w:pPr>
          </w:p>
        </w:tc>
      </w:tr>
      <w:tr w:rsidR="00022B71" w14:paraId="56AA99C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DF18DC"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77C9888F"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0988D196" w14:textId="77777777" w:rsidR="00022B71" w:rsidRDefault="005B112A">
            <w:pPr>
              <w:keepNext/>
              <w:spacing w:after="60"/>
              <w:jc w:val="center"/>
            </w:pPr>
            <w:r>
              <w:rPr>
                <w:rFonts w:ascii="Calibri" w:hAnsi="Calibri"/>
                <w:sz w:val="20"/>
              </w:rPr>
              <w:t>22.4 (89)</w:t>
            </w:r>
          </w:p>
        </w:tc>
        <w:tc>
          <w:tcPr>
            <w:tcW w:w="0" w:type="auto"/>
            <w:tcBorders>
              <w:top w:val="single" w:sz="0" w:space="0" w:color="D3D3D3"/>
              <w:left w:val="single" w:sz="0" w:space="0" w:color="D3D3D3"/>
              <w:bottom w:val="single" w:sz="0" w:space="0" w:color="D3D3D3"/>
              <w:right w:val="single" w:sz="0" w:space="0" w:color="D3D3D3"/>
            </w:tcBorders>
          </w:tcPr>
          <w:p w14:paraId="60DD0FE0" w14:textId="77777777" w:rsidR="00022B71" w:rsidRDefault="005B112A">
            <w:pPr>
              <w:keepNext/>
              <w:spacing w:after="60"/>
              <w:jc w:val="center"/>
            </w:pPr>
            <w:r>
              <w:rPr>
                <w:rFonts w:ascii="Calibri" w:hAnsi="Calibri"/>
                <w:sz w:val="20"/>
              </w:rPr>
              <w:t>33.3 (109)</w:t>
            </w:r>
          </w:p>
        </w:tc>
        <w:tc>
          <w:tcPr>
            <w:tcW w:w="0" w:type="auto"/>
            <w:tcBorders>
              <w:top w:val="single" w:sz="0" w:space="0" w:color="D3D3D3"/>
              <w:left w:val="single" w:sz="0" w:space="0" w:color="D3D3D3"/>
              <w:bottom w:val="single" w:sz="0" w:space="0" w:color="D3D3D3"/>
              <w:right w:val="single" w:sz="0" w:space="0" w:color="D3D3D3"/>
            </w:tcBorders>
          </w:tcPr>
          <w:p w14:paraId="1BB700E9" w14:textId="77777777" w:rsidR="00022B71" w:rsidRDefault="00022B71">
            <w:pPr>
              <w:keepNext/>
              <w:spacing w:after="60"/>
              <w:jc w:val="center"/>
            </w:pPr>
          </w:p>
        </w:tc>
      </w:tr>
      <w:tr w:rsidR="00022B71" w14:paraId="16E9F4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DA246F"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70B4988D"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5B4D5E72" w14:textId="77777777" w:rsidR="00022B71" w:rsidRDefault="005B112A">
            <w:pPr>
              <w:keepNext/>
              <w:spacing w:after="60"/>
              <w:jc w:val="center"/>
            </w:pPr>
            <w:r>
              <w:rPr>
                <w:rFonts w:ascii="Calibri" w:hAnsi="Calibri"/>
                <w:sz w:val="20"/>
              </w:rPr>
              <w:t>57.5 (227)</w:t>
            </w:r>
          </w:p>
        </w:tc>
        <w:tc>
          <w:tcPr>
            <w:tcW w:w="0" w:type="auto"/>
            <w:tcBorders>
              <w:top w:val="single" w:sz="0" w:space="0" w:color="D3D3D3"/>
              <w:left w:val="single" w:sz="0" w:space="0" w:color="D3D3D3"/>
              <w:bottom w:val="single" w:sz="0" w:space="0" w:color="D3D3D3"/>
              <w:right w:val="single" w:sz="0" w:space="0" w:color="D3D3D3"/>
            </w:tcBorders>
          </w:tcPr>
          <w:p w14:paraId="422D13C1" w14:textId="77777777" w:rsidR="00022B71" w:rsidRDefault="005B112A">
            <w:pPr>
              <w:keepNext/>
              <w:spacing w:after="60"/>
              <w:jc w:val="center"/>
            </w:pPr>
            <w:r>
              <w:rPr>
                <w:rFonts w:ascii="Calibri" w:hAnsi="Calibri"/>
                <w:sz w:val="20"/>
              </w:rPr>
              <w:t>47.7 (156)</w:t>
            </w:r>
          </w:p>
        </w:tc>
        <w:tc>
          <w:tcPr>
            <w:tcW w:w="0" w:type="auto"/>
            <w:tcBorders>
              <w:top w:val="single" w:sz="0" w:space="0" w:color="D3D3D3"/>
              <w:left w:val="single" w:sz="0" w:space="0" w:color="D3D3D3"/>
              <w:bottom w:val="single" w:sz="0" w:space="0" w:color="D3D3D3"/>
              <w:right w:val="single" w:sz="0" w:space="0" w:color="D3D3D3"/>
            </w:tcBorders>
          </w:tcPr>
          <w:p w14:paraId="565BB2DF" w14:textId="77777777" w:rsidR="00022B71" w:rsidRDefault="00022B71">
            <w:pPr>
              <w:keepNext/>
              <w:spacing w:after="60"/>
              <w:jc w:val="center"/>
            </w:pPr>
          </w:p>
        </w:tc>
      </w:tr>
      <w:tr w:rsidR="00022B71" w14:paraId="71AB065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4629D1"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26BEFC63"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07E5240E" w14:textId="77777777" w:rsidR="00022B71" w:rsidRDefault="005B112A">
            <w:pPr>
              <w:keepNext/>
              <w:spacing w:after="60"/>
              <w:jc w:val="center"/>
            </w:pPr>
            <w:r>
              <w:rPr>
                <w:rFonts w:ascii="Calibri" w:hAnsi="Calibri"/>
                <w:sz w:val="20"/>
              </w:rPr>
              <w:t>10.8 (42)</w:t>
            </w:r>
          </w:p>
        </w:tc>
        <w:tc>
          <w:tcPr>
            <w:tcW w:w="0" w:type="auto"/>
            <w:tcBorders>
              <w:top w:val="single" w:sz="0" w:space="0" w:color="D3D3D3"/>
              <w:left w:val="single" w:sz="0" w:space="0" w:color="D3D3D3"/>
              <w:bottom w:val="single" w:sz="0" w:space="0" w:color="D3D3D3"/>
              <w:right w:val="single" w:sz="0" w:space="0" w:color="D3D3D3"/>
            </w:tcBorders>
          </w:tcPr>
          <w:p w14:paraId="7CA4E880" w14:textId="77777777" w:rsidR="00022B71" w:rsidRDefault="005B112A">
            <w:pPr>
              <w:keepNext/>
              <w:spacing w:after="60"/>
              <w:jc w:val="center"/>
            </w:pPr>
            <w:r>
              <w:rPr>
                <w:rFonts w:ascii="Calibri" w:hAnsi="Calibri"/>
                <w:sz w:val="20"/>
              </w:rPr>
              <w:t>10.0 (33)</w:t>
            </w:r>
          </w:p>
        </w:tc>
        <w:tc>
          <w:tcPr>
            <w:tcW w:w="0" w:type="auto"/>
            <w:tcBorders>
              <w:top w:val="single" w:sz="0" w:space="0" w:color="D3D3D3"/>
              <w:left w:val="single" w:sz="0" w:space="0" w:color="D3D3D3"/>
              <w:bottom w:val="single" w:sz="0" w:space="0" w:color="D3D3D3"/>
              <w:right w:val="single" w:sz="0" w:space="0" w:color="D3D3D3"/>
            </w:tcBorders>
          </w:tcPr>
          <w:p w14:paraId="5D787846" w14:textId="77777777" w:rsidR="00022B71" w:rsidRDefault="00022B71">
            <w:pPr>
              <w:keepNext/>
              <w:spacing w:after="60"/>
              <w:jc w:val="center"/>
            </w:pPr>
          </w:p>
        </w:tc>
      </w:tr>
      <w:tr w:rsidR="00022B71" w14:paraId="14FE6B4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1F53E8"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51E2C18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270E2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565A7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D94379" w14:textId="77777777" w:rsidR="00022B71" w:rsidRDefault="005B112A">
            <w:pPr>
              <w:keepNext/>
              <w:spacing w:after="60"/>
              <w:jc w:val="center"/>
            </w:pPr>
            <w:r>
              <w:rPr>
                <w:rFonts w:ascii="Calibri" w:hAnsi="Calibri"/>
                <w:sz w:val="20"/>
              </w:rPr>
              <w:t>0.6</w:t>
            </w:r>
          </w:p>
        </w:tc>
      </w:tr>
      <w:tr w:rsidR="00022B71" w14:paraId="5CE91F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66C77A"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24FF8C1B"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7AAEBA27" w14:textId="77777777" w:rsidR="00022B71" w:rsidRDefault="005B112A">
            <w:pPr>
              <w:keepNext/>
              <w:spacing w:after="60"/>
              <w:jc w:val="center"/>
            </w:pPr>
            <w:r>
              <w:rPr>
                <w:rFonts w:ascii="Calibri" w:hAnsi="Calibri"/>
                <w:sz w:val="20"/>
              </w:rPr>
              <w:t>10.2 (40)</w:t>
            </w:r>
          </w:p>
        </w:tc>
        <w:tc>
          <w:tcPr>
            <w:tcW w:w="0" w:type="auto"/>
            <w:tcBorders>
              <w:top w:val="single" w:sz="0" w:space="0" w:color="D3D3D3"/>
              <w:left w:val="single" w:sz="0" w:space="0" w:color="D3D3D3"/>
              <w:bottom w:val="single" w:sz="0" w:space="0" w:color="D3D3D3"/>
              <w:right w:val="single" w:sz="0" w:space="0" w:color="D3D3D3"/>
            </w:tcBorders>
          </w:tcPr>
          <w:p w14:paraId="1C285BE9" w14:textId="77777777" w:rsidR="00022B71" w:rsidRDefault="005B112A">
            <w:pPr>
              <w:keepNext/>
              <w:spacing w:after="60"/>
              <w:jc w:val="center"/>
            </w:pPr>
            <w:r>
              <w:rPr>
                <w:rFonts w:ascii="Calibri" w:hAnsi="Calibri"/>
                <w:sz w:val="20"/>
              </w:rPr>
              <w:t>8.6 (28)</w:t>
            </w:r>
          </w:p>
        </w:tc>
        <w:tc>
          <w:tcPr>
            <w:tcW w:w="0" w:type="auto"/>
            <w:tcBorders>
              <w:top w:val="single" w:sz="0" w:space="0" w:color="D3D3D3"/>
              <w:left w:val="single" w:sz="0" w:space="0" w:color="D3D3D3"/>
              <w:bottom w:val="single" w:sz="0" w:space="0" w:color="D3D3D3"/>
              <w:right w:val="single" w:sz="0" w:space="0" w:color="D3D3D3"/>
            </w:tcBorders>
          </w:tcPr>
          <w:p w14:paraId="535AC94B" w14:textId="77777777" w:rsidR="00022B71" w:rsidRDefault="00022B71">
            <w:pPr>
              <w:keepNext/>
              <w:spacing w:after="60"/>
              <w:jc w:val="center"/>
            </w:pPr>
          </w:p>
        </w:tc>
      </w:tr>
      <w:tr w:rsidR="00022B71" w14:paraId="7152F8A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62E41A"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4AD5A172"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009F70C1" w14:textId="77777777" w:rsidR="00022B71" w:rsidRDefault="005B112A">
            <w:pPr>
              <w:keepNext/>
              <w:spacing w:after="60"/>
              <w:jc w:val="center"/>
            </w:pPr>
            <w:r>
              <w:rPr>
                <w:rFonts w:ascii="Calibri" w:hAnsi="Calibri"/>
                <w:sz w:val="20"/>
              </w:rPr>
              <w:t>16.7 (66)</w:t>
            </w:r>
          </w:p>
        </w:tc>
        <w:tc>
          <w:tcPr>
            <w:tcW w:w="0" w:type="auto"/>
            <w:tcBorders>
              <w:top w:val="single" w:sz="0" w:space="0" w:color="D3D3D3"/>
              <w:left w:val="single" w:sz="0" w:space="0" w:color="D3D3D3"/>
              <w:bottom w:val="single" w:sz="0" w:space="0" w:color="D3D3D3"/>
              <w:right w:val="single" w:sz="0" w:space="0" w:color="D3D3D3"/>
            </w:tcBorders>
          </w:tcPr>
          <w:p w14:paraId="7FB54386" w14:textId="77777777" w:rsidR="00022B71" w:rsidRDefault="005B112A">
            <w:pPr>
              <w:keepNext/>
              <w:spacing w:after="60"/>
              <w:jc w:val="center"/>
            </w:pPr>
            <w:r>
              <w:rPr>
                <w:rFonts w:ascii="Calibri" w:hAnsi="Calibri"/>
                <w:sz w:val="20"/>
              </w:rPr>
              <w:t>20.4 (67)</w:t>
            </w:r>
          </w:p>
        </w:tc>
        <w:tc>
          <w:tcPr>
            <w:tcW w:w="0" w:type="auto"/>
            <w:tcBorders>
              <w:top w:val="single" w:sz="0" w:space="0" w:color="D3D3D3"/>
              <w:left w:val="single" w:sz="0" w:space="0" w:color="D3D3D3"/>
              <w:bottom w:val="single" w:sz="0" w:space="0" w:color="D3D3D3"/>
              <w:right w:val="single" w:sz="0" w:space="0" w:color="D3D3D3"/>
            </w:tcBorders>
          </w:tcPr>
          <w:p w14:paraId="67EC5A59" w14:textId="77777777" w:rsidR="00022B71" w:rsidRDefault="00022B71">
            <w:pPr>
              <w:keepNext/>
              <w:spacing w:after="60"/>
              <w:jc w:val="center"/>
            </w:pPr>
          </w:p>
        </w:tc>
      </w:tr>
      <w:tr w:rsidR="00022B71" w14:paraId="6F1DBB9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19DCDC"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563AB4C5"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2535C308" w14:textId="77777777" w:rsidR="00022B71" w:rsidRDefault="005B112A">
            <w:pPr>
              <w:keepNext/>
              <w:spacing w:after="60"/>
              <w:jc w:val="center"/>
            </w:pPr>
            <w:r>
              <w:rPr>
                <w:rFonts w:ascii="Calibri" w:hAnsi="Calibri"/>
                <w:sz w:val="20"/>
              </w:rPr>
              <w:t>30.2 (119)</w:t>
            </w:r>
          </w:p>
        </w:tc>
        <w:tc>
          <w:tcPr>
            <w:tcW w:w="0" w:type="auto"/>
            <w:tcBorders>
              <w:top w:val="single" w:sz="0" w:space="0" w:color="D3D3D3"/>
              <w:left w:val="single" w:sz="0" w:space="0" w:color="D3D3D3"/>
              <w:bottom w:val="single" w:sz="0" w:space="0" w:color="D3D3D3"/>
              <w:right w:val="single" w:sz="0" w:space="0" w:color="D3D3D3"/>
            </w:tcBorders>
          </w:tcPr>
          <w:p w14:paraId="1A87DF1A" w14:textId="77777777" w:rsidR="00022B71" w:rsidRDefault="005B112A">
            <w:pPr>
              <w:keepNext/>
              <w:spacing w:after="60"/>
              <w:jc w:val="center"/>
            </w:pPr>
            <w:r>
              <w:rPr>
                <w:rFonts w:ascii="Calibri" w:hAnsi="Calibri"/>
                <w:sz w:val="20"/>
              </w:rPr>
              <w:t>30.1 (98)</w:t>
            </w:r>
          </w:p>
        </w:tc>
        <w:tc>
          <w:tcPr>
            <w:tcW w:w="0" w:type="auto"/>
            <w:tcBorders>
              <w:top w:val="single" w:sz="0" w:space="0" w:color="D3D3D3"/>
              <w:left w:val="single" w:sz="0" w:space="0" w:color="D3D3D3"/>
              <w:bottom w:val="single" w:sz="0" w:space="0" w:color="D3D3D3"/>
              <w:right w:val="single" w:sz="0" w:space="0" w:color="D3D3D3"/>
            </w:tcBorders>
          </w:tcPr>
          <w:p w14:paraId="6986B013" w14:textId="77777777" w:rsidR="00022B71" w:rsidRDefault="00022B71">
            <w:pPr>
              <w:keepNext/>
              <w:spacing w:after="60"/>
              <w:jc w:val="center"/>
            </w:pPr>
          </w:p>
        </w:tc>
      </w:tr>
      <w:tr w:rsidR="00022B71" w14:paraId="3AD60E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379C2"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1A52EDE8" w14:textId="77777777" w:rsidR="00022B71" w:rsidRDefault="005B112A">
            <w:pPr>
              <w:keepNext/>
              <w:spacing w:after="60"/>
              <w:jc w:val="center"/>
            </w:pPr>
            <w:r>
              <w:rPr>
                <w:rFonts w:ascii="Calibri" w:hAnsi="Calibri"/>
                <w:sz w:val="20"/>
              </w:rPr>
              <w:t xml:space="preserve">23.9 </w:t>
            </w: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7A7D9C5E" w14:textId="77777777" w:rsidR="00022B71" w:rsidRDefault="005B112A">
            <w:pPr>
              <w:keepNext/>
              <w:spacing w:after="60"/>
              <w:jc w:val="center"/>
            </w:pPr>
            <w:r>
              <w:rPr>
                <w:rFonts w:ascii="Calibri" w:hAnsi="Calibri"/>
                <w:sz w:val="20"/>
              </w:rPr>
              <w:t>26.2 (103)</w:t>
            </w:r>
          </w:p>
        </w:tc>
        <w:tc>
          <w:tcPr>
            <w:tcW w:w="0" w:type="auto"/>
            <w:tcBorders>
              <w:top w:val="single" w:sz="0" w:space="0" w:color="D3D3D3"/>
              <w:left w:val="single" w:sz="0" w:space="0" w:color="D3D3D3"/>
              <w:bottom w:val="single" w:sz="0" w:space="0" w:color="D3D3D3"/>
              <w:right w:val="single" w:sz="0" w:space="0" w:color="D3D3D3"/>
            </w:tcBorders>
          </w:tcPr>
          <w:p w14:paraId="3FE4C01A" w14:textId="77777777" w:rsidR="00022B71" w:rsidRDefault="005B112A">
            <w:pPr>
              <w:keepNext/>
              <w:spacing w:after="60"/>
              <w:jc w:val="center"/>
            </w:pPr>
            <w:r>
              <w:rPr>
                <w:rFonts w:ascii="Calibri" w:hAnsi="Calibri"/>
                <w:sz w:val="20"/>
              </w:rPr>
              <w:t>21.2 (69)</w:t>
            </w:r>
          </w:p>
        </w:tc>
        <w:tc>
          <w:tcPr>
            <w:tcW w:w="0" w:type="auto"/>
            <w:tcBorders>
              <w:top w:val="single" w:sz="0" w:space="0" w:color="D3D3D3"/>
              <w:left w:val="single" w:sz="0" w:space="0" w:color="D3D3D3"/>
              <w:bottom w:val="single" w:sz="0" w:space="0" w:color="D3D3D3"/>
              <w:right w:val="single" w:sz="0" w:space="0" w:color="D3D3D3"/>
            </w:tcBorders>
          </w:tcPr>
          <w:p w14:paraId="45AA8C52" w14:textId="77777777" w:rsidR="00022B71" w:rsidRDefault="00022B71">
            <w:pPr>
              <w:keepNext/>
              <w:spacing w:after="60"/>
              <w:jc w:val="center"/>
            </w:pPr>
          </w:p>
        </w:tc>
      </w:tr>
      <w:tr w:rsidR="00022B71" w14:paraId="76A2235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FE5B2A"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78FC434E"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00AEFA81" w14:textId="77777777" w:rsidR="00022B71" w:rsidRDefault="005B112A">
            <w:pPr>
              <w:keepNext/>
              <w:spacing w:after="60"/>
              <w:jc w:val="center"/>
            </w:pPr>
            <w:r>
              <w:rPr>
                <w:rFonts w:ascii="Calibri" w:hAnsi="Calibri"/>
                <w:sz w:val="20"/>
              </w:rPr>
              <w:t>10.5 (42)</w:t>
            </w:r>
          </w:p>
        </w:tc>
        <w:tc>
          <w:tcPr>
            <w:tcW w:w="0" w:type="auto"/>
            <w:tcBorders>
              <w:top w:val="single" w:sz="0" w:space="0" w:color="D3D3D3"/>
              <w:left w:val="single" w:sz="0" w:space="0" w:color="D3D3D3"/>
              <w:bottom w:val="single" w:sz="0" w:space="0" w:color="D3D3D3"/>
              <w:right w:val="single" w:sz="0" w:space="0" w:color="D3D3D3"/>
            </w:tcBorders>
          </w:tcPr>
          <w:p w14:paraId="53CCE162" w14:textId="77777777" w:rsidR="00022B71" w:rsidRDefault="005B112A">
            <w:pPr>
              <w:keepNext/>
              <w:spacing w:after="60"/>
              <w:jc w:val="center"/>
            </w:pPr>
            <w:r>
              <w:rPr>
                <w:rFonts w:ascii="Calibri" w:hAnsi="Calibri"/>
                <w:sz w:val="20"/>
              </w:rPr>
              <w:t>11.8 (39)</w:t>
            </w:r>
          </w:p>
        </w:tc>
        <w:tc>
          <w:tcPr>
            <w:tcW w:w="0" w:type="auto"/>
            <w:tcBorders>
              <w:top w:val="single" w:sz="0" w:space="0" w:color="D3D3D3"/>
              <w:left w:val="single" w:sz="0" w:space="0" w:color="D3D3D3"/>
              <w:bottom w:val="single" w:sz="0" w:space="0" w:color="D3D3D3"/>
              <w:right w:val="single" w:sz="0" w:space="0" w:color="D3D3D3"/>
            </w:tcBorders>
          </w:tcPr>
          <w:p w14:paraId="75EF411E" w14:textId="77777777" w:rsidR="00022B71" w:rsidRDefault="00022B71">
            <w:pPr>
              <w:keepNext/>
              <w:spacing w:after="60"/>
              <w:jc w:val="center"/>
            </w:pPr>
          </w:p>
        </w:tc>
      </w:tr>
      <w:tr w:rsidR="00022B71" w14:paraId="500C40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33B693"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6BEFEEC1"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6EA75BA5" w14:textId="77777777" w:rsidR="00022B71" w:rsidRDefault="005B112A">
            <w:pPr>
              <w:keepNext/>
              <w:spacing w:after="60"/>
              <w:jc w:val="center"/>
            </w:pPr>
            <w:r>
              <w:rPr>
                <w:rFonts w:ascii="Calibri" w:hAnsi="Calibri"/>
                <w:sz w:val="20"/>
              </w:rPr>
              <w:t>6.3 (25)</w:t>
            </w:r>
          </w:p>
        </w:tc>
        <w:tc>
          <w:tcPr>
            <w:tcW w:w="0" w:type="auto"/>
            <w:tcBorders>
              <w:top w:val="single" w:sz="0" w:space="0" w:color="D3D3D3"/>
              <w:left w:val="single" w:sz="0" w:space="0" w:color="D3D3D3"/>
              <w:bottom w:val="single" w:sz="0" w:space="0" w:color="D3D3D3"/>
              <w:right w:val="single" w:sz="0" w:space="0" w:color="D3D3D3"/>
            </w:tcBorders>
          </w:tcPr>
          <w:p w14:paraId="2573BAC2" w14:textId="77777777" w:rsidR="00022B71" w:rsidRDefault="005B112A">
            <w:pPr>
              <w:keepNext/>
              <w:spacing w:after="60"/>
              <w:jc w:val="center"/>
            </w:pPr>
            <w:r>
              <w:rPr>
                <w:rFonts w:ascii="Calibri" w:hAnsi="Calibri"/>
                <w:sz w:val="20"/>
              </w:rPr>
              <w:t>7.9 (26)</w:t>
            </w:r>
          </w:p>
        </w:tc>
        <w:tc>
          <w:tcPr>
            <w:tcW w:w="0" w:type="auto"/>
            <w:tcBorders>
              <w:top w:val="single" w:sz="0" w:space="0" w:color="D3D3D3"/>
              <w:left w:val="single" w:sz="0" w:space="0" w:color="D3D3D3"/>
              <w:bottom w:val="single" w:sz="0" w:space="0" w:color="D3D3D3"/>
              <w:right w:val="single" w:sz="0" w:space="0" w:color="D3D3D3"/>
            </w:tcBorders>
          </w:tcPr>
          <w:p w14:paraId="63D07B04" w14:textId="77777777" w:rsidR="00022B71" w:rsidRDefault="00022B71">
            <w:pPr>
              <w:keepNext/>
              <w:spacing w:after="60"/>
              <w:jc w:val="center"/>
            </w:pPr>
          </w:p>
        </w:tc>
      </w:tr>
      <w:tr w:rsidR="00022B71" w14:paraId="3428CDF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1E5449"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0394324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59019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9EED9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0E358A" w14:textId="77777777" w:rsidR="00022B71" w:rsidRDefault="005B112A">
            <w:pPr>
              <w:keepNext/>
              <w:spacing w:after="60"/>
              <w:jc w:val="center"/>
            </w:pPr>
            <w:r>
              <w:rPr>
                <w:rFonts w:ascii="Calibri" w:hAnsi="Calibri"/>
                <w:sz w:val="20"/>
              </w:rPr>
              <w:t>0.8</w:t>
            </w:r>
          </w:p>
        </w:tc>
      </w:tr>
      <w:tr w:rsidR="00022B71" w14:paraId="72E442E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736177"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116EE40E"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662FAE0C" w14:textId="77777777" w:rsidR="00022B71" w:rsidRDefault="005B112A">
            <w:pPr>
              <w:keepNext/>
              <w:spacing w:after="60"/>
              <w:jc w:val="center"/>
            </w:pPr>
            <w:r>
              <w:rPr>
                <w:rFonts w:ascii="Calibri" w:hAnsi="Calibri"/>
                <w:sz w:val="20"/>
              </w:rPr>
              <w:t>19.7 (78)</w:t>
            </w:r>
          </w:p>
        </w:tc>
        <w:tc>
          <w:tcPr>
            <w:tcW w:w="0" w:type="auto"/>
            <w:tcBorders>
              <w:top w:val="single" w:sz="0" w:space="0" w:color="D3D3D3"/>
              <w:left w:val="single" w:sz="0" w:space="0" w:color="D3D3D3"/>
              <w:bottom w:val="single" w:sz="0" w:space="0" w:color="D3D3D3"/>
              <w:right w:val="single" w:sz="0" w:space="0" w:color="D3D3D3"/>
            </w:tcBorders>
          </w:tcPr>
          <w:p w14:paraId="4E34EEB5" w14:textId="77777777" w:rsidR="00022B71" w:rsidRDefault="005B112A">
            <w:pPr>
              <w:keepNext/>
              <w:spacing w:after="60"/>
              <w:jc w:val="center"/>
            </w:pPr>
            <w:r>
              <w:rPr>
                <w:rFonts w:ascii="Calibri" w:hAnsi="Calibri"/>
                <w:sz w:val="20"/>
              </w:rPr>
              <w:t>19.0 (62)</w:t>
            </w:r>
          </w:p>
        </w:tc>
        <w:tc>
          <w:tcPr>
            <w:tcW w:w="0" w:type="auto"/>
            <w:tcBorders>
              <w:top w:val="single" w:sz="0" w:space="0" w:color="D3D3D3"/>
              <w:left w:val="single" w:sz="0" w:space="0" w:color="D3D3D3"/>
              <w:bottom w:val="single" w:sz="0" w:space="0" w:color="D3D3D3"/>
              <w:right w:val="single" w:sz="0" w:space="0" w:color="D3D3D3"/>
            </w:tcBorders>
          </w:tcPr>
          <w:p w14:paraId="5FB66241" w14:textId="77777777" w:rsidR="00022B71" w:rsidRDefault="00022B71">
            <w:pPr>
              <w:keepNext/>
              <w:spacing w:after="60"/>
              <w:jc w:val="center"/>
            </w:pPr>
          </w:p>
        </w:tc>
      </w:tr>
      <w:tr w:rsidR="00022B71" w14:paraId="7A11D7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E7C2AE"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0B24658E"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0E58B1FC" w14:textId="77777777" w:rsidR="00022B71" w:rsidRDefault="005B112A">
            <w:pPr>
              <w:keepNext/>
              <w:spacing w:after="60"/>
              <w:jc w:val="center"/>
            </w:pPr>
            <w:r>
              <w:rPr>
                <w:rFonts w:ascii="Calibri" w:hAnsi="Calibri"/>
                <w:sz w:val="20"/>
              </w:rPr>
              <w:t xml:space="preserve">41.2 </w:t>
            </w: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7BB0C944" w14:textId="77777777" w:rsidR="00022B71" w:rsidRDefault="005B112A">
            <w:pPr>
              <w:keepNext/>
              <w:spacing w:after="60"/>
              <w:jc w:val="center"/>
            </w:pPr>
            <w:r>
              <w:rPr>
                <w:rFonts w:ascii="Calibri" w:hAnsi="Calibri"/>
                <w:sz w:val="20"/>
              </w:rPr>
              <w:t>45.3 (148)</w:t>
            </w:r>
          </w:p>
        </w:tc>
        <w:tc>
          <w:tcPr>
            <w:tcW w:w="0" w:type="auto"/>
            <w:tcBorders>
              <w:top w:val="single" w:sz="0" w:space="0" w:color="D3D3D3"/>
              <w:left w:val="single" w:sz="0" w:space="0" w:color="D3D3D3"/>
              <w:bottom w:val="single" w:sz="0" w:space="0" w:color="D3D3D3"/>
              <w:right w:val="single" w:sz="0" w:space="0" w:color="D3D3D3"/>
            </w:tcBorders>
          </w:tcPr>
          <w:p w14:paraId="482622CC" w14:textId="77777777" w:rsidR="00022B71" w:rsidRDefault="00022B71">
            <w:pPr>
              <w:keepNext/>
              <w:spacing w:after="60"/>
              <w:jc w:val="center"/>
            </w:pPr>
          </w:p>
        </w:tc>
      </w:tr>
      <w:tr w:rsidR="00022B71" w14:paraId="7459A0C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95ADEA" w14:textId="77777777" w:rsidR="00022B71" w:rsidRDefault="005B112A">
            <w:pPr>
              <w:keepNext/>
              <w:spacing w:after="60"/>
            </w:pPr>
            <w:r>
              <w:rPr>
                <w:rFonts w:ascii="Calibri" w:hAnsi="Calibri"/>
                <w:sz w:val="20"/>
              </w:rPr>
              <w:t>    4.0 à 5.0 heures</w:t>
            </w:r>
          </w:p>
        </w:tc>
        <w:tc>
          <w:tcPr>
            <w:tcW w:w="0" w:type="auto"/>
            <w:tcBorders>
              <w:top w:val="single" w:sz="0" w:space="0" w:color="D3D3D3"/>
              <w:left w:val="single" w:sz="0" w:space="0" w:color="D3D3D3"/>
              <w:bottom w:val="single" w:sz="0" w:space="0" w:color="D3D3D3"/>
              <w:right w:val="single" w:sz="0" w:space="0" w:color="D3D3D3"/>
            </w:tcBorders>
          </w:tcPr>
          <w:p w14:paraId="1E3DA594"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3E05E1C1" w14:textId="77777777" w:rsidR="00022B71" w:rsidRDefault="005B112A">
            <w:pPr>
              <w:keepNext/>
              <w:spacing w:after="60"/>
              <w:jc w:val="center"/>
            </w:pPr>
            <w:r>
              <w:rPr>
                <w:rFonts w:ascii="Calibri" w:hAnsi="Calibri"/>
                <w:sz w:val="20"/>
              </w:rPr>
              <w:t>20.5 (81)</w:t>
            </w:r>
          </w:p>
        </w:tc>
        <w:tc>
          <w:tcPr>
            <w:tcW w:w="0" w:type="auto"/>
            <w:tcBorders>
              <w:top w:val="single" w:sz="0" w:space="0" w:color="D3D3D3"/>
              <w:left w:val="single" w:sz="0" w:space="0" w:color="D3D3D3"/>
              <w:bottom w:val="single" w:sz="0" w:space="0" w:color="D3D3D3"/>
              <w:right w:val="single" w:sz="0" w:space="0" w:color="D3D3D3"/>
            </w:tcBorders>
          </w:tcPr>
          <w:p w14:paraId="02B26B6E" w14:textId="77777777" w:rsidR="00022B71" w:rsidRDefault="005B112A">
            <w:pPr>
              <w:keepNext/>
              <w:spacing w:after="60"/>
              <w:jc w:val="center"/>
            </w:pPr>
            <w:r>
              <w:rPr>
                <w:rFonts w:ascii="Calibri" w:hAnsi="Calibri"/>
                <w:sz w:val="20"/>
              </w:rPr>
              <w:t>18.1 (59)</w:t>
            </w:r>
          </w:p>
        </w:tc>
        <w:tc>
          <w:tcPr>
            <w:tcW w:w="0" w:type="auto"/>
            <w:tcBorders>
              <w:top w:val="single" w:sz="0" w:space="0" w:color="D3D3D3"/>
              <w:left w:val="single" w:sz="0" w:space="0" w:color="D3D3D3"/>
              <w:bottom w:val="single" w:sz="0" w:space="0" w:color="D3D3D3"/>
              <w:right w:val="single" w:sz="0" w:space="0" w:color="D3D3D3"/>
            </w:tcBorders>
          </w:tcPr>
          <w:p w14:paraId="11D004ED" w14:textId="77777777" w:rsidR="00022B71" w:rsidRDefault="00022B71">
            <w:pPr>
              <w:keepNext/>
              <w:spacing w:after="60"/>
              <w:jc w:val="center"/>
            </w:pPr>
          </w:p>
        </w:tc>
      </w:tr>
      <w:tr w:rsidR="00022B71" w14:paraId="48F237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7A21B4"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416BB269"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5BA82C93" w14:textId="77777777" w:rsidR="00022B71" w:rsidRDefault="005B112A">
            <w:pPr>
              <w:keepNext/>
              <w:spacing w:after="60"/>
              <w:jc w:val="center"/>
            </w:pPr>
            <w:r>
              <w:rPr>
                <w:rFonts w:ascii="Calibri" w:hAnsi="Calibri"/>
                <w:sz w:val="20"/>
              </w:rPr>
              <w:t>6.5 (26)</w:t>
            </w:r>
          </w:p>
        </w:tc>
        <w:tc>
          <w:tcPr>
            <w:tcW w:w="0" w:type="auto"/>
            <w:tcBorders>
              <w:top w:val="single" w:sz="0" w:space="0" w:color="D3D3D3"/>
              <w:left w:val="single" w:sz="0" w:space="0" w:color="D3D3D3"/>
              <w:bottom w:val="single" w:sz="0" w:space="0" w:color="D3D3D3"/>
              <w:right w:val="single" w:sz="0" w:space="0" w:color="D3D3D3"/>
            </w:tcBorders>
          </w:tcPr>
          <w:p w14:paraId="5DC2F9B6" w14:textId="77777777" w:rsidR="00022B71" w:rsidRDefault="005B112A">
            <w:pPr>
              <w:keepNext/>
              <w:spacing w:after="60"/>
              <w:jc w:val="center"/>
            </w:pPr>
            <w:r>
              <w:rPr>
                <w:rFonts w:ascii="Calibri" w:hAnsi="Calibri"/>
                <w:sz w:val="20"/>
              </w:rPr>
              <w:t>7.4 (24)</w:t>
            </w:r>
          </w:p>
        </w:tc>
        <w:tc>
          <w:tcPr>
            <w:tcW w:w="0" w:type="auto"/>
            <w:tcBorders>
              <w:top w:val="single" w:sz="0" w:space="0" w:color="D3D3D3"/>
              <w:left w:val="single" w:sz="0" w:space="0" w:color="D3D3D3"/>
              <w:bottom w:val="single" w:sz="0" w:space="0" w:color="D3D3D3"/>
              <w:right w:val="single" w:sz="0" w:space="0" w:color="D3D3D3"/>
            </w:tcBorders>
          </w:tcPr>
          <w:p w14:paraId="1BF2B40E" w14:textId="77777777" w:rsidR="00022B71" w:rsidRDefault="00022B71">
            <w:pPr>
              <w:keepNext/>
              <w:spacing w:after="60"/>
              <w:jc w:val="center"/>
            </w:pPr>
          </w:p>
        </w:tc>
      </w:tr>
      <w:tr w:rsidR="00022B71" w14:paraId="686F1FC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350ADE"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00EE908A"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5B2B9FD9" w14:textId="77777777" w:rsidR="00022B71" w:rsidRDefault="005B112A">
            <w:pPr>
              <w:keepNext/>
              <w:spacing w:after="60"/>
              <w:jc w:val="center"/>
            </w:pPr>
            <w:r>
              <w:rPr>
                <w:rFonts w:ascii="Calibri" w:hAnsi="Calibri"/>
                <w:sz w:val="20"/>
              </w:rPr>
              <w:t>12.0 (48)</w:t>
            </w:r>
          </w:p>
        </w:tc>
        <w:tc>
          <w:tcPr>
            <w:tcW w:w="0" w:type="auto"/>
            <w:tcBorders>
              <w:top w:val="single" w:sz="0" w:space="0" w:color="D3D3D3"/>
              <w:left w:val="single" w:sz="0" w:space="0" w:color="D3D3D3"/>
              <w:bottom w:val="single" w:sz="0" w:space="0" w:color="D3D3D3"/>
              <w:right w:val="single" w:sz="0" w:space="0" w:color="D3D3D3"/>
            </w:tcBorders>
          </w:tcPr>
          <w:p w14:paraId="33A03DFF" w14:textId="77777777" w:rsidR="00022B71" w:rsidRDefault="005B112A">
            <w:pPr>
              <w:keepNext/>
              <w:spacing w:after="60"/>
              <w:jc w:val="center"/>
            </w:pPr>
            <w:r>
              <w:rPr>
                <w:rFonts w:ascii="Calibri" w:hAnsi="Calibri"/>
                <w:sz w:val="20"/>
              </w:rPr>
              <w:t>10.2 (33)</w:t>
            </w:r>
          </w:p>
        </w:tc>
        <w:tc>
          <w:tcPr>
            <w:tcW w:w="0" w:type="auto"/>
            <w:tcBorders>
              <w:top w:val="single" w:sz="0" w:space="0" w:color="D3D3D3"/>
              <w:left w:val="single" w:sz="0" w:space="0" w:color="D3D3D3"/>
              <w:bottom w:val="single" w:sz="0" w:space="0" w:color="D3D3D3"/>
              <w:right w:val="single" w:sz="0" w:space="0" w:color="D3D3D3"/>
            </w:tcBorders>
          </w:tcPr>
          <w:p w14:paraId="25772FBD" w14:textId="77777777" w:rsidR="00022B71" w:rsidRDefault="00022B71">
            <w:pPr>
              <w:keepNext/>
              <w:spacing w:after="60"/>
              <w:jc w:val="center"/>
            </w:pPr>
          </w:p>
        </w:tc>
      </w:tr>
      <w:tr w:rsidR="00022B71" w14:paraId="2135F0A0" w14:textId="77777777" w:rsidTr="00022B71">
        <w:trPr>
          <w:cantSplit/>
          <w:jc w:val="center"/>
        </w:trPr>
        <w:tc>
          <w:tcPr>
            <w:tcW w:w="0" w:type="auto"/>
            <w:gridSpan w:val="5"/>
          </w:tcPr>
          <w:p w14:paraId="0A23F9E1"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61EFC91C" w14:textId="77777777" w:rsidTr="00022B71">
        <w:trPr>
          <w:cantSplit/>
          <w:jc w:val="center"/>
        </w:trPr>
        <w:tc>
          <w:tcPr>
            <w:tcW w:w="0" w:type="auto"/>
            <w:gridSpan w:val="5"/>
          </w:tcPr>
          <w:p w14:paraId="2D5CF355"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47033115" w14:textId="77777777" w:rsidR="00022B71" w:rsidRDefault="005B112A">
      <w:pPr>
        <w:pStyle w:val="Titre2"/>
      </w:pPr>
      <w:bookmarkStart w:id="20" w:name="activités-faites-sur-les-médias-sociaux"/>
      <w:bookmarkStart w:id="21" w:name="_Toc209544824"/>
      <w:bookmarkEnd w:id="11"/>
      <w:bookmarkEnd w:id="18"/>
      <w:r>
        <w:t>Activités faites sur les médias sociaux</w:t>
      </w:r>
      <w:bookmarkEnd w:id="21"/>
    </w:p>
    <w:p w14:paraId="607EBA69" w14:textId="77777777" w:rsidR="00022B71" w:rsidRDefault="005B112A">
      <w:pPr>
        <w:pStyle w:val="Titre3"/>
      </w:pPr>
      <w:bookmarkStart w:id="22" w:name="X0df30f962cd63b86d0adc0c46ff7d4b11dc1074"/>
      <w:bookmarkStart w:id="23" w:name="_Toc209544825"/>
      <w:r>
        <w:t>Activités faites sur les médias sociaux selon le groupe d’âge</w:t>
      </w:r>
      <w:bookmarkEnd w:id="23"/>
    </w:p>
    <w:p w14:paraId="78C2286E" w14:textId="77777777" w:rsidR="00022B71" w:rsidRDefault="005B112A">
      <w:r>
        <w:br w:type="page"/>
      </w:r>
    </w:p>
    <w:p w14:paraId="4B95FF71" w14:textId="77777777" w:rsidR="00022B71" w:rsidRDefault="005B112A">
      <w:pPr>
        <w:pStyle w:val="En-ttedetabledesmatires"/>
      </w:pPr>
      <w:proofErr w:type="spellStart"/>
      <w:r>
        <w:rPr>
          <w:rStyle w:val="NormalTok"/>
        </w:rPr>
        <w:t>Table_activités_médias_sociaux_gpe_age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data_design</w:t>
      </w:r>
      <w:proofErr w:type="spellEnd"/>
      <w:r>
        <w:rPr>
          <w:rStyle w:val="NormalTok"/>
        </w:rPr>
        <w:t xml:space="preserve"> </w:t>
      </w:r>
      <w:r>
        <w:rPr>
          <w:rStyle w:val="SpecialCharTok"/>
        </w:rPr>
        <w:t>%&gt;%</w:t>
      </w:r>
      <w:r>
        <w:br/>
      </w:r>
      <w:r>
        <w:rPr>
          <w:rStyle w:val="NormalTok"/>
        </w:rPr>
        <w:t xml:space="preserve">  </w:t>
      </w:r>
      <w:proofErr w:type="spellStart"/>
      <w:r>
        <w:rPr>
          <w:rStyle w:val="FunctionTok"/>
        </w:rPr>
        <w:t>tbl_svysummary</w:t>
      </w:r>
      <w:proofErr w:type="spellEnd"/>
      <w:r>
        <w:rPr>
          <w:rStyle w:val="NormalTok"/>
        </w:rPr>
        <w:t>(</w:t>
      </w:r>
      <w:r>
        <w:br/>
      </w:r>
      <w:r>
        <w:rPr>
          <w:rStyle w:val="NormalTok"/>
        </w:rPr>
        <w:t xml:space="preserve">    </w:t>
      </w:r>
      <w:r>
        <w:rPr>
          <w:rStyle w:val="AttributeTok"/>
        </w:rPr>
        <w:t>by =</w:t>
      </w:r>
      <w:r>
        <w:rPr>
          <w:rStyle w:val="NormalTok"/>
        </w:rPr>
        <w:t xml:space="preserve"> </w:t>
      </w:r>
      <w:proofErr w:type="spellStart"/>
      <w:r>
        <w:rPr>
          <w:rStyle w:val="NormalTok"/>
        </w:rPr>
        <w:t>gpe_age</w:t>
      </w:r>
      <w:proofErr w:type="spellEnd"/>
      <w:r>
        <w:rPr>
          <w:rStyle w:val="NormalTok"/>
        </w:rPr>
        <w:t>,</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proofErr w:type="spellStart"/>
      <w:r>
        <w:rPr>
          <w:rStyle w:val="NormalTok"/>
        </w:rPr>
        <w:t>Suivre_activité_amis_et_famille</w:t>
      </w:r>
      <w:proofErr w:type="spellEnd"/>
      <w:r>
        <w:rPr>
          <w:rStyle w:val="NormalTok"/>
        </w:rPr>
        <w:t xml:space="preserve">, </w:t>
      </w:r>
      <w:proofErr w:type="spellStart"/>
      <w:r>
        <w:rPr>
          <w:rStyle w:val="NormalTok"/>
        </w:rPr>
        <w:t>Commun</w:t>
      </w:r>
      <w:r>
        <w:rPr>
          <w:rStyle w:val="NormalTok"/>
        </w:rPr>
        <w:t>iquer_amis_et_famille</w:t>
      </w:r>
      <w:proofErr w:type="spellEnd"/>
      <w:r>
        <w:rPr>
          <w:rStyle w:val="NormalTok"/>
        </w:rPr>
        <w:t xml:space="preserve">, </w:t>
      </w:r>
      <w:proofErr w:type="spellStart"/>
      <w:r>
        <w:rPr>
          <w:rStyle w:val="NormalTok"/>
        </w:rPr>
        <w:t>Partager_propre_matériel_avec_proches</w:t>
      </w:r>
      <w:proofErr w:type="spellEnd"/>
      <w:r>
        <w:rPr>
          <w:rStyle w:val="NormalTok"/>
        </w:rPr>
        <w:t xml:space="preserve">, </w:t>
      </w:r>
      <w:proofErr w:type="spellStart"/>
      <w:r>
        <w:rPr>
          <w:rStyle w:val="NormalTok"/>
        </w:rPr>
        <w:t>Partager_propre_matériel_publiquement</w:t>
      </w:r>
      <w:proofErr w:type="spellEnd"/>
      <w:r>
        <w:rPr>
          <w:rStyle w:val="NormalTok"/>
        </w:rPr>
        <w:t xml:space="preserve">, </w:t>
      </w:r>
      <w:proofErr w:type="spellStart"/>
      <w:r>
        <w:rPr>
          <w:rStyle w:val="NormalTok"/>
        </w:rPr>
        <w:t>Suivre_actualités_sur_RSM</w:t>
      </w:r>
      <w:proofErr w:type="spellEnd"/>
      <w:r>
        <w:rPr>
          <w:rStyle w:val="NormalTok"/>
        </w:rPr>
        <w:t xml:space="preserve">, </w:t>
      </w:r>
      <w:proofErr w:type="spellStart"/>
      <w:r>
        <w:rPr>
          <w:rStyle w:val="NormalTok"/>
        </w:rPr>
        <w:t>Prendre_connaissance_programmes_gouv</w:t>
      </w:r>
      <w:proofErr w:type="spellEnd"/>
      <w:r>
        <w:rPr>
          <w:rStyle w:val="NormalTok"/>
        </w:rPr>
        <w:t xml:space="preserve">, </w:t>
      </w:r>
      <w:proofErr w:type="spellStart"/>
      <w:r>
        <w:rPr>
          <w:rStyle w:val="NormalTok"/>
        </w:rPr>
        <w:t>Rechercher_information_generale</w:t>
      </w:r>
      <w:proofErr w:type="spellEnd"/>
      <w:r>
        <w:rPr>
          <w:rStyle w:val="NormalTok"/>
        </w:rPr>
        <w:t xml:space="preserve">, </w:t>
      </w:r>
      <w:proofErr w:type="spellStart"/>
      <w:r>
        <w:rPr>
          <w:rStyle w:val="NormalTok"/>
        </w:rPr>
        <w:t>Rechercher_info_importante_personnelle</w:t>
      </w:r>
      <w:proofErr w:type="spellEnd"/>
      <w:r>
        <w:rPr>
          <w:rStyle w:val="NormalTok"/>
        </w:rPr>
        <w:t xml:space="preserve">, </w:t>
      </w:r>
      <w:proofErr w:type="spellStart"/>
      <w:r>
        <w:rPr>
          <w:rStyle w:val="NormalTok"/>
        </w:rPr>
        <w:t>Aucune</w:t>
      </w:r>
      <w:proofErr w:type="spellEnd"/>
      <w:r>
        <w:rPr>
          <w:rStyle w:val="NormalTok"/>
        </w:rPr>
        <w:t xml:space="preserve">, </w:t>
      </w:r>
      <w:proofErr w:type="spellStart"/>
      <w:r>
        <w:rPr>
          <w:rStyle w:val="NormalTok"/>
        </w:rPr>
        <w:t>Autre</w:t>
      </w:r>
      <w:proofErr w:type="spellEnd"/>
      <w:r>
        <w:rPr>
          <w:rStyle w:val="NormalTok"/>
        </w:rPr>
        <w:t>),</w:t>
      </w:r>
      <w:r>
        <w:br/>
      </w:r>
      <w:r>
        <w:rPr>
          <w:rStyle w:val="NormalTok"/>
        </w:rPr>
        <w:t xml:space="preserve"> </w:t>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proofErr w:type="spellStart"/>
      <w:r>
        <w:rPr>
          <w:rStyle w:val="FunctionTok"/>
        </w:rPr>
        <w:t>all_continuous</w:t>
      </w:r>
      <w:proofErr w:type="spellEnd"/>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proofErr w:type="spellStart"/>
      <w:r>
        <w:rPr>
          <w:rStyle w:val="FunctionTok"/>
        </w:rPr>
        <w:t>all_categorical</w:t>
      </w:r>
      <w:proofErr w:type="spellEnd"/>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rPr>
          <w:rStyle w:val="CommentTok"/>
        </w:rPr>
        <w:t xml:space="preserve"># ne pas </w:t>
      </w:r>
      <w:proofErr w:type="spellStart"/>
      <w:r>
        <w:rPr>
          <w:rStyle w:val="CommentTok"/>
        </w:rPr>
        <w:t>afficher</w:t>
      </w:r>
      <w:proofErr w:type="spellEnd"/>
      <w:r>
        <w:rPr>
          <w:rStyle w:val="CommentTok"/>
        </w:rPr>
        <w:t xml:space="preserve"> les </w:t>
      </w:r>
      <w:proofErr w:type="spellStart"/>
      <w:r>
        <w:rPr>
          <w:rStyle w:val="CommentTok"/>
        </w:rPr>
        <w:t>valeurs</w:t>
      </w:r>
      <w:proofErr w:type="spellEnd"/>
      <w:r>
        <w:rPr>
          <w:rStyle w:val="CommentTok"/>
        </w:rPr>
        <w:t xml:space="preserve"> </w:t>
      </w:r>
      <w:proofErr w:type="spellStart"/>
      <w:r>
        <w:rPr>
          <w:rStyle w:val="CommentTok"/>
        </w:rPr>
        <w:t>manquantes</w:t>
      </w:r>
      <w:proofErr w:type="spellEnd"/>
      <w:r>
        <w:br/>
      </w:r>
      <w:r>
        <w:rPr>
          <w:rStyle w:val="NormalTok"/>
        </w:rPr>
        <w:t xml:space="preserve">) </w:t>
      </w:r>
      <w:r>
        <w:rPr>
          <w:rStyle w:val="SpecialCharTok"/>
        </w:rPr>
        <w:t>%&gt;%</w:t>
      </w:r>
      <w:r>
        <w:br/>
      </w:r>
      <w:r>
        <w:rPr>
          <w:rStyle w:val="NormalTok"/>
        </w:rPr>
        <w:t xml:space="preserve">  </w:t>
      </w:r>
      <w:proofErr w:type="spellStart"/>
      <w:r>
        <w:rPr>
          <w:rStyle w:val="FunctionTok"/>
        </w:rPr>
        <w:t>add_overall</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add_p</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modify_header</w:t>
      </w:r>
      <w:proofErr w:type="spellEnd"/>
      <w:r>
        <w:rPr>
          <w:rStyle w:val="NormalTok"/>
        </w:rPr>
        <w:t>(</w:t>
      </w:r>
      <w:r>
        <w:rPr>
          <w:rStyle w:val="AttributeTok"/>
        </w:rPr>
        <w:t>label =</w:t>
      </w:r>
      <w:r>
        <w:rPr>
          <w:rStyle w:val="NormalTok"/>
        </w:rPr>
        <w:t xml:space="preserve"> </w:t>
      </w:r>
      <w:r>
        <w:rPr>
          <w:rStyle w:val="StringTok"/>
        </w:rPr>
        <w:t>"**</w:t>
      </w:r>
      <w:proofErr w:type="spellStart"/>
      <w:r>
        <w:rPr>
          <w:rStyle w:val="StringTok"/>
        </w:rPr>
        <w:t>Caractéristiques</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modify_caption</w:t>
      </w:r>
      <w:proofErr w:type="spellEnd"/>
      <w:r>
        <w:rPr>
          <w:rStyle w:val="NormalTok"/>
        </w:rPr>
        <w:t>(</w:t>
      </w:r>
      <w:r>
        <w:rPr>
          <w:rStyle w:val="StringTok"/>
        </w:rPr>
        <w:t>"**</w:t>
      </w:r>
      <w:proofErr w:type="spellStart"/>
      <w:r>
        <w:rPr>
          <w:rStyle w:val="StringTok"/>
        </w:rPr>
        <w:t>Activités</w:t>
      </w:r>
      <w:proofErr w:type="spellEnd"/>
      <w:r>
        <w:rPr>
          <w:rStyle w:val="StringTok"/>
        </w:rPr>
        <w:t xml:space="preserve"> </w:t>
      </w:r>
      <w:proofErr w:type="spellStart"/>
      <w:r>
        <w:rPr>
          <w:rStyle w:val="StringTok"/>
        </w:rPr>
        <w:t>médias</w:t>
      </w:r>
      <w:proofErr w:type="spellEnd"/>
      <w:r>
        <w:rPr>
          <w:rStyle w:val="StringTok"/>
        </w:rPr>
        <w:t xml:space="preserve"> sociaux </w:t>
      </w:r>
      <w:proofErr w:type="spellStart"/>
      <w:r>
        <w:rPr>
          <w:rStyle w:val="StringTok"/>
        </w:rPr>
        <w:t>selon</w:t>
      </w:r>
      <w:proofErr w:type="spellEnd"/>
      <w:r>
        <w:rPr>
          <w:rStyle w:val="StringTok"/>
        </w:rPr>
        <w:t xml:space="preserve"> le </w:t>
      </w:r>
      <w:proofErr w:type="spellStart"/>
      <w:r>
        <w:rPr>
          <w:rStyle w:val="StringTok"/>
        </w:rPr>
        <w:t>groupe</w:t>
      </w:r>
      <w:proofErr w:type="spellEnd"/>
      <w:r>
        <w:rPr>
          <w:rStyle w:val="StringTok"/>
        </w:rPr>
        <w:t xml:space="preserve"> </w:t>
      </w:r>
      <w:proofErr w:type="spellStart"/>
      <w:r>
        <w:rPr>
          <w:rStyle w:val="StringTok"/>
        </w:rPr>
        <w:t>d'âge</w:t>
      </w:r>
      <w:proofErr w:type="spellEnd"/>
      <w:r>
        <w:rPr>
          <w:rStyle w:val="StringTok"/>
        </w:rPr>
        <w:t>**"</w:t>
      </w:r>
      <w:r>
        <w:rPr>
          <w:rStyle w:val="NormalTok"/>
        </w:rPr>
        <w:t>)</w:t>
      </w:r>
      <w:r>
        <w:br/>
      </w:r>
      <w:r>
        <w:br/>
      </w:r>
      <w:proofErr w:type="spellStart"/>
      <w:r>
        <w:rPr>
          <w:rStyle w:val="NormalTok"/>
        </w:rPr>
        <w:t>Table_activités_</w:t>
      </w:r>
      <w:commentRangeStart w:id="24"/>
      <w:r>
        <w:rPr>
          <w:rStyle w:val="NormalTok"/>
        </w:rPr>
        <w:t>médias_sociaux_gpe_age</w:t>
      </w:r>
      <w:commentRangeEnd w:id="24"/>
      <w:proofErr w:type="spellEnd"/>
      <w:r w:rsidR="00BF570E">
        <w:rPr>
          <w:rStyle w:val="Marquedecommentaire"/>
          <w:rFonts w:asciiTheme="minorHAnsi" w:eastAsiaTheme="minorHAnsi" w:hAnsiTheme="minorHAnsi" w:cstheme="minorBidi"/>
          <w:color w:val="auto"/>
        </w:rPr>
        <w:commentReference w:id="24"/>
      </w:r>
    </w:p>
    <w:tbl>
      <w:tblPr>
        <w:tblStyle w:val="Table"/>
        <w:tblW w:w="0" w:type="auto"/>
        <w:jc w:val="center"/>
        <w:tblCellMar>
          <w:left w:w="60" w:type="dxa"/>
          <w:right w:w="60" w:type="dxa"/>
        </w:tblCellMar>
        <w:tblLook w:val="0000" w:firstRow="0" w:lastRow="0" w:firstColumn="0" w:lastColumn="0" w:noHBand="0" w:noVBand="0"/>
      </w:tblPr>
      <w:tblGrid>
        <w:gridCol w:w="3587"/>
        <w:gridCol w:w="1451"/>
        <w:gridCol w:w="1649"/>
        <w:gridCol w:w="1650"/>
        <w:gridCol w:w="1069"/>
      </w:tblGrid>
      <w:tr w:rsidR="00022B71" w14:paraId="4892469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475791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39B2C4BD"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A3263A6"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1A259ABE" w14:textId="77777777" w:rsidR="00022B71" w:rsidRDefault="005B112A">
            <w:pPr>
              <w:keepNext/>
              <w:spacing w:after="60"/>
              <w:jc w:val="center"/>
            </w:pPr>
            <w:commentRangeStart w:id="25"/>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FAE30C8"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commentRangeEnd w:id="25"/>
            <w:r w:rsidR="00BF570E">
              <w:rPr>
                <w:rStyle w:val="Marquedecommentaire"/>
              </w:rPr>
              <w:commentReference w:id="25"/>
            </w:r>
          </w:p>
        </w:tc>
      </w:tr>
      <w:tr w:rsidR="00022B71" w14:paraId="4998BE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ABECB2" w14:textId="77777777" w:rsidR="00022B71" w:rsidRDefault="005B112A">
            <w:pPr>
              <w:keepNext/>
              <w:spacing w:after="60"/>
            </w:pPr>
            <w:r>
              <w:rPr>
                <w:rFonts w:ascii="Calibri" w:hAnsi="Calibri"/>
                <w:sz w:val="20"/>
              </w:rPr>
              <w:t>Suivre_activité_amis_et_famille</w:t>
            </w:r>
          </w:p>
        </w:tc>
        <w:tc>
          <w:tcPr>
            <w:tcW w:w="0" w:type="auto"/>
            <w:tcBorders>
              <w:top w:val="single" w:sz="0" w:space="0" w:color="D3D3D3"/>
              <w:left w:val="single" w:sz="0" w:space="0" w:color="D3D3D3"/>
              <w:bottom w:val="single" w:sz="0" w:space="0" w:color="D3D3D3"/>
              <w:right w:val="single" w:sz="0" w:space="0" w:color="D3D3D3"/>
            </w:tcBorders>
          </w:tcPr>
          <w:p w14:paraId="14A4459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0DFB3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BF6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E32894" w14:textId="77777777" w:rsidR="00022B71" w:rsidRDefault="005B112A">
            <w:pPr>
              <w:keepNext/>
              <w:spacing w:after="60"/>
              <w:jc w:val="center"/>
            </w:pPr>
            <w:r>
              <w:rPr>
                <w:rFonts w:ascii="Calibri" w:hAnsi="Calibri"/>
                <w:sz w:val="20"/>
              </w:rPr>
              <w:t>0.002</w:t>
            </w:r>
          </w:p>
        </w:tc>
      </w:tr>
      <w:tr w:rsidR="00022B71" w14:paraId="60E025A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DFCD88"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BDC7D53" w14:textId="77777777" w:rsidR="00022B71" w:rsidRDefault="005B112A">
            <w:pPr>
              <w:keepNext/>
              <w:spacing w:after="60"/>
              <w:jc w:val="center"/>
            </w:pPr>
            <w:r>
              <w:rPr>
                <w:rFonts w:ascii="Calibri" w:hAnsi="Calibri"/>
                <w:sz w:val="20"/>
              </w:rPr>
              <w:t>25.2 (182)</w:t>
            </w:r>
          </w:p>
        </w:tc>
        <w:tc>
          <w:tcPr>
            <w:tcW w:w="0" w:type="auto"/>
            <w:tcBorders>
              <w:top w:val="single" w:sz="0" w:space="0" w:color="D3D3D3"/>
              <w:left w:val="single" w:sz="0" w:space="0" w:color="D3D3D3"/>
              <w:bottom w:val="single" w:sz="0" w:space="0" w:color="D3D3D3"/>
              <w:right w:val="single" w:sz="0" w:space="0" w:color="D3D3D3"/>
            </w:tcBorders>
          </w:tcPr>
          <w:p w14:paraId="14C0A55B" w14:textId="77777777" w:rsidR="00022B71" w:rsidRDefault="005B112A">
            <w:pPr>
              <w:keepNext/>
              <w:spacing w:after="60"/>
              <w:jc w:val="center"/>
            </w:pPr>
            <w:r>
              <w:rPr>
                <w:rFonts w:ascii="Calibri" w:hAnsi="Calibri"/>
                <w:sz w:val="20"/>
              </w:rPr>
              <w:t>32.7 (88)</w:t>
            </w:r>
          </w:p>
        </w:tc>
        <w:tc>
          <w:tcPr>
            <w:tcW w:w="0" w:type="auto"/>
            <w:tcBorders>
              <w:top w:val="single" w:sz="0" w:space="0" w:color="D3D3D3"/>
              <w:left w:val="single" w:sz="0" w:space="0" w:color="D3D3D3"/>
              <w:bottom w:val="single" w:sz="0" w:space="0" w:color="D3D3D3"/>
              <w:right w:val="single" w:sz="0" w:space="0" w:color="D3D3D3"/>
            </w:tcBorders>
          </w:tcPr>
          <w:p w14:paraId="3D94637C" w14:textId="77777777" w:rsidR="00022B71" w:rsidRDefault="005B112A">
            <w:pPr>
              <w:keepNext/>
              <w:spacing w:after="60"/>
              <w:jc w:val="center"/>
            </w:pPr>
            <w:r>
              <w:rPr>
                <w:rFonts w:ascii="Calibri" w:hAnsi="Calibri"/>
                <w:sz w:val="20"/>
              </w:rPr>
              <w:t>20.8 (94)</w:t>
            </w:r>
          </w:p>
        </w:tc>
        <w:tc>
          <w:tcPr>
            <w:tcW w:w="0" w:type="auto"/>
            <w:tcBorders>
              <w:top w:val="single" w:sz="0" w:space="0" w:color="D3D3D3"/>
              <w:left w:val="single" w:sz="0" w:space="0" w:color="D3D3D3"/>
              <w:bottom w:val="single" w:sz="0" w:space="0" w:color="D3D3D3"/>
              <w:right w:val="single" w:sz="0" w:space="0" w:color="D3D3D3"/>
            </w:tcBorders>
          </w:tcPr>
          <w:p w14:paraId="00B95435" w14:textId="77777777" w:rsidR="00022B71" w:rsidRDefault="00022B71">
            <w:pPr>
              <w:keepNext/>
              <w:spacing w:after="60"/>
              <w:jc w:val="center"/>
            </w:pPr>
          </w:p>
        </w:tc>
      </w:tr>
      <w:tr w:rsidR="00022B71" w14:paraId="2FC3E3A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1184E9"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524ACA5" w14:textId="77777777" w:rsidR="00022B71" w:rsidRDefault="005B112A">
            <w:pPr>
              <w:keepNext/>
              <w:spacing w:after="60"/>
              <w:jc w:val="center"/>
            </w:pPr>
            <w:r>
              <w:rPr>
                <w:rFonts w:ascii="Calibri" w:hAnsi="Calibri"/>
                <w:sz w:val="20"/>
              </w:rPr>
              <w:t>74.8 (539)</w:t>
            </w:r>
          </w:p>
        </w:tc>
        <w:tc>
          <w:tcPr>
            <w:tcW w:w="0" w:type="auto"/>
            <w:tcBorders>
              <w:top w:val="single" w:sz="0" w:space="0" w:color="D3D3D3"/>
              <w:left w:val="single" w:sz="0" w:space="0" w:color="D3D3D3"/>
              <w:bottom w:val="single" w:sz="0" w:space="0" w:color="D3D3D3"/>
              <w:right w:val="single" w:sz="0" w:space="0" w:color="D3D3D3"/>
            </w:tcBorders>
          </w:tcPr>
          <w:p w14:paraId="2B001327" w14:textId="77777777" w:rsidR="00022B71" w:rsidRDefault="005B112A">
            <w:pPr>
              <w:keepNext/>
              <w:spacing w:after="60"/>
              <w:jc w:val="center"/>
            </w:pPr>
            <w:r>
              <w:rPr>
                <w:rFonts w:ascii="Calibri" w:hAnsi="Calibri"/>
                <w:sz w:val="20"/>
              </w:rPr>
              <w:t>67.3 (180)</w:t>
            </w:r>
          </w:p>
        </w:tc>
        <w:tc>
          <w:tcPr>
            <w:tcW w:w="0" w:type="auto"/>
            <w:tcBorders>
              <w:top w:val="single" w:sz="0" w:space="0" w:color="D3D3D3"/>
              <w:left w:val="single" w:sz="0" w:space="0" w:color="D3D3D3"/>
              <w:bottom w:val="single" w:sz="0" w:space="0" w:color="D3D3D3"/>
              <w:right w:val="single" w:sz="0" w:space="0" w:color="D3D3D3"/>
            </w:tcBorders>
          </w:tcPr>
          <w:p w14:paraId="3CEB9782" w14:textId="77777777" w:rsidR="00022B71" w:rsidRDefault="005B112A">
            <w:pPr>
              <w:keepNext/>
              <w:spacing w:after="60"/>
              <w:jc w:val="center"/>
            </w:pPr>
            <w:r>
              <w:rPr>
                <w:rFonts w:ascii="Calibri" w:hAnsi="Calibri"/>
                <w:sz w:val="20"/>
              </w:rPr>
              <w:t>79.2 (358)</w:t>
            </w:r>
          </w:p>
        </w:tc>
        <w:tc>
          <w:tcPr>
            <w:tcW w:w="0" w:type="auto"/>
            <w:tcBorders>
              <w:top w:val="single" w:sz="0" w:space="0" w:color="D3D3D3"/>
              <w:left w:val="single" w:sz="0" w:space="0" w:color="D3D3D3"/>
              <w:bottom w:val="single" w:sz="0" w:space="0" w:color="D3D3D3"/>
              <w:right w:val="single" w:sz="0" w:space="0" w:color="D3D3D3"/>
            </w:tcBorders>
          </w:tcPr>
          <w:p w14:paraId="352035FC" w14:textId="77777777" w:rsidR="00022B71" w:rsidRDefault="00022B71">
            <w:pPr>
              <w:keepNext/>
              <w:spacing w:after="60"/>
              <w:jc w:val="center"/>
            </w:pPr>
          </w:p>
        </w:tc>
      </w:tr>
      <w:tr w:rsidR="00022B71" w14:paraId="6C4C8E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008496" w14:textId="77777777" w:rsidR="00022B71" w:rsidRDefault="005B112A">
            <w:pPr>
              <w:keepNext/>
              <w:spacing w:after="60"/>
            </w:pPr>
            <w:r>
              <w:rPr>
                <w:rFonts w:ascii="Calibri" w:hAnsi="Calibri"/>
                <w:sz w:val="20"/>
              </w:rPr>
              <w:t>Communiquer_amis_et_famille</w:t>
            </w:r>
          </w:p>
        </w:tc>
        <w:tc>
          <w:tcPr>
            <w:tcW w:w="0" w:type="auto"/>
            <w:tcBorders>
              <w:top w:val="single" w:sz="0" w:space="0" w:color="D3D3D3"/>
              <w:left w:val="single" w:sz="0" w:space="0" w:color="D3D3D3"/>
              <w:bottom w:val="single" w:sz="0" w:space="0" w:color="D3D3D3"/>
              <w:right w:val="single" w:sz="0" w:space="0" w:color="D3D3D3"/>
            </w:tcBorders>
          </w:tcPr>
          <w:p w14:paraId="73EB33F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34D9B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91968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4795DA" w14:textId="77777777" w:rsidR="00022B71" w:rsidRDefault="005B112A">
            <w:pPr>
              <w:keepNext/>
              <w:spacing w:after="60"/>
              <w:jc w:val="center"/>
            </w:pPr>
            <w:r>
              <w:rPr>
                <w:rFonts w:ascii="Calibri" w:hAnsi="Calibri"/>
                <w:sz w:val="20"/>
              </w:rPr>
              <w:t>0.5</w:t>
            </w:r>
          </w:p>
        </w:tc>
      </w:tr>
      <w:tr w:rsidR="00022B71" w14:paraId="76F2FC4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3E18D"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FF0C45A" w14:textId="77777777" w:rsidR="00022B71" w:rsidRDefault="005B112A">
            <w:pPr>
              <w:keepNext/>
              <w:spacing w:after="60"/>
              <w:jc w:val="center"/>
            </w:pPr>
            <w:r>
              <w:rPr>
                <w:rFonts w:ascii="Calibri" w:hAnsi="Calibri"/>
                <w:sz w:val="20"/>
              </w:rPr>
              <w:t>26.7 (193)</w:t>
            </w:r>
          </w:p>
        </w:tc>
        <w:tc>
          <w:tcPr>
            <w:tcW w:w="0" w:type="auto"/>
            <w:tcBorders>
              <w:top w:val="single" w:sz="0" w:space="0" w:color="D3D3D3"/>
              <w:left w:val="single" w:sz="0" w:space="0" w:color="D3D3D3"/>
              <w:bottom w:val="single" w:sz="0" w:space="0" w:color="D3D3D3"/>
              <w:right w:val="single" w:sz="0" w:space="0" w:color="D3D3D3"/>
            </w:tcBorders>
          </w:tcPr>
          <w:p w14:paraId="12A97A47" w14:textId="77777777" w:rsidR="00022B71" w:rsidRDefault="005B112A">
            <w:pPr>
              <w:keepNext/>
              <w:spacing w:after="60"/>
              <w:jc w:val="center"/>
            </w:pPr>
            <w:r>
              <w:rPr>
                <w:rFonts w:ascii="Calibri" w:hAnsi="Calibri"/>
                <w:sz w:val="20"/>
              </w:rPr>
              <w:t>28.4 (76)</w:t>
            </w:r>
          </w:p>
        </w:tc>
        <w:tc>
          <w:tcPr>
            <w:tcW w:w="0" w:type="auto"/>
            <w:tcBorders>
              <w:top w:val="single" w:sz="0" w:space="0" w:color="D3D3D3"/>
              <w:left w:val="single" w:sz="0" w:space="0" w:color="D3D3D3"/>
              <w:bottom w:val="single" w:sz="0" w:space="0" w:color="D3D3D3"/>
              <w:right w:val="single" w:sz="0" w:space="0" w:color="D3D3D3"/>
            </w:tcBorders>
          </w:tcPr>
          <w:p w14:paraId="0AC4B782" w14:textId="77777777" w:rsidR="00022B71" w:rsidRDefault="005B112A">
            <w:pPr>
              <w:keepNext/>
              <w:spacing w:after="60"/>
              <w:jc w:val="center"/>
            </w:pPr>
            <w:r>
              <w:rPr>
                <w:rFonts w:ascii="Calibri" w:hAnsi="Calibri"/>
                <w:sz w:val="20"/>
              </w:rPr>
              <w:t>25.8 (117)</w:t>
            </w:r>
          </w:p>
        </w:tc>
        <w:tc>
          <w:tcPr>
            <w:tcW w:w="0" w:type="auto"/>
            <w:tcBorders>
              <w:top w:val="single" w:sz="0" w:space="0" w:color="D3D3D3"/>
              <w:left w:val="single" w:sz="0" w:space="0" w:color="D3D3D3"/>
              <w:bottom w:val="single" w:sz="0" w:space="0" w:color="D3D3D3"/>
              <w:right w:val="single" w:sz="0" w:space="0" w:color="D3D3D3"/>
            </w:tcBorders>
          </w:tcPr>
          <w:p w14:paraId="37C0B52B" w14:textId="77777777" w:rsidR="00022B71" w:rsidRDefault="00022B71">
            <w:pPr>
              <w:keepNext/>
              <w:spacing w:after="60"/>
              <w:jc w:val="center"/>
            </w:pPr>
          </w:p>
        </w:tc>
      </w:tr>
      <w:tr w:rsidR="00022B71" w14:paraId="78BCAD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4F879"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97D1B4A" w14:textId="77777777" w:rsidR="00022B71" w:rsidRDefault="005B112A">
            <w:pPr>
              <w:keepNext/>
              <w:spacing w:after="60"/>
              <w:jc w:val="center"/>
            </w:pPr>
            <w:r>
              <w:rPr>
                <w:rFonts w:ascii="Calibri" w:hAnsi="Calibri"/>
                <w:sz w:val="20"/>
              </w:rPr>
              <w:t>73.3 (528)</w:t>
            </w:r>
          </w:p>
        </w:tc>
        <w:tc>
          <w:tcPr>
            <w:tcW w:w="0" w:type="auto"/>
            <w:tcBorders>
              <w:top w:val="single" w:sz="0" w:space="0" w:color="D3D3D3"/>
              <w:left w:val="single" w:sz="0" w:space="0" w:color="D3D3D3"/>
              <w:bottom w:val="single" w:sz="0" w:space="0" w:color="D3D3D3"/>
              <w:right w:val="single" w:sz="0" w:space="0" w:color="D3D3D3"/>
            </w:tcBorders>
          </w:tcPr>
          <w:p w14:paraId="0F8CBDDA" w14:textId="77777777" w:rsidR="00022B71" w:rsidRDefault="005B112A">
            <w:pPr>
              <w:keepNext/>
              <w:spacing w:after="60"/>
              <w:jc w:val="center"/>
            </w:pPr>
            <w:r>
              <w:rPr>
                <w:rFonts w:ascii="Calibri" w:hAnsi="Calibri"/>
                <w:sz w:val="20"/>
              </w:rPr>
              <w:t>71.6 (192)</w:t>
            </w:r>
          </w:p>
        </w:tc>
        <w:tc>
          <w:tcPr>
            <w:tcW w:w="0" w:type="auto"/>
            <w:tcBorders>
              <w:top w:val="single" w:sz="0" w:space="0" w:color="D3D3D3"/>
              <w:left w:val="single" w:sz="0" w:space="0" w:color="D3D3D3"/>
              <w:bottom w:val="single" w:sz="0" w:space="0" w:color="D3D3D3"/>
              <w:right w:val="single" w:sz="0" w:space="0" w:color="D3D3D3"/>
            </w:tcBorders>
          </w:tcPr>
          <w:p w14:paraId="255C111D" w14:textId="77777777" w:rsidR="00022B71" w:rsidRDefault="005B112A">
            <w:pPr>
              <w:keepNext/>
              <w:spacing w:after="60"/>
              <w:jc w:val="center"/>
            </w:pPr>
            <w:r>
              <w:rPr>
                <w:rFonts w:ascii="Calibri" w:hAnsi="Calibri"/>
                <w:sz w:val="20"/>
              </w:rPr>
              <w:t>74.2 (336)</w:t>
            </w:r>
          </w:p>
        </w:tc>
        <w:tc>
          <w:tcPr>
            <w:tcW w:w="0" w:type="auto"/>
            <w:tcBorders>
              <w:top w:val="single" w:sz="0" w:space="0" w:color="D3D3D3"/>
              <w:left w:val="single" w:sz="0" w:space="0" w:color="D3D3D3"/>
              <w:bottom w:val="single" w:sz="0" w:space="0" w:color="D3D3D3"/>
              <w:right w:val="single" w:sz="0" w:space="0" w:color="D3D3D3"/>
            </w:tcBorders>
          </w:tcPr>
          <w:p w14:paraId="580952DC" w14:textId="77777777" w:rsidR="00022B71" w:rsidRDefault="00022B71">
            <w:pPr>
              <w:keepNext/>
              <w:spacing w:after="60"/>
              <w:jc w:val="center"/>
            </w:pPr>
          </w:p>
        </w:tc>
      </w:tr>
      <w:tr w:rsidR="00022B71" w14:paraId="2077D1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4B3B81" w14:textId="77777777" w:rsidR="00022B71" w:rsidRDefault="005B112A">
            <w:pPr>
              <w:keepNext/>
              <w:spacing w:after="60"/>
            </w:pPr>
            <w:r>
              <w:rPr>
                <w:rFonts w:ascii="Calibri" w:hAnsi="Calibri"/>
                <w:sz w:val="20"/>
              </w:rPr>
              <w:t>Partager_propre_matériel_avec_proches</w:t>
            </w:r>
          </w:p>
        </w:tc>
        <w:tc>
          <w:tcPr>
            <w:tcW w:w="0" w:type="auto"/>
            <w:tcBorders>
              <w:top w:val="single" w:sz="0" w:space="0" w:color="D3D3D3"/>
              <w:left w:val="single" w:sz="0" w:space="0" w:color="D3D3D3"/>
              <w:bottom w:val="single" w:sz="0" w:space="0" w:color="D3D3D3"/>
              <w:right w:val="single" w:sz="0" w:space="0" w:color="D3D3D3"/>
            </w:tcBorders>
          </w:tcPr>
          <w:p w14:paraId="5636C6C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740D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2DCF2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710920" w14:textId="77777777" w:rsidR="00022B71" w:rsidRDefault="005B112A">
            <w:pPr>
              <w:keepNext/>
              <w:spacing w:after="60"/>
              <w:jc w:val="center"/>
            </w:pPr>
            <w:r>
              <w:rPr>
                <w:rFonts w:ascii="Calibri" w:hAnsi="Calibri"/>
                <w:sz w:val="20"/>
              </w:rPr>
              <w:t>0.4</w:t>
            </w:r>
          </w:p>
        </w:tc>
      </w:tr>
      <w:tr w:rsidR="00022B71" w14:paraId="6D6229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9C34BF"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6A04660" w14:textId="77777777" w:rsidR="00022B71" w:rsidRDefault="005B112A">
            <w:pPr>
              <w:keepNext/>
              <w:spacing w:after="60"/>
              <w:jc w:val="center"/>
            </w:pPr>
            <w:r>
              <w:rPr>
                <w:rFonts w:ascii="Calibri" w:hAnsi="Calibri"/>
                <w:sz w:val="20"/>
              </w:rPr>
              <w:t>64.2 (463)</w:t>
            </w:r>
          </w:p>
        </w:tc>
        <w:tc>
          <w:tcPr>
            <w:tcW w:w="0" w:type="auto"/>
            <w:tcBorders>
              <w:top w:val="single" w:sz="0" w:space="0" w:color="D3D3D3"/>
              <w:left w:val="single" w:sz="0" w:space="0" w:color="D3D3D3"/>
              <w:bottom w:val="single" w:sz="0" w:space="0" w:color="D3D3D3"/>
              <w:right w:val="single" w:sz="0" w:space="0" w:color="D3D3D3"/>
            </w:tcBorders>
          </w:tcPr>
          <w:p w14:paraId="1DB89330" w14:textId="77777777" w:rsidR="00022B71" w:rsidRDefault="005B112A">
            <w:pPr>
              <w:keepNext/>
              <w:spacing w:after="60"/>
              <w:jc w:val="center"/>
            </w:pPr>
            <w:r>
              <w:rPr>
                <w:rFonts w:ascii="Calibri" w:hAnsi="Calibri"/>
                <w:sz w:val="20"/>
              </w:rPr>
              <w:t>66.3 (178)</w:t>
            </w:r>
          </w:p>
        </w:tc>
        <w:tc>
          <w:tcPr>
            <w:tcW w:w="0" w:type="auto"/>
            <w:tcBorders>
              <w:top w:val="single" w:sz="0" w:space="0" w:color="D3D3D3"/>
              <w:left w:val="single" w:sz="0" w:space="0" w:color="D3D3D3"/>
              <w:bottom w:val="single" w:sz="0" w:space="0" w:color="D3D3D3"/>
              <w:right w:val="single" w:sz="0" w:space="0" w:color="D3D3D3"/>
            </w:tcBorders>
          </w:tcPr>
          <w:p w14:paraId="4CF368C3" w14:textId="77777777" w:rsidR="00022B71" w:rsidRDefault="005B112A">
            <w:pPr>
              <w:keepNext/>
              <w:spacing w:after="60"/>
              <w:jc w:val="center"/>
            </w:pPr>
            <w:r>
              <w:rPr>
                <w:rFonts w:ascii="Calibri" w:hAnsi="Calibri"/>
                <w:sz w:val="20"/>
              </w:rPr>
              <w:t>62.9 (285)</w:t>
            </w:r>
          </w:p>
        </w:tc>
        <w:tc>
          <w:tcPr>
            <w:tcW w:w="0" w:type="auto"/>
            <w:tcBorders>
              <w:top w:val="single" w:sz="0" w:space="0" w:color="D3D3D3"/>
              <w:left w:val="single" w:sz="0" w:space="0" w:color="D3D3D3"/>
              <w:bottom w:val="single" w:sz="0" w:space="0" w:color="D3D3D3"/>
              <w:right w:val="single" w:sz="0" w:space="0" w:color="D3D3D3"/>
            </w:tcBorders>
          </w:tcPr>
          <w:p w14:paraId="3106CFE4" w14:textId="77777777" w:rsidR="00022B71" w:rsidRDefault="00022B71">
            <w:pPr>
              <w:keepNext/>
              <w:spacing w:after="60"/>
              <w:jc w:val="center"/>
            </w:pPr>
          </w:p>
        </w:tc>
      </w:tr>
      <w:tr w:rsidR="00022B71" w14:paraId="7FCB621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DF253C"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0A453E0" w14:textId="77777777" w:rsidR="00022B71" w:rsidRDefault="005B112A">
            <w:pPr>
              <w:keepNext/>
              <w:spacing w:after="60"/>
              <w:jc w:val="center"/>
            </w:pPr>
            <w:r>
              <w:rPr>
                <w:rFonts w:ascii="Calibri" w:hAnsi="Calibri"/>
                <w:sz w:val="20"/>
              </w:rPr>
              <w:t>35.8 (258)</w:t>
            </w:r>
          </w:p>
        </w:tc>
        <w:tc>
          <w:tcPr>
            <w:tcW w:w="0" w:type="auto"/>
            <w:tcBorders>
              <w:top w:val="single" w:sz="0" w:space="0" w:color="D3D3D3"/>
              <w:left w:val="single" w:sz="0" w:space="0" w:color="D3D3D3"/>
              <w:bottom w:val="single" w:sz="0" w:space="0" w:color="D3D3D3"/>
              <w:right w:val="single" w:sz="0" w:space="0" w:color="D3D3D3"/>
            </w:tcBorders>
          </w:tcPr>
          <w:p w14:paraId="2B32937D" w14:textId="77777777" w:rsidR="00022B71" w:rsidRDefault="005B112A">
            <w:pPr>
              <w:keepNext/>
              <w:spacing w:after="60"/>
              <w:jc w:val="center"/>
            </w:pPr>
            <w:r>
              <w:rPr>
                <w:rFonts w:ascii="Calibri" w:hAnsi="Calibri"/>
                <w:sz w:val="20"/>
              </w:rPr>
              <w:t>33.7 (90)</w:t>
            </w:r>
          </w:p>
        </w:tc>
        <w:tc>
          <w:tcPr>
            <w:tcW w:w="0" w:type="auto"/>
            <w:tcBorders>
              <w:top w:val="single" w:sz="0" w:space="0" w:color="D3D3D3"/>
              <w:left w:val="single" w:sz="0" w:space="0" w:color="D3D3D3"/>
              <w:bottom w:val="single" w:sz="0" w:space="0" w:color="D3D3D3"/>
              <w:right w:val="single" w:sz="0" w:space="0" w:color="D3D3D3"/>
            </w:tcBorders>
          </w:tcPr>
          <w:p w14:paraId="4E50F774" w14:textId="77777777" w:rsidR="00022B71" w:rsidRDefault="005B112A">
            <w:pPr>
              <w:keepNext/>
              <w:spacing w:after="60"/>
              <w:jc w:val="center"/>
            </w:pPr>
            <w:r>
              <w:rPr>
                <w:rFonts w:ascii="Calibri" w:hAnsi="Calibri"/>
                <w:sz w:val="20"/>
              </w:rPr>
              <w:t>37.1 (168)</w:t>
            </w:r>
          </w:p>
        </w:tc>
        <w:tc>
          <w:tcPr>
            <w:tcW w:w="0" w:type="auto"/>
            <w:tcBorders>
              <w:top w:val="single" w:sz="0" w:space="0" w:color="D3D3D3"/>
              <w:left w:val="single" w:sz="0" w:space="0" w:color="D3D3D3"/>
              <w:bottom w:val="single" w:sz="0" w:space="0" w:color="D3D3D3"/>
              <w:right w:val="single" w:sz="0" w:space="0" w:color="D3D3D3"/>
            </w:tcBorders>
          </w:tcPr>
          <w:p w14:paraId="1331FD34" w14:textId="77777777" w:rsidR="00022B71" w:rsidRDefault="00022B71">
            <w:pPr>
              <w:keepNext/>
              <w:spacing w:after="60"/>
              <w:jc w:val="center"/>
            </w:pPr>
          </w:p>
        </w:tc>
      </w:tr>
      <w:tr w:rsidR="00022B71" w14:paraId="5ED8D57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801BE0" w14:textId="77777777" w:rsidR="00022B71" w:rsidRDefault="005B112A">
            <w:pPr>
              <w:keepNext/>
              <w:spacing w:after="60"/>
            </w:pPr>
            <w:r>
              <w:rPr>
                <w:rFonts w:ascii="Calibri" w:hAnsi="Calibri"/>
                <w:sz w:val="20"/>
              </w:rPr>
              <w:t>Partager_propre_matériel_publiquement</w:t>
            </w:r>
          </w:p>
        </w:tc>
        <w:tc>
          <w:tcPr>
            <w:tcW w:w="0" w:type="auto"/>
            <w:tcBorders>
              <w:top w:val="single" w:sz="0" w:space="0" w:color="D3D3D3"/>
              <w:left w:val="single" w:sz="0" w:space="0" w:color="D3D3D3"/>
              <w:bottom w:val="single" w:sz="0" w:space="0" w:color="D3D3D3"/>
              <w:right w:val="single" w:sz="0" w:space="0" w:color="D3D3D3"/>
            </w:tcBorders>
          </w:tcPr>
          <w:p w14:paraId="25BA275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83C23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BFA09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8163A7" w14:textId="77777777" w:rsidR="00022B71" w:rsidRDefault="005B112A">
            <w:pPr>
              <w:keepNext/>
              <w:spacing w:after="60"/>
              <w:jc w:val="center"/>
            </w:pPr>
            <w:r>
              <w:rPr>
                <w:rFonts w:ascii="Calibri" w:hAnsi="Calibri"/>
                <w:sz w:val="20"/>
              </w:rPr>
              <w:t>0.010</w:t>
            </w:r>
          </w:p>
        </w:tc>
      </w:tr>
      <w:tr w:rsidR="00022B71" w14:paraId="31736FD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82CB64"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7C190E6" w14:textId="77777777" w:rsidR="00022B71" w:rsidRDefault="005B112A">
            <w:pPr>
              <w:keepNext/>
              <w:spacing w:after="60"/>
              <w:jc w:val="center"/>
            </w:pPr>
            <w:r>
              <w:rPr>
                <w:rFonts w:ascii="Calibri" w:hAnsi="Calibri"/>
                <w:sz w:val="20"/>
              </w:rPr>
              <w:t>76.2 (549)</w:t>
            </w:r>
          </w:p>
        </w:tc>
        <w:tc>
          <w:tcPr>
            <w:tcW w:w="0" w:type="auto"/>
            <w:tcBorders>
              <w:top w:val="single" w:sz="0" w:space="0" w:color="D3D3D3"/>
              <w:left w:val="single" w:sz="0" w:space="0" w:color="D3D3D3"/>
              <w:bottom w:val="single" w:sz="0" w:space="0" w:color="D3D3D3"/>
              <w:right w:val="single" w:sz="0" w:space="0" w:color="D3D3D3"/>
            </w:tcBorders>
          </w:tcPr>
          <w:p w14:paraId="77E08BA9" w14:textId="77777777" w:rsidR="00022B71" w:rsidRDefault="005B112A">
            <w:pPr>
              <w:keepNext/>
              <w:spacing w:after="60"/>
              <w:jc w:val="center"/>
            </w:pPr>
            <w:r>
              <w:rPr>
                <w:rFonts w:ascii="Calibri" w:hAnsi="Calibri"/>
                <w:sz w:val="20"/>
              </w:rPr>
              <w:t>70.4 (189)</w:t>
            </w:r>
          </w:p>
        </w:tc>
        <w:tc>
          <w:tcPr>
            <w:tcW w:w="0" w:type="auto"/>
            <w:tcBorders>
              <w:top w:val="single" w:sz="0" w:space="0" w:color="D3D3D3"/>
              <w:left w:val="single" w:sz="0" w:space="0" w:color="D3D3D3"/>
              <w:bottom w:val="single" w:sz="0" w:space="0" w:color="D3D3D3"/>
              <w:right w:val="single" w:sz="0" w:space="0" w:color="D3D3D3"/>
            </w:tcBorders>
          </w:tcPr>
          <w:p w14:paraId="7C5AD6DD" w14:textId="77777777" w:rsidR="00022B71" w:rsidRDefault="005B112A">
            <w:pPr>
              <w:keepNext/>
              <w:spacing w:after="60"/>
              <w:jc w:val="center"/>
            </w:pPr>
            <w:r>
              <w:rPr>
                <w:rFonts w:ascii="Calibri" w:hAnsi="Calibri"/>
                <w:sz w:val="20"/>
              </w:rPr>
              <w:t>79.6 (360)</w:t>
            </w:r>
          </w:p>
        </w:tc>
        <w:tc>
          <w:tcPr>
            <w:tcW w:w="0" w:type="auto"/>
            <w:tcBorders>
              <w:top w:val="single" w:sz="0" w:space="0" w:color="D3D3D3"/>
              <w:left w:val="single" w:sz="0" w:space="0" w:color="D3D3D3"/>
              <w:bottom w:val="single" w:sz="0" w:space="0" w:color="D3D3D3"/>
              <w:right w:val="single" w:sz="0" w:space="0" w:color="D3D3D3"/>
            </w:tcBorders>
          </w:tcPr>
          <w:p w14:paraId="43F1E1E2" w14:textId="77777777" w:rsidR="00022B71" w:rsidRDefault="00022B71">
            <w:pPr>
              <w:keepNext/>
              <w:spacing w:after="60"/>
              <w:jc w:val="center"/>
            </w:pPr>
          </w:p>
        </w:tc>
      </w:tr>
      <w:tr w:rsidR="00022B71" w14:paraId="6ACF394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969C0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10EC2A89" w14:textId="77777777" w:rsidR="00022B71" w:rsidRDefault="005B112A">
            <w:pPr>
              <w:keepNext/>
              <w:spacing w:after="60"/>
              <w:jc w:val="center"/>
            </w:pPr>
            <w:r>
              <w:rPr>
                <w:rFonts w:ascii="Calibri" w:hAnsi="Calibri"/>
                <w:sz w:val="20"/>
              </w:rPr>
              <w:t>23.8 (172)</w:t>
            </w:r>
          </w:p>
        </w:tc>
        <w:tc>
          <w:tcPr>
            <w:tcW w:w="0" w:type="auto"/>
            <w:tcBorders>
              <w:top w:val="single" w:sz="0" w:space="0" w:color="D3D3D3"/>
              <w:left w:val="single" w:sz="0" w:space="0" w:color="D3D3D3"/>
              <w:bottom w:val="single" w:sz="0" w:space="0" w:color="D3D3D3"/>
              <w:right w:val="single" w:sz="0" w:space="0" w:color="D3D3D3"/>
            </w:tcBorders>
          </w:tcPr>
          <w:p w14:paraId="4F287E85" w14:textId="77777777" w:rsidR="00022B71" w:rsidRDefault="005B112A">
            <w:pPr>
              <w:keepNext/>
              <w:spacing w:after="60"/>
              <w:jc w:val="center"/>
            </w:pPr>
            <w:r>
              <w:rPr>
                <w:rFonts w:ascii="Calibri" w:hAnsi="Calibri"/>
                <w:sz w:val="20"/>
              </w:rPr>
              <w:t>29.6 (79)</w:t>
            </w:r>
          </w:p>
        </w:tc>
        <w:tc>
          <w:tcPr>
            <w:tcW w:w="0" w:type="auto"/>
            <w:tcBorders>
              <w:top w:val="single" w:sz="0" w:space="0" w:color="D3D3D3"/>
              <w:left w:val="single" w:sz="0" w:space="0" w:color="D3D3D3"/>
              <w:bottom w:val="single" w:sz="0" w:space="0" w:color="D3D3D3"/>
              <w:right w:val="single" w:sz="0" w:space="0" w:color="D3D3D3"/>
            </w:tcBorders>
          </w:tcPr>
          <w:p w14:paraId="5F8A895C" w14:textId="77777777" w:rsidR="00022B71" w:rsidRDefault="005B112A">
            <w:pPr>
              <w:keepNext/>
              <w:spacing w:after="60"/>
              <w:jc w:val="center"/>
            </w:pPr>
            <w:r>
              <w:rPr>
                <w:rFonts w:ascii="Calibri" w:hAnsi="Calibri"/>
                <w:sz w:val="20"/>
              </w:rPr>
              <w:t>20.4 (92)</w:t>
            </w:r>
          </w:p>
        </w:tc>
        <w:tc>
          <w:tcPr>
            <w:tcW w:w="0" w:type="auto"/>
            <w:tcBorders>
              <w:top w:val="single" w:sz="0" w:space="0" w:color="D3D3D3"/>
              <w:left w:val="single" w:sz="0" w:space="0" w:color="D3D3D3"/>
              <w:bottom w:val="single" w:sz="0" w:space="0" w:color="D3D3D3"/>
              <w:right w:val="single" w:sz="0" w:space="0" w:color="D3D3D3"/>
            </w:tcBorders>
          </w:tcPr>
          <w:p w14:paraId="60C46E7A" w14:textId="77777777" w:rsidR="00022B71" w:rsidRDefault="00022B71">
            <w:pPr>
              <w:keepNext/>
              <w:spacing w:after="60"/>
              <w:jc w:val="center"/>
            </w:pPr>
          </w:p>
        </w:tc>
      </w:tr>
      <w:tr w:rsidR="00022B71" w14:paraId="18CE78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D53568" w14:textId="77777777" w:rsidR="00022B71" w:rsidRDefault="005B112A">
            <w:pPr>
              <w:keepNext/>
              <w:spacing w:after="60"/>
            </w:pPr>
            <w:r>
              <w:rPr>
                <w:rFonts w:ascii="Calibri" w:hAnsi="Calibri"/>
                <w:sz w:val="20"/>
              </w:rPr>
              <w:t>Suivre_actualités_sur_RSM</w:t>
            </w:r>
          </w:p>
        </w:tc>
        <w:tc>
          <w:tcPr>
            <w:tcW w:w="0" w:type="auto"/>
            <w:tcBorders>
              <w:top w:val="single" w:sz="0" w:space="0" w:color="D3D3D3"/>
              <w:left w:val="single" w:sz="0" w:space="0" w:color="D3D3D3"/>
              <w:bottom w:val="single" w:sz="0" w:space="0" w:color="D3D3D3"/>
              <w:right w:val="single" w:sz="0" w:space="0" w:color="D3D3D3"/>
            </w:tcBorders>
          </w:tcPr>
          <w:p w14:paraId="506E9DB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A6360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7360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40F39C" w14:textId="77777777" w:rsidR="00022B71" w:rsidRDefault="005B112A">
            <w:pPr>
              <w:keepNext/>
              <w:spacing w:after="60"/>
              <w:jc w:val="center"/>
            </w:pPr>
            <w:r>
              <w:rPr>
                <w:rFonts w:ascii="Calibri" w:hAnsi="Calibri"/>
                <w:sz w:val="20"/>
              </w:rPr>
              <w:t>0.024</w:t>
            </w:r>
          </w:p>
        </w:tc>
      </w:tr>
      <w:tr w:rsidR="00022B71" w14:paraId="5C8FEB5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F25FC8"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445150DA" w14:textId="77777777" w:rsidR="00022B71" w:rsidRDefault="005B112A">
            <w:pPr>
              <w:keepNext/>
              <w:spacing w:after="60"/>
              <w:jc w:val="center"/>
            </w:pPr>
            <w:r>
              <w:rPr>
                <w:rFonts w:ascii="Calibri" w:hAnsi="Calibri"/>
                <w:sz w:val="20"/>
              </w:rPr>
              <w:t>51.8 (373)</w:t>
            </w:r>
          </w:p>
        </w:tc>
        <w:tc>
          <w:tcPr>
            <w:tcW w:w="0" w:type="auto"/>
            <w:tcBorders>
              <w:top w:val="single" w:sz="0" w:space="0" w:color="D3D3D3"/>
              <w:left w:val="single" w:sz="0" w:space="0" w:color="D3D3D3"/>
              <w:bottom w:val="single" w:sz="0" w:space="0" w:color="D3D3D3"/>
              <w:right w:val="single" w:sz="0" w:space="0" w:color="D3D3D3"/>
            </w:tcBorders>
          </w:tcPr>
          <w:p w14:paraId="7E9782D3" w14:textId="77777777" w:rsidR="00022B71" w:rsidRDefault="005B112A">
            <w:pPr>
              <w:keepNext/>
              <w:spacing w:after="60"/>
              <w:jc w:val="center"/>
            </w:pPr>
            <w:r>
              <w:rPr>
                <w:rFonts w:ascii="Calibri" w:hAnsi="Calibri"/>
                <w:sz w:val="20"/>
              </w:rPr>
              <w:t>57.7 (155)</w:t>
            </w:r>
          </w:p>
        </w:tc>
        <w:tc>
          <w:tcPr>
            <w:tcW w:w="0" w:type="auto"/>
            <w:tcBorders>
              <w:top w:val="single" w:sz="0" w:space="0" w:color="D3D3D3"/>
              <w:left w:val="single" w:sz="0" w:space="0" w:color="D3D3D3"/>
              <w:bottom w:val="single" w:sz="0" w:space="0" w:color="D3D3D3"/>
              <w:right w:val="single" w:sz="0" w:space="0" w:color="D3D3D3"/>
            </w:tcBorders>
          </w:tcPr>
          <w:p w14:paraId="1582CB5F" w14:textId="77777777" w:rsidR="00022B71" w:rsidRDefault="005B112A">
            <w:pPr>
              <w:keepNext/>
              <w:spacing w:after="60"/>
              <w:jc w:val="center"/>
            </w:pPr>
            <w:r>
              <w:rPr>
                <w:rFonts w:ascii="Calibri" w:hAnsi="Calibri"/>
                <w:sz w:val="20"/>
              </w:rPr>
              <w:t>48.3 (219)</w:t>
            </w:r>
          </w:p>
        </w:tc>
        <w:tc>
          <w:tcPr>
            <w:tcW w:w="0" w:type="auto"/>
            <w:tcBorders>
              <w:top w:val="single" w:sz="0" w:space="0" w:color="D3D3D3"/>
              <w:left w:val="single" w:sz="0" w:space="0" w:color="D3D3D3"/>
              <w:bottom w:val="single" w:sz="0" w:space="0" w:color="D3D3D3"/>
              <w:right w:val="single" w:sz="0" w:space="0" w:color="D3D3D3"/>
            </w:tcBorders>
          </w:tcPr>
          <w:p w14:paraId="55C0B295" w14:textId="77777777" w:rsidR="00022B71" w:rsidRDefault="00022B71">
            <w:pPr>
              <w:keepNext/>
              <w:spacing w:after="60"/>
              <w:jc w:val="center"/>
            </w:pPr>
          </w:p>
        </w:tc>
      </w:tr>
      <w:tr w:rsidR="00022B71" w14:paraId="6F34C7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459546"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07C5846"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7D5357F5" w14:textId="77777777" w:rsidR="00022B71" w:rsidRDefault="005B112A">
            <w:pPr>
              <w:keepNext/>
              <w:spacing w:after="60"/>
              <w:jc w:val="center"/>
            </w:pPr>
            <w:r>
              <w:rPr>
                <w:rFonts w:ascii="Calibri" w:hAnsi="Calibri"/>
                <w:sz w:val="20"/>
              </w:rPr>
              <w:t>42.3 (113)</w:t>
            </w:r>
          </w:p>
        </w:tc>
        <w:tc>
          <w:tcPr>
            <w:tcW w:w="0" w:type="auto"/>
            <w:tcBorders>
              <w:top w:val="single" w:sz="0" w:space="0" w:color="D3D3D3"/>
              <w:left w:val="single" w:sz="0" w:space="0" w:color="D3D3D3"/>
              <w:bottom w:val="single" w:sz="0" w:space="0" w:color="D3D3D3"/>
              <w:right w:val="single" w:sz="0" w:space="0" w:color="D3D3D3"/>
            </w:tcBorders>
          </w:tcPr>
          <w:p w14:paraId="01624CBE" w14:textId="77777777" w:rsidR="00022B71" w:rsidRDefault="005B112A">
            <w:pPr>
              <w:keepNext/>
              <w:spacing w:after="60"/>
              <w:jc w:val="center"/>
            </w:pPr>
            <w:r>
              <w:rPr>
                <w:rFonts w:ascii="Calibri" w:hAnsi="Calibri"/>
                <w:sz w:val="20"/>
              </w:rPr>
              <w:t>51.7 (234)</w:t>
            </w:r>
          </w:p>
        </w:tc>
        <w:tc>
          <w:tcPr>
            <w:tcW w:w="0" w:type="auto"/>
            <w:tcBorders>
              <w:top w:val="single" w:sz="0" w:space="0" w:color="D3D3D3"/>
              <w:left w:val="single" w:sz="0" w:space="0" w:color="D3D3D3"/>
              <w:bottom w:val="single" w:sz="0" w:space="0" w:color="D3D3D3"/>
              <w:right w:val="single" w:sz="0" w:space="0" w:color="D3D3D3"/>
            </w:tcBorders>
          </w:tcPr>
          <w:p w14:paraId="3326B684" w14:textId="77777777" w:rsidR="00022B71" w:rsidRDefault="00022B71">
            <w:pPr>
              <w:keepNext/>
              <w:spacing w:after="60"/>
              <w:jc w:val="center"/>
            </w:pPr>
          </w:p>
        </w:tc>
      </w:tr>
      <w:tr w:rsidR="00022B71" w14:paraId="588E63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CB3F1D" w14:textId="77777777" w:rsidR="00022B71" w:rsidRDefault="005B112A">
            <w:pPr>
              <w:keepNext/>
              <w:spacing w:after="60"/>
            </w:pPr>
            <w:r>
              <w:rPr>
                <w:rFonts w:ascii="Calibri" w:hAnsi="Calibri"/>
                <w:sz w:val="20"/>
              </w:rPr>
              <w:t>Prendre_connaissance_programmes_gouv</w:t>
            </w:r>
          </w:p>
        </w:tc>
        <w:tc>
          <w:tcPr>
            <w:tcW w:w="0" w:type="auto"/>
            <w:tcBorders>
              <w:top w:val="single" w:sz="0" w:space="0" w:color="D3D3D3"/>
              <w:left w:val="single" w:sz="0" w:space="0" w:color="D3D3D3"/>
              <w:bottom w:val="single" w:sz="0" w:space="0" w:color="D3D3D3"/>
              <w:right w:val="single" w:sz="0" w:space="0" w:color="D3D3D3"/>
            </w:tcBorders>
          </w:tcPr>
          <w:p w14:paraId="4E4131B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61C64A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4E8FE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F4131F" w14:textId="77777777" w:rsidR="00022B71" w:rsidRDefault="005B112A">
            <w:pPr>
              <w:keepNext/>
              <w:spacing w:after="60"/>
              <w:jc w:val="center"/>
            </w:pPr>
            <w:r>
              <w:rPr>
                <w:rFonts w:ascii="Calibri" w:hAnsi="Calibri"/>
                <w:sz w:val="20"/>
              </w:rPr>
              <w:t>0.7</w:t>
            </w:r>
          </w:p>
        </w:tc>
      </w:tr>
      <w:tr w:rsidR="00022B71" w14:paraId="659A1B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93C941"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659CACC9" w14:textId="77777777" w:rsidR="00022B71" w:rsidRDefault="005B112A">
            <w:pPr>
              <w:keepNext/>
              <w:spacing w:after="60"/>
              <w:jc w:val="center"/>
            </w:pPr>
            <w:r>
              <w:rPr>
                <w:rFonts w:ascii="Calibri" w:hAnsi="Calibri"/>
                <w:sz w:val="20"/>
              </w:rPr>
              <w:t>86.0 (620)</w:t>
            </w:r>
          </w:p>
        </w:tc>
        <w:tc>
          <w:tcPr>
            <w:tcW w:w="0" w:type="auto"/>
            <w:tcBorders>
              <w:top w:val="single" w:sz="0" w:space="0" w:color="D3D3D3"/>
              <w:left w:val="single" w:sz="0" w:space="0" w:color="D3D3D3"/>
              <w:bottom w:val="single" w:sz="0" w:space="0" w:color="D3D3D3"/>
              <w:right w:val="single" w:sz="0" w:space="0" w:color="D3D3D3"/>
            </w:tcBorders>
          </w:tcPr>
          <w:p w14:paraId="469D839F" w14:textId="77777777" w:rsidR="00022B71" w:rsidRDefault="005B112A">
            <w:pPr>
              <w:keepNext/>
              <w:spacing w:after="60"/>
              <w:jc w:val="center"/>
            </w:pPr>
            <w:r>
              <w:rPr>
                <w:rFonts w:ascii="Calibri" w:hAnsi="Calibri"/>
                <w:sz w:val="20"/>
              </w:rPr>
              <w:t>85.4 (229)</w:t>
            </w:r>
          </w:p>
        </w:tc>
        <w:tc>
          <w:tcPr>
            <w:tcW w:w="0" w:type="auto"/>
            <w:tcBorders>
              <w:top w:val="single" w:sz="0" w:space="0" w:color="D3D3D3"/>
              <w:left w:val="single" w:sz="0" w:space="0" w:color="D3D3D3"/>
              <w:bottom w:val="single" w:sz="0" w:space="0" w:color="D3D3D3"/>
              <w:right w:val="single" w:sz="0" w:space="0" w:color="D3D3D3"/>
            </w:tcBorders>
          </w:tcPr>
          <w:p w14:paraId="23CF341E" w14:textId="77777777" w:rsidR="00022B71" w:rsidRDefault="005B112A">
            <w:pPr>
              <w:keepNext/>
              <w:spacing w:after="60"/>
              <w:jc w:val="center"/>
            </w:pPr>
            <w:r>
              <w:rPr>
                <w:rFonts w:ascii="Calibri" w:hAnsi="Calibri"/>
                <w:sz w:val="20"/>
              </w:rPr>
              <w:t>86.4 (391)</w:t>
            </w:r>
          </w:p>
        </w:tc>
        <w:tc>
          <w:tcPr>
            <w:tcW w:w="0" w:type="auto"/>
            <w:tcBorders>
              <w:top w:val="single" w:sz="0" w:space="0" w:color="D3D3D3"/>
              <w:left w:val="single" w:sz="0" w:space="0" w:color="D3D3D3"/>
              <w:bottom w:val="single" w:sz="0" w:space="0" w:color="D3D3D3"/>
              <w:right w:val="single" w:sz="0" w:space="0" w:color="D3D3D3"/>
            </w:tcBorders>
          </w:tcPr>
          <w:p w14:paraId="5F0F3611" w14:textId="77777777" w:rsidR="00022B71" w:rsidRDefault="00022B71">
            <w:pPr>
              <w:keepNext/>
              <w:spacing w:after="60"/>
              <w:jc w:val="center"/>
            </w:pPr>
          </w:p>
        </w:tc>
      </w:tr>
      <w:tr w:rsidR="00022B71" w14:paraId="64FB5D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2AF5F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5F2C313E" w14:textId="77777777" w:rsidR="00022B71" w:rsidRDefault="005B112A">
            <w:pPr>
              <w:keepNext/>
              <w:spacing w:after="60"/>
              <w:jc w:val="center"/>
            </w:pPr>
            <w:r>
              <w:rPr>
                <w:rFonts w:ascii="Calibri" w:hAnsi="Calibri"/>
                <w:sz w:val="20"/>
              </w:rPr>
              <w:t>14.0 (101)</w:t>
            </w:r>
          </w:p>
        </w:tc>
        <w:tc>
          <w:tcPr>
            <w:tcW w:w="0" w:type="auto"/>
            <w:tcBorders>
              <w:top w:val="single" w:sz="0" w:space="0" w:color="D3D3D3"/>
              <w:left w:val="single" w:sz="0" w:space="0" w:color="D3D3D3"/>
              <w:bottom w:val="single" w:sz="0" w:space="0" w:color="D3D3D3"/>
              <w:right w:val="single" w:sz="0" w:space="0" w:color="D3D3D3"/>
            </w:tcBorders>
          </w:tcPr>
          <w:p w14:paraId="3D6A1029" w14:textId="77777777" w:rsidR="00022B71" w:rsidRDefault="005B112A">
            <w:pPr>
              <w:keepNext/>
              <w:spacing w:after="60"/>
              <w:jc w:val="center"/>
            </w:pPr>
            <w:r>
              <w:rPr>
                <w:rFonts w:ascii="Calibri" w:hAnsi="Calibri"/>
                <w:sz w:val="20"/>
              </w:rPr>
              <w:t>14.6 (39)</w:t>
            </w:r>
          </w:p>
        </w:tc>
        <w:tc>
          <w:tcPr>
            <w:tcW w:w="0" w:type="auto"/>
            <w:tcBorders>
              <w:top w:val="single" w:sz="0" w:space="0" w:color="D3D3D3"/>
              <w:left w:val="single" w:sz="0" w:space="0" w:color="D3D3D3"/>
              <w:bottom w:val="single" w:sz="0" w:space="0" w:color="D3D3D3"/>
              <w:right w:val="single" w:sz="0" w:space="0" w:color="D3D3D3"/>
            </w:tcBorders>
          </w:tcPr>
          <w:p w14:paraId="28FAB94E" w14:textId="77777777" w:rsidR="00022B71" w:rsidRDefault="005B112A">
            <w:pPr>
              <w:keepNext/>
              <w:spacing w:after="60"/>
              <w:jc w:val="center"/>
            </w:pPr>
            <w:r>
              <w:rPr>
                <w:rFonts w:ascii="Calibri" w:hAnsi="Calibri"/>
                <w:sz w:val="20"/>
              </w:rPr>
              <w:t>13.6 (61)</w:t>
            </w:r>
          </w:p>
        </w:tc>
        <w:tc>
          <w:tcPr>
            <w:tcW w:w="0" w:type="auto"/>
            <w:tcBorders>
              <w:top w:val="single" w:sz="0" w:space="0" w:color="D3D3D3"/>
              <w:left w:val="single" w:sz="0" w:space="0" w:color="D3D3D3"/>
              <w:bottom w:val="single" w:sz="0" w:space="0" w:color="D3D3D3"/>
              <w:right w:val="single" w:sz="0" w:space="0" w:color="D3D3D3"/>
            </w:tcBorders>
          </w:tcPr>
          <w:p w14:paraId="35A3B8F5" w14:textId="77777777" w:rsidR="00022B71" w:rsidRDefault="00022B71">
            <w:pPr>
              <w:keepNext/>
              <w:spacing w:after="60"/>
              <w:jc w:val="center"/>
            </w:pPr>
          </w:p>
        </w:tc>
      </w:tr>
      <w:tr w:rsidR="00022B71" w14:paraId="3DC8AE7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488B49" w14:textId="77777777" w:rsidR="00022B71" w:rsidRDefault="005B112A">
            <w:pPr>
              <w:keepNext/>
              <w:spacing w:after="60"/>
            </w:pPr>
            <w:r>
              <w:rPr>
                <w:rFonts w:ascii="Calibri" w:hAnsi="Calibri"/>
                <w:sz w:val="20"/>
              </w:rPr>
              <w:t>Rechercher_information_generale</w:t>
            </w:r>
          </w:p>
        </w:tc>
        <w:tc>
          <w:tcPr>
            <w:tcW w:w="0" w:type="auto"/>
            <w:tcBorders>
              <w:top w:val="single" w:sz="0" w:space="0" w:color="D3D3D3"/>
              <w:left w:val="single" w:sz="0" w:space="0" w:color="D3D3D3"/>
              <w:bottom w:val="single" w:sz="0" w:space="0" w:color="D3D3D3"/>
              <w:right w:val="single" w:sz="0" w:space="0" w:color="D3D3D3"/>
            </w:tcBorders>
          </w:tcPr>
          <w:p w14:paraId="6C141EA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E8A9C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C74C6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CBF6D2" w14:textId="77777777" w:rsidR="00022B71" w:rsidRDefault="005B112A">
            <w:pPr>
              <w:keepNext/>
              <w:spacing w:after="60"/>
              <w:jc w:val="center"/>
            </w:pPr>
            <w:r>
              <w:rPr>
                <w:rFonts w:ascii="Calibri" w:hAnsi="Calibri"/>
                <w:sz w:val="20"/>
              </w:rPr>
              <w:t>0.009</w:t>
            </w:r>
          </w:p>
        </w:tc>
      </w:tr>
      <w:tr w:rsidR="00022B71" w14:paraId="7CE388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DA7681"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6011A31" w14:textId="77777777" w:rsidR="00022B71" w:rsidRDefault="005B112A">
            <w:pPr>
              <w:keepNext/>
              <w:spacing w:after="60"/>
              <w:jc w:val="center"/>
            </w:pPr>
            <w:r>
              <w:rPr>
                <w:rFonts w:ascii="Calibri" w:hAnsi="Calibri"/>
                <w:sz w:val="20"/>
              </w:rPr>
              <w:t>64.9 (467)</w:t>
            </w:r>
          </w:p>
        </w:tc>
        <w:tc>
          <w:tcPr>
            <w:tcW w:w="0" w:type="auto"/>
            <w:tcBorders>
              <w:top w:val="single" w:sz="0" w:space="0" w:color="D3D3D3"/>
              <w:left w:val="single" w:sz="0" w:space="0" w:color="D3D3D3"/>
              <w:bottom w:val="single" w:sz="0" w:space="0" w:color="D3D3D3"/>
              <w:right w:val="single" w:sz="0" w:space="0" w:color="D3D3D3"/>
            </w:tcBorders>
          </w:tcPr>
          <w:p w14:paraId="43568FC9" w14:textId="77777777" w:rsidR="00022B71" w:rsidRDefault="005B112A">
            <w:pPr>
              <w:keepNext/>
              <w:spacing w:after="60"/>
              <w:jc w:val="center"/>
            </w:pPr>
            <w:r>
              <w:rPr>
                <w:rFonts w:ascii="Calibri" w:hAnsi="Calibri"/>
                <w:sz w:val="20"/>
              </w:rPr>
              <w:t>58.3 (156)</w:t>
            </w:r>
          </w:p>
        </w:tc>
        <w:tc>
          <w:tcPr>
            <w:tcW w:w="0" w:type="auto"/>
            <w:tcBorders>
              <w:top w:val="single" w:sz="0" w:space="0" w:color="D3D3D3"/>
              <w:left w:val="single" w:sz="0" w:space="0" w:color="D3D3D3"/>
              <w:bottom w:val="single" w:sz="0" w:space="0" w:color="D3D3D3"/>
              <w:right w:val="single" w:sz="0" w:space="0" w:color="D3D3D3"/>
            </w:tcBorders>
          </w:tcPr>
          <w:p w14:paraId="6AD6DE85" w14:textId="77777777" w:rsidR="00022B71" w:rsidRDefault="005B112A">
            <w:pPr>
              <w:keepNext/>
              <w:spacing w:after="60"/>
              <w:jc w:val="center"/>
            </w:pPr>
            <w:r>
              <w:rPr>
                <w:rFonts w:ascii="Calibri" w:hAnsi="Calibri"/>
                <w:sz w:val="20"/>
              </w:rPr>
              <w:t>68.8 (311)</w:t>
            </w:r>
          </w:p>
        </w:tc>
        <w:tc>
          <w:tcPr>
            <w:tcW w:w="0" w:type="auto"/>
            <w:tcBorders>
              <w:top w:val="single" w:sz="0" w:space="0" w:color="D3D3D3"/>
              <w:left w:val="single" w:sz="0" w:space="0" w:color="D3D3D3"/>
              <w:bottom w:val="single" w:sz="0" w:space="0" w:color="D3D3D3"/>
              <w:right w:val="single" w:sz="0" w:space="0" w:color="D3D3D3"/>
            </w:tcBorders>
          </w:tcPr>
          <w:p w14:paraId="50237F9D" w14:textId="77777777" w:rsidR="00022B71" w:rsidRDefault="00022B71">
            <w:pPr>
              <w:keepNext/>
              <w:spacing w:after="60"/>
              <w:jc w:val="center"/>
            </w:pPr>
          </w:p>
        </w:tc>
      </w:tr>
      <w:tr w:rsidR="00022B71" w14:paraId="365F80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E7F2CE"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05AA1C7" w14:textId="77777777" w:rsidR="00022B71" w:rsidRDefault="005B112A">
            <w:pPr>
              <w:keepNext/>
              <w:spacing w:after="60"/>
              <w:jc w:val="center"/>
            </w:pPr>
            <w:r>
              <w:rPr>
                <w:rFonts w:ascii="Calibri" w:hAnsi="Calibri"/>
                <w:sz w:val="20"/>
              </w:rPr>
              <w:t>35.1 (253)</w:t>
            </w:r>
          </w:p>
        </w:tc>
        <w:tc>
          <w:tcPr>
            <w:tcW w:w="0" w:type="auto"/>
            <w:tcBorders>
              <w:top w:val="single" w:sz="0" w:space="0" w:color="D3D3D3"/>
              <w:left w:val="single" w:sz="0" w:space="0" w:color="D3D3D3"/>
              <w:bottom w:val="single" w:sz="0" w:space="0" w:color="D3D3D3"/>
              <w:right w:val="single" w:sz="0" w:space="0" w:color="D3D3D3"/>
            </w:tcBorders>
          </w:tcPr>
          <w:p w14:paraId="6FFD1A12" w14:textId="77777777" w:rsidR="00022B71" w:rsidRDefault="005B112A">
            <w:pPr>
              <w:keepNext/>
              <w:spacing w:after="60"/>
              <w:jc w:val="center"/>
            </w:pPr>
            <w:r>
              <w:rPr>
                <w:rFonts w:ascii="Calibri" w:hAnsi="Calibri"/>
                <w:sz w:val="20"/>
              </w:rPr>
              <w:t>41.7 (112)</w:t>
            </w:r>
          </w:p>
        </w:tc>
        <w:tc>
          <w:tcPr>
            <w:tcW w:w="0" w:type="auto"/>
            <w:tcBorders>
              <w:top w:val="single" w:sz="0" w:space="0" w:color="D3D3D3"/>
              <w:left w:val="single" w:sz="0" w:space="0" w:color="D3D3D3"/>
              <w:bottom w:val="single" w:sz="0" w:space="0" w:color="D3D3D3"/>
              <w:right w:val="single" w:sz="0" w:space="0" w:color="D3D3D3"/>
            </w:tcBorders>
          </w:tcPr>
          <w:p w14:paraId="5BDE0904" w14:textId="77777777" w:rsidR="00022B71" w:rsidRDefault="005B112A">
            <w:pPr>
              <w:keepNext/>
              <w:spacing w:after="60"/>
              <w:jc w:val="center"/>
            </w:pPr>
            <w:r>
              <w:rPr>
                <w:rFonts w:ascii="Calibri" w:hAnsi="Calibri"/>
                <w:sz w:val="20"/>
              </w:rPr>
              <w:t>31.2 (141)</w:t>
            </w:r>
          </w:p>
        </w:tc>
        <w:tc>
          <w:tcPr>
            <w:tcW w:w="0" w:type="auto"/>
            <w:tcBorders>
              <w:top w:val="single" w:sz="0" w:space="0" w:color="D3D3D3"/>
              <w:left w:val="single" w:sz="0" w:space="0" w:color="D3D3D3"/>
              <w:bottom w:val="single" w:sz="0" w:space="0" w:color="D3D3D3"/>
              <w:right w:val="single" w:sz="0" w:space="0" w:color="D3D3D3"/>
            </w:tcBorders>
          </w:tcPr>
          <w:p w14:paraId="700CCE9E" w14:textId="77777777" w:rsidR="00022B71" w:rsidRDefault="00022B71">
            <w:pPr>
              <w:keepNext/>
              <w:spacing w:after="60"/>
              <w:jc w:val="center"/>
            </w:pPr>
          </w:p>
        </w:tc>
      </w:tr>
      <w:tr w:rsidR="00022B71" w14:paraId="0099BBA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CCE22F" w14:textId="77777777" w:rsidR="00022B71" w:rsidRDefault="005B112A">
            <w:pPr>
              <w:keepNext/>
              <w:spacing w:after="60"/>
            </w:pPr>
            <w:r>
              <w:rPr>
                <w:rFonts w:ascii="Calibri" w:hAnsi="Calibri"/>
                <w:sz w:val="20"/>
              </w:rPr>
              <w:t>Rechercher_info_importante_personnelle</w:t>
            </w:r>
          </w:p>
        </w:tc>
        <w:tc>
          <w:tcPr>
            <w:tcW w:w="0" w:type="auto"/>
            <w:tcBorders>
              <w:top w:val="single" w:sz="0" w:space="0" w:color="D3D3D3"/>
              <w:left w:val="single" w:sz="0" w:space="0" w:color="D3D3D3"/>
              <w:bottom w:val="single" w:sz="0" w:space="0" w:color="D3D3D3"/>
              <w:right w:val="single" w:sz="0" w:space="0" w:color="D3D3D3"/>
            </w:tcBorders>
          </w:tcPr>
          <w:p w14:paraId="370DC97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F7A4E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7D889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ECA599" w14:textId="77777777" w:rsidR="00022B71" w:rsidRDefault="005B112A">
            <w:pPr>
              <w:keepNext/>
              <w:spacing w:after="60"/>
              <w:jc w:val="center"/>
            </w:pPr>
            <w:r>
              <w:rPr>
                <w:rFonts w:ascii="Calibri" w:hAnsi="Calibri"/>
                <w:sz w:val="20"/>
              </w:rPr>
              <w:t>0.2</w:t>
            </w:r>
          </w:p>
        </w:tc>
      </w:tr>
      <w:tr w:rsidR="00022B71" w14:paraId="678828A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C07359"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615DEF9" w14:textId="77777777" w:rsidR="00022B71" w:rsidRDefault="005B112A">
            <w:pPr>
              <w:keepNext/>
              <w:spacing w:after="60"/>
              <w:jc w:val="center"/>
            </w:pPr>
            <w:r>
              <w:rPr>
                <w:rFonts w:ascii="Calibri" w:hAnsi="Calibri"/>
                <w:sz w:val="20"/>
              </w:rPr>
              <w:t>82.6 (596)</w:t>
            </w:r>
          </w:p>
        </w:tc>
        <w:tc>
          <w:tcPr>
            <w:tcW w:w="0" w:type="auto"/>
            <w:tcBorders>
              <w:top w:val="single" w:sz="0" w:space="0" w:color="D3D3D3"/>
              <w:left w:val="single" w:sz="0" w:space="0" w:color="D3D3D3"/>
              <w:bottom w:val="single" w:sz="0" w:space="0" w:color="D3D3D3"/>
              <w:right w:val="single" w:sz="0" w:space="0" w:color="D3D3D3"/>
            </w:tcBorders>
          </w:tcPr>
          <w:p w14:paraId="1017B9EF" w14:textId="77777777" w:rsidR="00022B71" w:rsidRDefault="005B112A">
            <w:pPr>
              <w:keepNext/>
              <w:spacing w:after="60"/>
              <w:jc w:val="center"/>
            </w:pPr>
            <w:r>
              <w:rPr>
                <w:rFonts w:ascii="Calibri" w:hAnsi="Calibri"/>
                <w:sz w:val="20"/>
              </w:rPr>
              <w:t>80.1 (215)</w:t>
            </w:r>
          </w:p>
        </w:tc>
        <w:tc>
          <w:tcPr>
            <w:tcW w:w="0" w:type="auto"/>
            <w:tcBorders>
              <w:top w:val="single" w:sz="0" w:space="0" w:color="D3D3D3"/>
              <w:left w:val="single" w:sz="0" w:space="0" w:color="D3D3D3"/>
              <w:bottom w:val="single" w:sz="0" w:space="0" w:color="D3D3D3"/>
              <w:right w:val="single" w:sz="0" w:space="0" w:color="D3D3D3"/>
            </w:tcBorders>
          </w:tcPr>
          <w:p w14:paraId="7944BBE2" w14:textId="77777777" w:rsidR="00022B71" w:rsidRDefault="005B112A">
            <w:pPr>
              <w:keepNext/>
              <w:spacing w:after="60"/>
              <w:jc w:val="center"/>
            </w:pPr>
            <w:r>
              <w:rPr>
                <w:rFonts w:ascii="Calibri" w:hAnsi="Calibri"/>
                <w:sz w:val="20"/>
              </w:rPr>
              <w:t>84.1 (381)</w:t>
            </w:r>
          </w:p>
        </w:tc>
        <w:tc>
          <w:tcPr>
            <w:tcW w:w="0" w:type="auto"/>
            <w:tcBorders>
              <w:top w:val="single" w:sz="0" w:space="0" w:color="D3D3D3"/>
              <w:left w:val="single" w:sz="0" w:space="0" w:color="D3D3D3"/>
              <w:bottom w:val="single" w:sz="0" w:space="0" w:color="D3D3D3"/>
              <w:right w:val="single" w:sz="0" w:space="0" w:color="D3D3D3"/>
            </w:tcBorders>
          </w:tcPr>
          <w:p w14:paraId="5CE8BC2E" w14:textId="77777777" w:rsidR="00022B71" w:rsidRDefault="00022B71">
            <w:pPr>
              <w:keepNext/>
              <w:spacing w:after="60"/>
              <w:jc w:val="center"/>
            </w:pPr>
          </w:p>
        </w:tc>
      </w:tr>
      <w:tr w:rsidR="00022B71" w14:paraId="71D1AE4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8D20E7"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5A3436A0" w14:textId="77777777" w:rsidR="00022B71" w:rsidRDefault="005B112A">
            <w:pPr>
              <w:keepNext/>
              <w:spacing w:after="60"/>
              <w:jc w:val="center"/>
            </w:pPr>
            <w:r>
              <w:rPr>
                <w:rFonts w:ascii="Calibri" w:hAnsi="Calibri"/>
                <w:sz w:val="20"/>
              </w:rPr>
              <w:t>17.4 (125)</w:t>
            </w:r>
          </w:p>
        </w:tc>
        <w:tc>
          <w:tcPr>
            <w:tcW w:w="0" w:type="auto"/>
            <w:tcBorders>
              <w:top w:val="single" w:sz="0" w:space="0" w:color="D3D3D3"/>
              <w:left w:val="single" w:sz="0" w:space="0" w:color="D3D3D3"/>
              <w:bottom w:val="single" w:sz="0" w:space="0" w:color="D3D3D3"/>
              <w:right w:val="single" w:sz="0" w:space="0" w:color="D3D3D3"/>
            </w:tcBorders>
          </w:tcPr>
          <w:p w14:paraId="202089F1" w14:textId="77777777" w:rsidR="00022B71" w:rsidRDefault="005B112A">
            <w:pPr>
              <w:keepNext/>
              <w:spacing w:after="60"/>
              <w:jc w:val="center"/>
            </w:pPr>
            <w:r>
              <w:rPr>
                <w:rFonts w:ascii="Calibri" w:hAnsi="Calibri"/>
                <w:sz w:val="20"/>
              </w:rPr>
              <w:t>19.9 (53)</w:t>
            </w:r>
          </w:p>
        </w:tc>
        <w:tc>
          <w:tcPr>
            <w:tcW w:w="0" w:type="auto"/>
            <w:tcBorders>
              <w:top w:val="single" w:sz="0" w:space="0" w:color="D3D3D3"/>
              <w:left w:val="single" w:sz="0" w:space="0" w:color="D3D3D3"/>
              <w:bottom w:val="single" w:sz="0" w:space="0" w:color="D3D3D3"/>
              <w:right w:val="single" w:sz="0" w:space="0" w:color="D3D3D3"/>
            </w:tcBorders>
          </w:tcPr>
          <w:p w14:paraId="1B58B905" w14:textId="77777777" w:rsidR="00022B71" w:rsidRDefault="005B112A">
            <w:pPr>
              <w:keepNext/>
              <w:spacing w:after="60"/>
              <w:jc w:val="center"/>
            </w:pPr>
            <w:r>
              <w:rPr>
                <w:rFonts w:ascii="Calibri" w:hAnsi="Calibri"/>
                <w:sz w:val="20"/>
              </w:rPr>
              <w:t>15.9 (72)</w:t>
            </w:r>
          </w:p>
        </w:tc>
        <w:tc>
          <w:tcPr>
            <w:tcW w:w="0" w:type="auto"/>
            <w:tcBorders>
              <w:top w:val="single" w:sz="0" w:space="0" w:color="D3D3D3"/>
              <w:left w:val="single" w:sz="0" w:space="0" w:color="D3D3D3"/>
              <w:bottom w:val="single" w:sz="0" w:space="0" w:color="D3D3D3"/>
              <w:right w:val="single" w:sz="0" w:space="0" w:color="D3D3D3"/>
            </w:tcBorders>
          </w:tcPr>
          <w:p w14:paraId="35BEBFD2" w14:textId="77777777" w:rsidR="00022B71" w:rsidRDefault="00022B71">
            <w:pPr>
              <w:keepNext/>
              <w:spacing w:after="60"/>
              <w:jc w:val="center"/>
            </w:pPr>
          </w:p>
        </w:tc>
      </w:tr>
      <w:tr w:rsidR="00022B71" w14:paraId="58DE11C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8F06F" w14:textId="77777777" w:rsidR="00022B71" w:rsidRDefault="005B112A">
            <w:pPr>
              <w:keepNext/>
              <w:spacing w:after="60"/>
            </w:pPr>
            <w:r>
              <w:rPr>
                <w:rFonts w:ascii="Calibri" w:hAnsi="Calibri"/>
                <w:sz w:val="20"/>
              </w:rPr>
              <w:t>Aucune</w:t>
            </w:r>
          </w:p>
        </w:tc>
        <w:tc>
          <w:tcPr>
            <w:tcW w:w="0" w:type="auto"/>
            <w:tcBorders>
              <w:top w:val="single" w:sz="0" w:space="0" w:color="D3D3D3"/>
              <w:left w:val="single" w:sz="0" w:space="0" w:color="D3D3D3"/>
              <w:bottom w:val="single" w:sz="0" w:space="0" w:color="D3D3D3"/>
              <w:right w:val="single" w:sz="0" w:space="0" w:color="D3D3D3"/>
            </w:tcBorders>
          </w:tcPr>
          <w:p w14:paraId="1BCC7CD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DCEAA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2350F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E56847" w14:textId="77777777" w:rsidR="00022B71" w:rsidRDefault="005B112A">
            <w:pPr>
              <w:keepNext/>
              <w:spacing w:after="60"/>
              <w:jc w:val="center"/>
            </w:pPr>
            <w:r>
              <w:rPr>
                <w:rFonts w:ascii="Calibri" w:hAnsi="Calibri"/>
                <w:sz w:val="20"/>
              </w:rPr>
              <w:t>0.5</w:t>
            </w:r>
          </w:p>
        </w:tc>
      </w:tr>
      <w:tr w:rsidR="00022B71" w14:paraId="7610507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5D0305"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D49ADBC" w14:textId="77777777" w:rsidR="00022B71" w:rsidRDefault="005B112A">
            <w:pPr>
              <w:keepNext/>
              <w:spacing w:after="60"/>
              <w:jc w:val="center"/>
            </w:pPr>
            <w:r>
              <w:rPr>
                <w:rFonts w:ascii="Calibri" w:hAnsi="Calibri"/>
                <w:sz w:val="20"/>
              </w:rPr>
              <w:t>99.5 (717)</w:t>
            </w:r>
          </w:p>
        </w:tc>
        <w:tc>
          <w:tcPr>
            <w:tcW w:w="0" w:type="auto"/>
            <w:tcBorders>
              <w:top w:val="single" w:sz="0" w:space="0" w:color="D3D3D3"/>
              <w:left w:val="single" w:sz="0" w:space="0" w:color="D3D3D3"/>
              <w:bottom w:val="single" w:sz="0" w:space="0" w:color="D3D3D3"/>
              <w:right w:val="single" w:sz="0" w:space="0" w:color="D3D3D3"/>
            </w:tcBorders>
          </w:tcPr>
          <w:p w14:paraId="4E9AD3BF" w14:textId="77777777" w:rsidR="00022B71" w:rsidRDefault="005B112A">
            <w:pPr>
              <w:keepNext/>
              <w:spacing w:after="60"/>
              <w:jc w:val="center"/>
            </w:pPr>
            <w:r>
              <w:rPr>
                <w:rFonts w:ascii="Calibri" w:hAnsi="Calibri"/>
                <w:sz w:val="20"/>
              </w:rPr>
              <w:t>99.7 (267)</w:t>
            </w:r>
          </w:p>
        </w:tc>
        <w:tc>
          <w:tcPr>
            <w:tcW w:w="0" w:type="auto"/>
            <w:tcBorders>
              <w:top w:val="single" w:sz="0" w:space="0" w:color="D3D3D3"/>
              <w:left w:val="single" w:sz="0" w:space="0" w:color="D3D3D3"/>
              <w:bottom w:val="single" w:sz="0" w:space="0" w:color="D3D3D3"/>
              <w:right w:val="single" w:sz="0" w:space="0" w:color="D3D3D3"/>
            </w:tcBorders>
          </w:tcPr>
          <w:p w14:paraId="24BA270C" w14:textId="77777777" w:rsidR="00022B71" w:rsidRDefault="005B112A">
            <w:pPr>
              <w:keepNext/>
              <w:spacing w:after="60"/>
              <w:jc w:val="center"/>
            </w:pPr>
            <w:r>
              <w:rPr>
                <w:rFonts w:ascii="Calibri" w:hAnsi="Calibri"/>
                <w:sz w:val="20"/>
              </w:rPr>
              <w:t>99.3 (450)</w:t>
            </w:r>
          </w:p>
        </w:tc>
        <w:tc>
          <w:tcPr>
            <w:tcW w:w="0" w:type="auto"/>
            <w:tcBorders>
              <w:top w:val="single" w:sz="0" w:space="0" w:color="D3D3D3"/>
              <w:left w:val="single" w:sz="0" w:space="0" w:color="D3D3D3"/>
              <w:bottom w:val="single" w:sz="0" w:space="0" w:color="D3D3D3"/>
              <w:right w:val="single" w:sz="0" w:space="0" w:color="D3D3D3"/>
            </w:tcBorders>
          </w:tcPr>
          <w:p w14:paraId="1478B6FA" w14:textId="77777777" w:rsidR="00022B71" w:rsidRDefault="00022B71">
            <w:pPr>
              <w:keepNext/>
              <w:spacing w:after="60"/>
              <w:jc w:val="center"/>
            </w:pPr>
          </w:p>
        </w:tc>
      </w:tr>
      <w:tr w:rsidR="00022B71" w14:paraId="6DB019D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EBAF2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6EAC82B3" w14:textId="77777777" w:rsidR="00022B71" w:rsidRDefault="005B112A">
            <w:pPr>
              <w:keepNext/>
              <w:spacing w:after="60"/>
              <w:jc w:val="center"/>
            </w:pPr>
            <w:r>
              <w:rPr>
                <w:rFonts w:ascii="Calibri" w:hAnsi="Calibri"/>
                <w:sz w:val="20"/>
              </w:rPr>
              <w:t>0.5 (4)</w:t>
            </w:r>
          </w:p>
        </w:tc>
        <w:tc>
          <w:tcPr>
            <w:tcW w:w="0" w:type="auto"/>
            <w:tcBorders>
              <w:top w:val="single" w:sz="0" w:space="0" w:color="D3D3D3"/>
              <w:left w:val="single" w:sz="0" w:space="0" w:color="D3D3D3"/>
              <w:bottom w:val="single" w:sz="0" w:space="0" w:color="D3D3D3"/>
              <w:right w:val="single" w:sz="0" w:space="0" w:color="D3D3D3"/>
            </w:tcBorders>
          </w:tcPr>
          <w:p w14:paraId="6B1F0B21"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20FAE5CE" w14:textId="77777777" w:rsidR="00022B71" w:rsidRDefault="005B112A">
            <w:pPr>
              <w:keepNext/>
              <w:spacing w:after="60"/>
              <w:jc w:val="center"/>
            </w:pPr>
            <w:r>
              <w:rPr>
                <w:rFonts w:ascii="Calibri" w:hAnsi="Calibri"/>
                <w:sz w:val="20"/>
              </w:rPr>
              <w:t>0.7 (3)</w:t>
            </w:r>
          </w:p>
        </w:tc>
        <w:tc>
          <w:tcPr>
            <w:tcW w:w="0" w:type="auto"/>
            <w:tcBorders>
              <w:top w:val="single" w:sz="0" w:space="0" w:color="D3D3D3"/>
              <w:left w:val="single" w:sz="0" w:space="0" w:color="D3D3D3"/>
              <w:bottom w:val="single" w:sz="0" w:space="0" w:color="D3D3D3"/>
              <w:right w:val="single" w:sz="0" w:space="0" w:color="D3D3D3"/>
            </w:tcBorders>
          </w:tcPr>
          <w:p w14:paraId="544ECA34" w14:textId="77777777" w:rsidR="00022B71" w:rsidRDefault="00022B71">
            <w:pPr>
              <w:keepNext/>
              <w:spacing w:after="60"/>
              <w:jc w:val="center"/>
            </w:pPr>
          </w:p>
        </w:tc>
      </w:tr>
      <w:tr w:rsidR="00022B71" w14:paraId="0AEEDF4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DC04A1" w14:textId="77777777" w:rsidR="00022B71" w:rsidRDefault="005B112A">
            <w:pPr>
              <w:keepNext/>
              <w:spacing w:after="60"/>
            </w:pPr>
            <w:r>
              <w:rPr>
                <w:rFonts w:ascii="Calibri" w:hAnsi="Calibri"/>
                <w:sz w:val="20"/>
              </w:rPr>
              <w:t>Autre</w:t>
            </w:r>
          </w:p>
        </w:tc>
        <w:tc>
          <w:tcPr>
            <w:tcW w:w="0" w:type="auto"/>
            <w:tcBorders>
              <w:top w:val="single" w:sz="0" w:space="0" w:color="D3D3D3"/>
              <w:left w:val="single" w:sz="0" w:space="0" w:color="D3D3D3"/>
              <w:bottom w:val="single" w:sz="0" w:space="0" w:color="D3D3D3"/>
              <w:right w:val="single" w:sz="0" w:space="0" w:color="D3D3D3"/>
            </w:tcBorders>
          </w:tcPr>
          <w:p w14:paraId="6EAA5EE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0738D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1BFB5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867978" w14:textId="77777777" w:rsidR="00022B71" w:rsidRDefault="005B112A">
            <w:pPr>
              <w:keepNext/>
              <w:spacing w:after="60"/>
              <w:jc w:val="center"/>
            </w:pPr>
            <w:r>
              <w:rPr>
                <w:rFonts w:ascii="Calibri" w:hAnsi="Calibri"/>
                <w:sz w:val="20"/>
              </w:rPr>
              <w:t>0.2</w:t>
            </w:r>
          </w:p>
        </w:tc>
      </w:tr>
      <w:tr w:rsidR="00022B71" w14:paraId="09D2A80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F7F20C"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B0D6EA2" w14:textId="77777777" w:rsidR="00022B71" w:rsidRDefault="005B112A">
            <w:pPr>
              <w:keepNext/>
              <w:spacing w:after="60"/>
              <w:jc w:val="center"/>
            </w:pPr>
            <w:r>
              <w:rPr>
                <w:rFonts w:ascii="Calibri" w:hAnsi="Calibri"/>
                <w:sz w:val="20"/>
              </w:rPr>
              <w:t>99.8 (720)</w:t>
            </w:r>
          </w:p>
        </w:tc>
        <w:tc>
          <w:tcPr>
            <w:tcW w:w="0" w:type="auto"/>
            <w:tcBorders>
              <w:top w:val="single" w:sz="0" w:space="0" w:color="D3D3D3"/>
              <w:left w:val="single" w:sz="0" w:space="0" w:color="D3D3D3"/>
              <w:bottom w:val="single" w:sz="0" w:space="0" w:color="D3D3D3"/>
              <w:right w:val="single" w:sz="0" w:space="0" w:color="D3D3D3"/>
            </w:tcBorders>
          </w:tcPr>
          <w:p w14:paraId="3D5A0023" w14:textId="77777777" w:rsidR="00022B71" w:rsidRDefault="005B112A">
            <w:pPr>
              <w:keepNext/>
              <w:spacing w:after="60"/>
              <w:jc w:val="center"/>
            </w:pPr>
            <w:r>
              <w:rPr>
                <w:rFonts w:ascii="Calibri" w:hAnsi="Calibri"/>
                <w:sz w:val="20"/>
              </w:rPr>
              <w:t>99.5 (267)</w:t>
            </w:r>
          </w:p>
        </w:tc>
        <w:tc>
          <w:tcPr>
            <w:tcW w:w="0" w:type="auto"/>
            <w:tcBorders>
              <w:top w:val="single" w:sz="0" w:space="0" w:color="D3D3D3"/>
              <w:left w:val="single" w:sz="0" w:space="0" w:color="D3D3D3"/>
              <w:bottom w:val="single" w:sz="0" w:space="0" w:color="D3D3D3"/>
              <w:right w:val="single" w:sz="0" w:space="0" w:color="D3D3D3"/>
            </w:tcBorders>
          </w:tcPr>
          <w:p w14:paraId="40C41CE6" w14:textId="77777777" w:rsidR="00022B71" w:rsidRDefault="005B112A">
            <w:pPr>
              <w:keepNext/>
              <w:spacing w:after="60"/>
              <w:jc w:val="center"/>
            </w:pPr>
            <w:r>
              <w:rPr>
                <w:rFonts w:ascii="Calibri" w:hAnsi="Calibri"/>
                <w:sz w:val="20"/>
              </w:rPr>
              <w:t>100.0 (453)</w:t>
            </w:r>
          </w:p>
        </w:tc>
        <w:tc>
          <w:tcPr>
            <w:tcW w:w="0" w:type="auto"/>
            <w:tcBorders>
              <w:top w:val="single" w:sz="0" w:space="0" w:color="D3D3D3"/>
              <w:left w:val="single" w:sz="0" w:space="0" w:color="D3D3D3"/>
              <w:bottom w:val="single" w:sz="0" w:space="0" w:color="D3D3D3"/>
              <w:right w:val="single" w:sz="0" w:space="0" w:color="D3D3D3"/>
            </w:tcBorders>
          </w:tcPr>
          <w:p w14:paraId="3E9589C2" w14:textId="77777777" w:rsidR="00022B71" w:rsidRDefault="00022B71">
            <w:pPr>
              <w:keepNext/>
              <w:spacing w:after="60"/>
              <w:jc w:val="center"/>
            </w:pPr>
          </w:p>
        </w:tc>
      </w:tr>
      <w:tr w:rsidR="00022B71" w14:paraId="61CC663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84D222" w14:textId="77777777" w:rsidR="00022B71" w:rsidRDefault="005B112A">
            <w:pPr>
              <w:keepNext/>
              <w:spacing w:after="60"/>
            </w:pPr>
            <w:commentRangeStart w:id="26"/>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F7E4808"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7A9E211C" w14:textId="77777777" w:rsidR="00022B71" w:rsidRDefault="005B112A">
            <w:pPr>
              <w:keepNext/>
              <w:spacing w:after="60"/>
              <w:jc w:val="center"/>
            </w:pPr>
            <w:r>
              <w:rPr>
                <w:rFonts w:ascii="Calibri" w:hAnsi="Calibri"/>
                <w:sz w:val="20"/>
              </w:rPr>
              <w:t>0.5 (1)</w:t>
            </w:r>
          </w:p>
        </w:tc>
        <w:tc>
          <w:tcPr>
            <w:tcW w:w="0" w:type="auto"/>
            <w:tcBorders>
              <w:top w:val="single" w:sz="0" w:space="0" w:color="D3D3D3"/>
              <w:left w:val="single" w:sz="0" w:space="0" w:color="D3D3D3"/>
              <w:bottom w:val="single" w:sz="0" w:space="0" w:color="D3D3D3"/>
              <w:right w:val="single" w:sz="0" w:space="0" w:color="D3D3D3"/>
            </w:tcBorders>
          </w:tcPr>
          <w:p w14:paraId="1F6936F2" w14:textId="77777777" w:rsidR="00022B71" w:rsidRDefault="005B112A">
            <w:pPr>
              <w:keepNext/>
              <w:spacing w:after="60"/>
              <w:jc w:val="center"/>
            </w:pPr>
            <w:r>
              <w:rPr>
                <w:rFonts w:ascii="Calibri" w:hAnsi="Calibri"/>
                <w:sz w:val="20"/>
              </w:rPr>
              <w:t>0.0 (0)</w:t>
            </w:r>
            <w:commentRangeEnd w:id="26"/>
            <w:r w:rsidR="00BF570E">
              <w:rPr>
                <w:rStyle w:val="Marquedecommentaire"/>
              </w:rPr>
              <w:commentReference w:id="26"/>
            </w:r>
          </w:p>
        </w:tc>
        <w:tc>
          <w:tcPr>
            <w:tcW w:w="0" w:type="auto"/>
            <w:tcBorders>
              <w:top w:val="single" w:sz="0" w:space="0" w:color="D3D3D3"/>
              <w:left w:val="single" w:sz="0" w:space="0" w:color="D3D3D3"/>
              <w:bottom w:val="single" w:sz="0" w:space="0" w:color="D3D3D3"/>
              <w:right w:val="single" w:sz="0" w:space="0" w:color="D3D3D3"/>
            </w:tcBorders>
          </w:tcPr>
          <w:p w14:paraId="226D9A7D" w14:textId="77777777" w:rsidR="00022B71" w:rsidRDefault="00022B71">
            <w:pPr>
              <w:keepNext/>
              <w:spacing w:after="60"/>
              <w:jc w:val="center"/>
            </w:pPr>
          </w:p>
        </w:tc>
      </w:tr>
      <w:tr w:rsidR="00022B71" w14:paraId="50B89457" w14:textId="77777777" w:rsidTr="00022B71">
        <w:trPr>
          <w:cantSplit/>
          <w:jc w:val="center"/>
        </w:trPr>
        <w:tc>
          <w:tcPr>
            <w:tcW w:w="0" w:type="auto"/>
            <w:gridSpan w:val="5"/>
          </w:tcPr>
          <w:p w14:paraId="7979CCF4"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5FA67838" w14:textId="77777777" w:rsidTr="00022B71">
        <w:trPr>
          <w:cantSplit/>
          <w:jc w:val="center"/>
        </w:trPr>
        <w:tc>
          <w:tcPr>
            <w:tcW w:w="0" w:type="auto"/>
            <w:gridSpan w:val="5"/>
          </w:tcPr>
          <w:p w14:paraId="541FB66E"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Scott </w:t>
            </w:r>
            <w:r>
              <w:rPr>
                <w:rFonts w:ascii="Calibri" w:hAnsi="Calibri"/>
                <w:sz w:val="20"/>
              </w:rPr>
              <w:t>adjustment</w:t>
            </w:r>
          </w:p>
        </w:tc>
      </w:tr>
    </w:tbl>
    <w:p w14:paraId="105EE984" w14:textId="77777777" w:rsidR="00022B71" w:rsidRDefault="005B112A">
      <w:pPr>
        <w:pStyle w:val="Titre3"/>
      </w:pPr>
      <w:bookmarkStart w:id="27" w:name="Xf0cd48307fa8450760d9a592b54f9917c3df2db"/>
      <w:bookmarkStart w:id="28" w:name="_Toc209544826"/>
      <w:bookmarkEnd w:id="22"/>
      <w:r>
        <w:t>Activités faites sur les médias sociaux selon le sexe</w:t>
      </w:r>
      <w:bookmarkEnd w:id="28"/>
    </w:p>
    <w:p w14:paraId="24313962" w14:textId="77777777" w:rsidR="00022B71" w:rsidRDefault="005B112A">
      <w:r>
        <w:br w:type="page"/>
      </w:r>
    </w:p>
    <w:p w14:paraId="0F732292" w14:textId="77777777" w:rsidR="00022B71" w:rsidRDefault="005B112A">
      <w:pPr>
        <w:pStyle w:val="En-ttedetabledesmatires"/>
      </w:pPr>
      <w:r>
        <w:rPr>
          <w:rStyle w:val="NormalTok"/>
        </w:rPr>
        <w:t xml:space="preserve">Table_activités_médias_sociaux_sexe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(Suivre_activité_amis_et_famille, Communiquer_amis_et_famille, Partager_propre_matériel_avec_proches, Partager_propre_matériel_publiquement, Suivre_actualités_sur_RSM, Prendre_connaissance_programmes_gouv, Rechercher_information_generale, Rechercher_info_i</w:t>
      </w:r>
      <w:r>
        <w:rPr>
          <w:rStyle w:val="NormalTok"/>
        </w:rPr>
        <w:t>mportante_personnelle, Aucune, Autre),</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rPr>
          <w:rStyle w:val="CommentTok"/>
        </w:rPr>
        <w:t># ne pas afficher les valeurs manquantes</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"**Activités médias sociaux selon le sexe**"</w:t>
      </w:r>
      <w:r>
        <w:rPr>
          <w:rStyle w:val="NormalTok"/>
        </w:rPr>
        <w:t>)</w:t>
      </w:r>
      <w:r>
        <w:br/>
      </w:r>
      <w:r>
        <w:br/>
      </w:r>
      <w:r>
        <w:rPr>
          <w:rStyle w:val="NormalTok"/>
        </w:rPr>
        <w:t>Table_activités_médias_sociaux_sexe</w:t>
      </w:r>
    </w:p>
    <w:tbl>
      <w:tblPr>
        <w:tblStyle w:val="Table"/>
        <w:tblW w:w="0" w:type="auto"/>
        <w:jc w:val="center"/>
        <w:tblCellMar>
          <w:left w:w="60" w:type="dxa"/>
          <w:right w:w="60" w:type="dxa"/>
        </w:tblCellMar>
        <w:tblLook w:val="0000" w:firstRow="0" w:lastRow="0" w:firstColumn="0" w:lastColumn="0" w:noHBand="0" w:noVBand="0"/>
      </w:tblPr>
      <w:tblGrid>
        <w:gridCol w:w="3587"/>
        <w:gridCol w:w="1453"/>
        <w:gridCol w:w="1473"/>
        <w:gridCol w:w="1515"/>
        <w:gridCol w:w="805"/>
      </w:tblGrid>
      <w:tr w:rsidR="00022B71" w14:paraId="735DB7D2"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F01F6D5"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19672146"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4743061"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1870CAB0"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A1C866C"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27B42AE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1E447" w14:textId="77777777" w:rsidR="00022B71" w:rsidRDefault="005B112A">
            <w:pPr>
              <w:keepNext/>
              <w:spacing w:after="60"/>
            </w:pPr>
            <w:r>
              <w:rPr>
                <w:rFonts w:ascii="Calibri" w:hAnsi="Calibri"/>
                <w:sz w:val="20"/>
              </w:rPr>
              <w:t>Suivre_activité_amis_et_famille</w:t>
            </w:r>
          </w:p>
        </w:tc>
        <w:tc>
          <w:tcPr>
            <w:tcW w:w="0" w:type="auto"/>
            <w:tcBorders>
              <w:top w:val="single" w:sz="0" w:space="0" w:color="D3D3D3"/>
              <w:left w:val="single" w:sz="0" w:space="0" w:color="D3D3D3"/>
              <w:bottom w:val="single" w:sz="0" w:space="0" w:color="D3D3D3"/>
              <w:right w:val="single" w:sz="0" w:space="0" w:color="D3D3D3"/>
            </w:tcBorders>
          </w:tcPr>
          <w:p w14:paraId="5F7F74B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ACC91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AAB3C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BF6C8E" w14:textId="77777777" w:rsidR="00022B71" w:rsidRDefault="005B112A">
            <w:pPr>
              <w:keepNext/>
              <w:spacing w:after="60"/>
              <w:jc w:val="center"/>
            </w:pPr>
            <w:r>
              <w:rPr>
                <w:rFonts w:ascii="Calibri" w:hAnsi="Calibri"/>
                <w:sz w:val="20"/>
              </w:rPr>
              <w:t>&lt;0.001</w:t>
            </w:r>
          </w:p>
        </w:tc>
      </w:tr>
      <w:tr w:rsidR="00022B71" w14:paraId="643A16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DF8770"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B5BAD27" w14:textId="77777777" w:rsidR="00022B71" w:rsidRDefault="005B112A">
            <w:pPr>
              <w:keepNext/>
              <w:spacing w:after="60"/>
              <w:jc w:val="center"/>
            </w:pPr>
            <w:r>
              <w:rPr>
                <w:rFonts w:ascii="Calibri" w:hAnsi="Calibri"/>
                <w:sz w:val="20"/>
              </w:rPr>
              <w:t>25.2 (182)</w:t>
            </w:r>
          </w:p>
        </w:tc>
        <w:tc>
          <w:tcPr>
            <w:tcW w:w="0" w:type="auto"/>
            <w:tcBorders>
              <w:top w:val="single" w:sz="0" w:space="0" w:color="D3D3D3"/>
              <w:left w:val="single" w:sz="0" w:space="0" w:color="D3D3D3"/>
              <w:bottom w:val="single" w:sz="0" w:space="0" w:color="D3D3D3"/>
              <w:right w:val="single" w:sz="0" w:space="0" w:color="D3D3D3"/>
            </w:tcBorders>
          </w:tcPr>
          <w:p w14:paraId="770E865C" w14:textId="77777777" w:rsidR="00022B71" w:rsidRDefault="005B112A">
            <w:pPr>
              <w:keepNext/>
              <w:spacing w:after="60"/>
              <w:jc w:val="center"/>
            </w:pPr>
            <w:r>
              <w:rPr>
                <w:rFonts w:ascii="Calibri" w:hAnsi="Calibri"/>
                <w:sz w:val="20"/>
              </w:rPr>
              <w:t>13.8 (50)</w:t>
            </w:r>
          </w:p>
        </w:tc>
        <w:tc>
          <w:tcPr>
            <w:tcW w:w="0" w:type="auto"/>
            <w:tcBorders>
              <w:top w:val="single" w:sz="0" w:space="0" w:color="D3D3D3"/>
              <w:left w:val="single" w:sz="0" w:space="0" w:color="D3D3D3"/>
              <w:bottom w:val="single" w:sz="0" w:space="0" w:color="D3D3D3"/>
              <w:right w:val="single" w:sz="0" w:space="0" w:color="D3D3D3"/>
            </w:tcBorders>
          </w:tcPr>
          <w:p w14:paraId="0345656C" w14:textId="77777777" w:rsidR="00022B71" w:rsidRDefault="005B112A">
            <w:pPr>
              <w:keepNext/>
              <w:spacing w:after="60"/>
              <w:jc w:val="center"/>
            </w:pPr>
            <w:r>
              <w:rPr>
                <w:rFonts w:ascii="Calibri" w:hAnsi="Calibri"/>
                <w:sz w:val="20"/>
              </w:rPr>
              <w:t>36.6 (132)</w:t>
            </w:r>
          </w:p>
        </w:tc>
        <w:tc>
          <w:tcPr>
            <w:tcW w:w="0" w:type="auto"/>
            <w:tcBorders>
              <w:top w:val="single" w:sz="0" w:space="0" w:color="D3D3D3"/>
              <w:left w:val="single" w:sz="0" w:space="0" w:color="D3D3D3"/>
              <w:bottom w:val="single" w:sz="0" w:space="0" w:color="D3D3D3"/>
              <w:right w:val="single" w:sz="0" w:space="0" w:color="D3D3D3"/>
            </w:tcBorders>
          </w:tcPr>
          <w:p w14:paraId="1850863A" w14:textId="77777777" w:rsidR="00022B71" w:rsidRDefault="00022B71">
            <w:pPr>
              <w:keepNext/>
              <w:spacing w:after="60"/>
              <w:jc w:val="center"/>
            </w:pPr>
          </w:p>
        </w:tc>
      </w:tr>
      <w:tr w:rsidR="00022B71" w14:paraId="42BE1B7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6D877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BF261F4" w14:textId="77777777" w:rsidR="00022B71" w:rsidRDefault="005B112A">
            <w:pPr>
              <w:keepNext/>
              <w:spacing w:after="60"/>
              <w:jc w:val="center"/>
            </w:pPr>
            <w:r>
              <w:rPr>
                <w:rFonts w:ascii="Calibri" w:hAnsi="Calibri"/>
                <w:sz w:val="20"/>
              </w:rPr>
              <w:t>74.8 (539)</w:t>
            </w:r>
          </w:p>
        </w:tc>
        <w:tc>
          <w:tcPr>
            <w:tcW w:w="0" w:type="auto"/>
            <w:tcBorders>
              <w:top w:val="single" w:sz="0" w:space="0" w:color="D3D3D3"/>
              <w:left w:val="single" w:sz="0" w:space="0" w:color="D3D3D3"/>
              <w:bottom w:val="single" w:sz="0" w:space="0" w:color="D3D3D3"/>
              <w:right w:val="single" w:sz="0" w:space="0" w:color="D3D3D3"/>
            </w:tcBorders>
          </w:tcPr>
          <w:p w14:paraId="5CA4AE4C" w14:textId="77777777" w:rsidR="00022B71" w:rsidRDefault="005B112A">
            <w:pPr>
              <w:keepNext/>
              <w:spacing w:after="60"/>
              <w:jc w:val="center"/>
            </w:pPr>
            <w:r>
              <w:rPr>
                <w:rFonts w:ascii="Calibri" w:hAnsi="Calibri"/>
                <w:sz w:val="20"/>
              </w:rPr>
              <w:t>86.2 (310)</w:t>
            </w:r>
          </w:p>
        </w:tc>
        <w:tc>
          <w:tcPr>
            <w:tcW w:w="0" w:type="auto"/>
            <w:tcBorders>
              <w:top w:val="single" w:sz="0" w:space="0" w:color="D3D3D3"/>
              <w:left w:val="single" w:sz="0" w:space="0" w:color="D3D3D3"/>
              <w:bottom w:val="single" w:sz="0" w:space="0" w:color="D3D3D3"/>
              <w:right w:val="single" w:sz="0" w:space="0" w:color="D3D3D3"/>
            </w:tcBorders>
          </w:tcPr>
          <w:p w14:paraId="34BF7F96" w14:textId="77777777" w:rsidR="00022B71" w:rsidRDefault="005B112A">
            <w:pPr>
              <w:keepNext/>
              <w:spacing w:after="60"/>
              <w:jc w:val="center"/>
            </w:pPr>
            <w:r>
              <w:rPr>
                <w:rFonts w:ascii="Calibri" w:hAnsi="Calibri"/>
                <w:sz w:val="20"/>
              </w:rPr>
              <w:t>63.4 (229)</w:t>
            </w:r>
          </w:p>
        </w:tc>
        <w:tc>
          <w:tcPr>
            <w:tcW w:w="0" w:type="auto"/>
            <w:tcBorders>
              <w:top w:val="single" w:sz="0" w:space="0" w:color="D3D3D3"/>
              <w:left w:val="single" w:sz="0" w:space="0" w:color="D3D3D3"/>
              <w:bottom w:val="single" w:sz="0" w:space="0" w:color="D3D3D3"/>
              <w:right w:val="single" w:sz="0" w:space="0" w:color="D3D3D3"/>
            </w:tcBorders>
          </w:tcPr>
          <w:p w14:paraId="318E7F80" w14:textId="77777777" w:rsidR="00022B71" w:rsidRDefault="00022B71">
            <w:pPr>
              <w:keepNext/>
              <w:spacing w:after="60"/>
              <w:jc w:val="center"/>
            </w:pPr>
          </w:p>
        </w:tc>
      </w:tr>
      <w:tr w:rsidR="00022B71" w14:paraId="1E9FD3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3015B3" w14:textId="77777777" w:rsidR="00022B71" w:rsidRDefault="005B112A">
            <w:pPr>
              <w:keepNext/>
              <w:spacing w:after="60"/>
            </w:pPr>
            <w:r>
              <w:rPr>
                <w:rFonts w:ascii="Calibri" w:hAnsi="Calibri"/>
                <w:sz w:val="20"/>
              </w:rPr>
              <w:t>Communiquer_amis_et_famille</w:t>
            </w:r>
          </w:p>
        </w:tc>
        <w:tc>
          <w:tcPr>
            <w:tcW w:w="0" w:type="auto"/>
            <w:tcBorders>
              <w:top w:val="single" w:sz="0" w:space="0" w:color="D3D3D3"/>
              <w:left w:val="single" w:sz="0" w:space="0" w:color="D3D3D3"/>
              <w:bottom w:val="single" w:sz="0" w:space="0" w:color="D3D3D3"/>
              <w:right w:val="single" w:sz="0" w:space="0" w:color="D3D3D3"/>
            </w:tcBorders>
          </w:tcPr>
          <w:p w14:paraId="59BD1E5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42A1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33577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B09061" w14:textId="77777777" w:rsidR="00022B71" w:rsidRDefault="005B112A">
            <w:pPr>
              <w:keepNext/>
              <w:spacing w:after="60"/>
              <w:jc w:val="center"/>
            </w:pPr>
            <w:r>
              <w:rPr>
                <w:rFonts w:ascii="Calibri" w:hAnsi="Calibri"/>
                <w:sz w:val="20"/>
              </w:rPr>
              <w:t>&lt;0.001</w:t>
            </w:r>
          </w:p>
        </w:tc>
      </w:tr>
      <w:tr w:rsidR="00022B71" w14:paraId="3823D7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6E60D7"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49862100" w14:textId="77777777" w:rsidR="00022B71" w:rsidRDefault="005B112A">
            <w:pPr>
              <w:keepNext/>
              <w:spacing w:after="60"/>
              <w:jc w:val="center"/>
            </w:pPr>
            <w:r>
              <w:rPr>
                <w:rFonts w:ascii="Calibri" w:hAnsi="Calibri"/>
                <w:sz w:val="20"/>
              </w:rPr>
              <w:t>26.7 (193)</w:t>
            </w:r>
          </w:p>
        </w:tc>
        <w:tc>
          <w:tcPr>
            <w:tcW w:w="0" w:type="auto"/>
            <w:tcBorders>
              <w:top w:val="single" w:sz="0" w:space="0" w:color="D3D3D3"/>
              <w:left w:val="single" w:sz="0" w:space="0" w:color="D3D3D3"/>
              <w:bottom w:val="single" w:sz="0" w:space="0" w:color="D3D3D3"/>
              <w:right w:val="single" w:sz="0" w:space="0" w:color="D3D3D3"/>
            </w:tcBorders>
          </w:tcPr>
          <w:p w14:paraId="39ACD172" w14:textId="77777777" w:rsidR="00022B71" w:rsidRDefault="005B112A">
            <w:pPr>
              <w:keepNext/>
              <w:spacing w:after="60"/>
              <w:jc w:val="center"/>
            </w:pPr>
            <w:r>
              <w:rPr>
                <w:rFonts w:ascii="Calibri" w:hAnsi="Calibri"/>
                <w:sz w:val="20"/>
              </w:rPr>
              <w:t>13.3 (48)</w:t>
            </w:r>
          </w:p>
        </w:tc>
        <w:tc>
          <w:tcPr>
            <w:tcW w:w="0" w:type="auto"/>
            <w:tcBorders>
              <w:top w:val="single" w:sz="0" w:space="0" w:color="D3D3D3"/>
              <w:left w:val="single" w:sz="0" w:space="0" w:color="D3D3D3"/>
              <w:bottom w:val="single" w:sz="0" w:space="0" w:color="D3D3D3"/>
              <w:right w:val="single" w:sz="0" w:space="0" w:color="D3D3D3"/>
            </w:tcBorders>
          </w:tcPr>
          <w:p w14:paraId="35EBD117" w14:textId="77777777" w:rsidR="00022B71" w:rsidRDefault="005B112A">
            <w:pPr>
              <w:keepNext/>
              <w:spacing w:after="60"/>
              <w:jc w:val="center"/>
            </w:pPr>
            <w:r>
              <w:rPr>
                <w:rFonts w:ascii="Calibri" w:hAnsi="Calibri"/>
                <w:sz w:val="20"/>
              </w:rPr>
              <w:t>40.1 (145)</w:t>
            </w:r>
          </w:p>
        </w:tc>
        <w:tc>
          <w:tcPr>
            <w:tcW w:w="0" w:type="auto"/>
            <w:tcBorders>
              <w:top w:val="single" w:sz="0" w:space="0" w:color="D3D3D3"/>
              <w:left w:val="single" w:sz="0" w:space="0" w:color="D3D3D3"/>
              <w:bottom w:val="single" w:sz="0" w:space="0" w:color="D3D3D3"/>
              <w:right w:val="single" w:sz="0" w:space="0" w:color="D3D3D3"/>
            </w:tcBorders>
          </w:tcPr>
          <w:p w14:paraId="32C12E8E" w14:textId="77777777" w:rsidR="00022B71" w:rsidRDefault="00022B71">
            <w:pPr>
              <w:keepNext/>
              <w:spacing w:after="60"/>
              <w:jc w:val="center"/>
            </w:pPr>
          </w:p>
        </w:tc>
      </w:tr>
      <w:tr w:rsidR="00022B71" w14:paraId="0B04CB5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03A2A8"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083ECC8" w14:textId="77777777" w:rsidR="00022B71" w:rsidRDefault="005B112A">
            <w:pPr>
              <w:keepNext/>
              <w:spacing w:after="60"/>
              <w:jc w:val="center"/>
            </w:pPr>
            <w:r>
              <w:rPr>
                <w:rFonts w:ascii="Calibri" w:hAnsi="Calibri"/>
                <w:sz w:val="20"/>
              </w:rPr>
              <w:t>73.3 (528)</w:t>
            </w:r>
          </w:p>
        </w:tc>
        <w:tc>
          <w:tcPr>
            <w:tcW w:w="0" w:type="auto"/>
            <w:tcBorders>
              <w:top w:val="single" w:sz="0" w:space="0" w:color="D3D3D3"/>
              <w:left w:val="single" w:sz="0" w:space="0" w:color="D3D3D3"/>
              <w:bottom w:val="single" w:sz="0" w:space="0" w:color="D3D3D3"/>
              <w:right w:val="single" w:sz="0" w:space="0" w:color="D3D3D3"/>
            </w:tcBorders>
          </w:tcPr>
          <w:p w14:paraId="101FA820" w14:textId="77777777" w:rsidR="00022B71" w:rsidRDefault="005B112A">
            <w:pPr>
              <w:keepNext/>
              <w:spacing w:after="60"/>
              <w:jc w:val="center"/>
            </w:pPr>
            <w:r>
              <w:rPr>
                <w:rFonts w:ascii="Calibri" w:hAnsi="Calibri"/>
                <w:sz w:val="20"/>
              </w:rPr>
              <w:t>86.7 (311)</w:t>
            </w:r>
          </w:p>
        </w:tc>
        <w:tc>
          <w:tcPr>
            <w:tcW w:w="0" w:type="auto"/>
            <w:tcBorders>
              <w:top w:val="single" w:sz="0" w:space="0" w:color="D3D3D3"/>
              <w:left w:val="single" w:sz="0" w:space="0" w:color="D3D3D3"/>
              <w:bottom w:val="single" w:sz="0" w:space="0" w:color="D3D3D3"/>
              <w:right w:val="single" w:sz="0" w:space="0" w:color="D3D3D3"/>
            </w:tcBorders>
          </w:tcPr>
          <w:p w14:paraId="298183A8" w14:textId="77777777" w:rsidR="00022B71" w:rsidRDefault="005B112A">
            <w:pPr>
              <w:keepNext/>
              <w:spacing w:after="60"/>
              <w:jc w:val="center"/>
            </w:pPr>
            <w:r>
              <w:rPr>
                <w:rFonts w:ascii="Calibri" w:hAnsi="Calibri"/>
                <w:sz w:val="20"/>
              </w:rPr>
              <w:t>59.9 (217)</w:t>
            </w:r>
          </w:p>
        </w:tc>
        <w:tc>
          <w:tcPr>
            <w:tcW w:w="0" w:type="auto"/>
            <w:tcBorders>
              <w:top w:val="single" w:sz="0" w:space="0" w:color="D3D3D3"/>
              <w:left w:val="single" w:sz="0" w:space="0" w:color="D3D3D3"/>
              <w:bottom w:val="single" w:sz="0" w:space="0" w:color="D3D3D3"/>
              <w:right w:val="single" w:sz="0" w:space="0" w:color="D3D3D3"/>
            </w:tcBorders>
          </w:tcPr>
          <w:p w14:paraId="68A48810" w14:textId="77777777" w:rsidR="00022B71" w:rsidRDefault="00022B71">
            <w:pPr>
              <w:keepNext/>
              <w:spacing w:after="60"/>
              <w:jc w:val="center"/>
            </w:pPr>
          </w:p>
        </w:tc>
      </w:tr>
      <w:tr w:rsidR="00022B71" w14:paraId="0FD7611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F8C5C8" w14:textId="77777777" w:rsidR="00022B71" w:rsidRDefault="005B112A">
            <w:pPr>
              <w:keepNext/>
              <w:spacing w:after="60"/>
            </w:pPr>
            <w:r>
              <w:rPr>
                <w:rFonts w:ascii="Calibri" w:hAnsi="Calibri"/>
                <w:sz w:val="20"/>
              </w:rPr>
              <w:t>Partager_propre_matériel_avec_proches</w:t>
            </w:r>
          </w:p>
        </w:tc>
        <w:tc>
          <w:tcPr>
            <w:tcW w:w="0" w:type="auto"/>
            <w:tcBorders>
              <w:top w:val="single" w:sz="0" w:space="0" w:color="D3D3D3"/>
              <w:left w:val="single" w:sz="0" w:space="0" w:color="D3D3D3"/>
              <w:bottom w:val="single" w:sz="0" w:space="0" w:color="D3D3D3"/>
              <w:right w:val="single" w:sz="0" w:space="0" w:color="D3D3D3"/>
            </w:tcBorders>
          </w:tcPr>
          <w:p w14:paraId="4FC85DF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C91A6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05D2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03613" w14:textId="77777777" w:rsidR="00022B71" w:rsidRDefault="005B112A">
            <w:pPr>
              <w:keepNext/>
              <w:spacing w:after="60"/>
              <w:jc w:val="center"/>
            </w:pPr>
            <w:r>
              <w:rPr>
                <w:rFonts w:ascii="Calibri" w:hAnsi="Calibri"/>
                <w:sz w:val="20"/>
              </w:rPr>
              <w:t>&lt;0.001</w:t>
            </w:r>
          </w:p>
        </w:tc>
      </w:tr>
      <w:tr w:rsidR="00022B71" w14:paraId="1C3C2F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B3FE94"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83A4417" w14:textId="77777777" w:rsidR="00022B71" w:rsidRDefault="005B112A">
            <w:pPr>
              <w:keepNext/>
              <w:spacing w:after="60"/>
              <w:jc w:val="center"/>
            </w:pPr>
            <w:r>
              <w:rPr>
                <w:rFonts w:ascii="Calibri" w:hAnsi="Calibri"/>
                <w:sz w:val="20"/>
              </w:rPr>
              <w:t>64.2 (463)</w:t>
            </w:r>
          </w:p>
        </w:tc>
        <w:tc>
          <w:tcPr>
            <w:tcW w:w="0" w:type="auto"/>
            <w:tcBorders>
              <w:top w:val="single" w:sz="0" w:space="0" w:color="D3D3D3"/>
              <w:left w:val="single" w:sz="0" w:space="0" w:color="D3D3D3"/>
              <w:bottom w:val="single" w:sz="0" w:space="0" w:color="D3D3D3"/>
              <w:right w:val="single" w:sz="0" w:space="0" w:color="D3D3D3"/>
            </w:tcBorders>
          </w:tcPr>
          <w:p w14:paraId="0E52F568" w14:textId="77777777" w:rsidR="00022B71" w:rsidRDefault="005B112A">
            <w:pPr>
              <w:keepNext/>
              <w:spacing w:after="60"/>
              <w:jc w:val="center"/>
            </w:pPr>
            <w:r>
              <w:rPr>
                <w:rFonts w:ascii="Calibri" w:hAnsi="Calibri"/>
                <w:sz w:val="20"/>
              </w:rPr>
              <w:t>52.0 (187)</w:t>
            </w:r>
          </w:p>
        </w:tc>
        <w:tc>
          <w:tcPr>
            <w:tcW w:w="0" w:type="auto"/>
            <w:tcBorders>
              <w:top w:val="single" w:sz="0" w:space="0" w:color="D3D3D3"/>
              <w:left w:val="single" w:sz="0" w:space="0" w:color="D3D3D3"/>
              <w:bottom w:val="single" w:sz="0" w:space="0" w:color="D3D3D3"/>
              <w:right w:val="single" w:sz="0" w:space="0" w:color="D3D3D3"/>
            </w:tcBorders>
          </w:tcPr>
          <w:p w14:paraId="1F9D6276" w14:textId="77777777" w:rsidR="00022B71" w:rsidRDefault="005B112A">
            <w:pPr>
              <w:keepNext/>
              <w:spacing w:after="60"/>
              <w:jc w:val="center"/>
            </w:pPr>
            <w:r>
              <w:rPr>
                <w:rFonts w:ascii="Calibri" w:hAnsi="Calibri"/>
                <w:sz w:val="20"/>
              </w:rPr>
              <w:t>76.3 (276)</w:t>
            </w:r>
          </w:p>
        </w:tc>
        <w:tc>
          <w:tcPr>
            <w:tcW w:w="0" w:type="auto"/>
            <w:tcBorders>
              <w:top w:val="single" w:sz="0" w:space="0" w:color="D3D3D3"/>
              <w:left w:val="single" w:sz="0" w:space="0" w:color="D3D3D3"/>
              <w:bottom w:val="single" w:sz="0" w:space="0" w:color="D3D3D3"/>
              <w:right w:val="single" w:sz="0" w:space="0" w:color="D3D3D3"/>
            </w:tcBorders>
          </w:tcPr>
          <w:p w14:paraId="73D70DE0" w14:textId="77777777" w:rsidR="00022B71" w:rsidRDefault="00022B71">
            <w:pPr>
              <w:keepNext/>
              <w:spacing w:after="60"/>
              <w:jc w:val="center"/>
            </w:pPr>
          </w:p>
        </w:tc>
      </w:tr>
      <w:tr w:rsidR="00022B71" w14:paraId="12C618A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F27062"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2ECE38C5" w14:textId="77777777" w:rsidR="00022B71" w:rsidRDefault="005B112A">
            <w:pPr>
              <w:keepNext/>
              <w:spacing w:after="60"/>
              <w:jc w:val="center"/>
            </w:pPr>
            <w:r>
              <w:rPr>
                <w:rFonts w:ascii="Calibri" w:hAnsi="Calibri"/>
                <w:sz w:val="20"/>
              </w:rPr>
              <w:t>35.8 (258)</w:t>
            </w:r>
          </w:p>
        </w:tc>
        <w:tc>
          <w:tcPr>
            <w:tcW w:w="0" w:type="auto"/>
            <w:tcBorders>
              <w:top w:val="single" w:sz="0" w:space="0" w:color="D3D3D3"/>
              <w:left w:val="single" w:sz="0" w:space="0" w:color="D3D3D3"/>
              <w:bottom w:val="single" w:sz="0" w:space="0" w:color="D3D3D3"/>
              <w:right w:val="single" w:sz="0" w:space="0" w:color="D3D3D3"/>
            </w:tcBorders>
          </w:tcPr>
          <w:p w14:paraId="386496E3" w14:textId="77777777" w:rsidR="00022B71" w:rsidRDefault="005B112A">
            <w:pPr>
              <w:keepNext/>
              <w:spacing w:after="60"/>
              <w:jc w:val="center"/>
            </w:pPr>
            <w:r>
              <w:rPr>
                <w:rFonts w:ascii="Calibri" w:hAnsi="Calibri"/>
                <w:sz w:val="20"/>
              </w:rPr>
              <w:t>48.0 (173)</w:t>
            </w:r>
          </w:p>
        </w:tc>
        <w:tc>
          <w:tcPr>
            <w:tcW w:w="0" w:type="auto"/>
            <w:tcBorders>
              <w:top w:val="single" w:sz="0" w:space="0" w:color="D3D3D3"/>
              <w:left w:val="single" w:sz="0" w:space="0" w:color="D3D3D3"/>
              <w:bottom w:val="single" w:sz="0" w:space="0" w:color="D3D3D3"/>
              <w:right w:val="single" w:sz="0" w:space="0" w:color="D3D3D3"/>
            </w:tcBorders>
          </w:tcPr>
          <w:p w14:paraId="05FD5A96" w14:textId="77777777" w:rsidR="00022B71" w:rsidRDefault="005B112A">
            <w:pPr>
              <w:keepNext/>
              <w:spacing w:after="60"/>
              <w:jc w:val="center"/>
            </w:pPr>
            <w:r>
              <w:rPr>
                <w:rFonts w:ascii="Calibri" w:hAnsi="Calibri"/>
                <w:sz w:val="20"/>
              </w:rPr>
              <w:t>23.7 (86)</w:t>
            </w:r>
          </w:p>
        </w:tc>
        <w:tc>
          <w:tcPr>
            <w:tcW w:w="0" w:type="auto"/>
            <w:tcBorders>
              <w:top w:val="single" w:sz="0" w:space="0" w:color="D3D3D3"/>
              <w:left w:val="single" w:sz="0" w:space="0" w:color="D3D3D3"/>
              <w:bottom w:val="single" w:sz="0" w:space="0" w:color="D3D3D3"/>
              <w:right w:val="single" w:sz="0" w:space="0" w:color="D3D3D3"/>
            </w:tcBorders>
          </w:tcPr>
          <w:p w14:paraId="6388D0FB" w14:textId="77777777" w:rsidR="00022B71" w:rsidRDefault="00022B71">
            <w:pPr>
              <w:keepNext/>
              <w:spacing w:after="60"/>
              <w:jc w:val="center"/>
            </w:pPr>
          </w:p>
        </w:tc>
      </w:tr>
      <w:tr w:rsidR="00022B71" w14:paraId="5109132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ABC476" w14:textId="77777777" w:rsidR="00022B71" w:rsidRDefault="005B112A">
            <w:pPr>
              <w:keepNext/>
              <w:spacing w:after="60"/>
            </w:pPr>
            <w:r>
              <w:rPr>
                <w:rFonts w:ascii="Calibri" w:hAnsi="Calibri"/>
                <w:sz w:val="20"/>
              </w:rPr>
              <w:t>Partager_propre_matériel_publiquement</w:t>
            </w:r>
          </w:p>
        </w:tc>
        <w:tc>
          <w:tcPr>
            <w:tcW w:w="0" w:type="auto"/>
            <w:tcBorders>
              <w:top w:val="single" w:sz="0" w:space="0" w:color="D3D3D3"/>
              <w:left w:val="single" w:sz="0" w:space="0" w:color="D3D3D3"/>
              <w:bottom w:val="single" w:sz="0" w:space="0" w:color="D3D3D3"/>
              <w:right w:val="single" w:sz="0" w:space="0" w:color="D3D3D3"/>
            </w:tcBorders>
          </w:tcPr>
          <w:p w14:paraId="5C9CB2E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87AE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3928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CC4893" w14:textId="77777777" w:rsidR="00022B71" w:rsidRDefault="005B112A">
            <w:pPr>
              <w:keepNext/>
              <w:spacing w:after="60"/>
              <w:jc w:val="center"/>
            </w:pPr>
            <w:r>
              <w:rPr>
                <w:rFonts w:ascii="Calibri" w:hAnsi="Calibri"/>
                <w:sz w:val="20"/>
              </w:rPr>
              <w:t>&lt;0.001</w:t>
            </w:r>
          </w:p>
        </w:tc>
      </w:tr>
      <w:tr w:rsidR="00022B71" w14:paraId="6186A6A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2FD033"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9530DFF" w14:textId="77777777" w:rsidR="00022B71" w:rsidRDefault="005B112A">
            <w:pPr>
              <w:keepNext/>
              <w:spacing w:after="60"/>
              <w:jc w:val="center"/>
            </w:pPr>
            <w:r>
              <w:rPr>
                <w:rFonts w:ascii="Calibri" w:hAnsi="Calibri"/>
                <w:sz w:val="20"/>
              </w:rPr>
              <w:t>76.2 (549)</w:t>
            </w:r>
          </w:p>
        </w:tc>
        <w:tc>
          <w:tcPr>
            <w:tcW w:w="0" w:type="auto"/>
            <w:tcBorders>
              <w:top w:val="single" w:sz="0" w:space="0" w:color="D3D3D3"/>
              <w:left w:val="single" w:sz="0" w:space="0" w:color="D3D3D3"/>
              <w:bottom w:val="single" w:sz="0" w:space="0" w:color="D3D3D3"/>
              <w:right w:val="single" w:sz="0" w:space="0" w:color="D3D3D3"/>
            </w:tcBorders>
          </w:tcPr>
          <w:p w14:paraId="224C9E78" w14:textId="77777777" w:rsidR="00022B71" w:rsidRDefault="005B112A">
            <w:pPr>
              <w:keepNext/>
              <w:spacing w:after="60"/>
              <w:jc w:val="center"/>
            </w:pPr>
            <w:r>
              <w:rPr>
                <w:rFonts w:ascii="Calibri" w:hAnsi="Calibri"/>
                <w:sz w:val="20"/>
              </w:rPr>
              <w:t>69.7 (250)</w:t>
            </w:r>
          </w:p>
        </w:tc>
        <w:tc>
          <w:tcPr>
            <w:tcW w:w="0" w:type="auto"/>
            <w:tcBorders>
              <w:top w:val="single" w:sz="0" w:space="0" w:color="D3D3D3"/>
              <w:left w:val="single" w:sz="0" w:space="0" w:color="D3D3D3"/>
              <w:bottom w:val="single" w:sz="0" w:space="0" w:color="D3D3D3"/>
              <w:right w:val="single" w:sz="0" w:space="0" w:color="D3D3D3"/>
            </w:tcBorders>
          </w:tcPr>
          <w:p w14:paraId="70682939" w14:textId="77777777" w:rsidR="00022B71" w:rsidRDefault="005B112A">
            <w:pPr>
              <w:keepNext/>
              <w:spacing w:after="60"/>
              <w:jc w:val="center"/>
            </w:pPr>
            <w:r>
              <w:rPr>
                <w:rFonts w:ascii="Calibri" w:hAnsi="Calibri"/>
                <w:sz w:val="20"/>
              </w:rPr>
              <w:t>82.6 (299)</w:t>
            </w:r>
          </w:p>
        </w:tc>
        <w:tc>
          <w:tcPr>
            <w:tcW w:w="0" w:type="auto"/>
            <w:tcBorders>
              <w:top w:val="single" w:sz="0" w:space="0" w:color="D3D3D3"/>
              <w:left w:val="single" w:sz="0" w:space="0" w:color="D3D3D3"/>
              <w:bottom w:val="single" w:sz="0" w:space="0" w:color="D3D3D3"/>
              <w:right w:val="single" w:sz="0" w:space="0" w:color="D3D3D3"/>
            </w:tcBorders>
          </w:tcPr>
          <w:p w14:paraId="6702626C" w14:textId="77777777" w:rsidR="00022B71" w:rsidRDefault="00022B71">
            <w:pPr>
              <w:keepNext/>
              <w:spacing w:after="60"/>
              <w:jc w:val="center"/>
            </w:pPr>
          </w:p>
        </w:tc>
      </w:tr>
      <w:tr w:rsidR="00022B71" w14:paraId="073B6C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4DB5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650788C" w14:textId="77777777" w:rsidR="00022B71" w:rsidRDefault="005B112A">
            <w:pPr>
              <w:keepNext/>
              <w:spacing w:after="60"/>
              <w:jc w:val="center"/>
            </w:pPr>
            <w:r>
              <w:rPr>
                <w:rFonts w:ascii="Calibri" w:hAnsi="Calibri"/>
                <w:sz w:val="20"/>
              </w:rPr>
              <w:t>23.8 (172)</w:t>
            </w:r>
          </w:p>
        </w:tc>
        <w:tc>
          <w:tcPr>
            <w:tcW w:w="0" w:type="auto"/>
            <w:tcBorders>
              <w:top w:val="single" w:sz="0" w:space="0" w:color="D3D3D3"/>
              <w:left w:val="single" w:sz="0" w:space="0" w:color="D3D3D3"/>
              <w:bottom w:val="single" w:sz="0" w:space="0" w:color="D3D3D3"/>
              <w:right w:val="single" w:sz="0" w:space="0" w:color="D3D3D3"/>
            </w:tcBorders>
          </w:tcPr>
          <w:p w14:paraId="582D4CB4" w14:textId="77777777" w:rsidR="00022B71" w:rsidRDefault="005B112A">
            <w:pPr>
              <w:keepNext/>
              <w:spacing w:after="60"/>
              <w:jc w:val="center"/>
            </w:pPr>
            <w:r>
              <w:rPr>
                <w:rFonts w:ascii="Calibri" w:hAnsi="Calibri"/>
                <w:sz w:val="20"/>
              </w:rPr>
              <w:t xml:space="preserve">30.3 </w:t>
            </w: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5CE477EB" w14:textId="77777777" w:rsidR="00022B71" w:rsidRDefault="005B112A">
            <w:pPr>
              <w:keepNext/>
              <w:spacing w:after="60"/>
              <w:jc w:val="center"/>
            </w:pPr>
            <w:r>
              <w:rPr>
                <w:rFonts w:ascii="Calibri" w:hAnsi="Calibri"/>
                <w:sz w:val="20"/>
              </w:rPr>
              <w:t>17.4 (63)</w:t>
            </w:r>
          </w:p>
        </w:tc>
        <w:tc>
          <w:tcPr>
            <w:tcW w:w="0" w:type="auto"/>
            <w:tcBorders>
              <w:top w:val="single" w:sz="0" w:space="0" w:color="D3D3D3"/>
              <w:left w:val="single" w:sz="0" w:space="0" w:color="D3D3D3"/>
              <w:bottom w:val="single" w:sz="0" w:space="0" w:color="D3D3D3"/>
              <w:right w:val="single" w:sz="0" w:space="0" w:color="D3D3D3"/>
            </w:tcBorders>
          </w:tcPr>
          <w:p w14:paraId="43D96D1B" w14:textId="77777777" w:rsidR="00022B71" w:rsidRDefault="00022B71">
            <w:pPr>
              <w:keepNext/>
              <w:spacing w:after="60"/>
              <w:jc w:val="center"/>
            </w:pPr>
          </w:p>
        </w:tc>
      </w:tr>
      <w:tr w:rsidR="00022B71" w14:paraId="4EB68BF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BED747" w14:textId="77777777" w:rsidR="00022B71" w:rsidRDefault="005B112A">
            <w:pPr>
              <w:keepNext/>
              <w:spacing w:after="60"/>
            </w:pPr>
            <w:r>
              <w:rPr>
                <w:rFonts w:ascii="Calibri" w:hAnsi="Calibri"/>
                <w:sz w:val="20"/>
              </w:rPr>
              <w:t>Suivre_actualités_sur_RSM</w:t>
            </w:r>
          </w:p>
        </w:tc>
        <w:tc>
          <w:tcPr>
            <w:tcW w:w="0" w:type="auto"/>
            <w:tcBorders>
              <w:top w:val="single" w:sz="0" w:space="0" w:color="D3D3D3"/>
              <w:left w:val="single" w:sz="0" w:space="0" w:color="D3D3D3"/>
              <w:bottom w:val="single" w:sz="0" w:space="0" w:color="D3D3D3"/>
              <w:right w:val="single" w:sz="0" w:space="0" w:color="D3D3D3"/>
            </w:tcBorders>
          </w:tcPr>
          <w:p w14:paraId="6D5571A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F693C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8FE71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A09D13" w14:textId="77777777" w:rsidR="00022B71" w:rsidRDefault="005B112A">
            <w:pPr>
              <w:keepNext/>
              <w:spacing w:after="60"/>
              <w:jc w:val="center"/>
            </w:pPr>
            <w:r>
              <w:rPr>
                <w:rFonts w:ascii="Calibri" w:hAnsi="Calibri"/>
                <w:sz w:val="20"/>
              </w:rPr>
              <w:t>0.056</w:t>
            </w:r>
          </w:p>
        </w:tc>
      </w:tr>
      <w:tr w:rsidR="00022B71" w14:paraId="09EE17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234C34"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12F54D1" w14:textId="77777777" w:rsidR="00022B71" w:rsidRDefault="005B112A">
            <w:pPr>
              <w:keepNext/>
              <w:spacing w:after="60"/>
              <w:jc w:val="center"/>
            </w:pPr>
            <w:r>
              <w:rPr>
                <w:rFonts w:ascii="Calibri" w:hAnsi="Calibri"/>
                <w:sz w:val="20"/>
              </w:rPr>
              <w:t>51.8 (373)</w:t>
            </w:r>
          </w:p>
        </w:tc>
        <w:tc>
          <w:tcPr>
            <w:tcW w:w="0" w:type="auto"/>
            <w:tcBorders>
              <w:top w:val="single" w:sz="0" w:space="0" w:color="D3D3D3"/>
              <w:left w:val="single" w:sz="0" w:space="0" w:color="D3D3D3"/>
              <w:bottom w:val="single" w:sz="0" w:space="0" w:color="D3D3D3"/>
              <w:right w:val="single" w:sz="0" w:space="0" w:color="D3D3D3"/>
            </w:tcBorders>
          </w:tcPr>
          <w:p w14:paraId="0FD574F3" w14:textId="77777777" w:rsidR="00022B71" w:rsidRDefault="005B112A">
            <w:pPr>
              <w:keepNext/>
              <w:spacing w:after="60"/>
              <w:jc w:val="center"/>
            </w:pPr>
            <w:r>
              <w:rPr>
                <w:rFonts w:ascii="Calibri" w:hAnsi="Calibri"/>
                <w:sz w:val="20"/>
              </w:rPr>
              <w:t>47.8 (172)</w:t>
            </w:r>
          </w:p>
        </w:tc>
        <w:tc>
          <w:tcPr>
            <w:tcW w:w="0" w:type="auto"/>
            <w:tcBorders>
              <w:top w:val="single" w:sz="0" w:space="0" w:color="D3D3D3"/>
              <w:left w:val="single" w:sz="0" w:space="0" w:color="D3D3D3"/>
              <w:bottom w:val="single" w:sz="0" w:space="0" w:color="D3D3D3"/>
              <w:right w:val="single" w:sz="0" w:space="0" w:color="D3D3D3"/>
            </w:tcBorders>
          </w:tcPr>
          <w:p w14:paraId="0AF44967" w14:textId="77777777" w:rsidR="00022B71" w:rsidRDefault="005B112A">
            <w:pPr>
              <w:keepNext/>
              <w:spacing w:after="60"/>
              <w:jc w:val="center"/>
            </w:pPr>
            <w:r>
              <w:rPr>
                <w:rFonts w:ascii="Calibri" w:hAnsi="Calibri"/>
                <w:sz w:val="20"/>
              </w:rPr>
              <w:t>55.8 (202)</w:t>
            </w:r>
          </w:p>
        </w:tc>
        <w:tc>
          <w:tcPr>
            <w:tcW w:w="0" w:type="auto"/>
            <w:tcBorders>
              <w:top w:val="single" w:sz="0" w:space="0" w:color="D3D3D3"/>
              <w:left w:val="single" w:sz="0" w:space="0" w:color="D3D3D3"/>
              <w:bottom w:val="single" w:sz="0" w:space="0" w:color="D3D3D3"/>
              <w:right w:val="single" w:sz="0" w:space="0" w:color="D3D3D3"/>
            </w:tcBorders>
          </w:tcPr>
          <w:p w14:paraId="58B09918" w14:textId="77777777" w:rsidR="00022B71" w:rsidRDefault="00022B71">
            <w:pPr>
              <w:keepNext/>
              <w:spacing w:after="60"/>
              <w:jc w:val="center"/>
            </w:pPr>
          </w:p>
        </w:tc>
      </w:tr>
      <w:tr w:rsidR="00022B71" w14:paraId="3F58D75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04BF4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672BFAF6"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1D47913A" w14:textId="77777777" w:rsidR="00022B71" w:rsidRDefault="005B112A">
            <w:pPr>
              <w:keepNext/>
              <w:spacing w:after="60"/>
              <w:jc w:val="center"/>
            </w:pPr>
            <w:r>
              <w:rPr>
                <w:rFonts w:ascii="Calibri" w:hAnsi="Calibri"/>
                <w:sz w:val="20"/>
              </w:rPr>
              <w:t>52.2 (187)</w:t>
            </w:r>
          </w:p>
        </w:tc>
        <w:tc>
          <w:tcPr>
            <w:tcW w:w="0" w:type="auto"/>
            <w:tcBorders>
              <w:top w:val="single" w:sz="0" w:space="0" w:color="D3D3D3"/>
              <w:left w:val="single" w:sz="0" w:space="0" w:color="D3D3D3"/>
              <w:bottom w:val="single" w:sz="0" w:space="0" w:color="D3D3D3"/>
              <w:right w:val="single" w:sz="0" w:space="0" w:color="D3D3D3"/>
            </w:tcBorders>
          </w:tcPr>
          <w:p w14:paraId="5D9B1A16" w14:textId="77777777" w:rsidR="00022B71" w:rsidRDefault="005B112A">
            <w:pPr>
              <w:keepNext/>
              <w:spacing w:after="60"/>
              <w:jc w:val="center"/>
            </w:pPr>
            <w:r>
              <w:rPr>
                <w:rFonts w:ascii="Calibri" w:hAnsi="Calibri"/>
                <w:sz w:val="20"/>
              </w:rPr>
              <w:t>44.2 (160)</w:t>
            </w:r>
          </w:p>
        </w:tc>
        <w:tc>
          <w:tcPr>
            <w:tcW w:w="0" w:type="auto"/>
            <w:tcBorders>
              <w:top w:val="single" w:sz="0" w:space="0" w:color="D3D3D3"/>
              <w:left w:val="single" w:sz="0" w:space="0" w:color="D3D3D3"/>
              <w:bottom w:val="single" w:sz="0" w:space="0" w:color="D3D3D3"/>
              <w:right w:val="single" w:sz="0" w:space="0" w:color="D3D3D3"/>
            </w:tcBorders>
          </w:tcPr>
          <w:p w14:paraId="2244AACA" w14:textId="77777777" w:rsidR="00022B71" w:rsidRDefault="00022B71">
            <w:pPr>
              <w:keepNext/>
              <w:spacing w:after="60"/>
              <w:jc w:val="center"/>
            </w:pPr>
          </w:p>
        </w:tc>
      </w:tr>
      <w:tr w:rsidR="00022B71" w14:paraId="0A6942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49AA73" w14:textId="77777777" w:rsidR="00022B71" w:rsidRDefault="005B112A">
            <w:pPr>
              <w:keepNext/>
              <w:spacing w:after="60"/>
            </w:pPr>
            <w:r>
              <w:rPr>
                <w:rFonts w:ascii="Calibri" w:hAnsi="Calibri"/>
                <w:sz w:val="20"/>
              </w:rPr>
              <w:t>Prendre_connaissance_programmes_gouv</w:t>
            </w:r>
          </w:p>
        </w:tc>
        <w:tc>
          <w:tcPr>
            <w:tcW w:w="0" w:type="auto"/>
            <w:tcBorders>
              <w:top w:val="single" w:sz="0" w:space="0" w:color="D3D3D3"/>
              <w:left w:val="single" w:sz="0" w:space="0" w:color="D3D3D3"/>
              <w:bottom w:val="single" w:sz="0" w:space="0" w:color="D3D3D3"/>
              <w:right w:val="single" w:sz="0" w:space="0" w:color="D3D3D3"/>
            </w:tcBorders>
          </w:tcPr>
          <w:p w14:paraId="7B1CDE0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7FCEF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33108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0DD321" w14:textId="77777777" w:rsidR="00022B71" w:rsidRDefault="005B112A">
            <w:pPr>
              <w:keepNext/>
              <w:spacing w:after="60"/>
              <w:jc w:val="center"/>
            </w:pPr>
            <w:r>
              <w:rPr>
                <w:rFonts w:ascii="Calibri" w:hAnsi="Calibri"/>
                <w:sz w:val="20"/>
              </w:rPr>
              <w:t>0.11</w:t>
            </w:r>
          </w:p>
        </w:tc>
      </w:tr>
      <w:tr w:rsidR="00022B71" w14:paraId="5FF185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26143D"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66E30F75" w14:textId="77777777" w:rsidR="00022B71" w:rsidRDefault="005B112A">
            <w:pPr>
              <w:keepNext/>
              <w:spacing w:after="60"/>
              <w:jc w:val="center"/>
            </w:pPr>
            <w:r>
              <w:rPr>
                <w:rFonts w:ascii="Calibri" w:hAnsi="Calibri"/>
                <w:sz w:val="20"/>
              </w:rPr>
              <w:t>86.0 (620)</w:t>
            </w:r>
          </w:p>
        </w:tc>
        <w:tc>
          <w:tcPr>
            <w:tcW w:w="0" w:type="auto"/>
            <w:tcBorders>
              <w:top w:val="single" w:sz="0" w:space="0" w:color="D3D3D3"/>
              <w:left w:val="single" w:sz="0" w:space="0" w:color="D3D3D3"/>
              <w:bottom w:val="single" w:sz="0" w:space="0" w:color="D3D3D3"/>
              <w:right w:val="single" w:sz="0" w:space="0" w:color="D3D3D3"/>
            </w:tcBorders>
          </w:tcPr>
          <w:p w14:paraId="2FD4F2E8" w14:textId="77777777" w:rsidR="00022B71" w:rsidRDefault="005B112A">
            <w:pPr>
              <w:keepNext/>
              <w:spacing w:after="60"/>
              <w:jc w:val="center"/>
            </w:pPr>
            <w:r>
              <w:rPr>
                <w:rFonts w:ascii="Calibri" w:hAnsi="Calibri"/>
                <w:sz w:val="20"/>
              </w:rPr>
              <w:t>88.3 (317)</w:t>
            </w:r>
          </w:p>
        </w:tc>
        <w:tc>
          <w:tcPr>
            <w:tcW w:w="0" w:type="auto"/>
            <w:tcBorders>
              <w:top w:val="single" w:sz="0" w:space="0" w:color="D3D3D3"/>
              <w:left w:val="single" w:sz="0" w:space="0" w:color="D3D3D3"/>
              <w:bottom w:val="single" w:sz="0" w:space="0" w:color="D3D3D3"/>
              <w:right w:val="single" w:sz="0" w:space="0" w:color="D3D3D3"/>
            </w:tcBorders>
          </w:tcPr>
          <w:p w14:paraId="17777697" w14:textId="77777777" w:rsidR="00022B71" w:rsidRDefault="005B112A">
            <w:pPr>
              <w:keepNext/>
              <w:spacing w:after="60"/>
              <w:jc w:val="center"/>
            </w:pPr>
            <w:r>
              <w:rPr>
                <w:rFonts w:ascii="Calibri" w:hAnsi="Calibri"/>
                <w:sz w:val="20"/>
              </w:rPr>
              <w:t>83.7 (303)</w:t>
            </w:r>
          </w:p>
        </w:tc>
        <w:tc>
          <w:tcPr>
            <w:tcW w:w="0" w:type="auto"/>
            <w:tcBorders>
              <w:top w:val="single" w:sz="0" w:space="0" w:color="D3D3D3"/>
              <w:left w:val="single" w:sz="0" w:space="0" w:color="D3D3D3"/>
              <w:bottom w:val="single" w:sz="0" w:space="0" w:color="D3D3D3"/>
              <w:right w:val="single" w:sz="0" w:space="0" w:color="D3D3D3"/>
            </w:tcBorders>
          </w:tcPr>
          <w:p w14:paraId="5D0D3D32" w14:textId="77777777" w:rsidR="00022B71" w:rsidRDefault="00022B71">
            <w:pPr>
              <w:keepNext/>
              <w:spacing w:after="60"/>
              <w:jc w:val="center"/>
            </w:pPr>
          </w:p>
        </w:tc>
      </w:tr>
      <w:tr w:rsidR="00022B71" w14:paraId="59EE7B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A6CCC2"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D0A0CA9" w14:textId="77777777" w:rsidR="00022B71" w:rsidRDefault="005B112A">
            <w:pPr>
              <w:keepNext/>
              <w:spacing w:after="60"/>
              <w:jc w:val="center"/>
            </w:pPr>
            <w:r>
              <w:rPr>
                <w:rFonts w:ascii="Calibri" w:hAnsi="Calibri"/>
                <w:sz w:val="20"/>
              </w:rPr>
              <w:t>14.0 (101)</w:t>
            </w:r>
          </w:p>
        </w:tc>
        <w:tc>
          <w:tcPr>
            <w:tcW w:w="0" w:type="auto"/>
            <w:tcBorders>
              <w:top w:val="single" w:sz="0" w:space="0" w:color="D3D3D3"/>
              <w:left w:val="single" w:sz="0" w:space="0" w:color="D3D3D3"/>
              <w:bottom w:val="single" w:sz="0" w:space="0" w:color="D3D3D3"/>
              <w:right w:val="single" w:sz="0" w:space="0" w:color="D3D3D3"/>
            </w:tcBorders>
          </w:tcPr>
          <w:p w14:paraId="1594959A" w14:textId="77777777" w:rsidR="00022B71" w:rsidRDefault="005B112A">
            <w:pPr>
              <w:keepNext/>
              <w:spacing w:after="60"/>
              <w:jc w:val="center"/>
            </w:pPr>
            <w:r>
              <w:rPr>
                <w:rFonts w:ascii="Calibri" w:hAnsi="Calibri"/>
                <w:sz w:val="20"/>
              </w:rPr>
              <w:t xml:space="preserve">11.7 </w:t>
            </w: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003BDF22" w14:textId="77777777" w:rsidR="00022B71" w:rsidRDefault="005B112A">
            <w:pPr>
              <w:keepNext/>
              <w:spacing w:after="60"/>
              <w:jc w:val="center"/>
            </w:pPr>
            <w:r>
              <w:rPr>
                <w:rFonts w:ascii="Calibri" w:hAnsi="Calibri"/>
                <w:sz w:val="20"/>
              </w:rPr>
              <w:t>16.3 (59)</w:t>
            </w:r>
          </w:p>
        </w:tc>
        <w:tc>
          <w:tcPr>
            <w:tcW w:w="0" w:type="auto"/>
            <w:tcBorders>
              <w:top w:val="single" w:sz="0" w:space="0" w:color="D3D3D3"/>
              <w:left w:val="single" w:sz="0" w:space="0" w:color="D3D3D3"/>
              <w:bottom w:val="single" w:sz="0" w:space="0" w:color="D3D3D3"/>
              <w:right w:val="single" w:sz="0" w:space="0" w:color="D3D3D3"/>
            </w:tcBorders>
          </w:tcPr>
          <w:p w14:paraId="13EBD8F2" w14:textId="77777777" w:rsidR="00022B71" w:rsidRDefault="00022B71">
            <w:pPr>
              <w:keepNext/>
              <w:spacing w:after="60"/>
              <w:jc w:val="center"/>
            </w:pPr>
          </w:p>
        </w:tc>
      </w:tr>
      <w:tr w:rsidR="00022B71" w14:paraId="70A0A01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FA5AEF" w14:textId="77777777" w:rsidR="00022B71" w:rsidRDefault="005B112A">
            <w:pPr>
              <w:keepNext/>
              <w:spacing w:after="60"/>
            </w:pPr>
            <w:r>
              <w:rPr>
                <w:rFonts w:ascii="Calibri" w:hAnsi="Calibri"/>
                <w:sz w:val="20"/>
              </w:rPr>
              <w:t>Rechercher_information_generale</w:t>
            </w:r>
          </w:p>
        </w:tc>
        <w:tc>
          <w:tcPr>
            <w:tcW w:w="0" w:type="auto"/>
            <w:tcBorders>
              <w:top w:val="single" w:sz="0" w:space="0" w:color="D3D3D3"/>
              <w:left w:val="single" w:sz="0" w:space="0" w:color="D3D3D3"/>
              <w:bottom w:val="single" w:sz="0" w:space="0" w:color="D3D3D3"/>
              <w:right w:val="single" w:sz="0" w:space="0" w:color="D3D3D3"/>
            </w:tcBorders>
          </w:tcPr>
          <w:p w14:paraId="1B7F605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9F911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8E14F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C834DB" w14:textId="77777777" w:rsidR="00022B71" w:rsidRDefault="005B112A">
            <w:pPr>
              <w:keepNext/>
              <w:spacing w:after="60"/>
              <w:jc w:val="center"/>
            </w:pPr>
            <w:r>
              <w:rPr>
                <w:rFonts w:ascii="Calibri" w:hAnsi="Calibri"/>
                <w:sz w:val="20"/>
              </w:rPr>
              <w:t>&lt;0.001</w:t>
            </w:r>
          </w:p>
        </w:tc>
      </w:tr>
      <w:tr w:rsidR="00022B71" w14:paraId="671A6B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2972FB"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A2CFA0D" w14:textId="77777777" w:rsidR="00022B71" w:rsidRDefault="005B112A">
            <w:pPr>
              <w:keepNext/>
              <w:spacing w:after="60"/>
              <w:jc w:val="center"/>
            </w:pPr>
            <w:r>
              <w:rPr>
                <w:rFonts w:ascii="Calibri" w:hAnsi="Calibri"/>
                <w:sz w:val="20"/>
              </w:rPr>
              <w:t>64.9 (467)</w:t>
            </w:r>
          </w:p>
        </w:tc>
        <w:tc>
          <w:tcPr>
            <w:tcW w:w="0" w:type="auto"/>
            <w:tcBorders>
              <w:top w:val="single" w:sz="0" w:space="0" w:color="D3D3D3"/>
              <w:left w:val="single" w:sz="0" w:space="0" w:color="D3D3D3"/>
              <w:bottom w:val="single" w:sz="0" w:space="0" w:color="D3D3D3"/>
              <w:right w:val="single" w:sz="0" w:space="0" w:color="D3D3D3"/>
            </w:tcBorders>
          </w:tcPr>
          <w:p w14:paraId="4A8189A8" w14:textId="77777777" w:rsidR="00022B71" w:rsidRDefault="005B112A">
            <w:pPr>
              <w:keepNext/>
              <w:spacing w:after="60"/>
              <w:jc w:val="center"/>
            </w:pPr>
            <w:r>
              <w:rPr>
                <w:rFonts w:ascii="Calibri" w:hAnsi="Calibri"/>
                <w:sz w:val="20"/>
              </w:rPr>
              <w:t>58.0 (208)</w:t>
            </w:r>
          </w:p>
        </w:tc>
        <w:tc>
          <w:tcPr>
            <w:tcW w:w="0" w:type="auto"/>
            <w:tcBorders>
              <w:top w:val="single" w:sz="0" w:space="0" w:color="D3D3D3"/>
              <w:left w:val="single" w:sz="0" w:space="0" w:color="D3D3D3"/>
              <w:bottom w:val="single" w:sz="0" w:space="0" w:color="D3D3D3"/>
              <w:right w:val="single" w:sz="0" w:space="0" w:color="D3D3D3"/>
            </w:tcBorders>
          </w:tcPr>
          <w:p w14:paraId="668AD010" w14:textId="77777777" w:rsidR="00022B71" w:rsidRDefault="005B112A">
            <w:pPr>
              <w:keepNext/>
              <w:spacing w:after="60"/>
              <w:jc w:val="center"/>
            </w:pPr>
            <w:r>
              <w:rPr>
                <w:rFonts w:ascii="Calibri" w:hAnsi="Calibri"/>
                <w:sz w:val="20"/>
              </w:rPr>
              <w:t>71.7 (259)</w:t>
            </w:r>
          </w:p>
        </w:tc>
        <w:tc>
          <w:tcPr>
            <w:tcW w:w="0" w:type="auto"/>
            <w:tcBorders>
              <w:top w:val="single" w:sz="0" w:space="0" w:color="D3D3D3"/>
              <w:left w:val="single" w:sz="0" w:space="0" w:color="D3D3D3"/>
              <w:bottom w:val="single" w:sz="0" w:space="0" w:color="D3D3D3"/>
              <w:right w:val="single" w:sz="0" w:space="0" w:color="D3D3D3"/>
            </w:tcBorders>
          </w:tcPr>
          <w:p w14:paraId="765CF470" w14:textId="77777777" w:rsidR="00022B71" w:rsidRDefault="00022B71">
            <w:pPr>
              <w:keepNext/>
              <w:spacing w:after="60"/>
              <w:jc w:val="center"/>
            </w:pPr>
          </w:p>
        </w:tc>
      </w:tr>
      <w:tr w:rsidR="00022B71" w14:paraId="73DF152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A7FA62"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63D754A" w14:textId="77777777" w:rsidR="00022B71" w:rsidRDefault="005B112A">
            <w:pPr>
              <w:keepNext/>
              <w:spacing w:after="60"/>
              <w:jc w:val="center"/>
            </w:pPr>
            <w:r>
              <w:rPr>
                <w:rFonts w:ascii="Calibri" w:hAnsi="Calibri"/>
                <w:sz w:val="20"/>
              </w:rPr>
              <w:t>35.1 (253)</w:t>
            </w:r>
          </w:p>
        </w:tc>
        <w:tc>
          <w:tcPr>
            <w:tcW w:w="0" w:type="auto"/>
            <w:tcBorders>
              <w:top w:val="single" w:sz="0" w:space="0" w:color="D3D3D3"/>
              <w:left w:val="single" w:sz="0" w:space="0" w:color="D3D3D3"/>
              <w:bottom w:val="single" w:sz="0" w:space="0" w:color="D3D3D3"/>
              <w:right w:val="single" w:sz="0" w:space="0" w:color="D3D3D3"/>
            </w:tcBorders>
          </w:tcPr>
          <w:p w14:paraId="2EC9831B" w14:textId="77777777" w:rsidR="00022B71" w:rsidRDefault="005B112A">
            <w:pPr>
              <w:keepNext/>
              <w:spacing w:after="60"/>
              <w:jc w:val="center"/>
            </w:pPr>
            <w:r>
              <w:rPr>
                <w:rFonts w:ascii="Calibri" w:hAnsi="Calibri"/>
                <w:sz w:val="20"/>
              </w:rPr>
              <w:t>42.0 (151)</w:t>
            </w:r>
          </w:p>
        </w:tc>
        <w:tc>
          <w:tcPr>
            <w:tcW w:w="0" w:type="auto"/>
            <w:tcBorders>
              <w:top w:val="single" w:sz="0" w:space="0" w:color="D3D3D3"/>
              <w:left w:val="single" w:sz="0" w:space="0" w:color="D3D3D3"/>
              <w:bottom w:val="single" w:sz="0" w:space="0" w:color="D3D3D3"/>
              <w:right w:val="single" w:sz="0" w:space="0" w:color="D3D3D3"/>
            </w:tcBorders>
          </w:tcPr>
          <w:p w14:paraId="03B779F4" w14:textId="77777777" w:rsidR="00022B71" w:rsidRDefault="005B112A">
            <w:pPr>
              <w:keepNext/>
              <w:spacing w:after="60"/>
              <w:jc w:val="center"/>
            </w:pPr>
            <w:r>
              <w:rPr>
                <w:rFonts w:ascii="Calibri" w:hAnsi="Calibri"/>
                <w:sz w:val="20"/>
              </w:rPr>
              <w:t>28.3 (102)</w:t>
            </w:r>
          </w:p>
        </w:tc>
        <w:tc>
          <w:tcPr>
            <w:tcW w:w="0" w:type="auto"/>
            <w:tcBorders>
              <w:top w:val="single" w:sz="0" w:space="0" w:color="D3D3D3"/>
              <w:left w:val="single" w:sz="0" w:space="0" w:color="D3D3D3"/>
              <w:bottom w:val="single" w:sz="0" w:space="0" w:color="D3D3D3"/>
              <w:right w:val="single" w:sz="0" w:space="0" w:color="D3D3D3"/>
            </w:tcBorders>
          </w:tcPr>
          <w:p w14:paraId="30CE42A2" w14:textId="77777777" w:rsidR="00022B71" w:rsidRDefault="00022B71">
            <w:pPr>
              <w:keepNext/>
              <w:spacing w:after="60"/>
              <w:jc w:val="center"/>
            </w:pPr>
          </w:p>
        </w:tc>
      </w:tr>
      <w:tr w:rsidR="00022B71" w14:paraId="1841E8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3B138B" w14:textId="77777777" w:rsidR="00022B71" w:rsidRDefault="005B112A">
            <w:pPr>
              <w:keepNext/>
              <w:spacing w:after="60"/>
            </w:pPr>
            <w:r>
              <w:rPr>
                <w:rFonts w:ascii="Calibri" w:hAnsi="Calibri"/>
                <w:sz w:val="20"/>
              </w:rPr>
              <w:t>Rechercher_info_importante_personnelle</w:t>
            </w:r>
          </w:p>
        </w:tc>
        <w:tc>
          <w:tcPr>
            <w:tcW w:w="0" w:type="auto"/>
            <w:tcBorders>
              <w:top w:val="single" w:sz="0" w:space="0" w:color="D3D3D3"/>
              <w:left w:val="single" w:sz="0" w:space="0" w:color="D3D3D3"/>
              <w:bottom w:val="single" w:sz="0" w:space="0" w:color="D3D3D3"/>
              <w:right w:val="single" w:sz="0" w:space="0" w:color="D3D3D3"/>
            </w:tcBorders>
          </w:tcPr>
          <w:p w14:paraId="056992F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36DA0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580EE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404FCB" w14:textId="77777777" w:rsidR="00022B71" w:rsidRDefault="005B112A">
            <w:pPr>
              <w:keepNext/>
              <w:spacing w:after="60"/>
              <w:jc w:val="center"/>
            </w:pPr>
            <w:r>
              <w:rPr>
                <w:rFonts w:ascii="Calibri" w:hAnsi="Calibri"/>
                <w:sz w:val="20"/>
              </w:rPr>
              <w:t>&lt;0.001</w:t>
            </w:r>
          </w:p>
        </w:tc>
      </w:tr>
      <w:tr w:rsidR="00022B71" w14:paraId="0C59EC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72009E"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78E78B4" w14:textId="77777777" w:rsidR="00022B71" w:rsidRDefault="005B112A">
            <w:pPr>
              <w:keepNext/>
              <w:spacing w:after="60"/>
              <w:jc w:val="center"/>
            </w:pPr>
            <w:r>
              <w:rPr>
                <w:rFonts w:ascii="Calibri" w:hAnsi="Calibri"/>
                <w:sz w:val="20"/>
              </w:rPr>
              <w:t>82.6 (596)</w:t>
            </w:r>
          </w:p>
        </w:tc>
        <w:tc>
          <w:tcPr>
            <w:tcW w:w="0" w:type="auto"/>
            <w:tcBorders>
              <w:top w:val="single" w:sz="0" w:space="0" w:color="D3D3D3"/>
              <w:left w:val="single" w:sz="0" w:space="0" w:color="D3D3D3"/>
              <w:bottom w:val="single" w:sz="0" w:space="0" w:color="D3D3D3"/>
              <w:right w:val="single" w:sz="0" w:space="0" w:color="D3D3D3"/>
            </w:tcBorders>
          </w:tcPr>
          <w:p w14:paraId="6FB959EB" w14:textId="77777777" w:rsidR="00022B71" w:rsidRDefault="005B112A">
            <w:pPr>
              <w:keepNext/>
              <w:spacing w:after="60"/>
              <w:jc w:val="center"/>
            </w:pPr>
            <w:r>
              <w:rPr>
                <w:rFonts w:ascii="Calibri" w:hAnsi="Calibri"/>
                <w:sz w:val="20"/>
              </w:rPr>
              <w:t>77.1 (277)</w:t>
            </w:r>
          </w:p>
        </w:tc>
        <w:tc>
          <w:tcPr>
            <w:tcW w:w="0" w:type="auto"/>
            <w:tcBorders>
              <w:top w:val="single" w:sz="0" w:space="0" w:color="D3D3D3"/>
              <w:left w:val="single" w:sz="0" w:space="0" w:color="D3D3D3"/>
              <w:bottom w:val="single" w:sz="0" w:space="0" w:color="D3D3D3"/>
              <w:right w:val="single" w:sz="0" w:space="0" w:color="D3D3D3"/>
            </w:tcBorders>
          </w:tcPr>
          <w:p w14:paraId="34BB85FB" w14:textId="77777777" w:rsidR="00022B71" w:rsidRDefault="005B112A">
            <w:pPr>
              <w:keepNext/>
              <w:spacing w:after="60"/>
              <w:jc w:val="center"/>
            </w:pPr>
            <w:r>
              <w:rPr>
                <w:rFonts w:ascii="Calibri" w:hAnsi="Calibri"/>
                <w:sz w:val="20"/>
              </w:rPr>
              <w:t>88.2 (319)</w:t>
            </w:r>
          </w:p>
        </w:tc>
        <w:tc>
          <w:tcPr>
            <w:tcW w:w="0" w:type="auto"/>
            <w:tcBorders>
              <w:top w:val="single" w:sz="0" w:space="0" w:color="D3D3D3"/>
              <w:left w:val="single" w:sz="0" w:space="0" w:color="D3D3D3"/>
              <w:bottom w:val="single" w:sz="0" w:space="0" w:color="D3D3D3"/>
              <w:right w:val="single" w:sz="0" w:space="0" w:color="D3D3D3"/>
            </w:tcBorders>
          </w:tcPr>
          <w:p w14:paraId="190FC088" w14:textId="77777777" w:rsidR="00022B71" w:rsidRDefault="00022B71">
            <w:pPr>
              <w:keepNext/>
              <w:spacing w:after="60"/>
              <w:jc w:val="center"/>
            </w:pPr>
          </w:p>
        </w:tc>
      </w:tr>
      <w:tr w:rsidR="00022B71" w14:paraId="714B3BC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DDAA84"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2E37F72" w14:textId="77777777" w:rsidR="00022B71" w:rsidRDefault="005B112A">
            <w:pPr>
              <w:keepNext/>
              <w:spacing w:after="60"/>
              <w:jc w:val="center"/>
            </w:pPr>
            <w:r>
              <w:rPr>
                <w:rFonts w:ascii="Calibri" w:hAnsi="Calibri"/>
                <w:sz w:val="20"/>
              </w:rPr>
              <w:t xml:space="preserve">17.4 </w:t>
            </w: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6C9CE4B2" w14:textId="77777777" w:rsidR="00022B71" w:rsidRDefault="005B112A">
            <w:pPr>
              <w:keepNext/>
              <w:spacing w:after="60"/>
              <w:jc w:val="center"/>
            </w:pPr>
            <w:r>
              <w:rPr>
                <w:rFonts w:ascii="Calibri" w:hAnsi="Calibri"/>
                <w:sz w:val="20"/>
              </w:rPr>
              <w:t>22.9 (82)</w:t>
            </w:r>
          </w:p>
        </w:tc>
        <w:tc>
          <w:tcPr>
            <w:tcW w:w="0" w:type="auto"/>
            <w:tcBorders>
              <w:top w:val="single" w:sz="0" w:space="0" w:color="D3D3D3"/>
              <w:left w:val="single" w:sz="0" w:space="0" w:color="D3D3D3"/>
              <w:bottom w:val="single" w:sz="0" w:space="0" w:color="D3D3D3"/>
              <w:right w:val="single" w:sz="0" w:space="0" w:color="D3D3D3"/>
            </w:tcBorders>
          </w:tcPr>
          <w:p w14:paraId="59FE67EB" w14:textId="77777777" w:rsidR="00022B71" w:rsidRDefault="005B112A">
            <w:pPr>
              <w:keepNext/>
              <w:spacing w:after="60"/>
              <w:jc w:val="center"/>
            </w:pPr>
            <w:r>
              <w:rPr>
                <w:rFonts w:ascii="Calibri" w:hAnsi="Calibri"/>
                <w:sz w:val="20"/>
              </w:rPr>
              <w:t>11.8 (43)</w:t>
            </w:r>
          </w:p>
        </w:tc>
        <w:tc>
          <w:tcPr>
            <w:tcW w:w="0" w:type="auto"/>
            <w:tcBorders>
              <w:top w:val="single" w:sz="0" w:space="0" w:color="D3D3D3"/>
              <w:left w:val="single" w:sz="0" w:space="0" w:color="D3D3D3"/>
              <w:bottom w:val="single" w:sz="0" w:space="0" w:color="D3D3D3"/>
              <w:right w:val="single" w:sz="0" w:space="0" w:color="D3D3D3"/>
            </w:tcBorders>
          </w:tcPr>
          <w:p w14:paraId="0FE57878" w14:textId="77777777" w:rsidR="00022B71" w:rsidRDefault="00022B71">
            <w:pPr>
              <w:keepNext/>
              <w:spacing w:after="60"/>
              <w:jc w:val="center"/>
            </w:pPr>
          </w:p>
        </w:tc>
      </w:tr>
      <w:tr w:rsidR="00022B71" w14:paraId="1AF5694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4042BD" w14:textId="77777777" w:rsidR="00022B71" w:rsidRDefault="005B112A">
            <w:pPr>
              <w:keepNext/>
              <w:spacing w:after="60"/>
            </w:pPr>
            <w:r>
              <w:rPr>
                <w:rFonts w:ascii="Calibri" w:hAnsi="Calibri"/>
                <w:sz w:val="20"/>
              </w:rPr>
              <w:t>Aucune</w:t>
            </w:r>
          </w:p>
        </w:tc>
        <w:tc>
          <w:tcPr>
            <w:tcW w:w="0" w:type="auto"/>
            <w:tcBorders>
              <w:top w:val="single" w:sz="0" w:space="0" w:color="D3D3D3"/>
              <w:left w:val="single" w:sz="0" w:space="0" w:color="D3D3D3"/>
              <w:bottom w:val="single" w:sz="0" w:space="0" w:color="D3D3D3"/>
              <w:right w:val="single" w:sz="0" w:space="0" w:color="D3D3D3"/>
            </w:tcBorders>
          </w:tcPr>
          <w:p w14:paraId="324D2E9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01404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0BD37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BB3BE4" w14:textId="77777777" w:rsidR="00022B71" w:rsidRDefault="005B112A">
            <w:pPr>
              <w:keepNext/>
              <w:spacing w:after="60"/>
              <w:jc w:val="center"/>
            </w:pPr>
            <w:r>
              <w:rPr>
                <w:rFonts w:ascii="Calibri" w:hAnsi="Calibri"/>
                <w:sz w:val="20"/>
              </w:rPr>
              <w:t>0.10</w:t>
            </w:r>
          </w:p>
        </w:tc>
      </w:tr>
      <w:tr w:rsidR="00022B71" w14:paraId="319F585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D3AAC5"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7A4B1E55" w14:textId="77777777" w:rsidR="00022B71" w:rsidRDefault="005B112A">
            <w:pPr>
              <w:keepNext/>
              <w:spacing w:after="60"/>
              <w:jc w:val="center"/>
            </w:pPr>
            <w:r>
              <w:rPr>
                <w:rFonts w:ascii="Calibri" w:hAnsi="Calibri"/>
                <w:sz w:val="20"/>
              </w:rPr>
              <w:t>99.5 (717)</w:t>
            </w:r>
          </w:p>
        </w:tc>
        <w:tc>
          <w:tcPr>
            <w:tcW w:w="0" w:type="auto"/>
            <w:tcBorders>
              <w:top w:val="single" w:sz="0" w:space="0" w:color="D3D3D3"/>
              <w:left w:val="single" w:sz="0" w:space="0" w:color="D3D3D3"/>
              <w:bottom w:val="single" w:sz="0" w:space="0" w:color="D3D3D3"/>
              <w:right w:val="single" w:sz="0" w:space="0" w:color="D3D3D3"/>
            </w:tcBorders>
          </w:tcPr>
          <w:p w14:paraId="2ED789C2" w14:textId="77777777" w:rsidR="00022B71" w:rsidRDefault="005B112A">
            <w:pPr>
              <w:keepNext/>
              <w:spacing w:after="60"/>
              <w:jc w:val="center"/>
            </w:pPr>
            <w:r>
              <w:rPr>
                <w:rFonts w:ascii="Calibri" w:hAnsi="Calibri"/>
                <w:sz w:val="20"/>
              </w:rPr>
              <w:t>100.0 (359)</w:t>
            </w:r>
          </w:p>
        </w:tc>
        <w:tc>
          <w:tcPr>
            <w:tcW w:w="0" w:type="auto"/>
            <w:tcBorders>
              <w:top w:val="single" w:sz="0" w:space="0" w:color="D3D3D3"/>
              <w:left w:val="single" w:sz="0" w:space="0" w:color="D3D3D3"/>
              <w:bottom w:val="single" w:sz="0" w:space="0" w:color="D3D3D3"/>
              <w:right w:val="single" w:sz="0" w:space="0" w:color="D3D3D3"/>
            </w:tcBorders>
          </w:tcPr>
          <w:p w14:paraId="1DCC9A17" w14:textId="77777777" w:rsidR="00022B71" w:rsidRDefault="005B112A">
            <w:pPr>
              <w:keepNext/>
              <w:spacing w:after="60"/>
              <w:jc w:val="center"/>
            </w:pPr>
            <w:r>
              <w:rPr>
                <w:rFonts w:ascii="Calibri" w:hAnsi="Calibri"/>
                <w:sz w:val="20"/>
              </w:rPr>
              <w:t>98.9 (358)</w:t>
            </w:r>
          </w:p>
        </w:tc>
        <w:tc>
          <w:tcPr>
            <w:tcW w:w="0" w:type="auto"/>
            <w:tcBorders>
              <w:top w:val="single" w:sz="0" w:space="0" w:color="D3D3D3"/>
              <w:left w:val="single" w:sz="0" w:space="0" w:color="D3D3D3"/>
              <w:bottom w:val="single" w:sz="0" w:space="0" w:color="D3D3D3"/>
              <w:right w:val="single" w:sz="0" w:space="0" w:color="D3D3D3"/>
            </w:tcBorders>
          </w:tcPr>
          <w:p w14:paraId="4D402A30" w14:textId="77777777" w:rsidR="00022B71" w:rsidRDefault="00022B71">
            <w:pPr>
              <w:keepNext/>
              <w:spacing w:after="60"/>
              <w:jc w:val="center"/>
            </w:pPr>
          </w:p>
        </w:tc>
      </w:tr>
      <w:tr w:rsidR="00022B71" w14:paraId="550D5B0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0DDB53"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3A3DC70" w14:textId="77777777" w:rsidR="00022B71" w:rsidRDefault="005B112A">
            <w:pPr>
              <w:keepNext/>
              <w:spacing w:after="60"/>
              <w:jc w:val="center"/>
            </w:pPr>
            <w:r>
              <w:rPr>
                <w:rFonts w:ascii="Calibri" w:hAnsi="Calibri"/>
                <w:sz w:val="20"/>
              </w:rPr>
              <w:t>0.5 (4)</w:t>
            </w:r>
          </w:p>
        </w:tc>
        <w:tc>
          <w:tcPr>
            <w:tcW w:w="0" w:type="auto"/>
            <w:tcBorders>
              <w:top w:val="single" w:sz="0" w:space="0" w:color="D3D3D3"/>
              <w:left w:val="single" w:sz="0" w:space="0" w:color="D3D3D3"/>
              <w:bottom w:val="single" w:sz="0" w:space="0" w:color="D3D3D3"/>
              <w:right w:val="single" w:sz="0" w:space="0" w:color="D3D3D3"/>
            </w:tcBorders>
          </w:tcPr>
          <w:p w14:paraId="304C93FF"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04D67947"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32F751E4" w14:textId="77777777" w:rsidR="00022B71" w:rsidRDefault="00022B71">
            <w:pPr>
              <w:keepNext/>
              <w:spacing w:after="60"/>
              <w:jc w:val="center"/>
            </w:pPr>
          </w:p>
        </w:tc>
      </w:tr>
      <w:tr w:rsidR="00022B71" w14:paraId="0926B3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6A65D9" w14:textId="77777777" w:rsidR="00022B71" w:rsidRDefault="005B112A">
            <w:pPr>
              <w:keepNext/>
              <w:spacing w:after="60"/>
            </w:pPr>
            <w:r>
              <w:rPr>
                <w:rFonts w:ascii="Calibri" w:hAnsi="Calibri"/>
                <w:sz w:val="20"/>
              </w:rPr>
              <w:t>Autre</w:t>
            </w:r>
          </w:p>
        </w:tc>
        <w:tc>
          <w:tcPr>
            <w:tcW w:w="0" w:type="auto"/>
            <w:tcBorders>
              <w:top w:val="single" w:sz="0" w:space="0" w:color="D3D3D3"/>
              <w:left w:val="single" w:sz="0" w:space="0" w:color="D3D3D3"/>
              <w:bottom w:val="single" w:sz="0" w:space="0" w:color="D3D3D3"/>
              <w:right w:val="single" w:sz="0" w:space="0" w:color="D3D3D3"/>
            </w:tcBorders>
          </w:tcPr>
          <w:p w14:paraId="18D2202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286EC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2EB6B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254076" w14:textId="77777777" w:rsidR="00022B71" w:rsidRDefault="005B112A">
            <w:pPr>
              <w:keepNext/>
              <w:spacing w:after="60"/>
              <w:jc w:val="center"/>
            </w:pPr>
            <w:r>
              <w:rPr>
                <w:rFonts w:ascii="Calibri" w:hAnsi="Calibri"/>
                <w:sz w:val="20"/>
              </w:rPr>
              <w:t>0.3</w:t>
            </w:r>
          </w:p>
        </w:tc>
      </w:tr>
      <w:tr w:rsidR="00022B71" w14:paraId="05C8463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C11E07"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7A9B4EF" w14:textId="77777777" w:rsidR="00022B71" w:rsidRDefault="005B112A">
            <w:pPr>
              <w:keepNext/>
              <w:spacing w:after="60"/>
              <w:jc w:val="center"/>
            </w:pPr>
            <w:r>
              <w:rPr>
                <w:rFonts w:ascii="Calibri" w:hAnsi="Calibri"/>
                <w:sz w:val="20"/>
              </w:rPr>
              <w:t>99.8 (720)</w:t>
            </w:r>
          </w:p>
        </w:tc>
        <w:tc>
          <w:tcPr>
            <w:tcW w:w="0" w:type="auto"/>
            <w:tcBorders>
              <w:top w:val="single" w:sz="0" w:space="0" w:color="D3D3D3"/>
              <w:left w:val="single" w:sz="0" w:space="0" w:color="D3D3D3"/>
              <w:bottom w:val="single" w:sz="0" w:space="0" w:color="D3D3D3"/>
              <w:right w:val="single" w:sz="0" w:space="0" w:color="D3D3D3"/>
            </w:tcBorders>
          </w:tcPr>
          <w:p w14:paraId="148EE5C1" w14:textId="77777777" w:rsidR="00022B71" w:rsidRDefault="005B112A">
            <w:pPr>
              <w:keepNext/>
              <w:spacing w:after="60"/>
              <w:jc w:val="center"/>
            </w:pPr>
            <w:r>
              <w:rPr>
                <w:rFonts w:ascii="Calibri" w:hAnsi="Calibri"/>
                <w:sz w:val="20"/>
              </w:rPr>
              <w:t>99.7 (358)</w:t>
            </w:r>
          </w:p>
        </w:tc>
        <w:tc>
          <w:tcPr>
            <w:tcW w:w="0" w:type="auto"/>
            <w:tcBorders>
              <w:top w:val="single" w:sz="0" w:space="0" w:color="D3D3D3"/>
              <w:left w:val="single" w:sz="0" w:space="0" w:color="D3D3D3"/>
              <w:bottom w:val="single" w:sz="0" w:space="0" w:color="D3D3D3"/>
              <w:right w:val="single" w:sz="0" w:space="0" w:color="D3D3D3"/>
            </w:tcBorders>
          </w:tcPr>
          <w:p w14:paraId="4910E80B" w14:textId="77777777" w:rsidR="00022B71" w:rsidRDefault="005B112A">
            <w:pPr>
              <w:keepNext/>
              <w:spacing w:after="60"/>
              <w:jc w:val="center"/>
            </w:pPr>
            <w:r>
              <w:rPr>
                <w:rFonts w:ascii="Calibri" w:hAnsi="Calibri"/>
                <w:sz w:val="20"/>
              </w:rPr>
              <w:t>100.0 (362)</w:t>
            </w:r>
          </w:p>
        </w:tc>
        <w:tc>
          <w:tcPr>
            <w:tcW w:w="0" w:type="auto"/>
            <w:tcBorders>
              <w:top w:val="single" w:sz="0" w:space="0" w:color="D3D3D3"/>
              <w:left w:val="single" w:sz="0" w:space="0" w:color="D3D3D3"/>
              <w:bottom w:val="single" w:sz="0" w:space="0" w:color="D3D3D3"/>
              <w:right w:val="single" w:sz="0" w:space="0" w:color="D3D3D3"/>
            </w:tcBorders>
          </w:tcPr>
          <w:p w14:paraId="28A2BA0D" w14:textId="77777777" w:rsidR="00022B71" w:rsidRDefault="00022B71">
            <w:pPr>
              <w:keepNext/>
              <w:spacing w:after="60"/>
              <w:jc w:val="center"/>
            </w:pPr>
          </w:p>
        </w:tc>
      </w:tr>
      <w:tr w:rsidR="00022B71" w14:paraId="28B711D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3A5603"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2C02AD79"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7DC5C283"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26C40757"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495A4FE0" w14:textId="77777777" w:rsidR="00022B71" w:rsidRDefault="00022B71">
            <w:pPr>
              <w:keepNext/>
              <w:spacing w:after="60"/>
              <w:jc w:val="center"/>
            </w:pPr>
          </w:p>
        </w:tc>
      </w:tr>
      <w:tr w:rsidR="00022B71" w14:paraId="0990A11A" w14:textId="77777777" w:rsidTr="00022B71">
        <w:trPr>
          <w:cantSplit/>
          <w:jc w:val="center"/>
        </w:trPr>
        <w:tc>
          <w:tcPr>
            <w:tcW w:w="0" w:type="auto"/>
            <w:gridSpan w:val="5"/>
          </w:tcPr>
          <w:p w14:paraId="1234AAFF"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FB14AB7" w14:textId="77777777" w:rsidTr="00022B71">
        <w:trPr>
          <w:cantSplit/>
          <w:jc w:val="center"/>
        </w:trPr>
        <w:tc>
          <w:tcPr>
            <w:tcW w:w="0" w:type="auto"/>
            <w:gridSpan w:val="5"/>
          </w:tcPr>
          <w:p w14:paraId="0C811939"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Scott </w:t>
            </w:r>
            <w:r>
              <w:rPr>
                <w:rFonts w:ascii="Calibri" w:hAnsi="Calibri"/>
                <w:sz w:val="20"/>
              </w:rPr>
              <w:t>adjustment</w:t>
            </w:r>
          </w:p>
        </w:tc>
      </w:tr>
    </w:tbl>
    <w:p w14:paraId="5F8C325C" w14:textId="77777777" w:rsidR="00022B71" w:rsidRDefault="005B112A">
      <w:pPr>
        <w:pStyle w:val="Titre3"/>
      </w:pPr>
      <w:bookmarkStart w:id="29" w:name="X56025c387ba5f60b20f99b76de6da2014abbb2b"/>
      <w:bookmarkStart w:id="30" w:name="_Toc209544827"/>
      <w:bookmarkEnd w:id="27"/>
      <w:r>
        <w:t>Activités faites sur les médias sociaux selon le lieu de residence</w:t>
      </w:r>
      <w:bookmarkEnd w:id="30"/>
    </w:p>
    <w:p w14:paraId="2074D222" w14:textId="77777777" w:rsidR="00022B71" w:rsidRDefault="005B112A">
      <w:r>
        <w:br w:type="page"/>
      </w:r>
    </w:p>
    <w:p w14:paraId="3CAE2C9B" w14:textId="77777777" w:rsidR="00022B71" w:rsidRDefault="005B112A">
      <w:pPr>
        <w:pStyle w:val="En-ttedetabledesmatires"/>
      </w:pPr>
      <w:proofErr w:type="spellStart"/>
      <w:r>
        <w:rPr>
          <w:rStyle w:val="NormalTok"/>
        </w:rPr>
        <w:t>Table_activités_médias_sociaux_Lieu_de_residence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data_design</w:t>
      </w:r>
      <w:proofErr w:type="spellEnd"/>
      <w:r>
        <w:rPr>
          <w:rStyle w:val="NormalTok"/>
        </w:rPr>
        <w:t xml:space="preserve"> </w:t>
      </w:r>
      <w:r>
        <w:rPr>
          <w:rStyle w:val="SpecialCharTok"/>
        </w:rPr>
        <w:t>%&gt;%</w:t>
      </w:r>
      <w:r>
        <w:br/>
      </w:r>
      <w:r>
        <w:rPr>
          <w:rStyle w:val="NormalTok"/>
        </w:rPr>
        <w:t xml:space="preserve">  </w:t>
      </w:r>
      <w:proofErr w:type="spellStart"/>
      <w:r>
        <w:rPr>
          <w:rStyle w:val="FunctionTok"/>
        </w:rPr>
        <w:t>tbl_svysummary</w:t>
      </w:r>
      <w:proofErr w:type="spellEnd"/>
      <w:r>
        <w:rPr>
          <w:rStyle w:val="NormalTok"/>
        </w:rPr>
        <w:t>(</w:t>
      </w:r>
      <w:r>
        <w:br/>
      </w:r>
      <w:r>
        <w:rPr>
          <w:rStyle w:val="NormalTok"/>
        </w:rPr>
        <w:t xml:space="preserve">    </w:t>
      </w:r>
      <w:r>
        <w:rPr>
          <w:rStyle w:val="AttributeTok"/>
        </w:rPr>
        <w:t>by =</w:t>
      </w:r>
      <w:r>
        <w:rPr>
          <w:rStyle w:val="NormalTok"/>
        </w:rPr>
        <w:t xml:space="preserve"> </w:t>
      </w:r>
      <w:proofErr w:type="spellStart"/>
      <w:r>
        <w:rPr>
          <w:rStyle w:val="NormalTok"/>
        </w:rPr>
        <w:t>Lieu_de_residence</w:t>
      </w:r>
      <w:proofErr w:type="spellEnd"/>
      <w:r>
        <w:rPr>
          <w:rStyle w:val="NormalTok"/>
        </w:rPr>
        <w:t>,</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proofErr w:type="spellStart"/>
      <w:r>
        <w:rPr>
          <w:rStyle w:val="NormalTok"/>
        </w:rPr>
        <w:t>Suivre_activité_amis_et_famille</w:t>
      </w:r>
      <w:proofErr w:type="spellEnd"/>
      <w:r>
        <w:rPr>
          <w:rStyle w:val="NormalTok"/>
        </w:rPr>
        <w:t xml:space="preserve">, </w:t>
      </w:r>
      <w:proofErr w:type="spellStart"/>
      <w:r>
        <w:rPr>
          <w:rStyle w:val="NormalTok"/>
        </w:rPr>
        <w:t>Communiqu</w:t>
      </w:r>
      <w:r>
        <w:rPr>
          <w:rStyle w:val="NormalTok"/>
        </w:rPr>
        <w:t>er_amis_et_famille</w:t>
      </w:r>
      <w:proofErr w:type="spellEnd"/>
      <w:r>
        <w:rPr>
          <w:rStyle w:val="NormalTok"/>
        </w:rPr>
        <w:t xml:space="preserve">, </w:t>
      </w:r>
      <w:proofErr w:type="spellStart"/>
      <w:r>
        <w:rPr>
          <w:rStyle w:val="NormalTok"/>
        </w:rPr>
        <w:t>Partager_propre_matériel_avec_proches</w:t>
      </w:r>
      <w:proofErr w:type="spellEnd"/>
      <w:r>
        <w:rPr>
          <w:rStyle w:val="NormalTok"/>
        </w:rPr>
        <w:t xml:space="preserve">, </w:t>
      </w:r>
      <w:proofErr w:type="spellStart"/>
      <w:r>
        <w:rPr>
          <w:rStyle w:val="NormalTok"/>
        </w:rPr>
        <w:t>Partager_propre_matériel_publiquement</w:t>
      </w:r>
      <w:proofErr w:type="spellEnd"/>
      <w:r>
        <w:rPr>
          <w:rStyle w:val="NormalTok"/>
        </w:rPr>
        <w:t xml:space="preserve">, </w:t>
      </w:r>
      <w:proofErr w:type="spellStart"/>
      <w:r>
        <w:rPr>
          <w:rStyle w:val="NormalTok"/>
        </w:rPr>
        <w:t>Suivre_actualités_sur_RSM</w:t>
      </w:r>
      <w:proofErr w:type="spellEnd"/>
      <w:r>
        <w:rPr>
          <w:rStyle w:val="NormalTok"/>
        </w:rPr>
        <w:t xml:space="preserve">, </w:t>
      </w:r>
      <w:proofErr w:type="spellStart"/>
      <w:r>
        <w:rPr>
          <w:rStyle w:val="NormalTok"/>
        </w:rPr>
        <w:t>Prendre_connaissance_programmes_gouv</w:t>
      </w:r>
      <w:proofErr w:type="spellEnd"/>
      <w:r>
        <w:rPr>
          <w:rStyle w:val="NormalTok"/>
        </w:rPr>
        <w:t xml:space="preserve">, </w:t>
      </w:r>
      <w:proofErr w:type="spellStart"/>
      <w:r>
        <w:rPr>
          <w:rStyle w:val="NormalTok"/>
        </w:rPr>
        <w:t>Rechercher_information_generale</w:t>
      </w:r>
      <w:proofErr w:type="spellEnd"/>
      <w:r>
        <w:rPr>
          <w:rStyle w:val="NormalTok"/>
        </w:rPr>
        <w:t xml:space="preserve">, </w:t>
      </w:r>
      <w:proofErr w:type="spellStart"/>
      <w:r>
        <w:rPr>
          <w:rStyle w:val="NormalTok"/>
        </w:rPr>
        <w:t>Rechercher_info_importante_personnelle</w:t>
      </w:r>
      <w:proofErr w:type="spellEnd"/>
      <w:r>
        <w:rPr>
          <w:rStyle w:val="NormalTok"/>
        </w:rPr>
        <w:t xml:space="preserve">, </w:t>
      </w:r>
      <w:proofErr w:type="spellStart"/>
      <w:r>
        <w:rPr>
          <w:rStyle w:val="NormalTok"/>
        </w:rPr>
        <w:t>Aucune</w:t>
      </w:r>
      <w:proofErr w:type="spellEnd"/>
      <w:r>
        <w:rPr>
          <w:rStyle w:val="NormalTok"/>
        </w:rPr>
        <w:t xml:space="preserve">, </w:t>
      </w:r>
      <w:proofErr w:type="spellStart"/>
      <w:r>
        <w:rPr>
          <w:rStyle w:val="NormalTok"/>
        </w:rPr>
        <w:t>Autre</w:t>
      </w:r>
      <w:proofErr w:type="spellEnd"/>
      <w:r>
        <w:rPr>
          <w:rStyle w:val="NormalTok"/>
        </w:rPr>
        <w:t>),</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proofErr w:type="spellStart"/>
      <w:r>
        <w:rPr>
          <w:rStyle w:val="FunctionTok"/>
        </w:rPr>
        <w:t>all_continuous</w:t>
      </w:r>
      <w:proofErr w:type="spellEnd"/>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proofErr w:type="spellStart"/>
      <w:r>
        <w:rPr>
          <w:rStyle w:val="FunctionTok"/>
        </w:rPr>
        <w:t>all_categorical</w:t>
      </w:r>
      <w:proofErr w:type="spellEnd"/>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rPr>
          <w:rStyle w:val="CommentTok"/>
        </w:rPr>
        <w:t xml:space="preserve"># ne pas </w:t>
      </w:r>
      <w:proofErr w:type="spellStart"/>
      <w:r>
        <w:rPr>
          <w:rStyle w:val="CommentTok"/>
        </w:rPr>
        <w:t>afficher</w:t>
      </w:r>
      <w:proofErr w:type="spellEnd"/>
      <w:r>
        <w:rPr>
          <w:rStyle w:val="CommentTok"/>
        </w:rPr>
        <w:t xml:space="preserve"> les </w:t>
      </w:r>
      <w:proofErr w:type="spellStart"/>
      <w:r>
        <w:rPr>
          <w:rStyle w:val="CommentTok"/>
        </w:rPr>
        <w:t>valeurs</w:t>
      </w:r>
      <w:proofErr w:type="spellEnd"/>
      <w:r>
        <w:rPr>
          <w:rStyle w:val="CommentTok"/>
        </w:rPr>
        <w:t xml:space="preserve"> </w:t>
      </w:r>
      <w:proofErr w:type="spellStart"/>
      <w:r>
        <w:rPr>
          <w:rStyle w:val="CommentTok"/>
        </w:rPr>
        <w:t>manquantes</w:t>
      </w:r>
      <w:proofErr w:type="spellEnd"/>
      <w:r>
        <w:br/>
      </w:r>
      <w:r>
        <w:rPr>
          <w:rStyle w:val="NormalTok"/>
        </w:rPr>
        <w:t xml:space="preserve">) </w:t>
      </w:r>
      <w:r>
        <w:rPr>
          <w:rStyle w:val="SpecialCharTok"/>
        </w:rPr>
        <w:t>%&gt;%</w:t>
      </w:r>
      <w:r>
        <w:br/>
      </w:r>
      <w:r>
        <w:rPr>
          <w:rStyle w:val="NormalTok"/>
        </w:rPr>
        <w:t xml:space="preserve">  </w:t>
      </w:r>
      <w:proofErr w:type="spellStart"/>
      <w:r>
        <w:rPr>
          <w:rStyle w:val="FunctionTok"/>
        </w:rPr>
        <w:t>add_overall</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add_p</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modify_header</w:t>
      </w:r>
      <w:proofErr w:type="spellEnd"/>
      <w:r>
        <w:rPr>
          <w:rStyle w:val="NormalTok"/>
        </w:rPr>
        <w:t>(</w:t>
      </w:r>
      <w:r>
        <w:rPr>
          <w:rStyle w:val="AttributeTok"/>
        </w:rPr>
        <w:t>label =</w:t>
      </w:r>
      <w:r>
        <w:rPr>
          <w:rStyle w:val="NormalTok"/>
        </w:rPr>
        <w:t xml:space="preserve"> </w:t>
      </w:r>
      <w:r>
        <w:rPr>
          <w:rStyle w:val="StringTok"/>
        </w:rPr>
        <w:t>"**</w:t>
      </w:r>
      <w:proofErr w:type="spellStart"/>
      <w:r>
        <w:rPr>
          <w:rStyle w:val="StringTok"/>
        </w:rPr>
        <w:t>Caractéristiques</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modify_caption</w:t>
      </w:r>
      <w:proofErr w:type="spellEnd"/>
      <w:r>
        <w:rPr>
          <w:rStyle w:val="NormalTok"/>
        </w:rPr>
        <w:t>(</w:t>
      </w:r>
      <w:r>
        <w:rPr>
          <w:rStyle w:val="StringTok"/>
        </w:rPr>
        <w:t>"**</w:t>
      </w:r>
      <w:proofErr w:type="spellStart"/>
      <w:r>
        <w:rPr>
          <w:rStyle w:val="StringTok"/>
        </w:rPr>
        <w:t>Activités</w:t>
      </w:r>
      <w:proofErr w:type="spellEnd"/>
      <w:r>
        <w:rPr>
          <w:rStyle w:val="StringTok"/>
        </w:rPr>
        <w:t xml:space="preserve"> </w:t>
      </w:r>
      <w:proofErr w:type="spellStart"/>
      <w:r>
        <w:rPr>
          <w:rStyle w:val="StringTok"/>
        </w:rPr>
        <w:t>médias</w:t>
      </w:r>
      <w:proofErr w:type="spellEnd"/>
      <w:r>
        <w:rPr>
          <w:rStyle w:val="StringTok"/>
        </w:rPr>
        <w:t xml:space="preserve"> sociaux </w:t>
      </w:r>
      <w:proofErr w:type="spellStart"/>
      <w:r>
        <w:rPr>
          <w:rStyle w:val="StringTok"/>
        </w:rPr>
        <w:t>selon</w:t>
      </w:r>
      <w:proofErr w:type="spellEnd"/>
      <w:r>
        <w:rPr>
          <w:rStyle w:val="StringTok"/>
        </w:rPr>
        <w:t xml:space="preserve"> le lieu de residence**"</w:t>
      </w:r>
      <w:r>
        <w:rPr>
          <w:rStyle w:val="NormalTok"/>
        </w:rPr>
        <w:t>)</w:t>
      </w:r>
      <w:r>
        <w:br/>
      </w:r>
      <w:r>
        <w:br/>
      </w:r>
      <w:proofErr w:type="spellStart"/>
      <w:r>
        <w:rPr>
          <w:rStyle w:val="NormalTok"/>
        </w:rPr>
        <w:t>Table_activités_médias_sociaux_Lieu_de_r</w:t>
      </w:r>
      <w:commentRangeStart w:id="31"/>
      <w:r>
        <w:rPr>
          <w:rStyle w:val="NormalTok"/>
        </w:rPr>
        <w:t>esidence</w:t>
      </w:r>
      <w:commentRangeEnd w:id="31"/>
      <w:proofErr w:type="spellEnd"/>
      <w:r w:rsidR="009A7A47">
        <w:rPr>
          <w:rStyle w:val="Marquedecommentaire"/>
          <w:rFonts w:asciiTheme="minorHAnsi" w:eastAsiaTheme="minorHAnsi" w:hAnsiTheme="minorHAnsi" w:cstheme="minorBidi"/>
          <w:color w:val="auto"/>
        </w:rPr>
        <w:commentReference w:id="31"/>
      </w:r>
    </w:p>
    <w:tbl>
      <w:tblPr>
        <w:tblStyle w:val="Table"/>
        <w:tblW w:w="0" w:type="auto"/>
        <w:jc w:val="center"/>
        <w:tblCellMar>
          <w:left w:w="60" w:type="dxa"/>
          <w:right w:w="60" w:type="dxa"/>
        </w:tblCellMar>
        <w:tblLook w:val="0000" w:firstRow="0" w:lastRow="0" w:firstColumn="0" w:lastColumn="0" w:noHBand="0" w:noVBand="0"/>
      </w:tblPr>
      <w:tblGrid>
        <w:gridCol w:w="3587"/>
        <w:gridCol w:w="1274"/>
        <w:gridCol w:w="2012"/>
        <w:gridCol w:w="1769"/>
        <w:gridCol w:w="764"/>
      </w:tblGrid>
      <w:tr w:rsidR="00022B71" w14:paraId="626CE22C"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0F21060"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16AF316"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EFC8662"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18BC386B"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7CD1A0C"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7D31A5D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DAB72" w14:textId="77777777" w:rsidR="00022B71" w:rsidRDefault="005B112A">
            <w:pPr>
              <w:keepNext/>
              <w:spacing w:after="60"/>
            </w:pPr>
            <w:r>
              <w:rPr>
                <w:rFonts w:ascii="Calibri" w:hAnsi="Calibri"/>
                <w:sz w:val="20"/>
              </w:rPr>
              <w:t>Suivre_activité_amis_et_famille</w:t>
            </w:r>
          </w:p>
        </w:tc>
        <w:tc>
          <w:tcPr>
            <w:tcW w:w="0" w:type="auto"/>
            <w:tcBorders>
              <w:top w:val="single" w:sz="0" w:space="0" w:color="D3D3D3"/>
              <w:left w:val="single" w:sz="0" w:space="0" w:color="D3D3D3"/>
              <w:bottom w:val="single" w:sz="0" w:space="0" w:color="D3D3D3"/>
              <w:right w:val="single" w:sz="0" w:space="0" w:color="D3D3D3"/>
            </w:tcBorders>
          </w:tcPr>
          <w:p w14:paraId="2116F8C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951AA6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03044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C860AE" w14:textId="77777777" w:rsidR="00022B71" w:rsidRDefault="005B112A">
            <w:pPr>
              <w:keepNext/>
              <w:spacing w:after="60"/>
              <w:jc w:val="center"/>
            </w:pPr>
            <w:r>
              <w:rPr>
                <w:rFonts w:ascii="Calibri" w:hAnsi="Calibri"/>
                <w:sz w:val="20"/>
              </w:rPr>
              <w:t>0.7</w:t>
            </w:r>
          </w:p>
        </w:tc>
      </w:tr>
      <w:tr w:rsidR="00022B71" w14:paraId="569435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B4E107"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5A29D056" w14:textId="77777777" w:rsidR="00022B71" w:rsidRDefault="005B112A">
            <w:pPr>
              <w:keepNext/>
              <w:spacing w:after="60"/>
              <w:jc w:val="center"/>
            </w:pPr>
            <w:r>
              <w:rPr>
                <w:rFonts w:ascii="Calibri" w:hAnsi="Calibri"/>
                <w:sz w:val="20"/>
              </w:rPr>
              <w:t>25.2 (182)</w:t>
            </w:r>
          </w:p>
        </w:tc>
        <w:tc>
          <w:tcPr>
            <w:tcW w:w="0" w:type="auto"/>
            <w:tcBorders>
              <w:top w:val="single" w:sz="0" w:space="0" w:color="D3D3D3"/>
              <w:left w:val="single" w:sz="0" w:space="0" w:color="D3D3D3"/>
              <w:bottom w:val="single" w:sz="0" w:space="0" w:color="D3D3D3"/>
              <w:right w:val="single" w:sz="0" w:space="0" w:color="D3D3D3"/>
            </w:tcBorders>
          </w:tcPr>
          <w:p w14:paraId="112A6AC2" w14:textId="77777777" w:rsidR="00022B71" w:rsidRDefault="005B112A">
            <w:pPr>
              <w:keepNext/>
              <w:spacing w:after="60"/>
              <w:jc w:val="center"/>
            </w:pPr>
            <w:r>
              <w:rPr>
                <w:rFonts w:ascii="Calibri" w:hAnsi="Calibri"/>
                <w:sz w:val="20"/>
              </w:rPr>
              <w:t>24.5 (97)</w:t>
            </w:r>
          </w:p>
        </w:tc>
        <w:tc>
          <w:tcPr>
            <w:tcW w:w="0" w:type="auto"/>
            <w:tcBorders>
              <w:top w:val="single" w:sz="0" w:space="0" w:color="D3D3D3"/>
              <w:left w:val="single" w:sz="0" w:space="0" w:color="D3D3D3"/>
              <w:bottom w:val="single" w:sz="0" w:space="0" w:color="D3D3D3"/>
              <w:right w:val="single" w:sz="0" w:space="0" w:color="D3D3D3"/>
            </w:tcBorders>
          </w:tcPr>
          <w:p w14:paraId="234E3D17" w14:textId="77777777" w:rsidR="00022B71" w:rsidRDefault="005B112A">
            <w:pPr>
              <w:keepNext/>
              <w:spacing w:after="60"/>
              <w:jc w:val="center"/>
            </w:pPr>
            <w:r>
              <w:rPr>
                <w:rFonts w:ascii="Calibri" w:hAnsi="Calibri"/>
                <w:sz w:val="20"/>
              </w:rPr>
              <w:t>26.1 (85)</w:t>
            </w:r>
          </w:p>
        </w:tc>
        <w:tc>
          <w:tcPr>
            <w:tcW w:w="0" w:type="auto"/>
            <w:tcBorders>
              <w:top w:val="single" w:sz="0" w:space="0" w:color="D3D3D3"/>
              <w:left w:val="single" w:sz="0" w:space="0" w:color="D3D3D3"/>
              <w:bottom w:val="single" w:sz="0" w:space="0" w:color="D3D3D3"/>
              <w:right w:val="single" w:sz="0" w:space="0" w:color="D3D3D3"/>
            </w:tcBorders>
          </w:tcPr>
          <w:p w14:paraId="0B8A6011" w14:textId="77777777" w:rsidR="00022B71" w:rsidRDefault="00022B71">
            <w:pPr>
              <w:keepNext/>
              <w:spacing w:after="60"/>
              <w:jc w:val="center"/>
            </w:pPr>
          </w:p>
        </w:tc>
      </w:tr>
      <w:tr w:rsidR="00022B71" w14:paraId="7231BC3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CDD5F8"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9963C66" w14:textId="77777777" w:rsidR="00022B71" w:rsidRDefault="005B112A">
            <w:pPr>
              <w:keepNext/>
              <w:spacing w:after="60"/>
              <w:jc w:val="center"/>
            </w:pPr>
            <w:r>
              <w:rPr>
                <w:rFonts w:ascii="Calibri" w:hAnsi="Calibri"/>
                <w:sz w:val="20"/>
              </w:rPr>
              <w:t>74.8 (539)</w:t>
            </w:r>
          </w:p>
        </w:tc>
        <w:tc>
          <w:tcPr>
            <w:tcW w:w="0" w:type="auto"/>
            <w:tcBorders>
              <w:top w:val="single" w:sz="0" w:space="0" w:color="D3D3D3"/>
              <w:left w:val="single" w:sz="0" w:space="0" w:color="D3D3D3"/>
              <w:bottom w:val="single" w:sz="0" w:space="0" w:color="D3D3D3"/>
              <w:right w:val="single" w:sz="0" w:space="0" w:color="D3D3D3"/>
            </w:tcBorders>
          </w:tcPr>
          <w:p w14:paraId="6397DC76" w14:textId="77777777" w:rsidR="00022B71" w:rsidRDefault="005B112A">
            <w:pPr>
              <w:keepNext/>
              <w:spacing w:after="60"/>
              <w:jc w:val="center"/>
            </w:pPr>
            <w:r>
              <w:rPr>
                <w:rFonts w:ascii="Calibri" w:hAnsi="Calibri"/>
                <w:sz w:val="20"/>
              </w:rPr>
              <w:t>75.5 (298)</w:t>
            </w:r>
          </w:p>
        </w:tc>
        <w:tc>
          <w:tcPr>
            <w:tcW w:w="0" w:type="auto"/>
            <w:tcBorders>
              <w:top w:val="single" w:sz="0" w:space="0" w:color="D3D3D3"/>
              <w:left w:val="single" w:sz="0" w:space="0" w:color="D3D3D3"/>
              <w:bottom w:val="single" w:sz="0" w:space="0" w:color="D3D3D3"/>
              <w:right w:val="single" w:sz="0" w:space="0" w:color="D3D3D3"/>
            </w:tcBorders>
          </w:tcPr>
          <w:p w14:paraId="53F178AD" w14:textId="77777777" w:rsidR="00022B71" w:rsidRDefault="005B112A">
            <w:pPr>
              <w:keepNext/>
              <w:spacing w:after="60"/>
              <w:jc w:val="center"/>
            </w:pPr>
            <w:r>
              <w:rPr>
                <w:rFonts w:ascii="Calibri" w:hAnsi="Calibri"/>
                <w:sz w:val="20"/>
              </w:rPr>
              <w:t>73.9 (241)</w:t>
            </w:r>
          </w:p>
        </w:tc>
        <w:tc>
          <w:tcPr>
            <w:tcW w:w="0" w:type="auto"/>
            <w:tcBorders>
              <w:top w:val="single" w:sz="0" w:space="0" w:color="D3D3D3"/>
              <w:left w:val="single" w:sz="0" w:space="0" w:color="D3D3D3"/>
              <w:bottom w:val="single" w:sz="0" w:space="0" w:color="D3D3D3"/>
              <w:right w:val="single" w:sz="0" w:space="0" w:color="D3D3D3"/>
            </w:tcBorders>
          </w:tcPr>
          <w:p w14:paraId="71AF6E92" w14:textId="77777777" w:rsidR="00022B71" w:rsidRDefault="00022B71">
            <w:pPr>
              <w:keepNext/>
              <w:spacing w:after="60"/>
              <w:jc w:val="center"/>
            </w:pPr>
          </w:p>
        </w:tc>
      </w:tr>
      <w:tr w:rsidR="00022B71" w14:paraId="174022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D8607" w14:textId="77777777" w:rsidR="00022B71" w:rsidRDefault="005B112A">
            <w:pPr>
              <w:keepNext/>
              <w:spacing w:after="60"/>
            </w:pPr>
            <w:r>
              <w:rPr>
                <w:rFonts w:ascii="Calibri" w:hAnsi="Calibri"/>
                <w:sz w:val="20"/>
              </w:rPr>
              <w:t>Communiquer_amis_et_famille</w:t>
            </w:r>
          </w:p>
        </w:tc>
        <w:tc>
          <w:tcPr>
            <w:tcW w:w="0" w:type="auto"/>
            <w:tcBorders>
              <w:top w:val="single" w:sz="0" w:space="0" w:color="D3D3D3"/>
              <w:left w:val="single" w:sz="0" w:space="0" w:color="D3D3D3"/>
              <w:bottom w:val="single" w:sz="0" w:space="0" w:color="D3D3D3"/>
              <w:right w:val="single" w:sz="0" w:space="0" w:color="D3D3D3"/>
            </w:tcBorders>
          </w:tcPr>
          <w:p w14:paraId="16DBBFD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5B7A5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71304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55D103" w14:textId="77777777" w:rsidR="00022B71" w:rsidRDefault="005B112A">
            <w:pPr>
              <w:keepNext/>
              <w:spacing w:after="60"/>
              <w:jc w:val="center"/>
            </w:pPr>
            <w:r>
              <w:rPr>
                <w:rFonts w:ascii="Calibri" w:hAnsi="Calibri"/>
                <w:sz w:val="20"/>
              </w:rPr>
              <w:t>0.5</w:t>
            </w:r>
          </w:p>
        </w:tc>
      </w:tr>
      <w:tr w:rsidR="00022B71" w14:paraId="46EDA11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88B8D7"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227C24F" w14:textId="77777777" w:rsidR="00022B71" w:rsidRDefault="005B112A">
            <w:pPr>
              <w:keepNext/>
              <w:spacing w:after="60"/>
              <w:jc w:val="center"/>
            </w:pPr>
            <w:r>
              <w:rPr>
                <w:rFonts w:ascii="Calibri" w:hAnsi="Calibri"/>
                <w:sz w:val="20"/>
              </w:rPr>
              <w:t>26.7 (193)</w:t>
            </w:r>
          </w:p>
        </w:tc>
        <w:tc>
          <w:tcPr>
            <w:tcW w:w="0" w:type="auto"/>
            <w:tcBorders>
              <w:top w:val="single" w:sz="0" w:space="0" w:color="D3D3D3"/>
              <w:left w:val="single" w:sz="0" w:space="0" w:color="D3D3D3"/>
              <w:bottom w:val="single" w:sz="0" w:space="0" w:color="D3D3D3"/>
              <w:right w:val="single" w:sz="0" w:space="0" w:color="D3D3D3"/>
            </w:tcBorders>
          </w:tcPr>
          <w:p w14:paraId="6A561EFF" w14:textId="77777777" w:rsidR="00022B71" w:rsidRDefault="005B112A">
            <w:pPr>
              <w:keepNext/>
              <w:spacing w:after="60"/>
              <w:jc w:val="center"/>
            </w:pPr>
            <w:r>
              <w:rPr>
                <w:rFonts w:ascii="Calibri" w:hAnsi="Calibri"/>
                <w:sz w:val="20"/>
              </w:rPr>
              <w:t>27.8 (110)</w:t>
            </w:r>
          </w:p>
        </w:tc>
        <w:tc>
          <w:tcPr>
            <w:tcW w:w="0" w:type="auto"/>
            <w:tcBorders>
              <w:top w:val="single" w:sz="0" w:space="0" w:color="D3D3D3"/>
              <w:left w:val="single" w:sz="0" w:space="0" w:color="D3D3D3"/>
              <w:bottom w:val="single" w:sz="0" w:space="0" w:color="D3D3D3"/>
              <w:right w:val="single" w:sz="0" w:space="0" w:color="D3D3D3"/>
            </w:tcBorders>
          </w:tcPr>
          <w:p w14:paraId="04F015BA" w14:textId="77777777" w:rsidR="00022B71" w:rsidRDefault="005B112A">
            <w:pPr>
              <w:keepNext/>
              <w:spacing w:after="60"/>
              <w:jc w:val="center"/>
            </w:pPr>
            <w:r>
              <w:rPr>
                <w:rFonts w:ascii="Calibri" w:hAnsi="Calibri"/>
                <w:sz w:val="20"/>
              </w:rPr>
              <w:t>25.5 (83)</w:t>
            </w:r>
          </w:p>
        </w:tc>
        <w:tc>
          <w:tcPr>
            <w:tcW w:w="0" w:type="auto"/>
            <w:tcBorders>
              <w:top w:val="single" w:sz="0" w:space="0" w:color="D3D3D3"/>
              <w:left w:val="single" w:sz="0" w:space="0" w:color="D3D3D3"/>
              <w:bottom w:val="single" w:sz="0" w:space="0" w:color="D3D3D3"/>
              <w:right w:val="single" w:sz="0" w:space="0" w:color="D3D3D3"/>
            </w:tcBorders>
          </w:tcPr>
          <w:p w14:paraId="097E2211" w14:textId="77777777" w:rsidR="00022B71" w:rsidRDefault="00022B71">
            <w:pPr>
              <w:keepNext/>
              <w:spacing w:after="60"/>
              <w:jc w:val="center"/>
            </w:pPr>
          </w:p>
        </w:tc>
      </w:tr>
      <w:tr w:rsidR="00022B71" w14:paraId="14EE72B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49008A"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CA66F2B" w14:textId="77777777" w:rsidR="00022B71" w:rsidRDefault="005B112A">
            <w:pPr>
              <w:keepNext/>
              <w:spacing w:after="60"/>
              <w:jc w:val="center"/>
            </w:pPr>
            <w:r>
              <w:rPr>
                <w:rFonts w:ascii="Calibri" w:hAnsi="Calibri"/>
                <w:sz w:val="20"/>
              </w:rPr>
              <w:t>73.3 (528)</w:t>
            </w:r>
          </w:p>
        </w:tc>
        <w:tc>
          <w:tcPr>
            <w:tcW w:w="0" w:type="auto"/>
            <w:tcBorders>
              <w:top w:val="single" w:sz="0" w:space="0" w:color="D3D3D3"/>
              <w:left w:val="single" w:sz="0" w:space="0" w:color="D3D3D3"/>
              <w:bottom w:val="single" w:sz="0" w:space="0" w:color="D3D3D3"/>
              <w:right w:val="single" w:sz="0" w:space="0" w:color="D3D3D3"/>
            </w:tcBorders>
          </w:tcPr>
          <w:p w14:paraId="1803B7F0" w14:textId="77777777" w:rsidR="00022B71" w:rsidRDefault="005B112A">
            <w:pPr>
              <w:keepNext/>
              <w:spacing w:after="60"/>
              <w:jc w:val="center"/>
            </w:pPr>
            <w:r>
              <w:rPr>
                <w:rFonts w:ascii="Calibri" w:hAnsi="Calibri"/>
                <w:sz w:val="20"/>
              </w:rPr>
              <w:t>72.2 (285)</w:t>
            </w:r>
          </w:p>
        </w:tc>
        <w:tc>
          <w:tcPr>
            <w:tcW w:w="0" w:type="auto"/>
            <w:tcBorders>
              <w:top w:val="single" w:sz="0" w:space="0" w:color="D3D3D3"/>
              <w:left w:val="single" w:sz="0" w:space="0" w:color="D3D3D3"/>
              <w:bottom w:val="single" w:sz="0" w:space="0" w:color="D3D3D3"/>
              <w:right w:val="single" w:sz="0" w:space="0" w:color="D3D3D3"/>
            </w:tcBorders>
          </w:tcPr>
          <w:p w14:paraId="61B43AA4" w14:textId="77777777" w:rsidR="00022B71" w:rsidRDefault="005B112A">
            <w:pPr>
              <w:keepNext/>
              <w:spacing w:after="60"/>
              <w:jc w:val="center"/>
            </w:pPr>
            <w:r>
              <w:rPr>
                <w:rFonts w:ascii="Calibri" w:hAnsi="Calibri"/>
                <w:sz w:val="20"/>
              </w:rPr>
              <w:t>74.5 (243)</w:t>
            </w:r>
          </w:p>
        </w:tc>
        <w:tc>
          <w:tcPr>
            <w:tcW w:w="0" w:type="auto"/>
            <w:tcBorders>
              <w:top w:val="single" w:sz="0" w:space="0" w:color="D3D3D3"/>
              <w:left w:val="single" w:sz="0" w:space="0" w:color="D3D3D3"/>
              <w:bottom w:val="single" w:sz="0" w:space="0" w:color="D3D3D3"/>
              <w:right w:val="single" w:sz="0" w:space="0" w:color="D3D3D3"/>
            </w:tcBorders>
          </w:tcPr>
          <w:p w14:paraId="5A3A9838" w14:textId="77777777" w:rsidR="00022B71" w:rsidRDefault="00022B71">
            <w:pPr>
              <w:keepNext/>
              <w:spacing w:after="60"/>
              <w:jc w:val="center"/>
            </w:pPr>
          </w:p>
        </w:tc>
      </w:tr>
      <w:tr w:rsidR="00022B71" w14:paraId="33D33B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B480B3" w14:textId="77777777" w:rsidR="00022B71" w:rsidRDefault="005B112A">
            <w:pPr>
              <w:keepNext/>
              <w:spacing w:after="60"/>
            </w:pPr>
            <w:r>
              <w:rPr>
                <w:rFonts w:ascii="Calibri" w:hAnsi="Calibri"/>
                <w:sz w:val="20"/>
              </w:rPr>
              <w:t>Partager_propre_matériel_avec_proches</w:t>
            </w:r>
          </w:p>
        </w:tc>
        <w:tc>
          <w:tcPr>
            <w:tcW w:w="0" w:type="auto"/>
            <w:tcBorders>
              <w:top w:val="single" w:sz="0" w:space="0" w:color="D3D3D3"/>
              <w:left w:val="single" w:sz="0" w:space="0" w:color="D3D3D3"/>
              <w:bottom w:val="single" w:sz="0" w:space="0" w:color="D3D3D3"/>
              <w:right w:val="single" w:sz="0" w:space="0" w:color="D3D3D3"/>
            </w:tcBorders>
          </w:tcPr>
          <w:p w14:paraId="19BA03C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30D93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09011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7BDCD3" w14:textId="77777777" w:rsidR="00022B71" w:rsidRDefault="005B112A">
            <w:pPr>
              <w:keepNext/>
              <w:spacing w:after="60"/>
              <w:jc w:val="center"/>
            </w:pPr>
            <w:r>
              <w:rPr>
                <w:rFonts w:ascii="Calibri" w:hAnsi="Calibri"/>
                <w:sz w:val="20"/>
              </w:rPr>
              <w:t>0.6</w:t>
            </w:r>
          </w:p>
        </w:tc>
      </w:tr>
      <w:tr w:rsidR="00022B71" w14:paraId="0E7BE4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A74DCC"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2607549" w14:textId="77777777" w:rsidR="00022B71" w:rsidRDefault="005B112A">
            <w:pPr>
              <w:keepNext/>
              <w:spacing w:after="60"/>
              <w:jc w:val="center"/>
            </w:pPr>
            <w:r>
              <w:rPr>
                <w:rFonts w:ascii="Calibri" w:hAnsi="Calibri"/>
                <w:sz w:val="20"/>
              </w:rPr>
              <w:t>64.2 (463)</w:t>
            </w:r>
          </w:p>
        </w:tc>
        <w:tc>
          <w:tcPr>
            <w:tcW w:w="0" w:type="auto"/>
            <w:tcBorders>
              <w:top w:val="single" w:sz="0" w:space="0" w:color="D3D3D3"/>
              <w:left w:val="single" w:sz="0" w:space="0" w:color="D3D3D3"/>
              <w:bottom w:val="single" w:sz="0" w:space="0" w:color="D3D3D3"/>
              <w:right w:val="single" w:sz="0" w:space="0" w:color="D3D3D3"/>
            </w:tcBorders>
          </w:tcPr>
          <w:p w14:paraId="398033C2" w14:textId="77777777" w:rsidR="00022B71" w:rsidRDefault="005B112A">
            <w:pPr>
              <w:keepNext/>
              <w:spacing w:after="60"/>
              <w:jc w:val="center"/>
            </w:pPr>
            <w:r>
              <w:rPr>
                <w:rFonts w:ascii="Calibri" w:hAnsi="Calibri"/>
                <w:sz w:val="20"/>
              </w:rPr>
              <w:t>63.3 (250)</w:t>
            </w:r>
          </w:p>
        </w:tc>
        <w:tc>
          <w:tcPr>
            <w:tcW w:w="0" w:type="auto"/>
            <w:tcBorders>
              <w:top w:val="single" w:sz="0" w:space="0" w:color="D3D3D3"/>
              <w:left w:val="single" w:sz="0" w:space="0" w:color="D3D3D3"/>
              <w:bottom w:val="single" w:sz="0" w:space="0" w:color="D3D3D3"/>
              <w:right w:val="single" w:sz="0" w:space="0" w:color="D3D3D3"/>
            </w:tcBorders>
          </w:tcPr>
          <w:p w14:paraId="064E62D6" w14:textId="77777777" w:rsidR="00022B71" w:rsidRDefault="005B112A">
            <w:pPr>
              <w:keepNext/>
              <w:spacing w:after="60"/>
              <w:jc w:val="center"/>
            </w:pPr>
            <w:r>
              <w:rPr>
                <w:rFonts w:ascii="Calibri" w:hAnsi="Calibri"/>
                <w:sz w:val="20"/>
              </w:rPr>
              <w:t>65.2 (213)</w:t>
            </w:r>
          </w:p>
        </w:tc>
        <w:tc>
          <w:tcPr>
            <w:tcW w:w="0" w:type="auto"/>
            <w:tcBorders>
              <w:top w:val="single" w:sz="0" w:space="0" w:color="D3D3D3"/>
              <w:left w:val="single" w:sz="0" w:space="0" w:color="D3D3D3"/>
              <w:bottom w:val="single" w:sz="0" w:space="0" w:color="D3D3D3"/>
              <w:right w:val="single" w:sz="0" w:space="0" w:color="D3D3D3"/>
            </w:tcBorders>
          </w:tcPr>
          <w:p w14:paraId="0832588E" w14:textId="77777777" w:rsidR="00022B71" w:rsidRDefault="00022B71">
            <w:pPr>
              <w:keepNext/>
              <w:spacing w:after="60"/>
              <w:jc w:val="center"/>
            </w:pPr>
          </w:p>
        </w:tc>
      </w:tr>
      <w:tr w:rsidR="00022B71" w14:paraId="0D0126D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FAD793"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F2CF5A6" w14:textId="77777777" w:rsidR="00022B71" w:rsidRDefault="005B112A">
            <w:pPr>
              <w:keepNext/>
              <w:spacing w:after="60"/>
              <w:jc w:val="center"/>
            </w:pPr>
            <w:r>
              <w:rPr>
                <w:rFonts w:ascii="Calibri" w:hAnsi="Calibri"/>
                <w:sz w:val="20"/>
              </w:rPr>
              <w:t>35.8 (258)</w:t>
            </w:r>
          </w:p>
        </w:tc>
        <w:tc>
          <w:tcPr>
            <w:tcW w:w="0" w:type="auto"/>
            <w:tcBorders>
              <w:top w:val="single" w:sz="0" w:space="0" w:color="D3D3D3"/>
              <w:left w:val="single" w:sz="0" w:space="0" w:color="D3D3D3"/>
              <w:bottom w:val="single" w:sz="0" w:space="0" w:color="D3D3D3"/>
              <w:right w:val="single" w:sz="0" w:space="0" w:color="D3D3D3"/>
            </w:tcBorders>
          </w:tcPr>
          <w:p w14:paraId="0AD8B394" w14:textId="77777777" w:rsidR="00022B71" w:rsidRDefault="005B112A">
            <w:pPr>
              <w:keepNext/>
              <w:spacing w:after="60"/>
              <w:jc w:val="center"/>
            </w:pPr>
            <w:r>
              <w:rPr>
                <w:rFonts w:ascii="Calibri" w:hAnsi="Calibri"/>
                <w:sz w:val="20"/>
              </w:rPr>
              <w:t>36.7 (145)</w:t>
            </w:r>
          </w:p>
        </w:tc>
        <w:tc>
          <w:tcPr>
            <w:tcW w:w="0" w:type="auto"/>
            <w:tcBorders>
              <w:top w:val="single" w:sz="0" w:space="0" w:color="D3D3D3"/>
              <w:left w:val="single" w:sz="0" w:space="0" w:color="D3D3D3"/>
              <w:bottom w:val="single" w:sz="0" w:space="0" w:color="D3D3D3"/>
              <w:right w:val="single" w:sz="0" w:space="0" w:color="D3D3D3"/>
            </w:tcBorders>
          </w:tcPr>
          <w:p w14:paraId="366DF92D" w14:textId="77777777" w:rsidR="00022B71" w:rsidRDefault="005B112A">
            <w:pPr>
              <w:keepNext/>
              <w:spacing w:after="60"/>
              <w:jc w:val="center"/>
            </w:pPr>
            <w:r>
              <w:rPr>
                <w:rFonts w:ascii="Calibri" w:hAnsi="Calibri"/>
                <w:sz w:val="20"/>
              </w:rPr>
              <w:t>34.8 (113)</w:t>
            </w:r>
          </w:p>
        </w:tc>
        <w:tc>
          <w:tcPr>
            <w:tcW w:w="0" w:type="auto"/>
            <w:tcBorders>
              <w:top w:val="single" w:sz="0" w:space="0" w:color="D3D3D3"/>
              <w:left w:val="single" w:sz="0" w:space="0" w:color="D3D3D3"/>
              <w:bottom w:val="single" w:sz="0" w:space="0" w:color="D3D3D3"/>
              <w:right w:val="single" w:sz="0" w:space="0" w:color="D3D3D3"/>
            </w:tcBorders>
          </w:tcPr>
          <w:p w14:paraId="33FD06F8" w14:textId="77777777" w:rsidR="00022B71" w:rsidRDefault="00022B71">
            <w:pPr>
              <w:keepNext/>
              <w:spacing w:after="60"/>
              <w:jc w:val="center"/>
            </w:pPr>
          </w:p>
        </w:tc>
      </w:tr>
      <w:tr w:rsidR="00022B71" w14:paraId="3FED8A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3C02A4" w14:textId="77777777" w:rsidR="00022B71" w:rsidRDefault="005B112A">
            <w:pPr>
              <w:keepNext/>
              <w:spacing w:after="60"/>
            </w:pPr>
            <w:r>
              <w:rPr>
                <w:rFonts w:ascii="Calibri" w:hAnsi="Calibri"/>
                <w:sz w:val="20"/>
              </w:rPr>
              <w:t>Partager_propre_matériel_publiquement</w:t>
            </w:r>
          </w:p>
        </w:tc>
        <w:tc>
          <w:tcPr>
            <w:tcW w:w="0" w:type="auto"/>
            <w:tcBorders>
              <w:top w:val="single" w:sz="0" w:space="0" w:color="D3D3D3"/>
              <w:left w:val="single" w:sz="0" w:space="0" w:color="D3D3D3"/>
              <w:bottom w:val="single" w:sz="0" w:space="0" w:color="D3D3D3"/>
              <w:right w:val="single" w:sz="0" w:space="0" w:color="D3D3D3"/>
            </w:tcBorders>
          </w:tcPr>
          <w:p w14:paraId="193DFCB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148F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C8C79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9D3456" w14:textId="77777777" w:rsidR="00022B71" w:rsidRDefault="005B112A">
            <w:pPr>
              <w:keepNext/>
              <w:spacing w:after="60"/>
              <w:jc w:val="center"/>
            </w:pPr>
            <w:r>
              <w:rPr>
                <w:rFonts w:ascii="Calibri" w:hAnsi="Calibri"/>
                <w:sz w:val="20"/>
              </w:rPr>
              <w:t>0.4</w:t>
            </w:r>
          </w:p>
        </w:tc>
      </w:tr>
      <w:tr w:rsidR="00022B71" w14:paraId="17BB20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DCD2C0"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308DD702" w14:textId="77777777" w:rsidR="00022B71" w:rsidRDefault="005B112A">
            <w:pPr>
              <w:keepNext/>
              <w:spacing w:after="60"/>
              <w:jc w:val="center"/>
            </w:pPr>
            <w:r>
              <w:rPr>
                <w:rFonts w:ascii="Calibri" w:hAnsi="Calibri"/>
                <w:sz w:val="20"/>
              </w:rPr>
              <w:t>76.2 (549)</w:t>
            </w:r>
          </w:p>
        </w:tc>
        <w:tc>
          <w:tcPr>
            <w:tcW w:w="0" w:type="auto"/>
            <w:tcBorders>
              <w:top w:val="single" w:sz="0" w:space="0" w:color="D3D3D3"/>
              <w:left w:val="single" w:sz="0" w:space="0" w:color="D3D3D3"/>
              <w:bottom w:val="single" w:sz="0" w:space="0" w:color="D3D3D3"/>
              <w:right w:val="single" w:sz="0" w:space="0" w:color="D3D3D3"/>
            </w:tcBorders>
          </w:tcPr>
          <w:p w14:paraId="4C7E379A" w14:textId="77777777" w:rsidR="00022B71" w:rsidRDefault="005B112A">
            <w:pPr>
              <w:keepNext/>
              <w:spacing w:after="60"/>
              <w:jc w:val="center"/>
            </w:pPr>
            <w:r>
              <w:rPr>
                <w:rFonts w:ascii="Calibri" w:hAnsi="Calibri"/>
                <w:sz w:val="20"/>
              </w:rPr>
              <w:t>74.9 (296)</w:t>
            </w:r>
          </w:p>
        </w:tc>
        <w:tc>
          <w:tcPr>
            <w:tcW w:w="0" w:type="auto"/>
            <w:tcBorders>
              <w:top w:val="single" w:sz="0" w:space="0" w:color="D3D3D3"/>
              <w:left w:val="single" w:sz="0" w:space="0" w:color="D3D3D3"/>
              <w:bottom w:val="single" w:sz="0" w:space="0" w:color="D3D3D3"/>
              <w:right w:val="single" w:sz="0" w:space="0" w:color="D3D3D3"/>
            </w:tcBorders>
          </w:tcPr>
          <w:p w14:paraId="2127DA8D" w14:textId="77777777" w:rsidR="00022B71" w:rsidRDefault="005B112A">
            <w:pPr>
              <w:keepNext/>
              <w:spacing w:after="60"/>
              <w:jc w:val="center"/>
            </w:pPr>
            <w:r>
              <w:rPr>
                <w:rFonts w:ascii="Calibri" w:hAnsi="Calibri"/>
                <w:sz w:val="20"/>
              </w:rPr>
              <w:t>77.7 (253)</w:t>
            </w:r>
          </w:p>
        </w:tc>
        <w:tc>
          <w:tcPr>
            <w:tcW w:w="0" w:type="auto"/>
            <w:tcBorders>
              <w:top w:val="single" w:sz="0" w:space="0" w:color="D3D3D3"/>
              <w:left w:val="single" w:sz="0" w:space="0" w:color="D3D3D3"/>
              <w:bottom w:val="single" w:sz="0" w:space="0" w:color="D3D3D3"/>
              <w:right w:val="single" w:sz="0" w:space="0" w:color="D3D3D3"/>
            </w:tcBorders>
          </w:tcPr>
          <w:p w14:paraId="10F81144" w14:textId="77777777" w:rsidR="00022B71" w:rsidRDefault="00022B71">
            <w:pPr>
              <w:keepNext/>
              <w:spacing w:after="60"/>
              <w:jc w:val="center"/>
            </w:pPr>
          </w:p>
        </w:tc>
      </w:tr>
      <w:tr w:rsidR="00022B71" w14:paraId="43B6236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D94901"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2AD261B0" w14:textId="77777777" w:rsidR="00022B71" w:rsidRDefault="005B112A">
            <w:pPr>
              <w:keepNext/>
              <w:spacing w:after="60"/>
              <w:jc w:val="center"/>
            </w:pPr>
            <w:r>
              <w:rPr>
                <w:rFonts w:ascii="Calibri" w:hAnsi="Calibri"/>
                <w:sz w:val="20"/>
              </w:rPr>
              <w:t>23.8 (172)</w:t>
            </w:r>
          </w:p>
        </w:tc>
        <w:tc>
          <w:tcPr>
            <w:tcW w:w="0" w:type="auto"/>
            <w:tcBorders>
              <w:top w:val="single" w:sz="0" w:space="0" w:color="D3D3D3"/>
              <w:left w:val="single" w:sz="0" w:space="0" w:color="D3D3D3"/>
              <w:bottom w:val="single" w:sz="0" w:space="0" w:color="D3D3D3"/>
              <w:right w:val="single" w:sz="0" w:space="0" w:color="D3D3D3"/>
            </w:tcBorders>
          </w:tcPr>
          <w:p w14:paraId="63FA6ADD" w14:textId="77777777" w:rsidR="00022B71" w:rsidRDefault="005B112A">
            <w:pPr>
              <w:keepNext/>
              <w:spacing w:after="60"/>
              <w:jc w:val="center"/>
            </w:pPr>
            <w:r>
              <w:rPr>
                <w:rFonts w:ascii="Calibri" w:hAnsi="Calibri"/>
                <w:sz w:val="20"/>
              </w:rPr>
              <w:t>25.1 (99)</w:t>
            </w:r>
          </w:p>
        </w:tc>
        <w:tc>
          <w:tcPr>
            <w:tcW w:w="0" w:type="auto"/>
            <w:tcBorders>
              <w:top w:val="single" w:sz="0" w:space="0" w:color="D3D3D3"/>
              <w:left w:val="single" w:sz="0" w:space="0" w:color="D3D3D3"/>
              <w:bottom w:val="single" w:sz="0" w:space="0" w:color="D3D3D3"/>
              <w:right w:val="single" w:sz="0" w:space="0" w:color="D3D3D3"/>
            </w:tcBorders>
          </w:tcPr>
          <w:p w14:paraId="18E28208" w14:textId="77777777" w:rsidR="00022B71" w:rsidRDefault="005B112A">
            <w:pPr>
              <w:keepNext/>
              <w:spacing w:after="60"/>
              <w:jc w:val="center"/>
            </w:pPr>
            <w:r>
              <w:rPr>
                <w:rFonts w:ascii="Calibri" w:hAnsi="Calibri"/>
                <w:sz w:val="20"/>
              </w:rPr>
              <w:t>22.3 (73)</w:t>
            </w:r>
          </w:p>
        </w:tc>
        <w:tc>
          <w:tcPr>
            <w:tcW w:w="0" w:type="auto"/>
            <w:tcBorders>
              <w:top w:val="single" w:sz="0" w:space="0" w:color="D3D3D3"/>
              <w:left w:val="single" w:sz="0" w:space="0" w:color="D3D3D3"/>
              <w:bottom w:val="single" w:sz="0" w:space="0" w:color="D3D3D3"/>
              <w:right w:val="single" w:sz="0" w:space="0" w:color="D3D3D3"/>
            </w:tcBorders>
          </w:tcPr>
          <w:p w14:paraId="44A331B1" w14:textId="77777777" w:rsidR="00022B71" w:rsidRDefault="00022B71">
            <w:pPr>
              <w:keepNext/>
              <w:spacing w:after="60"/>
              <w:jc w:val="center"/>
            </w:pPr>
          </w:p>
        </w:tc>
      </w:tr>
      <w:tr w:rsidR="00022B71" w14:paraId="70751CA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78E090" w14:textId="77777777" w:rsidR="00022B71" w:rsidRDefault="005B112A">
            <w:pPr>
              <w:keepNext/>
              <w:spacing w:after="60"/>
            </w:pPr>
            <w:r>
              <w:rPr>
                <w:rFonts w:ascii="Calibri" w:hAnsi="Calibri"/>
                <w:sz w:val="20"/>
              </w:rPr>
              <w:t>Suivre_actualités_sur_RSM</w:t>
            </w:r>
          </w:p>
        </w:tc>
        <w:tc>
          <w:tcPr>
            <w:tcW w:w="0" w:type="auto"/>
            <w:tcBorders>
              <w:top w:val="single" w:sz="0" w:space="0" w:color="D3D3D3"/>
              <w:left w:val="single" w:sz="0" w:space="0" w:color="D3D3D3"/>
              <w:bottom w:val="single" w:sz="0" w:space="0" w:color="D3D3D3"/>
              <w:right w:val="single" w:sz="0" w:space="0" w:color="D3D3D3"/>
            </w:tcBorders>
          </w:tcPr>
          <w:p w14:paraId="614BCC5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EB82F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0B471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B4357E" w14:textId="77777777" w:rsidR="00022B71" w:rsidRDefault="005B112A">
            <w:pPr>
              <w:keepNext/>
              <w:spacing w:after="60"/>
              <w:jc w:val="center"/>
            </w:pPr>
            <w:r>
              <w:rPr>
                <w:rFonts w:ascii="Calibri" w:hAnsi="Calibri"/>
                <w:sz w:val="20"/>
              </w:rPr>
              <w:t>0.7</w:t>
            </w:r>
          </w:p>
        </w:tc>
      </w:tr>
      <w:tr w:rsidR="00022B71" w14:paraId="62034B6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DA2D5B"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680AD67F" w14:textId="77777777" w:rsidR="00022B71" w:rsidRDefault="005B112A">
            <w:pPr>
              <w:keepNext/>
              <w:spacing w:after="60"/>
              <w:jc w:val="center"/>
            </w:pPr>
            <w:r>
              <w:rPr>
                <w:rFonts w:ascii="Calibri" w:hAnsi="Calibri"/>
                <w:sz w:val="20"/>
              </w:rPr>
              <w:t>51.8 (373)</w:t>
            </w:r>
          </w:p>
        </w:tc>
        <w:tc>
          <w:tcPr>
            <w:tcW w:w="0" w:type="auto"/>
            <w:tcBorders>
              <w:top w:val="single" w:sz="0" w:space="0" w:color="D3D3D3"/>
              <w:left w:val="single" w:sz="0" w:space="0" w:color="D3D3D3"/>
              <w:bottom w:val="single" w:sz="0" w:space="0" w:color="D3D3D3"/>
              <w:right w:val="single" w:sz="0" w:space="0" w:color="D3D3D3"/>
            </w:tcBorders>
          </w:tcPr>
          <w:p w14:paraId="02D3A932" w14:textId="77777777" w:rsidR="00022B71" w:rsidRDefault="005B112A">
            <w:pPr>
              <w:keepNext/>
              <w:spacing w:after="60"/>
              <w:jc w:val="center"/>
            </w:pPr>
            <w:r>
              <w:rPr>
                <w:rFonts w:ascii="Calibri" w:hAnsi="Calibri"/>
                <w:sz w:val="20"/>
              </w:rPr>
              <w:t>51.2 (202)</w:t>
            </w:r>
          </w:p>
        </w:tc>
        <w:tc>
          <w:tcPr>
            <w:tcW w:w="0" w:type="auto"/>
            <w:tcBorders>
              <w:top w:val="single" w:sz="0" w:space="0" w:color="D3D3D3"/>
              <w:left w:val="single" w:sz="0" w:space="0" w:color="D3D3D3"/>
              <w:bottom w:val="single" w:sz="0" w:space="0" w:color="D3D3D3"/>
              <w:right w:val="single" w:sz="0" w:space="0" w:color="D3D3D3"/>
            </w:tcBorders>
          </w:tcPr>
          <w:p w14:paraId="0D0E9B97" w14:textId="77777777" w:rsidR="00022B71" w:rsidRDefault="005B112A">
            <w:pPr>
              <w:keepNext/>
              <w:spacing w:after="60"/>
              <w:jc w:val="center"/>
            </w:pPr>
            <w:r>
              <w:rPr>
                <w:rFonts w:ascii="Calibri" w:hAnsi="Calibri"/>
                <w:sz w:val="20"/>
              </w:rPr>
              <w:t>52.5 (171)</w:t>
            </w:r>
          </w:p>
        </w:tc>
        <w:tc>
          <w:tcPr>
            <w:tcW w:w="0" w:type="auto"/>
            <w:tcBorders>
              <w:top w:val="single" w:sz="0" w:space="0" w:color="D3D3D3"/>
              <w:left w:val="single" w:sz="0" w:space="0" w:color="D3D3D3"/>
              <w:bottom w:val="single" w:sz="0" w:space="0" w:color="D3D3D3"/>
              <w:right w:val="single" w:sz="0" w:space="0" w:color="D3D3D3"/>
            </w:tcBorders>
          </w:tcPr>
          <w:p w14:paraId="04739AB9" w14:textId="77777777" w:rsidR="00022B71" w:rsidRDefault="00022B71">
            <w:pPr>
              <w:keepNext/>
              <w:spacing w:after="60"/>
              <w:jc w:val="center"/>
            </w:pPr>
          </w:p>
        </w:tc>
      </w:tr>
      <w:tr w:rsidR="00022B71" w14:paraId="219D1E0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711680"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1478FC27"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006E1ADF" w14:textId="77777777" w:rsidR="00022B71" w:rsidRDefault="005B112A">
            <w:pPr>
              <w:keepNext/>
              <w:spacing w:after="60"/>
              <w:jc w:val="center"/>
            </w:pPr>
            <w:r>
              <w:rPr>
                <w:rFonts w:ascii="Calibri" w:hAnsi="Calibri"/>
                <w:sz w:val="20"/>
              </w:rPr>
              <w:t>48.8 (193)</w:t>
            </w:r>
          </w:p>
        </w:tc>
        <w:tc>
          <w:tcPr>
            <w:tcW w:w="0" w:type="auto"/>
            <w:tcBorders>
              <w:top w:val="single" w:sz="0" w:space="0" w:color="D3D3D3"/>
              <w:left w:val="single" w:sz="0" w:space="0" w:color="D3D3D3"/>
              <w:bottom w:val="single" w:sz="0" w:space="0" w:color="D3D3D3"/>
              <w:right w:val="single" w:sz="0" w:space="0" w:color="D3D3D3"/>
            </w:tcBorders>
          </w:tcPr>
          <w:p w14:paraId="1B09810E" w14:textId="77777777" w:rsidR="00022B71" w:rsidRDefault="005B112A">
            <w:pPr>
              <w:keepNext/>
              <w:spacing w:after="60"/>
              <w:jc w:val="center"/>
            </w:pPr>
            <w:r>
              <w:rPr>
                <w:rFonts w:ascii="Calibri" w:hAnsi="Calibri"/>
                <w:sz w:val="20"/>
              </w:rPr>
              <w:t>47.5 (155)</w:t>
            </w:r>
          </w:p>
        </w:tc>
        <w:tc>
          <w:tcPr>
            <w:tcW w:w="0" w:type="auto"/>
            <w:tcBorders>
              <w:top w:val="single" w:sz="0" w:space="0" w:color="D3D3D3"/>
              <w:left w:val="single" w:sz="0" w:space="0" w:color="D3D3D3"/>
              <w:bottom w:val="single" w:sz="0" w:space="0" w:color="D3D3D3"/>
              <w:right w:val="single" w:sz="0" w:space="0" w:color="D3D3D3"/>
            </w:tcBorders>
          </w:tcPr>
          <w:p w14:paraId="56A8B7B9" w14:textId="77777777" w:rsidR="00022B71" w:rsidRDefault="00022B71">
            <w:pPr>
              <w:keepNext/>
              <w:spacing w:after="60"/>
              <w:jc w:val="center"/>
            </w:pPr>
          </w:p>
        </w:tc>
      </w:tr>
      <w:tr w:rsidR="00022B71" w14:paraId="35D08A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966876" w14:textId="77777777" w:rsidR="00022B71" w:rsidRDefault="005B112A">
            <w:pPr>
              <w:keepNext/>
              <w:spacing w:after="60"/>
            </w:pPr>
            <w:r>
              <w:rPr>
                <w:rFonts w:ascii="Calibri" w:hAnsi="Calibri"/>
                <w:sz w:val="20"/>
              </w:rPr>
              <w:t>Prendre_connaissance_programmes_gouv</w:t>
            </w:r>
          </w:p>
        </w:tc>
        <w:tc>
          <w:tcPr>
            <w:tcW w:w="0" w:type="auto"/>
            <w:tcBorders>
              <w:top w:val="single" w:sz="0" w:space="0" w:color="D3D3D3"/>
              <w:left w:val="single" w:sz="0" w:space="0" w:color="D3D3D3"/>
              <w:bottom w:val="single" w:sz="0" w:space="0" w:color="D3D3D3"/>
              <w:right w:val="single" w:sz="0" w:space="0" w:color="D3D3D3"/>
            </w:tcBorders>
          </w:tcPr>
          <w:p w14:paraId="5C322FE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63FA1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7D5FE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D3FE53" w14:textId="77777777" w:rsidR="00022B71" w:rsidRDefault="005B112A">
            <w:pPr>
              <w:keepNext/>
              <w:spacing w:after="60"/>
              <w:jc w:val="center"/>
            </w:pPr>
            <w:r>
              <w:rPr>
                <w:rFonts w:ascii="Calibri" w:hAnsi="Calibri"/>
                <w:sz w:val="20"/>
              </w:rPr>
              <w:t>0.3</w:t>
            </w:r>
          </w:p>
        </w:tc>
      </w:tr>
      <w:tr w:rsidR="00022B71" w14:paraId="22A96BB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4ADF4B"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7F650A0C" w14:textId="77777777" w:rsidR="00022B71" w:rsidRDefault="005B112A">
            <w:pPr>
              <w:keepNext/>
              <w:spacing w:after="60"/>
              <w:jc w:val="center"/>
            </w:pPr>
            <w:r>
              <w:rPr>
                <w:rFonts w:ascii="Calibri" w:hAnsi="Calibri"/>
                <w:sz w:val="20"/>
              </w:rPr>
              <w:t>86.0 (620)</w:t>
            </w:r>
          </w:p>
        </w:tc>
        <w:tc>
          <w:tcPr>
            <w:tcW w:w="0" w:type="auto"/>
            <w:tcBorders>
              <w:top w:val="single" w:sz="0" w:space="0" w:color="D3D3D3"/>
              <w:left w:val="single" w:sz="0" w:space="0" w:color="D3D3D3"/>
              <w:bottom w:val="single" w:sz="0" w:space="0" w:color="D3D3D3"/>
              <w:right w:val="single" w:sz="0" w:space="0" w:color="D3D3D3"/>
            </w:tcBorders>
          </w:tcPr>
          <w:p w14:paraId="623F6B57" w14:textId="77777777" w:rsidR="00022B71" w:rsidRDefault="005B112A">
            <w:pPr>
              <w:keepNext/>
              <w:spacing w:after="60"/>
              <w:jc w:val="center"/>
            </w:pPr>
            <w:r>
              <w:rPr>
                <w:rFonts w:ascii="Calibri" w:hAnsi="Calibri"/>
                <w:sz w:val="20"/>
              </w:rPr>
              <w:t>84.8 (335)</w:t>
            </w:r>
          </w:p>
        </w:tc>
        <w:tc>
          <w:tcPr>
            <w:tcW w:w="0" w:type="auto"/>
            <w:tcBorders>
              <w:top w:val="single" w:sz="0" w:space="0" w:color="D3D3D3"/>
              <w:left w:val="single" w:sz="0" w:space="0" w:color="D3D3D3"/>
              <w:bottom w:val="single" w:sz="0" w:space="0" w:color="D3D3D3"/>
              <w:right w:val="single" w:sz="0" w:space="0" w:color="D3D3D3"/>
            </w:tcBorders>
          </w:tcPr>
          <w:p w14:paraId="3605C18C" w14:textId="77777777" w:rsidR="00022B71" w:rsidRDefault="005B112A">
            <w:pPr>
              <w:keepNext/>
              <w:spacing w:after="60"/>
              <w:jc w:val="center"/>
            </w:pPr>
            <w:r>
              <w:rPr>
                <w:rFonts w:ascii="Calibri" w:hAnsi="Calibri"/>
                <w:sz w:val="20"/>
              </w:rPr>
              <w:t>87.5 (285)</w:t>
            </w:r>
          </w:p>
        </w:tc>
        <w:tc>
          <w:tcPr>
            <w:tcW w:w="0" w:type="auto"/>
            <w:tcBorders>
              <w:top w:val="single" w:sz="0" w:space="0" w:color="D3D3D3"/>
              <w:left w:val="single" w:sz="0" w:space="0" w:color="D3D3D3"/>
              <w:bottom w:val="single" w:sz="0" w:space="0" w:color="D3D3D3"/>
              <w:right w:val="single" w:sz="0" w:space="0" w:color="D3D3D3"/>
            </w:tcBorders>
          </w:tcPr>
          <w:p w14:paraId="15DEE2A4" w14:textId="77777777" w:rsidR="00022B71" w:rsidRDefault="00022B71">
            <w:pPr>
              <w:keepNext/>
              <w:spacing w:after="60"/>
              <w:jc w:val="center"/>
            </w:pPr>
          </w:p>
        </w:tc>
      </w:tr>
      <w:tr w:rsidR="00022B71" w14:paraId="638E4C5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955564"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3F9D356" w14:textId="77777777" w:rsidR="00022B71" w:rsidRDefault="005B112A">
            <w:pPr>
              <w:keepNext/>
              <w:spacing w:after="60"/>
              <w:jc w:val="center"/>
            </w:pPr>
            <w:r>
              <w:rPr>
                <w:rFonts w:ascii="Calibri" w:hAnsi="Calibri"/>
                <w:sz w:val="20"/>
              </w:rPr>
              <w:t>14.0 (101)</w:t>
            </w:r>
          </w:p>
        </w:tc>
        <w:tc>
          <w:tcPr>
            <w:tcW w:w="0" w:type="auto"/>
            <w:tcBorders>
              <w:top w:val="single" w:sz="0" w:space="0" w:color="D3D3D3"/>
              <w:left w:val="single" w:sz="0" w:space="0" w:color="D3D3D3"/>
              <w:bottom w:val="single" w:sz="0" w:space="0" w:color="D3D3D3"/>
              <w:right w:val="single" w:sz="0" w:space="0" w:color="D3D3D3"/>
            </w:tcBorders>
          </w:tcPr>
          <w:p w14:paraId="522D8DAA" w14:textId="77777777" w:rsidR="00022B71" w:rsidRDefault="005B112A">
            <w:pPr>
              <w:keepNext/>
              <w:spacing w:after="60"/>
              <w:jc w:val="center"/>
            </w:pPr>
            <w:r>
              <w:rPr>
                <w:rFonts w:ascii="Calibri" w:hAnsi="Calibri"/>
                <w:sz w:val="20"/>
              </w:rPr>
              <w:t>15.2 (60)</w:t>
            </w:r>
          </w:p>
        </w:tc>
        <w:tc>
          <w:tcPr>
            <w:tcW w:w="0" w:type="auto"/>
            <w:tcBorders>
              <w:top w:val="single" w:sz="0" w:space="0" w:color="D3D3D3"/>
              <w:left w:val="single" w:sz="0" w:space="0" w:color="D3D3D3"/>
              <w:bottom w:val="single" w:sz="0" w:space="0" w:color="D3D3D3"/>
              <w:right w:val="single" w:sz="0" w:space="0" w:color="D3D3D3"/>
            </w:tcBorders>
          </w:tcPr>
          <w:p w14:paraId="38A0A3AD" w14:textId="77777777" w:rsidR="00022B71" w:rsidRDefault="005B112A">
            <w:pPr>
              <w:keepNext/>
              <w:spacing w:after="60"/>
              <w:jc w:val="center"/>
            </w:pPr>
            <w:r>
              <w:rPr>
                <w:rFonts w:ascii="Calibri" w:hAnsi="Calibri"/>
                <w:sz w:val="20"/>
              </w:rPr>
              <w:t>12.5 (41)</w:t>
            </w:r>
          </w:p>
        </w:tc>
        <w:tc>
          <w:tcPr>
            <w:tcW w:w="0" w:type="auto"/>
            <w:tcBorders>
              <w:top w:val="single" w:sz="0" w:space="0" w:color="D3D3D3"/>
              <w:left w:val="single" w:sz="0" w:space="0" w:color="D3D3D3"/>
              <w:bottom w:val="single" w:sz="0" w:space="0" w:color="D3D3D3"/>
              <w:right w:val="single" w:sz="0" w:space="0" w:color="D3D3D3"/>
            </w:tcBorders>
          </w:tcPr>
          <w:p w14:paraId="05B3F36D" w14:textId="77777777" w:rsidR="00022B71" w:rsidRDefault="00022B71">
            <w:pPr>
              <w:keepNext/>
              <w:spacing w:after="60"/>
              <w:jc w:val="center"/>
            </w:pPr>
          </w:p>
        </w:tc>
      </w:tr>
      <w:tr w:rsidR="00022B71" w14:paraId="3999C2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13010A" w14:textId="77777777" w:rsidR="00022B71" w:rsidRDefault="005B112A">
            <w:pPr>
              <w:keepNext/>
              <w:spacing w:after="60"/>
            </w:pPr>
            <w:r>
              <w:rPr>
                <w:rFonts w:ascii="Calibri" w:hAnsi="Calibri"/>
                <w:sz w:val="20"/>
              </w:rPr>
              <w:t>Rechercher_information_generale</w:t>
            </w:r>
          </w:p>
        </w:tc>
        <w:tc>
          <w:tcPr>
            <w:tcW w:w="0" w:type="auto"/>
            <w:tcBorders>
              <w:top w:val="single" w:sz="0" w:space="0" w:color="D3D3D3"/>
              <w:left w:val="single" w:sz="0" w:space="0" w:color="D3D3D3"/>
              <w:bottom w:val="single" w:sz="0" w:space="0" w:color="D3D3D3"/>
              <w:right w:val="single" w:sz="0" w:space="0" w:color="D3D3D3"/>
            </w:tcBorders>
          </w:tcPr>
          <w:p w14:paraId="251BC44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44F9D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3142C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DAF946" w14:textId="77777777" w:rsidR="00022B71" w:rsidRDefault="005B112A">
            <w:pPr>
              <w:keepNext/>
              <w:spacing w:after="60"/>
              <w:jc w:val="center"/>
            </w:pPr>
            <w:r>
              <w:rPr>
                <w:rFonts w:ascii="Calibri" w:hAnsi="Calibri"/>
                <w:sz w:val="20"/>
              </w:rPr>
              <w:t>0.3</w:t>
            </w:r>
          </w:p>
        </w:tc>
      </w:tr>
      <w:tr w:rsidR="00022B71" w14:paraId="66F60D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C2D5CF"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7F91467B" w14:textId="77777777" w:rsidR="00022B71" w:rsidRDefault="005B112A">
            <w:pPr>
              <w:keepNext/>
              <w:spacing w:after="60"/>
              <w:jc w:val="center"/>
            </w:pPr>
            <w:r>
              <w:rPr>
                <w:rFonts w:ascii="Calibri" w:hAnsi="Calibri"/>
                <w:sz w:val="20"/>
              </w:rPr>
              <w:t>64.9 (467)</w:t>
            </w:r>
          </w:p>
        </w:tc>
        <w:tc>
          <w:tcPr>
            <w:tcW w:w="0" w:type="auto"/>
            <w:tcBorders>
              <w:top w:val="single" w:sz="0" w:space="0" w:color="D3D3D3"/>
              <w:left w:val="single" w:sz="0" w:space="0" w:color="D3D3D3"/>
              <w:bottom w:val="single" w:sz="0" w:space="0" w:color="D3D3D3"/>
              <w:right w:val="single" w:sz="0" w:space="0" w:color="D3D3D3"/>
            </w:tcBorders>
          </w:tcPr>
          <w:p w14:paraId="0349C630" w14:textId="77777777" w:rsidR="00022B71" w:rsidRDefault="005B112A">
            <w:pPr>
              <w:keepNext/>
              <w:spacing w:after="60"/>
              <w:jc w:val="center"/>
            </w:pPr>
            <w:r>
              <w:rPr>
                <w:rFonts w:ascii="Calibri" w:hAnsi="Calibri"/>
                <w:sz w:val="20"/>
              </w:rPr>
              <w:t>63.1 (249)</w:t>
            </w:r>
          </w:p>
        </w:tc>
        <w:tc>
          <w:tcPr>
            <w:tcW w:w="0" w:type="auto"/>
            <w:tcBorders>
              <w:top w:val="single" w:sz="0" w:space="0" w:color="D3D3D3"/>
              <w:left w:val="single" w:sz="0" w:space="0" w:color="D3D3D3"/>
              <w:bottom w:val="single" w:sz="0" w:space="0" w:color="D3D3D3"/>
              <w:right w:val="single" w:sz="0" w:space="0" w:color="D3D3D3"/>
            </w:tcBorders>
          </w:tcPr>
          <w:p w14:paraId="4044C953" w14:textId="77777777" w:rsidR="00022B71" w:rsidRDefault="005B112A">
            <w:pPr>
              <w:keepNext/>
              <w:spacing w:after="60"/>
              <w:jc w:val="center"/>
            </w:pPr>
            <w:r>
              <w:rPr>
                <w:rFonts w:ascii="Calibri" w:hAnsi="Calibri"/>
                <w:sz w:val="20"/>
              </w:rPr>
              <w:t>67.0 (218)</w:t>
            </w:r>
          </w:p>
        </w:tc>
        <w:tc>
          <w:tcPr>
            <w:tcW w:w="0" w:type="auto"/>
            <w:tcBorders>
              <w:top w:val="single" w:sz="0" w:space="0" w:color="D3D3D3"/>
              <w:left w:val="single" w:sz="0" w:space="0" w:color="D3D3D3"/>
              <w:bottom w:val="single" w:sz="0" w:space="0" w:color="D3D3D3"/>
              <w:right w:val="single" w:sz="0" w:space="0" w:color="D3D3D3"/>
            </w:tcBorders>
          </w:tcPr>
          <w:p w14:paraId="29EC3D3D" w14:textId="77777777" w:rsidR="00022B71" w:rsidRDefault="00022B71">
            <w:pPr>
              <w:keepNext/>
              <w:spacing w:after="60"/>
              <w:jc w:val="center"/>
            </w:pPr>
          </w:p>
        </w:tc>
      </w:tr>
      <w:tr w:rsidR="00022B71" w14:paraId="6E5BACA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748884"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9A5F2F0" w14:textId="77777777" w:rsidR="00022B71" w:rsidRDefault="005B112A">
            <w:pPr>
              <w:keepNext/>
              <w:spacing w:after="60"/>
              <w:jc w:val="center"/>
            </w:pPr>
            <w:r>
              <w:rPr>
                <w:rFonts w:ascii="Calibri" w:hAnsi="Calibri"/>
                <w:sz w:val="20"/>
              </w:rPr>
              <w:t>35.1 (253)</w:t>
            </w:r>
          </w:p>
        </w:tc>
        <w:tc>
          <w:tcPr>
            <w:tcW w:w="0" w:type="auto"/>
            <w:tcBorders>
              <w:top w:val="single" w:sz="0" w:space="0" w:color="D3D3D3"/>
              <w:left w:val="single" w:sz="0" w:space="0" w:color="D3D3D3"/>
              <w:bottom w:val="single" w:sz="0" w:space="0" w:color="D3D3D3"/>
              <w:right w:val="single" w:sz="0" w:space="0" w:color="D3D3D3"/>
            </w:tcBorders>
          </w:tcPr>
          <w:p w14:paraId="6E65C9DC" w14:textId="77777777" w:rsidR="00022B71" w:rsidRDefault="005B112A">
            <w:pPr>
              <w:keepNext/>
              <w:spacing w:after="60"/>
              <w:jc w:val="center"/>
            </w:pPr>
            <w:r>
              <w:rPr>
                <w:rFonts w:ascii="Calibri" w:hAnsi="Calibri"/>
                <w:sz w:val="20"/>
              </w:rPr>
              <w:t>36.9 (146)</w:t>
            </w:r>
          </w:p>
        </w:tc>
        <w:tc>
          <w:tcPr>
            <w:tcW w:w="0" w:type="auto"/>
            <w:tcBorders>
              <w:top w:val="single" w:sz="0" w:space="0" w:color="D3D3D3"/>
              <w:left w:val="single" w:sz="0" w:space="0" w:color="D3D3D3"/>
              <w:bottom w:val="single" w:sz="0" w:space="0" w:color="D3D3D3"/>
              <w:right w:val="single" w:sz="0" w:space="0" w:color="D3D3D3"/>
            </w:tcBorders>
          </w:tcPr>
          <w:p w14:paraId="51FDF3AF" w14:textId="77777777" w:rsidR="00022B71" w:rsidRDefault="005B112A">
            <w:pPr>
              <w:keepNext/>
              <w:spacing w:after="60"/>
              <w:jc w:val="center"/>
            </w:pPr>
            <w:r>
              <w:rPr>
                <w:rFonts w:ascii="Calibri" w:hAnsi="Calibri"/>
                <w:sz w:val="20"/>
              </w:rPr>
              <w:t>33.0 (108)</w:t>
            </w:r>
          </w:p>
        </w:tc>
        <w:tc>
          <w:tcPr>
            <w:tcW w:w="0" w:type="auto"/>
            <w:tcBorders>
              <w:top w:val="single" w:sz="0" w:space="0" w:color="D3D3D3"/>
              <w:left w:val="single" w:sz="0" w:space="0" w:color="D3D3D3"/>
              <w:bottom w:val="single" w:sz="0" w:space="0" w:color="D3D3D3"/>
              <w:right w:val="single" w:sz="0" w:space="0" w:color="D3D3D3"/>
            </w:tcBorders>
          </w:tcPr>
          <w:p w14:paraId="167A56AB" w14:textId="77777777" w:rsidR="00022B71" w:rsidRDefault="00022B71">
            <w:pPr>
              <w:keepNext/>
              <w:spacing w:after="60"/>
              <w:jc w:val="center"/>
            </w:pPr>
          </w:p>
        </w:tc>
      </w:tr>
      <w:tr w:rsidR="00022B71" w14:paraId="00715F5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FB1D91" w14:textId="77777777" w:rsidR="00022B71" w:rsidRDefault="005B112A">
            <w:pPr>
              <w:keepNext/>
              <w:spacing w:after="60"/>
            </w:pPr>
            <w:r>
              <w:rPr>
                <w:rFonts w:ascii="Calibri" w:hAnsi="Calibri"/>
                <w:sz w:val="20"/>
              </w:rPr>
              <w:t>Rechercher_info_importante_personnelle</w:t>
            </w:r>
          </w:p>
        </w:tc>
        <w:tc>
          <w:tcPr>
            <w:tcW w:w="0" w:type="auto"/>
            <w:tcBorders>
              <w:top w:val="single" w:sz="0" w:space="0" w:color="D3D3D3"/>
              <w:left w:val="single" w:sz="0" w:space="0" w:color="D3D3D3"/>
              <w:bottom w:val="single" w:sz="0" w:space="0" w:color="D3D3D3"/>
              <w:right w:val="single" w:sz="0" w:space="0" w:color="D3D3D3"/>
            </w:tcBorders>
          </w:tcPr>
          <w:p w14:paraId="35AA259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7194A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60D9B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8CC514" w14:textId="77777777" w:rsidR="00022B71" w:rsidRDefault="005B112A">
            <w:pPr>
              <w:keepNext/>
              <w:spacing w:after="60"/>
              <w:jc w:val="center"/>
            </w:pPr>
            <w:r>
              <w:rPr>
                <w:rFonts w:ascii="Calibri" w:hAnsi="Calibri"/>
                <w:sz w:val="20"/>
              </w:rPr>
              <w:t>0.4</w:t>
            </w:r>
          </w:p>
        </w:tc>
      </w:tr>
      <w:tr w:rsidR="00022B71" w14:paraId="7FBAC5B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62721B"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3C03AD2" w14:textId="77777777" w:rsidR="00022B71" w:rsidRDefault="005B112A">
            <w:pPr>
              <w:keepNext/>
              <w:spacing w:after="60"/>
              <w:jc w:val="center"/>
            </w:pPr>
            <w:r>
              <w:rPr>
                <w:rFonts w:ascii="Calibri" w:hAnsi="Calibri"/>
                <w:sz w:val="20"/>
              </w:rPr>
              <w:t>82.6 (596)</w:t>
            </w:r>
          </w:p>
        </w:tc>
        <w:tc>
          <w:tcPr>
            <w:tcW w:w="0" w:type="auto"/>
            <w:tcBorders>
              <w:top w:val="single" w:sz="0" w:space="0" w:color="D3D3D3"/>
              <w:left w:val="single" w:sz="0" w:space="0" w:color="D3D3D3"/>
              <w:bottom w:val="single" w:sz="0" w:space="0" w:color="D3D3D3"/>
              <w:right w:val="single" w:sz="0" w:space="0" w:color="D3D3D3"/>
            </w:tcBorders>
          </w:tcPr>
          <w:p w14:paraId="509D546E" w14:textId="77777777" w:rsidR="00022B71" w:rsidRDefault="005B112A">
            <w:pPr>
              <w:keepNext/>
              <w:spacing w:after="60"/>
              <w:jc w:val="center"/>
            </w:pPr>
            <w:r>
              <w:rPr>
                <w:rFonts w:ascii="Calibri" w:hAnsi="Calibri"/>
                <w:sz w:val="20"/>
              </w:rPr>
              <w:t>81.5 (322)</w:t>
            </w:r>
          </w:p>
        </w:tc>
        <w:tc>
          <w:tcPr>
            <w:tcW w:w="0" w:type="auto"/>
            <w:tcBorders>
              <w:top w:val="single" w:sz="0" w:space="0" w:color="D3D3D3"/>
              <w:left w:val="single" w:sz="0" w:space="0" w:color="D3D3D3"/>
              <w:bottom w:val="single" w:sz="0" w:space="0" w:color="D3D3D3"/>
              <w:right w:val="single" w:sz="0" w:space="0" w:color="D3D3D3"/>
            </w:tcBorders>
          </w:tcPr>
          <w:p w14:paraId="3EBCE2C1" w14:textId="77777777" w:rsidR="00022B71" w:rsidRDefault="005B112A">
            <w:pPr>
              <w:keepNext/>
              <w:spacing w:after="60"/>
              <w:jc w:val="center"/>
            </w:pPr>
            <w:r>
              <w:rPr>
                <w:rFonts w:ascii="Calibri" w:hAnsi="Calibri"/>
                <w:sz w:val="20"/>
              </w:rPr>
              <w:t>84.0 (274)</w:t>
            </w:r>
          </w:p>
        </w:tc>
        <w:tc>
          <w:tcPr>
            <w:tcW w:w="0" w:type="auto"/>
            <w:tcBorders>
              <w:top w:val="single" w:sz="0" w:space="0" w:color="D3D3D3"/>
              <w:left w:val="single" w:sz="0" w:space="0" w:color="D3D3D3"/>
              <w:bottom w:val="single" w:sz="0" w:space="0" w:color="D3D3D3"/>
              <w:right w:val="single" w:sz="0" w:space="0" w:color="D3D3D3"/>
            </w:tcBorders>
          </w:tcPr>
          <w:p w14:paraId="6F53DFBA" w14:textId="77777777" w:rsidR="00022B71" w:rsidRDefault="00022B71">
            <w:pPr>
              <w:keepNext/>
              <w:spacing w:after="60"/>
              <w:jc w:val="center"/>
            </w:pPr>
          </w:p>
        </w:tc>
      </w:tr>
      <w:tr w:rsidR="00022B71" w14:paraId="59C8CB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F49DB"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6012AB5" w14:textId="77777777" w:rsidR="00022B71" w:rsidRDefault="005B112A">
            <w:pPr>
              <w:keepNext/>
              <w:spacing w:after="60"/>
              <w:jc w:val="center"/>
            </w:pPr>
            <w:r>
              <w:rPr>
                <w:rFonts w:ascii="Calibri" w:hAnsi="Calibri"/>
                <w:sz w:val="20"/>
              </w:rPr>
              <w:t>17.4 (125)</w:t>
            </w:r>
          </w:p>
        </w:tc>
        <w:tc>
          <w:tcPr>
            <w:tcW w:w="0" w:type="auto"/>
            <w:tcBorders>
              <w:top w:val="single" w:sz="0" w:space="0" w:color="D3D3D3"/>
              <w:left w:val="single" w:sz="0" w:space="0" w:color="D3D3D3"/>
              <w:bottom w:val="single" w:sz="0" w:space="0" w:color="D3D3D3"/>
              <w:right w:val="single" w:sz="0" w:space="0" w:color="D3D3D3"/>
            </w:tcBorders>
          </w:tcPr>
          <w:p w14:paraId="75D0148D" w14:textId="77777777" w:rsidR="00022B71" w:rsidRDefault="005B112A">
            <w:pPr>
              <w:keepNext/>
              <w:spacing w:after="60"/>
              <w:jc w:val="center"/>
            </w:pPr>
            <w:r>
              <w:rPr>
                <w:rFonts w:ascii="Calibri" w:hAnsi="Calibri"/>
                <w:sz w:val="20"/>
              </w:rPr>
              <w:t xml:space="preserve">18.5 </w:t>
            </w: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4AB16B45" w14:textId="77777777" w:rsidR="00022B71" w:rsidRDefault="005B112A">
            <w:pPr>
              <w:keepNext/>
              <w:spacing w:after="60"/>
              <w:jc w:val="center"/>
            </w:pPr>
            <w:r>
              <w:rPr>
                <w:rFonts w:ascii="Calibri" w:hAnsi="Calibri"/>
                <w:sz w:val="20"/>
              </w:rPr>
              <w:t>16.0 (52)</w:t>
            </w:r>
          </w:p>
        </w:tc>
        <w:tc>
          <w:tcPr>
            <w:tcW w:w="0" w:type="auto"/>
            <w:tcBorders>
              <w:top w:val="single" w:sz="0" w:space="0" w:color="D3D3D3"/>
              <w:left w:val="single" w:sz="0" w:space="0" w:color="D3D3D3"/>
              <w:bottom w:val="single" w:sz="0" w:space="0" w:color="D3D3D3"/>
              <w:right w:val="single" w:sz="0" w:space="0" w:color="D3D3D3"/>
            </w:tcBorders>
          </w:tcPr>
          <w:p w14:paraId="136D0E43" w14:textId="77777777" w:rsidR="00022B71" w:rsidRDefault="00022B71">
            <w:pPr>
              <w:keepNext/>
              <w:spacing w:after="60"/>
              <w:jc w:val="center"/>
            </w:pPr>
          </w:p>
        </w:tc>
      </w:tr>
      <w:tr w:rsidR="00022B71" w14:paraId="4272373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3F3870" w14:textId="77777777" w:rsidR="00022B71" w:rsidRDefault="005B112A">
            <w:pPr>
              <w:keepNext/>
              <w:spacing w:after="60"/>
            </w:pPr>
            <w:r>
              <w:rPr>
                <w:rFonts w:ascii="Calibri" w:hAnsi="Calibri"/>
                <w:sz w:val="20"/>
              </w:rPr>
              <w:t>Aucune</w:t>
            </w:r>
          </w:p>
        </w:tc>
        <w:tc>
          <w:tcPr>
            <w:tcW w:w="0" w:type="auto"/>
            <w:tcBorders>
              <w:top w:val="single" w:sz="0" w:space="0" w:color="D3D3D3"/>
              <w:left w:val="single" w:sz="0" w:space="0" w:color="D3D3D3"/>
              <w:bottom w:val="single" w:sz="0" w:space="0" w:color="D3D3D3"/>
              <w:right w:val="single" w:sz="0" w:space="0" w:color="D3D3D3"/>
            </w:tcBorders>
          </w:tcPr>
          <w:p w14:paraId="1F64E6A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F220F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E84ED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259281" w14:textId="77777777" w:rsidR="00022B71" w:rsidRDefault="005B112A">
            <w:pPr>
              <w:keepNext/>
              <w:spacing w:after="60"/>
              <w:jc w:val="center"/>
            </w:pPr>
            <w:r>
              <w:rPr>
                <w:rFonts w:ascii="Calibri" w:hAnsi="Calibri"/>
                <w:sz w:val="20"/>
              </w:rPr>
              <w:t>0.064</w:t>
            </w:r>
          </w:p>
        </w:tc>
      </w:tr>
      <w:tr w:rsidR="00022B71" w14:paraId="3EF1CE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BCA5A6"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A2BB064" w14:textId="77777777" w:rsidR="00022B71" w:rsidRDefault="005B112A">
            <w:pPr>
              <w:keepNext/>
              <w:spacing w:after="60"/>
              <w:jc w:val="center"/>
            </w:pPr>
            <w:r>
              <w:rPr>
                <w:rFonts w:ascii="Calibri" w:hAnsi="Calibri"/>
                <w:sz w:val="20"/>
              </w:rPr>
              <w:t>99.5 (717)</w:t>
            </w:r>
          </w:p>
        </w:tc>
        <w:tc>
          <w:tcPr>
            <w:tcW w:w="0" w:type="auto"/>
            <w:tcBorders>
              <w:top w:val="single" w:sz="0" w:space="0" w:color="D3D3D3"/>
              <w:left w:val="single" w:sz="0" w:space="0" w:color="D3D3D3"/>
              <w:bottom w:val="single" w:sz="0" w:space="0" w:color="D3D3D3"/>
              <w:right w:val="single" w:sz="0" w:space="0" w:color="D3D3D3"/>
            </w:tcBorders>
          </w:tcPr>
          <w:p w14:paraId="491AB30F" w14:textId="77777777" w:rsidR="00022B71" w:rsidRDefault="005B112A">
            <w:pPr>
              <w:keepNext/>
              <w:spacing w:after="60"/>
              <w:jc w:val="center"/>
            </w:pPr>
            <w:r>
              <w:rPr>
                <w:rFonts w:ascii="Calibri" w:hAnsi="Calibri"/>
                <w:sz w:val="20"/>
              </w:rPr>
              <w:t>100.0 (395)</w:t>
            </w:r>
          </w:p>
        </w:tc>
        <w:tc>
          <w:tcPr>
            <w:tcW w:w="0" w:type="auto"/>
            <w:tcBorders>
              <w:top w:val="single" w:sz="0" w:space="0" w:color="D3D3D3"/>
              <w:left w:val="single" w:sz="0" w:space="0" w:color="D3D3D3"/>
              <w:bottom w:val="single" w:sz="0" w:space="0" w:color="D3D3D3"/>
              <w:right w:val="single" w:sz="0" w:space="0" w:color="D3D3D3"/>
            </w:tcBorders>
          </w:tcPr>
          <w:p w14:paraId="20543246" w14:textId="77777777" w:rsidR="00022B71" w:rsidRDefault="005B112A">
            <w:pPr>
              <w:keepNext/>
              <w:spacing w:after="60"/>
              <w:jc w:val="center"/>
            </w:pPr>
            <w:r>
              <w:rPr>
                <w:rFonts w:ascii="Calibri" w:hAnsi="Calibri"/>
                <w:sz w:val="20"/>
              </w:rPr>
              <w:t>98.8 (322)</w:t>
            </w:r>
          </w:p>
        </w:tc>
        <w:tc>
          <w:tcPr>
            <w:tcW w:w="0" w:type="auto"/>
            <w:tcBorders>
              <w:top w:val="single" w:sz="0" w:space="0" w:color="D3D3D3"/>
              <w:left w:val="single" w:sz="0" w:space="0" w:color="D3D3D3"/>
              <w:bottom w:val="single" w:sz="0" w:space="0" w:color="D3D3D3"/>
              <w:right w:val="single" w:sz="0" w:space="0" w:color="D3D3D3"/>
            </w:tcBorders>
          </w:tcPr>
          <w:p w14:paraId="59196984" w14:textId="77777777" w:rsidR="00022B71" w:rsidRDefault="00022B71">
            <w:pPr>
              <w:keepNext/>
              <w:spacing w:after="60"/>
              <w:jc w:val="center"/>
            </w:pPr>
          </w:p>
        </w:tc>
      </w:tr>
      <w:tr w:rsidR="00022B71" w14:paraId="4502F2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94DDB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30A59AC" w14:textId="77777777" w:rsidR="00022B71" w:rsidRDefault="005B112A">
            <w:pPr>
              <w:keepNext/>
              <w:spacing w:after="60"/>
              <w:jc w:val="center"/>
            </w:pPr>
            <w:r>
              <w:rPr>
                <w:rFonts w:ascii="Calibri" w:hAnsi="Calibri"/>
                <w:sz w:val="20"/>
              </w:rPr>
              <w:t>0.5 (4)</w:t>
            </w:r>
          </w:p>
        </w:tc>
        <w:tc>
          <w:tcPr>
            <w:tcW w:w="0" w:type="auto"/>
            <w:tcBorders>
              <w:top w:val="single" w:sz="0" w:space="0" w:color="D3D3D3"/>
              <w:left w:val="single" w:sz="0" w:space="0" w:color="D3D3D3"/>
              <w:bottom w:val="single" w:sz="0" w:space="0" w:color="D3D3D3"/>
              <w:right w:val="single" w:sz="0" w:space="0" w:color="D3D3D3"/>
            </w:tcBorders>
          </w:tcPr>
          <w:p w14:paraId="2F1EEB0F"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502C748B" w14:textId="77777777" w:rsidR="00022B71" w:rsidRDefault="005B112A">
            <w:pPr>
              <w:keepNext/>
              <w:spacing w:after="60"/>
              <w:jc w:val="center"/>
            </w:pPr>
            <w:r>
              <w:rPr>
                <w:rFonts w:ascii="Calibri" w:hAnsi="Calibri"/>
                <w:sz w:val="20"/>
              </w:rPr>
              <w:t>1.2 (4)</w:t>
            </w:r>
          </w:p>
        </w:tc>
        <w:tc>
          <w:tcPr>
            <w:tcW w:w="0" w:type="auto"/>
            <w:tcBorders>
              <w:top w:val="single" w:sz="0" w:space="0" w:color="D3D3D3"/>
              <w:left w:val="single" w:sz="0" w:space="0" w:color="D3D3D3"/>
              <w:bottom w:val="single" w:sz="0" w:space="0" w:color="D3D3D3"/>
              <w:right w:val="single" w:sz="0" w:space="0" w:color="D3D3D3"/>
            </w:tcBorders>
          </w:tcPr>
          <w:p w14:paraId="547FC705" w14:textId="77777777" w:rsidR="00022B71" w:rsidRDefault="00022B71">
            <w:pPr>
              <w:keepNext/>
              <w:spacing w:after="60"/>
              <w:jc w:val="center"/>
            </w:pPr>
          </w:p>
        </w:tc>
      </w:tr>
      <w:tr w:rsidR="00022B71" w14:paraId="6515F91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BBAE9" w14:textId="77777777" w:rsidR="00022B71" w:rsidRDefault="005B112A">
            <w:pPr>
              <w:keepNext/>
              <w:spacing w:after="60"/>
            </w:pPr>
            <w:r>
              <w:rPr>
                <w:rFonts w:ascii="Calibri" w:hAnsi="Calibri"/>
                <w:sz w:val="20"/>
              </w:rPr>
              <w:t>Autre</w:t>
            </w:r>
          </w:p>
        </w:tc>
        <w:tc>
          <w:tcPr>
            <w:tcW w:w="0" w:type="auto"/>
            <w:tcBorders>
              <w:top w:val="single" w:sz="0" w:space="0" w:color="D3D3D3"/>
              <w:left w:val="single" w:sz="0" w:space="0" w:color="D3D3D3"/>
              <w:bottom w:val="single" w:sz="0" w:space="0" w:color="D3D3D3"/>
              <w:right w:val="single" w:sz="0" w:space="0" w:color="D3D3D3"/>
            </w:tcBorders>
          </w:tcPr>
          <w:p w14:paraId="4BDE38A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30983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4B5FC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A51B51" w14:textId="77777777" w:rsidR="00022B71" w:rsidRDefault="005B112A">
            <w:pPr>
              <w:keepNext/>
              <w:spacing w:after="60"/>
              <w:jc w:val="center"/>
            </w:pPr>
            <w:r>
              <w:rPr>
                <w:rFonts w:ascii="Calibri" w:hAnsi="Calibri"/>
                <w:sz w:val="20"/>
              </w:rPr>
              <w:t>0.4</w:t>
            </w:r>
          </w:p>
        </w:tc>
      </w:tr>
      <w:tr w:rsidR="00022B71" w14:paraId="5B1E5A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01111E"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EFA5CC1" w14:textId="77777777" w:rsidR="00022B71" w:rsidRDefault="005B112A">
            <w:pPr>
              <w:keepNext/>
              <w:spacing w:after="60"/>
              <w:jc w:val="center"/>
            </w:pPr>
            <w:r>
              <w:rPr>
                <w:rFonts w:ascii="Calibri" w:hAnsi="Calibri"/>
                <w:sz w:val="20"/>
              </w:rPr>
              <w:t>99.8 (720)</w:t>
            </w:r>
          </w:p>
        </w:tc>
        <w:tc>
          <w:tcPr>
            <w:tcW w:w="0" w:type="auto"/>
            <w:tcBorders>
              <w:top w:val="single" w:sz="0" w:space="0" w:color="D3D3D3"/>
              <w:left w:val="single" w:sz="0" w:space="0" w:color="D3D3D3"/>
              <w:bottom w:val="single" w:sz="0" w:space="0" w:color="D3D3D3"/>
              <w:right w:val="single" w:sz="0" w:space="0" w:color="D3D3D3"/>
            </w:tcBorders>
          </w:tcPr>
          <w:p w14:paraId="05C51C14" w14:textId="77777777" w:rsidR="00022B71" w:rsidRDefault="005B112A">
            <w:pPr>
              <w:keepNext/>
              <w:spacing w:after="60"/>
              <w:jc w:val="center"/>
            </w:pPr>
            <w:r>
              <w:rPr>
                <w:rFonts w:ascii="Calibri" w:hAnsi="Calibri"/>
                <w:sz w:val="20"/>
              </w:rPr>
              <w:t>99.7 (394)</w:t>
            </w:r>
          </w:p>
        </w:tc>
        <w:tc>
          <w:tcPr>
            <w:tcW w:w="0" w:type="auto"/>
            <w:tcBorders>
              <w:top w:val="single" w:sz="0" w:space="0" w:color="D3D3D3"/>
              <w:left w:val="single" w:sz="0" w:space="0" w:color="D3D3D3"/>
              <w:bottom w:val="single" w:sz="0" w:space="0" w:color="D3D3D3"/>
              <w:right w:val="single" w:sz="0" w:space="0" w:color="D3D3D3"/>
            </w:tcBorders>
          </w:tcPr>
          <w:p w14:paraId="75D2D513" w14:textId="77777777" w:rsidR="00022B71" w:rsidRDefault="005B112A">
            <w:pPr>
              <w:keepNext/>
              <w:spacing w:after="60"/>
              <w:jc w:val="center"/>
            </w:pPr>
            <w:r>
              <w:rPr>
                <w:rFonts w:ascii="Calibri" w:hAnsi="Calibri"/>
                <w:sz w:val="20"/>
              </w:rPr>
              <w:t>100.0 (326)</w:t>
            </w:r>
          </w:p>
        </w:tc>
        <w:tc>
          <w:tcPr>
            <w:tcW w:w="0" w:type="auto"/>
            <w:tcBorders>
              <w:top w:val="single" w:sz="0" w:space="0" w:color="D3D3D3"/>
              <w:left w:val="single" w:sz="0" w:space="0" w:color="D3D3D3"/>
              <w:bottom w:val="single" w:sz="0" w:space="0" w:color="D3D3D3"/>
              <w:right w:val="single" w:sz="0" w:space="0" w:color="D3D3D3"/>
            </w:tcBorders>
          </w:tcPr>
          <w:p w14:paraId="34452161" w14:textId="77777777" w:rsidR="00022B71" w:rsidRDefault="00022B71">
            <w:pPr>
              <w:keepNext/>
              <w:spacing w:after="60"/>
              <w:jc w:val="center"/>
            </w:pPr>
          </w:p>
        </w:tc>
      </w:tr>
      <w:tr w:rsidR="00022B71" w14:paraId="19EEFE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787B07"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7147D1B"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78104C2C"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24472C3F"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597934E4" w14:textId="77777777" w:rsidR="00022B71" w:rsidRDefault="00022B71">
            <w:pPr>
              <w:keepNext/>
              <w:spacing w:after="60"/>
              <w:jc w:val="center"/>
            </w:pPr>
          </w:p>
        </w:tc>
      </w:tr>
      <w:tr w:rsidR="00022B71" w14:paraId="47285CF9" w14:textId="77777777" w:rsidTr="00022B71">
        <w:trPr>
          <w:cantSplit/>
          <w:jc w:val="center"/>
        </w:trPr>
        <w:tc>
          <w:tcPr>
            <w:tcW w:w="0" w:type="auto"/>
            <w:gridSpan w:val="5"/>
          </w:tcPr>
          <w:p w14:paraId="0093F4F0"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3FECDEEE" w14:textId="77777777" w:rsidTr="00022B71">
        <w:trPr>
          <w:cantSplit/>
          <w:jc w:val="center"/>
        </w:trPr>
        <w:tc>
          <w:tcPr>
            <w:tcW w:w="0" w:type="auto"/>
            <w:gridSpan w:val="5"/>
          </w:tcPr>
          <w:p w14:paraId="7283A8BA"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Scott </w:t>
            </w:r>
            <w:r>
              <w:rPr>
                <w:rFonts w:ascii="Calibri" w:hAnsi="Calibri"/>
                <w:sz w:val="20"/>
              </w:rPr>
              <w:t>adjustment</w:t>
            </w:r>
          </w:p>
        </w:tc>
      </w:tr>
    </w:tbl>
    <w:p w14:paraId="7D3137EF" w14:textId="77777777" w:rsidR="00022B71" w:rsidRDefault="005B112A">
      <w:pPr>
        <w:pStyle w:val="Titre2"/>
      </w:pPr>
      <w:bookmarkStart w:id="32" w:name="quête-dinformations"/>
      <w:bookmarkStart w:id="33" w:name="_Toc209544828"/>
      <w:bookmarkEnd w:id="20"/>
      <w:bookmarkEnd w:id="29"/>
      <w:r>
        <w:t>Quête d’informations</w:t>
      </w:r>
      <w:bookmarkEnd w:id="33"/>
    </w:p>
    <w:p w14:paraId="643BC61B" w14:textId="77777777" w:rsidR="00022B71" w:rsidRDefault="005B112A">
      <w:pPr>
        <w:pStyle w:val="Titre3"/>
      </w:pPr>
      <w:bookmarkStart w:id="34" w:name="quête-dinformations-selon-groupe-dâge"/>
      <w:bookmarkStart w:id="35" w:name="_Toc209544829"/>
      <w:r>
        <w:t>Quête d’informations selon groupe d’âge</w:t>
      </w:r>
      <w:bookmarkEnd w:id="35"/>
    </w:p>
    <w:p w14:paraId="642BE46E" w14:textId="77777777" w:rsidR="00022B71" w:rsidRDefault="005B112A">
      <w:r>
        <w:br w:type="page"/>
      </w:r>
    </w:p>
    <w:p w14:paraId="02E73C03" w14:textId="77777777" w:rsidR="00022B71" w:rsidRDefault="005B112A">
      <w:pPr>
        <w:pStyle w:val="En-ttedetabledesmatires"/>
      </w:pPr>
      <w:proofErr w:type="spellStart"/>
      <w:r>
        <w:rPr>
          <w:rStyle w:val="NormalTok"/>
        </w:rPr>
        <w:t>Table_Quête_informations_gpe_age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data_design</w:t>
      </w:r>
      <w:proofErr w:type="spellEnd"/>
      <w:r>
        <w:rPr>
          <w:rStyle w:val="NormalTok"/>
        </w:rPr>
        <w:t xml:space="preserve"> </w:t>
      </w:r>
      <w:r>
        <w:rPr>
          <w:rStyle w:val="SpecialCharTok"/>
        </w:rPr>
        <w:t>%&gt;%</w:t>
      </w:r>
      <w:r>
        <w:br/>
      </w:r>
      <w:r>
        <w:rPr>
          <w:rStyle w:val="NormalTok"/>
        </w:rPr>
        <w:t xml:space="preserve">  </w:t>
      </w:r>
      <w:proofErr w:type="spellStart"/>
      <w:r>
        <w:rPr>
          <w:rStyle w:val="FunctionTok"/>
        </w:rPr>
        <w:t>tbl_svysummary</w:t>
      </w:r>
      <w:proofErr w:type="spellEnd"/>
      <w:r>
        <w:rPr>
          <w:rStyle w:val="NormalTok"/>
        </w:rPr>
        <w:t>(</w:t>
      </w:r>
      <w:r>
        <w:br/>
      </w:r>
      <w:r>
        <w:rPr>
          <w:rStyle w:val="NormalTok"/>
        </w:rPr>
        <w:t xml:space="preserve">    </w:t>
      </w:r>
      <w:r>
        <w:rPr>
          <w:rStyle w:val="AttributeTok"/>
        </w:rPr>
        <w:t>by =</w:t>
      </w:r>
      <w:proofErr w:type="spellStart"/>
      <w:r>
        <w:rPr>
          <w:rStyle w:val="NormalTok"/>
        </w:rPr>
        <w:t>gpe_age</w:t>
      </w:r>
      <w:proofErr w:type="spellEnd"/>
      <w:r>
        <w:rPr>
          <w:rStyle w:val="NormalTok"/>
        </w:rPr>
        <w:t>,</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proofErr w:type="spellStart"/>
      <w:r>
        <w:rPr>
          <w:rStyle w:val="NormalTok"/>
        </w:rPr>
        <w:t>Votre_mere</w:t>
      </w:r>
      <w:proofErr w:type="spellEnd"/>
      <w:r>
        <w:rPr>
          <w:rStyle w:val="NormalTok"/>
        </w:rPr>
        <w:t xml:space="preserve">, </w:t>
      </w:r>
      <w:proofErr w:type="spellStart"/>
      <w:r>
        <w:rPr>
          <w:rStyle w:val="NormalTok"/>
        </w:rPr>
        <w:t>Votre_pere</w:t>
      </w:r>
      <w:proofErr w:type="spellEnd"/>
      <w:r>
        <w:rPr>
          <w:rStyle w:val="NormalTok"/>
        </w:rPr>
        <w:t xml:space="preserve">, </w:t>
      </w:r>
      <w:proofErr w:type="spellStart"/>
      <w:r>
        <w:rPr>
          <w:rStyle w:val="NormalTok"/>
        </w:rPr>
        <w:t>Votre_soeur</w:t>
      </w:r>
      <w:proofErr w:type="spellEnd"/>
      <w:r>
        <w:rPr>
          <w:rStyle w:val="NormalTok"/>
        </w:rPr>
        <w:t xml:space="preserve">, </w:t>
      </w:r>
      <w:proofErr w:type="spellStart"/>
      <w:r>
        <w:rPr>
          <w:rStyle w:val="NormalTok"/>
        </w:rPr>
        <w:t>Votre_frere</w:t>
      </w:r>
      <w:proofErr w:type="spellEnd"/>
      <w:r>
        <w:rPr>
          <w:rStyle w:val="NormalTok"/>
        </w:rPr>
        <w:t xml:space="preserve">, </w:t>
      </w:r>
      <w:proofErr w:type="spellStart"/>
      <w:r>
        <w:rPr>
          <w:rStyle w:val="NormalTok"/>
        </w:rPr>
        <w:t>Vos_amis</w:t>
      </w:r>
      <w:proofErr w:type="spellEnd"/>
      <w:r>
        <w:rPr>
          <w:rStyle w:val="NormalTok"/>
        </w:rPr>
        <w:t xml:space="preserve">, </w:t>
      </w:r>
      <w:proofErr w:type="spellStart"/>
      <w:r>
        <w:rPr>
          <w:rStyle w:val="NormalTok"/>
        </w:rPr>
        <w:t>A_l_ecole</w:t>
      </w:r>
      <w:proofErr w:type="spellEnd"/>
      <w:r>
        <w:rPr>
          <w:rStyle w:val="NormalTok"/>
        </w:rPr>
        <w:t xml:space="preserve">, </w:t>
      </w:r>
      <w:proofErr w:type="spellStart"/>
      <w:r>
        <w:rPr>
          <w:rStyle w:val="NormalTok"/>
        </w:rPr>
        <w:t>Vos_</w:t>
      </w:r>
      <w:r>
        <w:rPr>
          <w:rStyle w:val="NormalTok"/>
        </w:rPr>
        <w:t>colleges_de_travail</w:t>
      </w:r>
      <w:proofErr w:type="spellEnd"/>
      <w:r>
        <w:rPr>
          <w:rStyle w:val="NormalTok"/>
        </w:rPr>
        <w:t xml:space="preserve">, </w:t>
      </w:r>
      <w:proofErr w:type="spellStart"/>
      <w:r>
        <w:rPr>
          <w:rStyle w:val="NormalTok"/>
        </w:rPr>
        <w:t>Les_medias_traditionnels</w:t>
      </w:r>
      <w:proofErr w:type="spellEnd"/>
      <w:r>
        <w:rPr>
          <w:rStyle w:val="NormalTok"/>
        </w:rPr>
        <w:t>, Les_medias_numeriques_Q1),</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proofErr w:type="spellStart"/>
      <w:r>
        <w:rPr>
          <w:rStyle w:val="FunctionTok"/>
        </w:rPr>
        <w:t>all_continuous</w:t>
      </w:r>
      <w:proofErr w:type="spellEnd"/>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proofErr w:type="spellStart"/>
      <w:r>
        <w:rPr>
          <w:rStyle w:val="FunctionTok"/>
        </w:rPr>
        <w:t>all_categorical</w:t>
      </w:r>
      <w:proofErr w:type="spellEnd"/>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add_overall</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add_p</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modify_header</w:t>
      </w:r>
      <w:proofErr w:type="spellEnd"/>
      <w:r>
        <w:rPr>
          <w:rStyle w:val="NormalTok"/>
        </w:rPr>
        <w:t>(</w:t>
      </w:r>
      <w:r>
        <w:rPr>
          <w:rStyle w:val="AttributeTok"/>
        </w:rPr>
        <w:t>label =</w:t>
      </w:r>
      <w:r>
        <w:rPr>
          <w:rStyle w:val="NormalTok"/>
        </w:rPr>
        <w:t xml:space="preserve"> </w:t>
      </w:r>
      <w:r>
        <w:rPr>
          <w:rStyle w:val="StringTok"/>
        </w:rPr>
        <w:t>"**</w:t>
      </w:r>
      <w:proofErr w:type="spellStart"/>
      <w:r>
        <w:rPr>
          <w:rStyle w:val="StringTok"/>
        </w:rPr>
        <w:t>Caractéristiques</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modify_caption</w:t>
      </w:r>
      <w:proofErr w:type="spellEnd"/>
      <w:r>
        <w:rPr>
          <w:rStyle w:val="NormalTok"/>
        </w:rPr>
        <w:t>(</w:t>
      </w:r>
      <w:r>
        <w:rPr>
          <w:rStyle w:val="StringTok"/>
        </w:rPr>
        <w:t>"**</w:t>
      </w:r>
      <w:proofErr w:type="spellStart"/>
      <w:r>
        <w:rPr>
          <w:rStyle w:val="StringTok"/>
        </w:rPr>
        <w:t>Quête_informations</w:t>
      </w:r>
      <w:proofErr w:type="spellEnd"/>
      <w:r>
        <w:rPr>
          <w:rStyle w:val="StringTok"/>
        </w:rPr>
        <w:t xml:space="preserve"> </w:t>
      </w:r>
      <w:proofErr w:type="spellStart"/>
      <w:r>
        <w:rPr>
          <w:rStyle w:val="StringTok"/>
        </w:rPr>
        <w:t>selon</w:t>
      </w:r>
      <w:proofErr w:type="spellEnd"/>
      <w:r>
        <w:rPr>
          <w:rStyle w:val="StringTok"/>
        </w:rPr>
        <w:t xml:space="preserve"> le </w:t>
      </w:r>
      <w:proofErr w:type="spellStart"/>
      <w:r>
        <w:rPr>
          <w:rStyle w:val="StringTok"/>
        </w:rPr>
        <w:t>groupe</w:t>
      </w:r>
      <w:proofErr w:type="spellEnd"/>
      <w:r>
        <w:rPr>
          <w:rStyle w:val="StringTok"/>
        </w:rPr>
        <w:t xml:space="preserve"> </w:t>
      </w:r>
      <w:proofErr w:type="spellStart"/>
      <w:r>
        <w:rPr>
          <w:rStyle w:val="StringTok"/>
        </w:rPr>
        <w:t>d'âge</w:t>
      </w:r>
      <w:proofErr w:type="spellEnd"/>
      <w:r>
        <w:rPr>
          <w:rStyle w:val="StringTok"/>
        </w:rPr>
        <w:t>**"</w:t>
      </w:r>
      <w:r>
        <w:rPr>
          <w:rStyle w:val="NormalTok"/>
        </w:rPr>
        <w:t>)</w:t>
      </w:r>
      <w:r>
        <w:br/>
      </w:r>
      <w:r>
        <w:br/>
      </w:r>
      <w:proofErr w:type="spellStart"/>
      <w:r>
        <w:rPr>
          <w:rStyle w:val="NormalTok"/>
        </w:rPr>
        <w:t>Table_Quête_</w:t>
      </w:r>
      <w:commentRangeStart w:id="36"/>
      <w:r>
        <w:rPr>
          <w:rStyle w:val="NormalTok"/>
        </w:rPr>
        <w:t>informations_gpe_age</w:t>
      </w:r>
      <w:commentRangeEnd w:id="36"/>
      <w:proofErr w:type="spellEnd"/>
      <w:r w:rsidR="006A4F11">
        <w:rPr>
          <w:rStyle w:val="Marquedecommentaire"/>
          <w:rFonts w:asciiTheme="minorHAnsi" w:eastAsiaTheme="minorHAnsi" w:hAnsiTheme="minorHAnsi" w:cstheme="minorBidi"/>
          <w:color w:val="auto"/>
        </w:rPr>
        <w:commentReference w:id="36"/>
      </w:r>
    </w:p>
    <w:tbl>
      <w:tblPr>
        <w:tblStyle w:val="Table"/>
        <w:tblW w:w="0" w:type="auto"/>
        <w:jc w:val="center"/>
        <w:tblCellMar>
          <w:left w:w="60" w:type="dxa"/>
          <w:right w:w="60" w:type="dxa"/>
        </w:tblCellMar>
        <w:tblLook w:val="0000" w:firstRow="0" w:lastRow="0" w:firstColumn="0" w:lastColumn="0" w:noHBand="0" w:noVBand="0"/>
      </w:tblPr>
      <w:tblGrid>
        <w:gridCol w:w="2474"/>
        <w:gridCol w:w="1453"/>
        <w:gridCol w:w="1653"/>
        <w:gridCol w:w="1653"/>
        <w:gridCol w:w="805"/>
      </w:tblGrid>
      <w:tr w:rsidR="00022B71" w14:paraId="26609141" w14:textId="77777777" w:rsidTr="006A4F11">
        <w:trPr>
          <w:cantSplit/>
          <w:tblHeader/>
          <w:jc w:val="center"/>
        </w:trPr>
        <w:tc>
          <w:tcPr>
            <w:tcW w:w="0" w:type="auto"/>
            <w:tcBorders>
              <w:top w:val="single" w:sz="16" w:space="0" w:color="D3D3D3"/>
              <w:left w:val="single" w:sz="0" w:space="0" w:color="D3D3D3"/>
              <w:bottom w:val="single" w:sz="16" w:space="0" w:color="D3D3D3"/>
            </w:tcBorders>
          </w:tcPr>
          <w:p w14:paraId="7BF5EFB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4FA3B44"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EC06CF5"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2720B0E6"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C2F1C6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163F05A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B1202F" w14:textId="77777777" w:rsidR="00022B71" w:rsidRDefault="005B112A">
            <w:pPr>
              <w:keepNext/>
              <w:spacing w:after="60"/>
            </w:pPr>
            <w:r>
              <w:rPr>
                <w:rFonts w:ascii="Calibri" w:hAnsi="Calibri"/>
                <w:sz w:val="20"/>
              </w:rPr>
              <w:t>Votre_mere</w:t>
            </w:r>
          </w:p>
        </w:tc>
        <w:tc>
          <w:tcPr>
            <w:tcW w:w="0" w:type="auto"/>
            <w:tcBorders>
              <w:top w:val="single" w:sz="0" w:space="0" w:color="D3D3D3"/>
              <w:left w:val="single" w:sz="0" w:space="0" w:color="D3D3D3"/>
              <w:bottom w:val="single" w:sz="0" w:space="0" w:color="D3D3D3"/>
              <w:right w:val="single" w:sz="0" w:space="0" w:color="D3D3D3"/>
            </w:tcBorders>
          </w:tcPr>
          <w:p w14:paraId="632CA66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F8BCD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728FB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00AECE" w14:textId="77777777" w:rsidR="00022B71" w:rsidRDefault="005B112A">
            <w:pPr>
              <w:keepNext/>
              <w:spacing w:after="60"/>
              <w:jc w:val="center"/>
            </w:pPr>
            <w:r>
              <w:rPr>
                <w:rFonts w:ascii="Calibri" w:hAnsi="Calibri"/>
                <w:sz w:val="20"/>
              </w:rPr>
              <w:t>0.10</w:t>
            </w:r>
          </w:p>
        </w:tc>
      </w:tr>
      <w:tr w:rsidR="00022B71" w14:paraId="5DEEC099"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C9ACD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5F7A823" w14:textId="77777777" w:rsidR="00022B71" w:rsidRDefault="005B112A">
            <w:pPr>
              <w:keepNext/>
              <w:spacing w:after="60"/>
              <w:jc w:val="center"/>
            </w:pPr>
            <w:r>
              <w:rPr>
                <w:rFonts w:ascii="Calibri" w:hAnsi="Calibri"/>
                <w:sz w:val="20"/>
              </w:rPr>
              <w:t>5.6 (40)</w:t>
            </w:r>
          </w:p>
        </w:tc>
        <w:tc>
          <w:tcPr>
            <w:tcW w:w="0" w:type="auto"/>
            <w:tcBorders>
              <w:top w:val="single" w:sz="0" w:space="0" w:color="D3D3D3"/>
              <w:left w:val="single" w:sz="0" w:space="0" w:color="D3D3D3"/>
              <w:bottom w:val="single" w:sz="0" w:space="0" w:color="D3D3D3"/>
              <w:right w:val="single" w:sz="0" w:space="0" w:color="D3D3D3"/>
            </w:tcBorders>
          </w:tcPr>
          <w:p w14:paraId="38FA3B3B" w14:textId="77777777" w:rsidR="00022B71" w:rsidRDefault="005B112A">
            <w:pPr>
              <w:keepNext/>
              <w:spacing w:after="60"/>
              <w:jc w:val="center"/>
            </w:pPr>
            <w:r>
              <w:rPr>
                <w:rFonts w:ascii="Calibri" w:hAnsi="Calibri"/>
                <w:sz w:val="20"/>
              </w:rPr>
              <w:t>3.2 (9)</w:t>
            </w:r>
          </w:p>
        </w:tc>
        <w:tc>
          <w:tcPr>
            <w:tcW w:w="0" w:type="auto"/>
            <w:tcBorders>
              <w:top w:val="single" w:sz="0" w:space="0" w:color="D3D3D3"/>
              <w:left w:val="single" w:sz="0" w:space="0" w:color="D3D3D3"/>
              <w:bottom w:val="single" w:sz="0" w:space="0" w:color="D3D3D3"/>
              <w:right w:val="single" w:sz="0" w:space="0" w:color="D3D3D3"/>
            </w:tcBorders>
          </w:tcPr>
          <w:p w14:paraId="72BF0B4A" w14:textId="77777777" w:rsidR="00022B71" w:rsidRDefault="005B112A">
            <w:pPr>
              <w:keepNext/>
              <w:spacing w:after="60"/>
              <w:jc w:val="center"/>
            </w:pPr>
            <w:r>
              <w:rPr>
                <w:rFonts w:ascii="Calibri" w:hAnsi="Calibri"/>
                <w:sz w:val="20"/>
              </w:rPr>
              <w:t>7.0 (32)</w:t>
            </w:r>
          </w:p>
        </w:tc>
        <w:tc>
          <w:tcPr>
            <w:tcW w:w="0" w:type="auto"/>
            <w:tcBorders>
              <w:top w:val="single" w:sz="0" w:space="0" w:color="D3D3D3"/>
              <w:left w:val="single" w:sz="0" w:space="0" w:color="D3D3D3"/>
              <w:bottom w:val="single" w:sz="0" w:space="0" w:color="D3D3D3"/>
              <w:right w:val="single" w:sz="0" w:space="0" w:color="D3D3D3"/>
            </w:tcBorders>
          </w:tcPr>
          <w:p w14:paraId="26211351" w14:textId="77777777" w:rsidR="00022B71" w:rsidRDefault="00022B71">
            <w:pPr>
              <w:keepNext/>
              <w:spacing w:after="60"/>
              <w:jc w:val="center"/>
            </w:pPr>
          </w:p>
        </w:tc>
      </w:tr>
      <w:tr w:rsidR="00022B71" w14:paraId="5E5D57C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5F93F0"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CBB1650" w14:textId="77777777" w:rsidR="00022B71" w:rsidRDefault="005B112A">
            <w:pPr>
              <w:keepNext/>
              <w:spacing w:after="60"/>
              <w:jc w:val="center"/>
            </w:pPr>
            <w:r>
              <w:rPr>
                <w:rFonts w:ascii="Calibri" w:hAnsi="Calibri"/>
                <w:sz w:val="20"/>
              </w:rPr>
              <w:t>10.7 (77)</w:t>
            </w:r>
          </w:p>
        </w:tc>
        <w:tc>
          <w:tcPr>
            <w:tcW w:w="0" w:type="auto"/>
            <w:tcBorders>
              <w:top w:val="single" w:sz="0" w:space="0" w:color="D3D3D3"/>
              <w:left w:val="single" w:sz="0" w:space="0" w:color="D3D3D3"/>
              <w:bottom w:val="single" w:sz="0" w:space="0" w:color="D3D3D3"/>
              <w:right w:val="single" w:sz="0" w:space="0" w:color="D3D3D3"/>
            </w:tcBorders>
          </w:tcPr>
          <w:p w14:paraId="0053B06A" w14:textId="77777777" w:rsidR="00022B71" w:rsidRDefault="005B112A">
            <w:pPr>
              <w:keepNext/>
              <w:spacing w:after="60"/>
              <w:jc w:val="center"/>
            </w:pPr>
            <w:r>
              <w:rPr>
                <w:rFonts w:ascii="Calibri" w:hAnsi="Calibri"/>
                <w:sz w:val="20"/>
              </w:rPr>
              <w:t>10.5 (28)</w:t>
            </w:r>
          </w:p>
        </w:tc>
        <w:tc>
          <w:tcPr>
            <w:tcW w:w="0" w:type="auto"/>
            <w:tcBorders>
              <w:top w:val="single" w:sz="0" w:space="0" w:color="D3D3D3"/>
              <w:left w:val="single" w:sz="0" w:space="0" w:color="D3D3D3"/>
              <w:bottom w:val="single" w:sz="0" w:space="0" w:color="D3D3D3"/>
              <w:right w:val="single" w:sz="0" w:space="0" w:color="D3D3D3"/>
            </w:tcBorders>
          </w:tcPr>
          <w:p w14:paraId="25A39293" w14:textId="77777777" w:rsidR="00022B71" w:rsidRDefault="005B112A">
            <w:pPr>
              <w:keepNext/>
              <w:spacing w:after="60"/>
              <w:jc w:val="center"/>
            </w:pPr>
            <w:r>
              <w:rPr>
                <w:rFonts w:ascii="Calibri" w:hAnsi="Calibri"/>
                <w:sz w:val="20"/>
              </w:rPr>
              <w:t>10.8 (49)</w:t>
            </w:r>
          </w:p>
        </w:tc>
        <w:tc>
          <w:tcPr>
            <w:tcW w:w="0" w:type="auto"/>
            <w:tcBorders>
              <w:top w:val="single" w:sz="0" w:space="0" w:color="D3D3D3"/>
              <w:left w:val="single" w:sz="0" w:space="0" w:color="D3D3D3"/>
              <w:bottom w:val="single" w:sz="0" w:space="0" w:color="D3D3D3"/>
              <w:right w:val="single" w:sz="0" w:space="0" w:color="D3D3D3"/>
            </w:tcBorders>
          </w:tcPr>
          <w:p w14:paraId="0F3AD07F" w14:textId="77777777" w:rsidR="00022B71" w:rsidRDefault="00022B71">
            <w:pPr>
              <w:keepNext/>
              <w:spacing w:after="60"/>
              <w:jc w:val="center"/>
            </w:pPr>
          </w:p>
        </w:tc>
      </w:tr>
      <w:tr w:rsidR="00022B71" w14:paraId="78119399"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FC42C2"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199D66F" w14:textId="77777777" w:rsidR="00022B71" w:rsidRDefault="005B112A">
            <w:pPr>
              <w:keepNext/>
              <w:spacing w:after="60"/>
              <w:jc w:val="center"/>
            </w:pPr>
            <w:r>
              <w:rPr>
                <w:rFonts w:ascii="Calibri" w:hAnsi="Calibri"/>
                <w:sz w:val="20"/>
              </w:rPr>
              <w:t>21.0 (152)</w:t>
            </w:r>
          </w:p>
        </w:tc>
        <w:tc>
          <w:tcPr>
            <w:tcW w:w="0" w:type="auto"/>
            <w:tcBorders>
              <w:top w:val="single" w:sz="0" w:space="0" w:color="D3D3D3"/>
              <w:left w:val="single" w:sz="0" w:space="0" w:color="D3D3D3"/>
              <w:bottom w:val="single" w:sz="0" w:space="0" w:color="D3D3D3"/>
              <w:right w:val="single" w:sz="0" w:space="0" w:color="D3D3D3"/>
            </w:tcBorders>
          </w:tcPr>
          <w:p w14:paraId="55C41E84" w14:textId="77777777" w:rsidR="00022B71" w:rsidRDefault="005B112A">
            <w:pPr>
              <w:keepNext/>
              <w:spacing w:after="60"/>
              <w:jc w:val="center"/>
            </w:pPr>
            <w:r>
              <w:rPr>
                <w:rFonts w:ascii="Calibri" w:hAnsi="Calibri"/>
                <w:sz w:val="20"/>
              </w:rPr>
              <w:t>17.6 (47)</w:t>
            </w:r>
          </w:p>
        </w:tc>
        <w:tc>
          <w:tcPr>
            <w:tcW w:w="0" w:type="auto"/>
            <w:tcBorders>
              <w:top w:val="single" w:sz="0" w:space="0" w:color="D3D3D3"/>
              <w:left w:val="single" w:sz="0" w:space="0" w:color="D3D3D3"/>
              <w:bottom w:val="single" w:sz="0" w:space="0" w:color="D3D3D3"/>
              <w:right w:val="single" w:sz="0" w:space="0" w:color="D3D3D3"/>
            </w:tcBorders>
          </w:tcPr>
          <w:p w14:paraId="5FD37EA6" w14:textId="77777777" w:rsidR="00022B71" w:rsidRDefault="005B112A">
            <w:pPr>
              <w:keepNext/>
              <w:spacing w:after="60"/>
              <w:jc w:val="center"/>
            </w:pPr>
            <w:r>
              <w:rPr>
                <w:rFonts w:ascii="Calibri" w:hAnsi="Calibri"/>
                <w:sz w:val="20"/>
              </w:rPr>
              <w:t>23.1 (104)</w:t>
            </w:r>
          </w:p>
        </w:tc>
        <w:tc>
          <w:tcPr>
            <w:tcW w:w="0" w:type="auto"/>
            <w:tcBorders>
              <w:top w:val="single" w:sz="0" w:space="0" w:color="D3D3D3"/>
              <w:left w:val="single" w:sz="0" w:space="0" w:color="D3D3D3"/>
              <w:bottom w:val="single" w:sz="0" w:space="0" w:color="D3D3D3"/>
              <w:right w:val="single" w:sz="0" w:space="0" w:color="D3D3D3"/>
            </w:tcBorders>
          </w:tcPr>
          <w:p w14:paraId="4FAE9832" w14:textId="77777777" w:rsidR="00022B71" w:rsidRDefault="00022B71">
            <w:pPr>
              <w:keepNext/>
              <w:spacing w:after="60"/>
              <w:jc w:val="center"/>
            </w:pPr>
          </w:p>
        </w:tc>
      </w:tr>
      <w:tr w:rsidR="00022B71" w14:paraId="68359E7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5841D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5E23590" w14:textId="77777777" w:rsidR="00022B71" w:rsidRDefault="005B112A">
            <w:pPr>
              <w:keepNext/>
              <w:spacing w:after="60"/>
              <w:jc w:val="center"/>
            </w:pPr>
            <w:r>
              <w:rPr>
                <w:rFonts w:ascii="Calibri" w:hAnsi="Calibri"/>
                <w:sz w:val="20"/>
              </w:rPr>
              <w:t>35.2 (254)</w:t>
            </w:r>
          </w:p>
        </w:tc>
        <w:tc>
          <w:tcPr>
            <w:tcW w:w="0" w:type="auto"/>
            <w:tcBorders>
              <w:top w:val="single" w:sz="0" w:space="0" w:color="D3D3D3"/>
              <w:left w:val="single" w:sz="0" w:space="0" w:color="D3D3D3"/>
              <w:bottom w:val="single" w:sz="0" w:space="0" w:color="D3D3D3"/>
              <w:right w:val="single" w:sz="0" w:space="0" w:color="D3D3D3"/>
            </w:tcBorders>
          </w:tcPr>
          <w:p w14:paraId="422D9D18" w14:textId="77777777" w:rsidR="00022B71" w:rsidRDefault="005B112A">
            <w:pPr>
              <w:keepNext/>
              <w:spacing w:after="60"/>
              <w:jc w:val="center"/>
            </w:pPr>
            <w:r>
              <w:rPr>
                <w:rFonts w:ascii="Calibri" w:hAnsi="Calibri"/>
                <w:sz w:val="20"/>
              </w:rPr>
              <w:t>38.2 (102)</w:t>
            </w:r>
          </w:p>
        </w:tc>
        <w:tc>
          <w:tcPr>
            <w:tcW w:w="0" w:type="auto"/>
            <w:tcBorders>
              <w:top w:val="single" w:sz="0" w:space="0" w:color="D3D3D3"/>
              <w:left w:val="single" w:sz="0" w:space="0" w:color="D3D3D3"/>
              <w:bottom w:val="single" w:sz="0" w:space="0" w:color="D3D3D3"/>
              <w:right w:val="single" w:sz="0" w:space="0" w:color="D3D3D3"/>
            </w:tcBorders>
          </w:tcPr>
          <w:p w14:paraId="6AF07C01" w14:textId="77777777" w:rsidR="00022B71" w:rsidRDefault="005B112A">
            <w:pPr>
              <w:keepNext/>
              <w:spacing w:after="60"/>
              <w:jc w:val="center"/>
            </w:pPr>
            <w:r>
              <w:rPr>
                <w:rFonts w:ascii="Calibri" w:hAnsi="Calibri"/>
                <w:sz w:val="20"/>
              </w:rPr>
              <w:t>33.4 (151)</w:t>
            </w:r>
          </w:p>
        </w:tc>
        <w:tc>
          <w:tcPr>
            <w:tcW w:w="0" w:type="auto"/>
            <w:tcBorders>
              <w:top w:val="single" w:sz="0" w:space="0" w:color="D3D3D3"/>
              <w:left w:val="single" w:sz="0" w:space="0" w:color="D3D3D3"/>
              <w:bottom w:val="single" w:sz="0" w:space="0" w:color="D3D3D3"/>
              <w:right w:val="single" w:sz="0" w:space="0" w:color="D3D3D3"/>
            </w:tcBorders>
          </w:tcPr>
          <w:p w14:paraId="26D22DD9" w14:textId="77777777" w:rsidR="00022B71" w:rsidRDefault="00022B71">
            <w:pPr>
              <w:keepNext/>
              <w:spacing w:after="60"/>
              <w:jc w:val="center"/>
            </w:pPr>
          </w:p>
        </w:tc>
      </w:tr>
      <w:tr w:rsidR="00022B71" w14:paraId="61031E1B"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0E3E9B" w14:textId="77777777" w:rsidR="00022B71" w:rsidRDefault="005B112A">
            <w:pPr>
              <w:keepNext/>
              <w:spacing w:after="60"/>
            </w:pPr>
            <w:commentRangeStart w:id="37"/>
            <w:r>
              <w:rPr>
                <w:rFonts w:ascii="Calibri" w:hAnsi="Calibri"/>
                <w:sz w:val="20"/>
              </w:rPr>
              <w:t>    </w:t>
            </w:r>
            <w:proofErr w:type="spellStart"/>
            <w:r>
              <w:rPr>
                <w:rFonts w:ascii="Calibri" w:hAnsi="Calibri"/>
                <w:sz w:val="20"/>
              </w:rPr>
              <w:t>Très</w:t>
            </w:r>
            <w:proofErr w:type="spellEnd"/>
            <w:r>
              <w:rPr>
                <w:rFonts w:ascii="Calibri" w:hAnsi="Calibri"/>
                <w:sz w:val="20"/>
              </w:rPr>
              <w:t xml:space="preserve"> important</w:t>
            </w:r>
            <w:commentRangeEnd w:id="37"/>
            <w:r w:rsidR="006A4F11">
              <w:rPr>
                <w:rStyle w:val="Marquedecommentaire"/>
              </w:rPr>
              <w:commentReference w:id="37"/>
            </w:r>
          </w:p>
        </w:tc>
        <w:tc>
          <w:tcPr>
            <w:tcW w:w="0" w:type="auto"/>
            <w:tcBorders>
              <w:top w:val="single" w:sz="0" w:space="0" w:color="D3D3D3"/>
              <w:left w:val="single" w:sz="0" w:space="0" w:color="D3D3D3"/>
              <w:bottom w:val="single" w:sz="0" w:space="0" w:color="D3D3D3"/>
              <w:right w:val="single" w:sz="0" w:space="0" w:color="D3D3D3"/>
            </w:tcBorders>
          </w:tcPr>
          <w:p w14:paraId="7984C3A8"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7552EDE7" w14:textId="77777777" w:rsidR="00022B71" w:rsidRDefault="005B112A">
            <w:pPr>
              <w:keepNext/>
              <w:spacing w:after="60"/>
              <w:jc w:val="center"/>
            </w:pPr>
            <w:r>
              <w:rPr>
                <w:rFonts w:ascii="Calibri" w:hAnsi="Calibri"/>
                <w:sz w:val="20"/>
              </w:rPr>
              <w:t xml:space="preserve">30.5 </w:t>
            </w: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097DAA16" w14:textId="77777777" w:rsidR="00022B71" w:rsidRDefault="005B112A">
            <w:pPr>
              <w:keepNext/>
              <w:spacing w:after="60"/>
              <w:jc w:val="center"/>
            </w:pPr>
            <w:r>
              <w:rPr>
                <w:rFonts w:ascii="Calibri" w:hAnsi="Calibri"/>
                <w:sz w:val="20"/>
              </w:rPr>
              <w:t>25.8 (117)</w:t>
            </w:r>
          </w:p>
        </w:tc>
        <w:tc>
          <w:tcPr>
            <w:tcW w:w="0" w:type="auto"/>
            <w:tcBorders>
              <w:top w:val="single" w:sz="0" w:space="0" w:color="D3D3D3"/>
              <w:left w:val="single" w:sz="0" w:space="0" w:color="D3D3D3"/>
              <w:bottom w:val="single" w:sz="0" w:space="0" w:color="D3D3D3"/>
              <w:right w:val="single" w:sz="0" w:space="0" w:color="D3D3D3"/>
            </w:tcBorders>
          </w:tcPr>
          <w:p w14:paraId="34F2C883" w14:textId="77777777" w:rsidR="00022B71" w:rsidRDefault="00022B71">
            <w:pPr>
              <w:keepNext/>
              <w:spacing w:after="60"/>
              <w:jc w:val="center"/>
            </w:pPr>
          </w:p>
        </w:tc>
      </w:tr>
      <w:tr w:rsidR="00022B71" w14:paraId="1F4F9306"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A6EDD0" w14:textId="77777777" w:rsidR="00022B71" w:rsidRDefault="005B112A">
            <w:pPr>
              <w:keepNext/>
              <w:spacing w:after="60"/>
            </w:pPr>
            <w:r>
              <w:rPr>
                <w:rFonts w:ascii="Calibri" w:hAnsi="Calibri"/>
                <w:sz w:val="20"/>
              </w:rPr>
              <w:t>Votre_pere</w:t>
            </w:r>
          </w:p>
        </w:tc>
        <w:tc>
          <w:tcPr>
            <w:tcW w:w="0" w:type="auto"/>
            <w:tcBorders>
              <w:top w:val="single" w:sz="0" w:space="0" w:color="D3D3D3"/>
              <w:left w:val="single" w:sz="0" w:space="0" w:color="D3D3D3"/>
              <w:bottom w:val="single" w:sz="0" w:space="0" w:color="D3D3D3"/>
              <w:right w:val="single" w:sz="0" w:space="0" w:color="D3D3D3"/>
            </w:tcBorders>
          </w:tcPr>
          <w:p w14:paraId="51FE360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6A9E5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49C24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AFFB7B" w14:textId="77777777" w:rsidR="00022B71" w:rsidRDefault="005B112A">
            <w:pPr>
              <w:keepNext/>
              <w:spacing w:after="60"/>
              <w:jc w:val="center"/>
            </w:pPr>
            <w:r>
              <w:rPr>
                <w:rFonts w:ascii="Calibri" w:hAnsi="Calibri"/>
                <w:sz w:val="20"/>
              </w:rPr>
              <w:t>0.019</w:t>
            </w:r>
          </w:p>
        </w:tc>
      </w:tr>
      <w:tr w:rsidR="00022B71" w14:paraId="0D56771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C811E3"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86320F4" w14:textId="77777777" w:rsidR="00022B71" w:rsidRDefault="005B112A">
            <w:pPr>
              <w:keepNext/>
              <w:spacing w:after="60"/>
              <w:jc w:val="center"/>
            </w:pPr>
            <w:r>
              <w:rPr>
                <w:rFonts w:ascii="Calibri" w:hAnsi="Calibri"/>
                <w:sz w:val="20"/>
              </w:rPr>
              <w:t>9.3 (67)</w:t>
            </w:r>
          </w:p>
        </w:tc>
        <w:tc>
          <w:tcPr>
            <w:tcW w:w="0" w:type="auto"/>
            <w:tcBorders>
              <w:top w:val="single" w:sz="0" w:space="0" w:color="D3D3D3"/>
              <w:left w:val="single" w:sz="0" w:space="0" w:color="D3D3D3"/>
              <w:bottom w:val="single" w:sz="0" w:space="0" w:color="D3D3D3"/>
              <w:right w:val="single" w:sz="0" w:space="0" w:color="D3D3D3"/>
            </w:tcBorders>
          </w:tcPr>
          <w:p w14:paraId="0DF43BA3" w14:textId="77777777" w:rsidR="00022B71" w:rsidRDefault="005B112A">
            <w:pPr>
              <w:keepNext/>
              <w:spacing w:after="60"/>
              <w:jc w:val="center"/>
            </w:pPr>
            <w:r>
              <w:rPr>
                <w:rFonts w:ascii="Calibri" w:hAnsi="Calibri"/>
                <w:sz w:val="20"/>
              </w:rPr>
              <w:t>8.0 (21)</w:t>
            </w:r>
          </w:p>
        </w:tc>
        <w:tc>
          <w:tcPr>
            <w:tcW w:w="0" w:type="auto"/>
            <w:tcBorders>
              <w:top w:val="single" w:sz="0" w:space="0" w:color="D3D3D3"/>
              <w:left w:val="single" w:sz="0" w:space="0" w:color="D3D3D3"/>
              <w:bottom w:val="single" w:sz="0" w:space="0" w:color="D3D3D3"/>
              <w:right w:val="single" w:sz="0" w:space="0" w:color="D3D3D3"/>
            </w:tcBorders>
          </w:tcPr>
          <w:p w14:paraId="6DA08D97" w14:textId="77777777" w:rsidR="00022B71" w:rsidRDefault="005B112A">
            <w:pPr>
              <w:keepNext/>
              <w:spacing w:after="60"/>
              <w:jc w:val="center"/>
            </w:pPr>
            <w:r>
              <w:rPr>
                <w:rFonts w:ascii="Calibri" w:hAnsi="Calibri"/>
                <w:sz w:val="20"/>
              </w:rPr>
              <w:t>10.0 (45)</w:t>
            </w:r>
          </w:p>
        </w:tc>
        <w:tc>
          <w:tcPr>
            <w:tcW w:w="0" w:type="auto"/>
            <w:tcBorders>
              <w:top w:val="single" w:sz="0" w:space="0" w:color="D3D3D3"/>
              <w:left w:val="single" w:sz="0" w:space="0" w:color="D3D3D3"/>
              <w:bottom w:val="single" w:sz="0" w:space="0" w:color="D3D3D3"/>
              <w:right w:val="single" w:sz="0" w:space="0" w:color="D3D3D3"/>
            </w:tcBorders>
          </w:tcPr>
          <w:p w14:paraId="4364CE98" w14:textId="77777777" w:rsidR="00022B71" w:rsidRDefault="00022B71">
            <w:pPr>
              <w:keepNext/>
              <w:spacing w:after="60"/>
              <w:jc w:val="center"/>
            </w:pPr>
          </w:p>
        </w:tc>
      </w:tr>
      <w:tr w:rsidR="00022B71" w14:paraId="08CEB896"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24C1F"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3CF1AA7" w14:textId="77777777" w:rsidR="00022B71" w:rsidRDefault="005B112A">
            <w:pPr>
              <w:keepNext/>
              <w:spacing w:after="60"/>
              <w:jc w:val="center"/>
            </w:pPr>
            <w:r>
              <w:rPr>
                <w:rFonts w:ascii="Calibri" w:hAnsi="Calibri"/>
                <w:sz w:val="20"/>
              </w:rPr>
              <w:t>7.1 (51)</w:t>
            </w:r>
          </w:p>
        </w:tc>
        <w:tc>
          <w:tcPr>
            <w:tcW w:w="0" w:type="auto"/>
            <w:tcBorders>
              <w:top w:val="single" w:sz="0" w:space="0" w:color="D3D3D3"/>
              <w:left w:val="single" w:sz="0" w:space="0" w:color="D3D3D3"/>
              <w:bottom w:val="single" w:sz="0" w:space="0" w:color="D3D3D3"/>
              <w:right w:val="single" w:sz="0" w:space="0" w:color="D3D3D3"/>
            </w:tcBorders>
          </w:tcPr>
          <w:p w14:paraId="7B3E46E4" w14:textId="77777777" w:rsidR="00022B71" w:rsidRDefault="005B112A">
            <w:pPr>
              <w:keepNext/>
              <w:spacing w:after="60"/>
              <w:jc w:val="center"/>
            </w:pPr>
            <w:r>
              <w:rPr>
                <w:rFonts w:ascii="Calibri" w:hAnsi="Calibri"/>
                <w:sz w:val="20"/>
              </w:rPr>
              <w:t>4.3 (12)</w:t>
            </w:r>
          </w:p>
        </w:tc>
        <w:tc>
          <w:tcPr>
            <w:tcW w:w="0" w:type="auto"/>
            <w:tcBorders>
              <w:top w:val="single" w:sz="0" w:space="0" w:color="D3D3D3"/>
              <w:left w:val="single" w:sz="0" w:space="0" w:color="D3D3D3"/>
              <w:bottom w:val="single" w:sz="0" w:space="0" w:color="D3D3D3"/>
              <w:right w:val="single" w:sz="0" w:space="0" w:color="D3D3D3"/>
            </w:tcBorders>
          </w:tcPr>
          <w:p w14:paraId="1F328AF2" w14:textId="77777777" w:rsidR="00022B71" w:rsidRDefault="005B112A">
            <w:pPr>
              <w:keepNext/>
              <w:spacing w:after="60"/>
              <w:jc w:val="center"/>
            </w:pPr>
            <w:r>
              <w:rPr>
                <w:rFonts w:ascii="Calibri" w:hAnsi="Calibri"/>
                <w:sz w:val="20"/>
              </w:rPr>
              <w:t>8.7 (39)</w:t>
            </w:r>
          </w:p>
        </w:tc>
        <w:tc>
          <w:tcPr>
            <w:tcW w:w="0" w:type="auto"/>
            <w:tcBorders>
              <w:top w:val="single" w:sz="0" w:space="0" w:color="D3D3D3"/>
              <w:left w:val="single" w:sz="0" w:space="0" w:color="D3D3D3"/>
              <w:bottom w:val="single" w:sz="0" w:space="0" w:color="D3D3D3"/>
              <w:right w:val="single" w:sz="0" w:space="0" w:color="D3D3D3"/>
            </w:tcBorders>
          </w:tcPr>
          <w:p w14:paraId="710931F7" w14:textId="77777777" w:rsidR="00022B71" w:rsidRDefault="00022B71">
            <w:pPr>
              <w:keepNext/>
              <w:spacing w:after="60"/>
              <w:jc w:val="center"/>
            </w:pPr>
          </w:p>
        </w:tc>
      </w:tr>
      <w:tr w:rsidR="00022B71" w14:paraId="56463D7F"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8BFCA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E695CCC" w14:textId="77777777" w:rsidR="00022B71" w:rsidRDefault="005B112A">
            <w:pPr>
              <w:keepNext/>
              <w:spacing w:after="60"/>
              <w:jc w:val="center"/>
            </w:pPr>
            <w:r>
              <w:rPr>
                <w:rFonts w:ascii="Calibri" w:hAnsi="Calibri"/>
                <w:sz w:val="20"/>
              </w:rPr>
              <w:t>22.6 (163)</w:t>
            </w:r>
          </w:p>
        </w:tc>
        <w:tc>
          <w:tcPr>
            <w:tcW w:w="0" w:type="auto"/>
            <w:tcBorders>
              <w:top w:val="single" w:sz="0" w:space="0" w:color="D3D3D3"/>
              <w:left w:val="single" w:sz="0" w:space="0" w:color="D3D3D3"/>
              <w:bottom w:val="single" w:sz="0" w:space="0" w:color="D3D3D3"/>
              <w:right w:val="single" w:sz="0" w:space="0" w:color="D3D3D3"/>
            </w:tcBorders>
          </w:tcPr>
          <w:p w14:paraId="2B1A0A4D" w14:textId="77777777" w:rsidR="00022B71" w:rsidRDefault="005B112A">
            <w:pPr>
              <w:keepNext/>
              <w:spacing w:after="60"/>
              <w:jc w:val="center"/>
            </w:pPr>
            <w:r>
              <w:rPr>
                <w:rFonts w:ascii="Calibri" w:hAnsi="Calibri"/>
                <w:sz w:val="20"/>
              </w:rPr>
              <w:t>18.1 (49)</w:t>
            </w:r>
          </w:p>
        </w:tc>
        <w:tc>
          <w:tcPr>
            <w:tcW w:w="0" w:type="auto"/>
            <w:tcBorders>
              <w:top w:val="single" w:sz="0" w:space="0" w:color="D3D3D3"/>
              <w:left w:val="single" w:sz="0" w:space="0" w:color="D3D3D3"/>
              <w:bottom w:val="single" w:sz="0" w:space="0" w:color="D3D3D3"/>
              <w:right w:val="single" w:sz="0" w:space="0" w:color="D3D3D3"/>
            </w:tcBorders>
          </w:tcPr>
          <w:p w14:paraId="210A001F" w14:textId="77777777" w:rsidR="00022B71" w:rsidRDefault="005B112A">
            <w:pPr>
              <w:keepNext/>
              <w:spacing w:after="60"/>
              <w:jc w:val="center"/>
            </w:pPr>
            <w:r>
              <w:rPr>
                <w:rFonts w:ascii="Calibri" w:hAnsi="Calibri"/>
                <w:sz w:val="20"/>
              </w:rPr>
              <w:t>25.2 (114)</w:t>
            </w:r>
          </w:p>
        </w:tc>
        <w:tc>
          <w:tcPr>
            <w:tcW w:w="0" w:type="auto"/>
            <w:tcBorders>
              <w:top w:val="single" w:sz="0" w:space="0" w:color="D3D3D3"/>
              <w:left w:val="single" w:sz="0" w:space="0" w:color="D3D3D3"/>
              <w:bottom w:val="single" w:sz="0" w:space="0" w:color="D3D3D3"/>
              <w:right w:val="single" w:sz="0" w:space="0" w:color="D3D3D3"/>
            </w:tcBorders>
          </w:tcPr>
          <w:p w14:paraId="17B35811" w14:textId="77777777" w:rsidR="00022B71" w:rsidRDefault="00022B71">
            <w:pPr>
              <w:keepNext/>
              <w:spacing w:after="60"/>
              <w:jc w:val="center"/>
            </w:pPr>
          </w:p>
        </w:tc>
      </w:tr>
      <w:tr w:rsidR="00022B71" w14:paraId="23FBB39B"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B20940"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C19CD77" w14:textId="77777777" w:rsidR="00022B71" w:rsidRDefault="005B112A">
            <w:pPr>
              <w:keepNext/>
              <w:spacing w:after="60"/>
              <w:jc w:val="center"/>
            </w:pPr>
            <w:r>
              <w:rPr>
                <w:rFonts w:ascii="Calibri" w:hAnsi="Calibri"/>
                <w:sz w:val="20"/>
              </w:rPr>
              <w:t>33.6 (242)</w:t>
            </w:r>
          </w:p>
        </w:tc>
        <w:tc>
          <w:tcPr>
            <w:tcW w:w="0" w:type="auto"/>
            <w:tcBorders>
              <w:top w:val="single" w:sz="0" w:space="0" w:color="D3D3D3"/>
              <w:left w:val="single" w:sz="0" w:space="0" w:color="D3D3D3"/>
              <w:bottom w:val="single" w:sz="0" w:space="0" w:color="D3D3D3"/>
              <w:right w:val="single" w:sz="0" w:space="0" w:color="D3D3D3"/>
            </w:tcBorders>
          </w:tcPr>
          <w:p w14:paraId="14EC39AE" w14:textId="77777777" w:rsidR="00022B71" w:rsidRDefault="005B112A">
            <w:pPr>
              <w:keepNext/>
              <w:spacing w:after="60"/>
              <w:jc w:val="center"/>
            </w:pPr>
            <w:r>
              <w:rPr>
                <w:rFonts w:ascii="Calibri" w:hAnsi="Calibri"/>
                <w:sz w:val="20"/>
              </w:rPr>
              <w:t>38.4 (103)</w:t>
            </w:r>
          </w:p>
        </w:tc>
        <w:tc>
          <w:tcPr>
            <w:tcW w:w="0" w:type="auto"/>
            <w:tcBorders>
              <w:top w:val="single" w:sz="0" w:space="0" w:color="D3D3D3"/>
              <w:left w:val="single" w:sz="0" w:space="0" w:color="D3D3D3"/>
              <w:bottom w:val="single" w:sz="0" w:space="0" w:color="D3D3D3"/>
              <w:right w:val="single" w:sz="0" w:space="0" w:color="D3D3D3"/>
            </w:tcBorders>
          </w:tcPr>
          <w:p w14:paraId="456D8DD2" w14:textId="77777777" w:rsidR="00022B71" w:rsidRDefault="005B112A">
            <w:pPr>
              <w:keepNext/>
              <w:spacing w:after="60"/>
              <w:jc w:val="center"/>
            </w:pPr>
            <w:r>
              <w:rPr>
                <w:rFonts w:ascii="Calibri" w:hAnsi="Calibri"/>
                <w:sz w:val="20"/>
              </w:rPr>
              <w:t>30.8 (139)</w:t>
            </w:r>
          </w:p>
        </w:tc>
        <w:tc>
          <w:tcPr>
            <w:tcW w:w="0" w:type="auto"/>
            <w:tcBorders>
              <w:top w:val="single" w:sz="0" w:space="0" w:color="D3D3D3"/>
              <w:left w:val="single" w:sz="0" w:space="0" w:color="D3D3D3"/>
              <w:bottom w:val="single" w:sz="0" w:space="0" w:color="D3D3D3"/>
              <w:right w:val="single" w:sz="0" w:space="0" w:color="D3D3D3"/>
            </w:tcBorders>
          </w:tcPr>
          <w:p w14:paraId="16E68151" w14:textId="77777777" w:rsidR="00022B71" w:rsidRDefault="00022B71">
            <w:pPr>
              <w:keepNext/>
              <w:spacing w:after="60"/>
              <w:jc w:val="center"/>
            </w:pPr>
          </w:p>
        </w:tc>
      </w:tr>
      <w:tr w:rsidR="00022B71" w14:paraId="5043493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25F71C"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D85B0AE"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3CD7F64D" w14:textId="77777777" w:rsidR="00022B71" w:rsidRDefault="005B112A">
            <w:pPr>
              <w:keepNext/>
              <w:spacing w:after="60"/>
              <w:jc w:val="center"/>
            </w:pPr>
            <w:r>
              <w:rPr>
                <w:rFonts w:ascii="Calibri" w:hAnsi="Calibri"/>
                <w:sz w:val="20"/>
              </w:rPr>
              <w:t>31.2 (84)</w:t>
            </w:r>
          </w:p>
        </w:tc>
        <w:tc>
          <w:tcPr>
            <w:tcW w:w="0" w:type="auto"/>
            <w:tcBorders>
              <w:top w:val="single" w:sz="0" w:space="0" w:color="D3D3D3"/>
              <w:left w:val="single" w:sz="0" w:space="0" w:color="D3D3D3"/>
              <w:bottom w:val="single" w:sz="0" w:space="0" w:color="D3D3D3"/>
              <w:right w:val="single" w:sz="0" w:space="0" w:color="D3D3D3"/>
            </w:tcBorders>
          </w:tcPr>
          <w:p w14:paraId="4410C1D0" w14:textId="77777777" w:rsidR="00022B71" w:rsidRDefault="005B112A">
            <w:pPr>
              <w:keepNext/>
              <w:spacing w:after="60"/>
              <w:jc w:val="center"/>
            </w:pPr>
            <w:r>
              <w:rPr>
                <w:rFonts w:ascii="Calibri" w:hAnsi="Calibri"/>
                <w:sz w:val="20"/>
              </w:rPr>
              <w:t>25.3 (115)</w:t>
            </w:r>
          </w:p>
        </w:tc>
        <w:tc>
          <w:tcPr>
            <w:tcW w:w="0" w:type="auto"/>
            <w:tcBorders>
              <w:top w:val="single" w:sz="0" w:space="0" w:color="D3D3D3"/>
              <w:left w:val="single" w:sz="0" w:space="0" w:color="D3D3D3"/>
              <w:bottom w:val="single" w:sz="0" w:space="0" w:color="D3D3D3"/>
              <w:right w:val="single" w:sz="0" w:space="0" w:color="D3D3D3"/>
            </w:tcBorders>
          </w:tcPr>
          <w:p w14:paraId="51E81A3C" w14:textId="77777777" w:rsidR="00022B71" w:rsidRDefault="00022B71">
            <w:pPr>
              <w:keepNext/>
              <w:spacing w:after="60"/>
              <w:jc w:val="center"/>
            </w:pPr>
          </w:p>
        </w:tc>
      </w:tr>
      <w:tr w:rsidR="00022B71" w14:paraId="716C283C"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5B84AA" w14:textId="77777777" w:rsidR="00022B71" w:rsidRDefault="005B112A">
            <w:pPr>
              <w:keepNext/>
              <w:spacing w:after="60"/>
            </w:pPr>
            <w:r>
              <w:rPr>
                <w:rFonts w:ascii="Calibri" w:hAnsi="Calibri"/>
                <w:sz w:val="20"/>
              </w:rPr>
              <w:t>Votre_soeur</w:t>
            </w:r>
          </w:p>
        </w:tc>
        <w:tc>
          <w:tcPr>
            <w:tcW w:w="0" w:type="auto"/>
            <w:tcBorders>
              <w:top w:val="single" w:sz="0" w:space="0" w:color="D3D3D3"/>
              <w:left w:val="single" w:sz="0" w:space="0" w:color="D3D3D3"/>
              <w:bottom w:val="single" w:sz="0" w:space="0" w:color="D3D3D3"/>
              <w:right w:val="single" w:sz="0" w:space="0" w:color="D3D3D3"/>
            </w:tcBorders>
          </w:tcPr>
          <w:p w14:paraId="11FD398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94229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FEF58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1F4378" w14:textId="77777777" w:rsidR="00022B71" w:rsidRDefault="005B112A">
            <w:pPr>
              <w:keepNext/>
              <w:spacing w:after="60"/>
              <w:jc w:val="center"/>
            </w:pPr>
            <w:r>
              <w:rPr>
                <w:rFonts w:ascii="Calibri" w:hAnsi="Calibri"/>
                <w:sz w:val="20"/>
              </w:rPr>
              <w:t>0.13</w:t>
            </w:r>
          </w:p>
        </w:tc>
      </w:tr>
      <w:tr w:rsidR="00022B71" w14:paraId="2A6D08F5"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50773D"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2FB394C"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2AD20628" w14:textId="77777777" w:rsidR="00022B71" w:rsidRDefault="005B112A">
            <w:pPr>
              <w:keepNext/>
              <w:spacing w:after="60"/>
              <w:jc w:val="center"/>
            </w:pPr>
            <w:r>
              <w:rPr>
                <w:rFonts w:ascii="Calibri" w:hAnsi="Calibri"/>
                <w:sz w:val="20"/>
              </w:rPr>
              <w:t>23.2 (62)</w:t>
            </w:r>
          </w:p>
        </w:tc>
        <w:tc>
          <w:tcPr>
            <w:tcW w:w="0" w:type="auto"/>
            <w:tcBorders>
              <w:top w:val="single" w:sz="0" w:space="0" w:color="D3D3D3"/>
              <w:left w:val="single" w:sz="0" w:space="0" w:color="D3D3D3"/>
              <w:bottom w:val="single" w:sz="0" w:space="0" w:color="D3D3D3"/>
              <w:right w:val="single" w:sz="0" w:space="0" w:color="D3D3D3"/>
            </w:tcBorders>
          </w:tcPr>
          <w:p w14:paraId="5642F596" w14:textId="77777777" w:rsidR="00022B71" w:rsidRDefault="005B112A">
            <w:pPr>
              <w:keepNext/>
              <w:spacing w:after="60"/>
              <w:jc w:val="center"/>
            </w:pPr>
            <w:r>
              <w:rPr>
                <w:rFonts w:ascii="Calibri" w:hAnsi="Calibri"/>
                <w:sz w:val="20"/>
              </w:rPr>
              <w:t>26.5 (120)</w:t>
            </w:r>
          </w:p>
        </w:tc>
        <w:tc>
          <w:tcPr>
            <w:tcW w:w="0" w:type="auto"/>
            <w:tcBorders>
              <w:top w:val="single" w:sz="0" w:space="0" w:color="D3D3D3"/>
              <w:left w:val="single" w:sz="0" w:space="0" w:color="D3D3D3"/>
              <w:bottom w:val="single" w:sz="0" w:space="0" w:color="D3D3D3"/>
              <w:right w:val="single" w:sz="0" w:space="0" w:color="D3D3D3"/>
            </w:tcBorders>
          </w:tcPr>
          <w:p w14:paraId="61D45927" w14:textId="77777777" w:rsidR="00022B71" w:rsidRDefault="00022B71">
            <w:pPr>
              <w:keepNext/>
              <w:spacing w:after="60"/>
              <w:jc w:val="center"/>
            </w:pPr>
          </w:p>
        </w:tc>
      </w:tr>
      <w:tr w:rsidR="00022B71" w14:paraId="224FDB75"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FD6609"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B40489B"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0C2E13EA" w14:textId="77777777" w:rsidR="00022B71" w:rsidRDefault="005B112A">
            <w:pPr>
              <w:keepNext/>
              <w:spacing w:after="60"/>
              <w:jc w:val="center"/>
            </w:pPr>
            <w:r>
              <w:rPr>
                <w:rFonts w:ascii="Calibri" w:hAnsi="Calibri"/>
                <w:sz w:val="20"/>
              </w:rPr>
              <w:t>9.8 (26)</w:t>
            </w:r>
          </w:p>
        </w:tc>
        <w:tc>
          <w:tcPr>
            <w:tcW w:w="0" w:type="auto"/>
            <w:tcBorders>
              <w:top w:val="single" w:sz="0" w:space="0" w:color="D3D3D3"/>
              <w:left w:val="single" w:sz="0" w:space="0" w:color="D3D3D3"/>
              <w:bottom w:val="single" w:sz="0" w:space="0" w:color="D3D3D3"/>
              <w:right w:val="single" w:sz="0" w:space="0" w:color="D3D3D3"/>
            </w:tcBorders>
          </w:tcPr>
          <w:p w14:paraId="5EBEB4EC" w14:textId="77777777" w:rsidR="00022B71" w:rsidRDefault="005B112A">
            <w:pPr>
              <w:keepNext/>
              <w:spacing w:after="60"/>
              <w:jc w:val="center"/>
            </w:pPr>
            <w:r>
              <w:rPr>
                <w:rFonts w:ascii="Calibri" w:hAnsi="Calibri"/>
                <w:sz w:val="20"/>
              </w:rPr>
              <w:t>7.3 (33)</w:t>
            </w:r>
          </w:p>
        </w:tc>
        <w:tc>
          <w:tcPr>
            <w:tcW w:w="0" w:type="auto"/>
            <w:tcBorders>
              <w:top w:val="single" w:sz="0" w:space="0" w:color="D3D3D3"/>
              <w:left w:val="single" w:sz="0" w:space="0" w:color="D3D3D3"/>
              <w:bottom w:val="single" w:sz="0" w:space="0" w:color="D3D3D3"/>
              <w:right w:val="single" w:sz="0" w:space="0" w:color="D3D3D3"/>
            </w:tcBorders>
          </w:tcPr>
          <w:p w14:paraId="552FB56C" w14:textId="77777777" w:rsidR="00022B71" w:rsidRDefault="00022B71">
            <w:pPr>
              <w:keepNext/>
              <w:spacing w:after="60"/>
              <w:jc w:val="center"/>
            </w:pPr>
          </w:p>
        </w:tc>
      </w:tr>
      <w:tr w:rsidR="00022B71" w14:paraId="07C6A824"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A2EE9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41A7336D" w14:textId="77777777" w:rsidR="00022B71" w:rsidRDefault="005B112A">
            <w:pPr>
              <w:keepNext/>
              <w:spacing w:after="60"/>
              <w:jc w:val="center"/>
            </w:pPr>
            <w:r>
              <w:rPr>
                <w:rFonts w:ascii="Calibri" w:hAnsi="Calibri"/>
                <w:sz w:val="20"/>
              </w:rPr>
              <w:t>25.8 (186)</w:t>
            </w:r>
          </w:p>
        </w:tc>
        <w:tc>
          <w:tcPr>
            <w:tcW w:w="0" w:type="auto"/>
            <w:tcBorders>
              <w:top w:val="single" w:sz="0" w:space="0" w:color="D3D3D3"/>
              <w:left w:val="single" w:sz="0" w:space="0" w:color="D3D3D3"/>
              <w:bottom w:val="single" w:sz="0" w:space="0" w:color="D3D3D3"/>
              <w:right w:val="single" w:sz="0" w:space="0" w:color="D3D3D3"/>
            </w:tcBorders>
          </w:tcPr>
          <w:p w14:paraId="466CB517" w14:textId="77777777" w:rsidR="00022B71" w:rsidRDefault="005B112A">
            <w:pPr>
              <w:keepNext/>
              <w:spacing w:after="60"/>
              <w:jc w:val="center"/>
            </w:pPr>
            <w:r>
              <w:rPr>
                <w:rFonts w:ascii="Calibri" w:hAnsi="Calibri"/>
                <w:sz w:val="20"/>
              </w:rPr>
              <w:t>22.7 (61)</w:t>
            </w:r>
          </w:p>
        </w:tc>
        <w:tc>
          <w:tcPr>
            <w:tcW w:w="0" w:type="auto"/>
            <w:tcBorders>
              <w:top w:val="single" w:sz="0" w:space="0" w:color="D3D3D3"/>
              <w:left w:val="single" w:sz="0" w:space="0" w:color="D3D3D3"/>
              <w:bottom w:val="single" w:sz="0" w:space="0" w:color="D3D3D3"/>
              <w:right w:val="single" w:sz="0" w:space="0" w:color="D3D3D3"/>
            </w:tcBorders>
          </w:tcPr>
          <w:p w14:paraId="536BFAB0" w14:textId="77777777" w:rsidR="00022B71" w:rsidRDefault="005B112A">
            <w:pPr>
              <w:keepNext/>
              <w:spacing w:after="60"/>
              <w:jc w:val="center"/>
            </w:pPr>
            <w:r>
              <w:rPr>
                <w:rFonts w:ascii="Calibri" w:hAnsi="Calibri"/>
                <w:sz w:val="20"/>
              </w:rPr>
              <w:t>27.7 (125)</w:t>
            </w:r>
          </w:p>
        </w:tc>
        <w:tc>
          <w:tcPr>
            <w:tcW w:w="0" w:type="auto"/>
            <w:tcBorders>
              <w:top w:val="single" w:sz="0" w:space="0" w:color="D3D3D3"/>
              <w:left w:val="single" w:sz="0" w:space="0" w:color="D3D3D3"/>
              <w:bottom w:val="single" w:sz="0" w:space="0" w:color="D3D3D3"/>
              <w:right w:val="single" w:sz="0" w:space="0" w:color="D3D3D3"/>
            </w:tcBorders>
          </w:tcPr>
          <w:p w14:paraId="707D08C7" w14:textId="77777777" w:rsidR="00022B71" w:rsidRDefault="00022B71">
            <w:pPr>
              <w:keepNext/>
              <w:spacing w:after="60"/>
              <w:jc w:val="center"/>
            </w:pPr>
          </w:p>
        </w:tc>
      </w:tr>
      <w:tr w:rsidR="00022B71" w14:paraId="4A46AF06"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2D2BA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EF0261E" w14:textId="77777777" w:rsidR="00022B71" w:rsidRDefault="005B112A">
            <w:pPr>
              <w:keepNext/>
              <w:spacing w:after="60"/>
              <w:jc w:val="center"/>
            </w:pPr>
            <w:r>
              <w:rPr>
                <w:rFonts w:ascii="Calibri" w:hAnsi="Calibri"/>
                <w:sz w:val="20"/>
              </w:rPr>
              <w:t>24.0 (173)</w:t>
            </w:r>
          </w:p>
        </w:tc>
        <w:tc>
          <w:tcPr>
            <w:tcW w:w="0" w:type="auto"/>
            <w:tcBorders>
              <w:top w:val="single" w:sz="0" w:space="0" w:color="D3D3D3"/>
              <w:left w:val="single" w:sz="0" w:space="0" w:color="D3D3D3"/>
              <w:bottom w:val="single" w:sz="0" w:space="0" w:color="D3D3D3"/>
              <w:right w:val="single" w:sz="0" w:space="0" w:color="D3D3D3"/>
            </w:tcBorders>
          </w:tcPr>
          <w:p w14:paraId="1DF32A56" w14:textId="77777777" w:rsidR="00022B71" w:rsidRDefault="005B112A">
            <w:pPr>
              <w:keepNext/>
              <w:spacing w:after="60"/>
              <w:jc w:val="center"/>
            </w:pPr>
            <w:r>
              <w:rPr>
                <w:rFonts w:ascii="Calibri" w:hAnsi="Calibri"/>
                <w:sz w:val="20"/>
              </w:rPr>
              <w:t>23.2 (62)</w:t>
            </w:r>
          </w:p>
        </w:tc>
        <w:tc>
          <w:tcPr>
            <w:tcW w:w="0" w:type="auto"/>
            <w:tcBorders>
              <w:top w:val="single" w:sz="0" w:space="0" w:color="D3D3D3"/>
              <w:left w:val="single" w:sz="0" w:space="0" w:color="D3D3D3"/>
              <w:bottom w:val="single" w:sz="0" w:space="0" w:color="D3D3D3"/>
              <w:right w:val="single" w:sz="0" w:space="0" w:color="D3D3D3"/>
            </w:tcBorders>
          </w:tcPr>
          <w:p w14:paraId="14ABEC21" w14:textId="77777777" w:rsidR="00022B71" w:rsidRDefault="005B112A">
            <w:pPr>
              <w:keepNext/>
              <w:spacing w:after="60"/>
              <w:jc w:val="center"/>
            </w:pPr>
            <w:r>
              <w:rPr>
                <w:rFonts w:ascii="Calibri" w:hAnsi="Calibri"/>
                <w:sz w:val="20"/>
              </w:rPr>
              <w:t>24.4 (111)</w:t>
            </w:r>
          </w:p>
        </w:tc>
        <w:tc>
          <w:tcPr>
            <w:tcW w:w="0" w:type="auto"/>
            <w:tcBorders>
              <w:top w:val="single" w:sz="0" w:space="0" w:color="D3D3D3"/>
              <w:left w:val="single" w:sz="0" w:space="0" w:color="D3D3D3"/>
              <w:bottom w:val="single" w:sz="0" w:space="0" w:color="D3D3D3"/>
              <w:right w:val="single" w:sz="0" w:space="0" w:color="D3D3D3"/>
            </w:tcBorders>
          </w:tcPr>
          <w:p w14:paraId="228E5B06" w14:textId="77777777" w:rsidR="00022B71" w:rsidRDefault="00022B71">
            <w:pPr>
              <w:keepNext/>
              <w:spacing w:after="60"/>
              <w:jc w:val="center"/>
            </w:pPr>
          </w:p>
        </w:tc>
      </w:tr>
      <w:tr w:rsidR="00022B71" w14:paraId="32EDCDC8"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55BB7"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C8C297D" w14:textId="77777777" w:rsidR="00022B71" w:rsidRDefault="005B112A">
            <w:pPr>
              <w:keepNext/>
              <w:spacing w:after="60"/>
              <w:jc w:val="center"/>
            </w:pPr>
            <w:r>
              <w:rPr>
                <w:rFonts w:ascii="Calibri" w:hAnsi="Calibri"/>
                <w:sz w:val="20"/>
              </w:rPr>
              <w:t>16.7 (121)</w:t>
            </w:r>
          </w:p>
        </w:tc>
        <w:tc>
          <w:tcPr>
            <w:tcW w:w="0" w:type="auto"/>
            <w:tcBorders>
              <w:top w:val="single" w:sz="0" w:space="0" w:color="D3D3D3"/>
              <w:left w:val="single" w:sz="0" w:space="0" w:color="D3D3D3"/>
              <w:bottom w:val="single" w:sz="0" w:space="0" w:color="D3D3D3"/>
              <w:right w:val="single" w:sz="0" w:space="0" w:color="D3D3D3"/>
            </w:tcBorders>
          </w:tcPr>
          <w:p w14:paraId="7820681D" w14:textId="77777777" w:rsidR="00022B71" w:rsidRDefault="005B112A">
            <w:pPr>
              <w:keepNext/>
              <w:spacing w:after="60"/>
              <w:jc w:val="center"/>
            </w:pPr>
            <w:r>
              <w:rPr>
                <w:rFonts w:ascii="Calibri" w:hAnsi="Calibri"/>
                <w:sz w:val="20"/>
              </w:rPr>
              <w:t>21.0 (56)</w:t>
            </w:r>
          </w:p>
        </w:tc>
        <w:tc>
          <w:tcPr>
            <w:tcW w:w="0" w:type="auto"/>
            <w:tcBorders>
              <w:top w:val="single" w:sz="0" w:space="0" w:color="D3D3D3"/>
              <w:left w:val="single" w:sz="0" w:space="0" w:color="D3D3D3"/>
              <w:bottom w:val="single" w:sz="0" w:space="0" w:color="D3D3D3"/>
              <w:right w:val="single" w:sz="0" w:space="0" w:color="D3D3D3"/>
            </w:tcBorders>
          </w:tcPr>
          <w:p w14:paraId="0E471A39" w14:textId="77777777" w:rsidR="00022B71" w:rsidRDefault="005B112A">
            <w:pPr>
              <w:keepNext/>
              <w:spacing w:after="60"/>
              <w:jc w:val="center"/>
            </w:pPr>
            <w:r>
              <w:rPr>
                <w:rFonts w:ascii="Calibri" w:hAnsi="Calibri"/>
                <w:sz w:val="20"/>
              </w:rPr>
              <w:t>14.2 (64)</w:t>
            </w:r>
          </w:p>
        </w:tc>
        <w:tc>
          <w:tcPr>
            <w:tcW w:w="0" w:type="auto"/>
            <w:tcBorders>
              <w:top w:val="single" w:sz="0" w:space="0" w:color="D3D3D3"/>
              <w:left w:val="single" w:sz="0" w:space="0" w:color="D3D3D3"/>
              <w:bottom w:val="single" w:sz="0" w:space="0" w:color="D3D3D3"/>
              <w:right w:val="single" w:sz="0" w:space="0" w:color="D3D3D3"/>
            </w:tcBorders>
          </w:tcPr>
          <w:p w14:paraId="58C5AF95" w14:textId="77777777" w:rsidR="00022B71" w:rsidRDefault="00022B71">
            <w:pPr>
              <w:keepNext/>
              <w:spacing w:after="60"/>
              <w:jc w:val="center"/>
            </w:pPr>
          </w:p>
        </w:tc>
      </w:tr>
      <w:tr w:rsidR="00022B71" w14:paraId="698E7A9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FC45A6" w14:textId="77777777" w:rsidR="00022B71" w:rsidRDefault="005B112A">
            <w:pPr>
              <w:keepNext/>
              <w:spacing w:after="60"/>
            </w:pPr>
            <w:r>
              <w:rPr>
                <w:rFonts w:ascii="Calibri" w:hAnsi="Calibri"/>
                <w:sz w:val="20"/>
              </w:rPr>
              <w:t>Votre_frere</w:t>
            </w:r>
          </w:p>
        </w:tc>
        <w:tc>
          <w:tcPr>
            <w:tcW w:w="0" w:type="auto"/>
            <w:tcBorders>
              <w:top w:val="single" w:sz="0" w:space="0" w:color="D3D3D3"/>
              <w:left w:val="single" w:sz="0" w:space="0" w:color="D3D3D3"/>
              <w:bottom w:val="single" w:sz="0" w:space="0" w:color="D3D3D3"/>
              <w:right w:val="single" w:sz="0" w:space="0" w:color="D3D3D3"/>
            </w:tcBorders>
          </w:tcPr>
          <w:p w14:paraId="5408E2E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F5531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827D4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0C6BC1" w14:textId="77777777" w:rsidR="00022B71" w:rsidRDefault="005B112A">
            <w:pPr>
              <w:keepNext/>
              <w:spacing w:after="60"/>
              <w:jc w:val="center"/>
            </w:pPr>
            <w:r>
              <w:rPr>
                <w:rFonts w:ascii="Calibri" w:hAnsi="Calibri"/>
                <w:sz w:val="20"/>
              </w:rPr>
              <w:t>0.4</w:t>
            </w:r>
          </w:p>
        </w:tc>
      </w:tr>
      <w:tr w:rsidR="00022B71" w14:paraId="4D08969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02DF6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B408039" w14:textId="77777777" w:rsidR="00022B71" w:rsidRDefault="005B112A">
            <w:pPr>
              <w:keepNext/>
              <w:spacing w:after="60"/>
              <w:jc w:val="center"/>
            </w:pPr>
            <w:r>
              <w:rPr>
                <w:rFonts w:ascii="Calibri" w:hAnsi="Calibri"/>
                <w:sz w:val="20"/>
              </w:rPr>
              <w:t>27.7 (200)</w:t>
            </w:r>
          </w:p>
        </w:tc>
        <w:tc>
          <w:tcPr>
            <w:tcW w:w="0" w:type="auto"/>
            <w:tcBorders>
              <w:top w:val="single" w:sz="0" w:space="0" w:color="D3D3D3"/>
              <w:left w:val="single" w:sz="0" w:space="0" w:color="D3D3D3"/>
              <w:bottom w:val="single" w:sz="0" w:space="0" w:color="D3D3D3"/>
              <w:right w:val="single" w:sz="0" w:space="0" w:color="D3D3D3"/>
            </w:tcBorders>
          </w:tcPr>
          <w:p w14:paraId="748411CD" w14:textId="77777777" w:rsidR="00022B71" w:rsidRDefault="005B112A">
            <w:pPr>
              <w:keepNext/>
              <w:spacing w:after="60"/>
              <w:jc w:val="center"/>
            </w:pPr>
            <w:r>
              <w:rPr>
                <w:rFonts w:ascii="Calibri" w:hAnsi="Calibri"/>
                <w:sz w:val="20"/>
              </w:rPr>
              <w:t>30.2 (81)</w:t>
            </w:r>
          </w:p>
        </w:tc>
        <w:tc>
          <w:tcPr>
            <w:tcW w:w="0" w:type="auto"/>
            <w:tcBorders>
              <w:top w:val="single" w:sz="0" w:space="0" w:color="D3D3D3"/>
              <w:left w:val="single" w:sz="0" w:space="0" w:color="D3D3D3"/>
              <w:bottom w:val="single" w:sz="0" w:space="0" w:color="D3D3D3"/>
              <w:right w:val="single" w:sz="0" w:space="0" w:color="D3D3D3"/>
            </w:tcBorders>
          </w:tcPr>
          <w:p w14:paraId="09ABD27F" w14:textId="77777777" w:rsidR="00022B71" w:rsidRDefault="005B112A">
            <w:pPr>
              <w:keepNext/>
              <w:spacing w:after="60"/>
              <w:jc w:val="center"/>
            </w:pPr>
            <w:r>
              <w:rPr>
                <w:rFonts w:ascii="Calibri" w:hAnsi="Calibri"/>
                <w:sz w:val="20"/>
              </w:rPr>
              <w:t>26.2 (119)</w:t>
            </w:r>
          </w:p>
        </w:tc>
        <w:tc>
          <w:tcPr>
            <w:tcW w:w="0" w:type="auto"/>
            <w:tcBorders>
              <w:top w:val="single" w:sz="0" w:space="0" w:color="D3D3D3"/>
              <w:left w:val="single" w:sz="0" w:space="0" w:color="D3D3D3"/>
              <w:bottom w:val="single" w:sz="0" w:space="0" w:color="D3D3D3"/>
              <w:right w:val="single" w:sz="0" w:space="0" w:color="D3D3D3"/>
            </w:tcBorders>
          </w:tcPr>
          <w:p w14:paraId="1FB710B4" w14:textId="77777777" w:rsidR="00022B71" w:rsidRDefault="00022B71">
            <w:pPr>
              <w:keepNext/>
              <w:spacing w:after="60"/>
              <w:jc w:val="center"/>
            </w:pPr>
          </w:p>
        </w:tc>
      </w:tr>
      <w:tr w:rsidR="00022B71" w14:paraId="473F0EE7"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8515F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5A85DAD"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371E917C" w14:textId="77777777" w:rsidR="00022B71" w:rsidRDefault="005B112A">
            <w:pPr>
              <w:keepNext/>
              <w:spacing w:after="60"/>
              <w:jc w:val="center"/>
            </w:pPr>
            <w:r>
              <w:rPr>
                <w:rFonts w:ascii="Calibri" w:hAnsi="Calibri"/>
                <w:sz w:val="20"/>
              </w:rPr>
              <w:t>8.8 (23)</w:t>
            </w:r>
          </w:p>
        </w:tc>
        <w:tc>
          <w:tcPr>
            <w:tcW w:w="0" w:type="auto"/>
            <w:tcBorders>
              <w:top w:val="single" w:sz="0" w:space="0" w:color="D3D3D3"/>
              <w:left w:val="single" w:sz="0" w:space="0" w:color="D3D3D3"/>
              <w:bottom w:val="single" w:sz="0" w:space="0" w:color="D3D3D3"/>
              <w:right w:val="single" w:sz="0" w:space="0" w:color="D3D3D3"/>
            </w:tcBorders>
          </w:tcPr>
          <w:p w14:paraId="2AC02182" w14:textId="77777777" w:rsidR="00022B71" w:rsidRDefault="005B112A">
            <w:pPr>
              <w:keepNext/>
              <w:spacing w:after="60"/>
              <w:jc w:val="center"/>
            </w:pPr>
            <w:r>
              <w:rPr>
                <w:rFonts w:ascii="Calibri" w:hAnsi="Calibri"/>
                <w:sz w:val="20"/>
              </w:rPr>
              <w:t>7.9 (36)</w:t>
            </w:r>
          </w:p>
        </w:tc>
        <w:tc>
          <w:tcPr>
            <w:tcW w:w="0" w:type="auto"/>
            <w:tcBorders>
              <w:top w:val="single" w:sz="0" w:space="0" w:color="D3D3D3"/>
              <w:left w:val="single" w:sz="0" w:space="0" w:color="D3D3D3"/>
              <w:bottom w:val="single" w:sz="0" w:space="0" w:color="D3D3D3"/>
              <w:right w:val="single" w:sz="0" w:space="0" w:color="D3D3D3"/>
            </w:tcBorders>
          </w:tcPr>
          <w:p w14:paraId="27D23B70" w14:textId="77777777" w:rsidR="00022B71" w:rsidRDefault="00022B71">
            <w:pPr>
              <w:keepNext/>
              <w:spacing w:after="60"/>
              <w:jc w:val="center"/>
            </w:pPr>
          </w:p>
        </w:tc>
      </w:tr>
      <w:tr w:rsidR="00022B71" w14:paraId="28CC92EA"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2B9E3D" w14:textId="77777777" w:rsidR="00022B71" w:rsidRDefault="005B112A">
            <w:pPr>
              <w:keepNext/>
              <w:spacing w:after="60"/>
            </w:pPr>
            <w:r>
              <w:rPr>
                <w:rFonts w:ascii="Calibri" w:hAnsi="Calibri"/>
                <w:sz w:val="20"/>
              </w:rPr>
              <w:t xml:space="preserve">    Plus ou moins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796280B2" w14:textId="77777777" w:rsidR="00022B71" w:rsidRDefault="005B112A">
            <w:pPr>
              <w:keepNext/>
              <w:spacing w:after="60"/>
              <w:jc w:val="center"/>
            </w:pPr>
            <w:r>
              <w:rPr>
                <w:rFonts w:ascii="Calibri" w:hAnsi="Calibri"/>
                <w:sz w:val="20"/>
              </w:rPr>
              <w:t>27.1 (195)</w:t>
            </w:r>
          </w:p>
        </w:tc>
        <w:tc>
          <w:tcPr>
            <w:tcW w:w="0" w:type="auto"/>
            <w:tcBorders>
              <w:top w:val="single" w:sz="0" w:space="0" w:color="D3D3D3"/>
              <w:left w:val="single" w:sz="0" w:space="0" w:color="D3D3D3"/>
              <w:bottom w:val="single" w:sz="0" w:space="0" w:color="D3D3D3"/>
              <w:right w:val="single" w:sz="0" w:space="0" w:color="D3D3D3"/>
            </w:tcBorders>
          </w:tcPr>
          <w:p w14:paraId="52F01424" w14:textId="77777777" w:rsidR="00022B71" w:rsidRDefault="005B112A">
            <w:pPr>
              <w:keepNext/>
              <w:spacing w:after="60"/>
              <w:jc w:val="center"/>
            </w:pPr>
            <w:r>
              <w:rPr>
                <w:rFonts w:ascii="Calibri" w:hAnsi="Calibri"/>
                <w:sz w:val="20"/>
              </w:rPr>
              <w:t>23.8 (64)</w:t>
            </w:r>
          </w:p>
        </w:tc>
        <w:tc>
          <w:tcPr>
            <w:tcW w:w="0" w:type="auto"/>
            <w:tcBorders>
              <w:top w:val="single" w:sz="0" w:space="0" w:color="D3D3D3"/>
              <w:left w:val="single" w:sz="0" w:space="0" w:color="D3D3D3"/>
              <w:bottom w:val="single" w:sz="0" w:space="0" w:color="D3D3D3"/>
              <w:right w:val="single" w:sz="0" w:space="0" w:color="D3D3D3"/>
            </w:tcBorders>
          </w:tcPr>
          <w:p w14:paraId="5F417D12" w14:textId="77777777" w:rsidR="00022B71" w:rsidRDefault="005B112A">
            <w:pPr>
              <w:keepNext/>
              <w:spacing w:after="60"/>
              <w:jc w:val="center"/>
            </w:pPr>
            <w:r>
              <w:rPr>
                <w:rFonts w:ascii="Calibri" w:hAnsi="Calibri"/>
                <w:sz w:val="20"/>
              </w:rPr>
              <w:t>29.0 (131)</w:t>
            </w:r>
          </w:p>
        </w:tc>
        <w:tc>
          <w:tcPr>
            <w:tcW w:w="0" w:type="auto"/>
            <w:tcBorders>
              <w:top w:val="single" w:sz="0" w:space="0" w:color="D3D3D3"/>
              <w:left w:val="single" w:sz="0" w:space="0" w:color="D3D3D3"/>
              <w:bottom w:val="single" w:sz="0" w:space="0" w:color="D3D3D3"/>
              <w:right w:val="single" w:sz="0" w:space="0" w:color="D3D3D3"/>
            </w:tcBorders>
          </w:tcPr>
          <w:p w14:paraId="6E680D21" w14:textId="77777777" w:rsidR="00022B71" w:rsidRDefault="00022B71">
            <w:pPr>
              <w:keepNext/>
              <w:spacing w:after="60"/>
              <w:jc w:val="center"/>
            </w:pPr>
          </w:p>
        </w:tc>
      </w:tr>
      <w:tr w:rsidR="00022B71" w14:paraId="717FA0F7"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2CF27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65DFEA5" w14:textId="77777777" w:rsidR="00022B71" w:rsidRDefault="005B112A">
            <w:pPr>
              <w:keepNext/>
              <w:spacing w:after="60"/>
              <w:jc w:val="center"/>
            </w:pPr>
            <w:r>
              <w:rPr>
                <w:rFonts w:ascii="Calibri" w:hAnsi="Calibri"/>
                <w:sz w:val="20"/>
              </w:rPr>
              <w:t>23.2 (167)</w:t>
            </w:r>
          </w:p>
        </w:tc>
        <w:tc>
          <w:tcPr>
            <w:tcW w:w="0" w:type="auto"/>
            <w:tcBorders>
              <w:top w:val="single" w:sz="0" w:space="0" w:color="D3D3D3"/>
              <w:left w:val="single" w:sz="0" w:space="0" w:color="D3D3D3"/>
              <w:bottom w:val="single" w:sz="0" w:space="0" w:color="D3D3D3"/>
              <w:right w:val="single" w:sz="0" w:space="0" w:color="D3D3D3"/>
            </w:tcBorders>
          </w:tcPr>
          <w:p w14:paraId="2EFEC3C1" w14:textId="77777777" w:rsidR="00022B71" w:rsidRDefault="005B112A">
            <w:pPr>
              <w:keepNext/>
              <w:spacing w:after="60"/>
              <w:jc w:val="center"/>
            </w:pPr>
            <w:r>
              <w:rPr>
                <w:rFonts w:ascii="Calibri" w:hAnsi="Calibri"/>
                <w:sz w:val="20"/>
              </w:rPr>
              <w:t>21.5 (58)</w:t>
            </w:r>
          </w:p>
        </w:tc>
        <w:tc>
          <w:tcPr>
            <w:tcW w:w="0" w:type="auto"/>
            <w:tcBorders>
              <w:top w:val="single" w:sz="0" w:space="0" w:color="D3D3D3"/>
              <w:left w:val="single" w:sz="0" w:space="0" w:color="D3D3D3"/>
              <w:bottom w:val="single" w:sz="0" w:space="0" w:color="D3D3D3"/>
              <w:right w:val="single" w:sz="0" w:space="0" w:color="D3D3D3"/>
            </w:tcBorders>
          </w:tcPr>
          <w:p w14:paraId="7EA88559" w14:textId="77777777" w:rsidR="00022B71" w:rsidRDefault="005B112A">
            <w:pPr>
              <w:keepNext/>
              <w:spacing w:after="60"/>
              <w:jc w:val="center"/>
            </w:pPr>
            <w:r>
              <w:rPr>
                <w:rFonts w:ascii="Calibri" w:hAnsi="Calibri"/>
                <w:sz w:val="20"/>
              </w:rPr>
              <w:t>24.2 (110)</w:t>
            </w:r>
          </w:p>
        </w:tc>
        <w:tc>
          <w:tcPr>
            <w:tcW w:w="0" w:type="auto"/>
            <w:tcBorders>
              <w:top w:val="single" w:sz="0" w:space="0" w:color="D3D3D3"/>
              <w:left w:val="single" w:sz="0" w:space="0" w:color="D3D3D3"/>
              <w:bottom w:val="single" w:sz="0" w:space="0" w:color="D3D3D3"/>
              <w:right w:val="single" w:sz="0" w:space="0" w:color="D3D3D3"/>
            </w:tcBorders>
          </w:tcPr>
          <w:p w14:paraId="2210970D" w14:textId="77777777" w:rsidR="00022B71" w:rsidRDefault="00022B71">
            <w:pPr>
              <w:keepNext/>
              <w:spacing w:after="60"/>
              <w:jc w:val="center"/>
            </w:pPr>
          </w:p>
        </w:tc>
      </w:tr>
      <w:tr w:rsidR="00022B71" w14:paraId="055F1D89"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4F1C5D"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E0006B6"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020E2F51" w14:textId="77777777" w:rsidR="00022B71" w:rsidRDefault="005B112A">
            <w:pPr>
              <w:keepNext/>
              <w:spacing w:after="60"/>
              <w:jc w:val="center"/>
            </w:pPr>
            <w:r>
              <w:rPr>
                <w:rFonts w:ascii="Calibri" w:hAnsi="Calibri"/>
                <w:sz w:val="20"/>
              </w:rPr>
              <w:t>15.8 (42)</w:t>
            </w:r>
          </w:p>
        </w:tc>
        <w:tc>
          <w:tcPr>
            <w:tcW w:w="0" w:type="auto"/>
            <w:tcBorders>
              <w:top w:val="single" w:sz="0" w:space="0" w:color="D3D3D3"/>
              <w:left w:val="single" w:sz="0" w:space="0" w:color="D3D3D3"/>
              <w:bottom w:val="single" w:sz="0" w:space="0" w:color="D3D3D3"/>
              <w:right w:val="single" w:sz="0" w:space="0" w:color="D3D3D3"/>
            </w:tcBorders>
          </w:tcPr>
          <w:p w14:paraId="7539D691" w14:textId="77777777" w:rsidR="00022B71" w:rsidRDefault="005B112A">
            <w:pPr>
              <w:keepNext/>
              <w:spacing w:after="60"/>
              <w:jc w:val="center"/>
            </w:pPr>
            <w:r>
              <w:rPr>
                <w:rFonts w:ascii="Calibri" w:hAnsi="Calibri"/>
                <w:sz w:val="20"/>
              </w:rPr>
              <w:t>12.7 (57)</w:t>
            </w:r>
          </w:p>
        </w:tc>
        <w:tc>
          <w:tcPr>
            <w:tcW w:w="0" w:type="auto"/>
            <w:tcBorders>
              <w:top w:val="single" w:sz="0" w:space="0" w:color="D3D3D3"/>
              <w:left w:val="single" w:sz="0" w:space="0" w:color="D3D3D3"/>
              <w:bottom w:val="single" w:sz="0" w:space="0" w:color="D3D3D3"/>
              <w:right w:val="single" w:sz="0" w:space="0" w:color="D3D3D3"/>
            </w:tcBorders>
          </w:tcPr>
          <w:p w14:paraId="46E975F5" w14:textId="77777777" w:rsidR="00022B71" w:rsidRDefault="00022B71">
            <w:pPr>
              <w:keepNext/>
              <w:spacing w:after="60"/>
              <w:jc w:val="center"/>
            </w:pPr>
          </w:p>
        </w:tc>
      </w:tr>
      <w:tr w:rsidR="00022B71" w14:paraId="56785E6F"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FCC8F8" w14:textId="77777777" w:rsidR="00022B71" w:rsidRDefault="005B112A">
            <w:pPr>
              <w:keepNext/>
              <w:spacing w:after="60"/>
            </w:pPr>
            <w:r>
              <w:rPr>
                <w:rFonts w:ascii="Calibri" w:hAnsi="Calibri"/>
                <w:sz w:val="20"/>
              </w:rPr>
              <w:t>Vos_amis</w:t>
            </w:r>
          </w:p>
        </w:tc>
        <w:tc>
          <w:tcPr>
            <w:tcW w:w="0" w:type="auto"/>
            <w:tcBorders>
              <w:top w:val="single" w:sz="0" w:space="0" w:color="D3D3D3"/>
              <w:left w:val="single" w:sz="0" w:space="0" w:color="D3D3D3"/>
              <w:bottom w:val="single" w:sz="0" w:space="0" w:color="D3D3D3"/>
              <w:right w:val="single" w:sz="0" w:space="0" w:color="D3D3D3"/>
            </w:tcBorders>
          </w:tcPr>
          <w:p w14:paraId="78B68E6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82347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23059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9ADF61" w14:textId="77777777" w:rsidR="00022B71" w:rsidRDefault="005B112A">
            <w:pPr>
              <w:keepNext/>
              <w:spacing w:after="60"/>
              <w:jc w:val="center"/>
            </w:pPr>
            <w:r>
              <w:rPr>
                <w:rFonts w:ascii="Calibri" w:hAnsi="Calibri"/>
                <w:sz w:val="20"/>
              </w:rPr>
              <w:t>&gt;0.9</w:t>
            </w:r>
          </w:p>
        </w:tc>
      </w:tr>
      <w:tr w:rsidR="00022B71" w14:paraId="5EA4B07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BAC20"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3A9745BB" w14:textId="77777777" w:rsidR="00022B71" w:rsidRDefault="005B112A">
            <w:pPr>
              <w:keepNext/>
              <w:spacing w:after="60"/>
              <w:jc w:val="center"/>
            </w:pPr>
            <w:r>
              <w:rPr>
                <w:rFonts w:ascii="Calibri" w:hAnsi="Calibri"/>
                <w:sz w:val="20"/>
              </w:rPr>
              <w:t>1.8 (13)</w:t>
            </w:r>
          </w:p>
        </w:tc>
        <w:tc>
          <w:tcPr>
            <w:tcW w:w="0" w:type="auto"/>
            <w:tcBorders>
              <w:top w:val="single" w:sz="0" w:space="0" w:color="D3D3D3"/>
              <w:left w:val="single" w:sz="0" w:space="0" w:color="D3D3D3"/>
              <w:bottom w:val="single" w:sz="0" w:space="0" w:color="D3D3D3"/>
              <w:right w:val="single" w:sz="0" w:space="0" w:color="D3D3D3"/>
            </w:tcBorders>
          </w:tcPr>
          <w:p w14:paraId="585AE54F" w14:textId="77777777" w:rsidR="00022B71" w:rsidRDefault="005B112A">
            <w:pPr>
              <w:keepNext/>
              <w:spacing w:after="60"/>
              <w:jc w:val="center"/>
            </w:pPr>
            <w:r>
              <w:rPr>
                <w:rFonts w:ascii="Calibri" w:hAnsi="Calibri"/>
                <w:sz w:val="20"/>
              </w:rPr>
              <w:t>1.9 (5)</w:t>
            </w:r>
          </w:p>
        </w:tc>
        <w:tc>
          <w:tcPr>
            <w:tcW w:w="0" w:type="auto"/>
            <w:tcBorders>
              <w:top w:val="single" w:sz="0" w:space="0" w:color="D3D3D3"/>
              <w:left w:val="single" w:sz="0" w:space="0" w:color="D3D3D3"/>
              <w:bottom w:val="single" w:sz="0" w:space="0" w:color="D3D3D3"/>
              <w:right w:val="single" w:sz="0" w:space="0" w:color="D3D3D3"/>
            </w:tcBorders>
          </w:tcPr>
          <w:p w14:paraId="321BE164" w14:textId="77777777" w:rsidR="00022B71" w:rsidRDefault="005B112A">
            <w:pPr>
              <w:keepNext/>
              <w:spacing w:after="60"/>
              <w:jc w:val="center"/>
            </w:pPr>
            <w:r>
              <w:rPr>
                <w:rFonts w:ascii="Calibri" w:hAnsi="Calibri"/>
                <w:sz w:val="20"/>
              </w:rPr>
              <w:t>1.8 (8)</w:t>
            </w:r>
          </w:p>
        </w:tc>
        <w:tc>
          <w:tcPr>
            <w:tcW w:w="0" w:type="auto"/>
            <w:tcBorders>
              <w:top w:val="single" w:sz="0" w:space="0" w:color="D3D3D3"/>
              <w:left w:val="single" w:sz="0" w:space="0" w:color="D3D3D3"/>
              <w:bottom w:val="single" w:sz="0" w:space="0" w:color="D3D3D3"/>
              <w:right w:val="single" w:sz="0" w:space="0" w:color="D3D3D3"/>
            </w:tcBorders>
          </w:tcPr>
          <w:p w14:paraId="72A27D0F" w14:textId="77777777" w:rsidR="00022B71" w:rsidRDefault="00022B71">
            <w:pPr>
              <w:keepNext/>
              <w:spacing w:after="60"/>
              <w:jc w:val="center"/>
            </w:pPr>
          </w:p>
        </w:tc>
      </w:tr>
      <w:tr w:rsidR="00022B71" w14:paraId="3524E3AC"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11D2F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9D7277F" w14:textId="77777777" w:rsidR="00022B71" w:rsidRDefault="005B112A">
            <w:pPr>
              <w:keepNext/>
              <w:spacing w:after="60"/>
              <w:jc w:val="center"/>
            </w:pPr>
            <w:r>
              <w:rPr>
                <w:rFonts w:ascii="Calibri" w:hAnsi="Calibri"/>
                <w:sz w:val="20"/>
              </w:rPr>
              <w:t>7.5 (54)</w:t>
            </w:r>
          </w:p>
        </w:tc>
        <w:tc>
          <w:tcPr>
            <w:tcW w:w="0" w:type="auto"/>
            <w:tcBorders>
              <w:top w:val="single" w:sz="0" w:space="0" w:color="D3D3D3"/>
              <w:left w:val="single" w:sz="0" w:space="0" w:color="D3D3D3"/>
              <w:bottom w:val="single" w:sz="0" w:space="0" w:color="D3D3D3"/>
              <w:right w:val="single" w:sz="0" w:space="0" w:color="D3D3D3"/>
            </w:tcBorders>
          </w:tcPr>
          <w:p w14:paraId="6E12FDFD" w14:textId="77777777" w:rsidR="00022B71" w:rsidRDefault="005B112A">
            <w:pPr>
              <w:keepNext/>
              <w:spacing w:after="60"/>
              <w:jc w:val="center"/>
            </w:pPr>
            <w:r>
              <w:rPr>
                <w:rFonts w:ascii="Calibri" w:hAnsi="Calibri"/>
                <w:sz w:val="20"/>
              </w:rPr>
              <w:t>7.2 (19)</w:t>
            </w:r>
          </w:p>
        </w:tc>
        <w:tc>
          <w:tcPr>
            <w:tcW w:w="0" w:type="auto"/>
            <w:tcBorders>
              <w:top w:val="single" w:sz="0" w:space="0" w:color="D3D3D3"/>
              <w:left w:val="single" w:sz="0" w:space="0" w:color="D3D3D3"/>
              <w:bottom w:val="single" w:sz="0" w:space="0" w:color="D3D3D3"/>
              <w:right w:val="single" w:sz="0" w:space="0" w:color="D3D3D3"/>
            </w:tcBorders>
          </w:tcPr>
          <w:p w14:paraId="69A6BE5B" w14:textId="77777777" w:rsidR="00022B71" w:rsidRDefault="005B112A">
            <w:pPr>
              <w:keepNext/>
              <w:spacing w:after="60"/>
              <w:jc w:val="center"/>
            </w:pPr>
            <w:r>
              <w:rPr>
                <w:rFonts w:ascii="Calibri" w:hAnsi="Calibri"/>
                <w:sz w:val="20"/>
              </w:rPr>
              <w:t>7.7 (35)</w:t>
            </w:r>
          </w:p>
        </w:tc>
        <w:tc>
          <w:tcPr>
            <w:tcW w:w="0" w:type="auto"/>
            <w:tcBorders>
              <w:top w:val="single" w:sz="0" w:space="0" w:color="D3D3D3"/>
              <w:left w:val="single" w:sz="0" w:space="0" w:color="D3D3D3"/>
              <w:bottom w:val="single" w:sz="0" w:space="0" w:color="D3D3D3"/>
              <w:right w:val="single" w:sz="0" w:space="0" w:color="D3D3D3"/>
            </w:tcBorders>
          </w:tcPr>
          <w:p w14:paraId="3CE1952E" w14:textId="77777777" w:rsidR="00022B71" w:rsidRDefault="00022B71">
            <w:pPr>
              <w:keepNext/>
              <w:spacing w:after="60"/>
              <w:jc w:val="center"/>
            </w:pPr>
          </w:p>
        </w:tc>
      </w:tr>
      <w:tr w:rsidR="00022B71" w14:paraId="43C5B583"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3F0EC8"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526EB92" w14:textId="77777777" w:rsidR="00022B71" w:rsidRDefault="005B112A">
            <w:pPr>
              <w:keepNext/>
              <w:spacing w:after="60"/>
              <w:jc w:val="center"/>
            </w:pPr>
            <w:r>
              <w:rPr>
                <w:rFonts w:ascii="Calibri" w:hAnsi="Calibri"/>
                <w:sz w:val="20"/>
              </w:rPr>
              <w:t>30.9 (222)</w:t>
            </w:r>
          </w:p>
        </w:tc>
        <w:tc>
          <w:tcPr>
            <w:tcW w:w="0" w:type="auto"/>
            <w:tcBorders>
              <w:top w:val="single" w:sz="0" w:space="0" w:color="D3D3D3"/>
              <w:left w:val="single" w:sz="0" w:space="0" w:color="D3D3D3"/>
              <w:bottom w:val="single" w:sz="0" w:space="0" w:color="D3D3D3"/>
              <w:right w:val="single" w:sz="0" w:space="0" w:color="D3D3D3"/>
            </w:tcBorders>
          </w:tcPr>
          <w:p w14:paraId="4127FC82" w14:textId="77777777" w:rsidR="00022B71" w:rsidRDefault="005B112A">
            <w:pPr>
              <w:keepNext/>
              <w:spacing w:after="60"/>
              <w:jc w:val="center"/>
            </w:pPr>
            <w:r>
              <w:rPr>
                <w:rFonts w:ascii="Calibri" w:hAnsi="Calibri"/>
                <w:sz w:val="20"/>
              </w:rPr>
              <w:t>30.6 (82)</w:t>
            </w:r>
          </w:p>
        </w:tc>
        <w:tc>
          <w:tcPr>
            <w:tcW w:w="0" w:type="auto"/>
            <w:tcBorders>
              <w:top w:val="single" w:sz="0" w:space="0" w:color="D3D3D3"/>
              <w:left w:val="single" w:sz="0" w:space="0" w:color="D3D3D3"/>
              <w:bottom w:val="single" w:sz="0" w:space="0" w:color="D3D3D3"/>
              <w:right w:val="single" w:sz="0" w:space="0" w:color="D3D3D3"/>
            </w:tcBorders>
          </w:tcPr>
          <w:p w14:paraId="360ED11B" w14:textId="77777777" w:rsidR="00022B71" w:rsidRDefault="005B112A">
            <w:pPr>
              <w:keepNext/>
              <w:spacing w:after="60"/>
              <w:jc w:val="center"/>
            </w:pPr>
            <w:r>
              <w:rPr>
                <w:rFonts w:ascii="Calibri" w:hAnsi="Calibri"/>
                <w:sz w:val="20"/>
              </w:rPr>
              <w:t>31.0 (140)</w:t>
            </w:r>
          </w:p>
        </w:tc>
        <w:tc>
          <w:tcPr>
            <w:tcW w:w="0" w:type="auto"/>
            <w:tcBorders>
              <w:top w:val="single" w:sz="0" w:space="0" w:color="D3D3D3"/>
              <w:left w:val="single" w:sz="0" w:space="0" w:color="D3D3D3"/>
              <w:bottom w:val="single" w:sz="0" w:space="0" w:color="D3D3D3"/>
              <w:right w:val="single" w:sz="0" w:space="0" w:color="D3D3D3"/>
            </w:tcBorders>
          </w:tcPr>
          <w:p w14:paraId="7178D664" w14:textId="77777777" w:rsidR="00022B71" w:rsidRDefault="00022B71">
            <w:pPr>
              <w:keepNext/>
              <w:spacing w:after="60"/>
              <w:jc w:val="center"/>
            </w:pPr>
          </w:p>
        </w:tc>
      </w:tr>
      <w:tr w:rsidR="00022B71" w14:paraId="7230DF1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D12DBF"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DD4B2FA" w14:textId="77777777" w:rsidR="00022B71" w:rsidRDefault="005B112A">
            <w:pPr>
              <w:keepNext/>
              <w:spacing w:after="60"/>
              <w:jc w:val="center"/>
            </w:pPr>
            <w:r>
              <w:rPr>
                <w:rFonts w:ascii="Calibri" w:hAnsi="Calibri"/>
                <w:sz w:val="20"/>
              </w:rPr>
              <w:t>47.1 (340)</w:t>
            </w:r>
          </w:p>
        </w:tc>
        <w:tc>
          <w:tcPr>
            <w:tcW w:w="0" w:type="auto"/>
            <w:tcBorders>
              <w:top w:val="single" w:sz="0" w:space="0" w:color="D3D3D3"/>
              <w:left w:val="single" w:sz="0" w:space="0" w:color="D3D3D3"/>
              <w:bottom w:val="single" w:sz="0" w:space="0" w:color="D3D3D3"/>
              <w:right w:val="single" w:sz="0" w:space="0" w:color="D3D3D3"/>
            </w:tcBorders>
          </w:tcPr>
          <w:p w14:paraId="63E322AB" w14:textId="77777777" w:rsidR="00022B71" w:rsidRDefault="005B112A">
            <w:pPr>
              <w:keepNext/>
              <w:spacing w:after="60"/>
              <w:jc w:val="center"/>
            </w:pPr>
            <w:r>
              <w:rPr>
                <w:rFonts w:ascii="Calibri" w:hAnsi="Calibri"/>
                <w:sz w:val="20"/>
              </w:rPr>
              <w:t>46.7 (125)</w:t>
            </w:r>
          </w:p>
        </w:tc>
        <w:tc>
          <w:tcPr>
            <w:tcW w:w="0" w:type="auto"/>
            <w:tcBorders>
              <w:top w:val="single" w:sz="0" w:space="0" w:color="D3D3D3"/>
              <w:left w:val="single" w:sz="0" w:space="0" w:color="D3D3D3"/>
              <w:bottom w:val="single" w:sz="0" w:space="0" w:color="D3D3D3"/>
              <w:right w:val="single" w:sz="0" w:space="0" w:color="D3D3D3"/>
            </w:tcBorders>
          </w:tcPr>
          <w:p w14:paraId="1BB5F215" w14:textId="77777777" w:rsidR="00022B71" w:rsidRDefault="005B112A">
            <w:pPr>
              <w:keepNext/>
              <w:spacing w:after="60"/>
              <w:jc w:val="center"/>
            </w:pPr>
            <w:r>
              <w:rPr>
                <w:rFonts w:ascii="Calibri" w:hAnsi="Calibri"/>
                <w:sz w:val="20"/>
              </w:rPr>
              <w:t>47.4 (215)</w:t>
            </w:r>
          </w:p>
        </w:tc>
        <w:tc>
          <w:tcPr>
            <w:tcW w:w="0" w:type="auto"/>
            <w:tcBorders>
              <w:top w:val="single" w:sz="0" w:space="0" w:color="D3D3D3"/>
              <w:left w:val="single" w:sz="0" w:space="0" w:color="D3D3D3"/>
              <w:bottom w:val="single" w:sz="0" w:space="0" w:color="D3D3D3"/>
              <w:right w:val="single" w:sz="0" w:space="0" w:color="D3D3D3"/>
            </w:tcBorders>
          </w:tcPr>
          <w:p w14:paraId="2E14E20D" w14:textId="77777777" w:rsidR="00022B71" w:rsidRDefault="00022B71">
            <w:pPr>
              <w:keepNext/>
              <w:spacing w:after="60"/>
              <w:jc w:val="center"/>
            </w:pPr>
          </w:p>
        </w:tc>
      </w:tr>
      <w:tr w:rsidR="00022B71" w14:paraId="0FE52B9B"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EA80E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A608705" w14:textId="77777777" w:rsidR="00022B71" w:rsidRDefault="005B112A">
            <w:pPr>
              <w:keepNext/>
              <w:spacing w:after="60"/>
              <w:jc w:val="center"/>
            </w:pPr>
            <w:r>
              <w:rPr>
                <w:rFonts w:ascii="Calibri" w:hAnsi="Calibri"/>
                <w:sz w:val="20"/>
              </w:rPr>
              <w:t>12.7 (91)</w:t>
            </w:r>
          </w:p>
        </w:tc>
        <w:tc>
          <w:tcPr>
            <w:tcW w:w="0" w:type="auto"/>
            <w:tcBorders>
              <w:top w:val="single" w:sz="0" w:space="0" w:color="D3D3D3"/>
              <w:left w:val="single" w:sz="0" w:space="0" w:color="D3D3D3"/>
              <w:bottom w:val="single" w:sz="0" w:space="0" w:color="D3D3D3"/>
              <w:right w:val="single" w:sz="0" w:space="0" w:color="D3D3D3"/>
            </w:tcBorders>
          </w:tcPr>
          <w:p w14:paraId="4428A7E1" w14:textId="77777777" w:rsidR="00022B71" w:rsidRDefault="005B112A">
            <w:pPr>
              <w:keepNext/>
              <w:spacing w:after="60"/>
              <w:jc w:val="center"/>
            </w:pPr>
            <w:r>
              <w:rPr>
                <w:rFonts w:ascii="Calibri" w:hAnsi="Calibri"/>
                <w:sz w:val="20"/>
              </w:rPr>
              <w:t>13.6 (37)</w:t>
            </w:r>
          </w:p>
        </w:tc>
        <w:tc>
          <w:tcPr>
            <w:tcW w:w="0" w:type="auto"/>
            <w:tcBorders>
              <w:top w:val="single" w:sz="0" w:space="0" w:color="D3D3D3"/>
              <w:left w:val="single" w:sz="0" w:space="0" w:color="D3D3D3"/>
              <w:bottom w:val="single" w:sz="0" w:space="0" w:color="D3D3D3"/>
              <w:right w:val="single" w:sz="0" w:space="0" w:color="D3D3D3"/>
            </w:tcBorders>
          </w:tcPr>
          <w:p w14:paraId="66BD2D24" w14:textId="77777777" w:rsidR="00022B71" w:rsidRDefault="005B112A">
            <w:pPr>
              <w:keepNext/>
              <w:spacing w:after="60"/>
              <w:jc w:val="center"/>
            </w:pPr>
            <w:r>
              <w:rPr>
                <w:rFonts w:ascii="Calibri" w:hAnsi="Calibri"/>
                <w:sz w:val="20"/>
              </w:rPr>
              <w:t>12.1 (55)</w:t>
            </w:r>
          </w:p>
        </w:tc>
        <w:tc>
          <w:tcPr>
            <w:tcW w:w="0" w:type="auto"/>
            <w:tcBorders>
              <w:top w:val="single" w:sz="0" w:space="0" w:color="D3D3D3"/>
              <w:left w:val="single" w:sz="0" w:space="0" w:color="D3D3D3"/>
              <w:bottom w:val="single" w:sz="0" w:space="0" w:color="D3D3D3"/>
              <w:right w:val="single" w:sz="0" w:space="0" w:color="D3D3D3"/>
            </w:tcBorders>
          </w:tcPr>
          <w:p w14:paraId="0279A615" w14:textId="77777777" w:rsidR="00022B71" w:rsidRDefault="00022B71">
            <w:pPr>
              <w:keepNext/>
              <w:spacing w:after="60"/>
              <w:jc w:val="center"/>
            </w:pPr>
          </w:p>
        </w:tc>
      </w:tr>
      <w:tr w:rsidR="00022B71" w14:paraId="09C5D92D"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C680B9" w14:textId="77777777" w:rsidR="00022B71" w:rsidRDefault="005B112A">
            <w:pPr>
              <w:keepNext/>
              <w:spacing w:after="60"/>
            </w:pPr>
            <w:r>
              <w:rPr>
                <w:rFonts w:ascii="Calibri" w:hAnsi="Calibri"/>
                <w:sz w:val="20"/>
              </w:rPr>
              <w:t>A_l_ecole</w:t>
            </w:r>
          </w:p>
        </w:tc>
        <w:tc>
          <w:tcPr>
            <w:tcW w:w="0" w:type="auto"/>
            <w:tcBorders>
              <w:top w:val="single" w:sz="0" w:space="0" w:color="D3D3D3"/>
              <w:left w:val="single" w:sz="0" w:space="0" w:color="D3D3D3"/>
              <w:bottom w:val="single" w:sz="0" w:space="0" w:color="D3D3D3"/>
              <w:right w:val="single" w:sz="0" w:space="0" w:color="D3D3D3"/>
            </w:tcBorders>
          </w:tcPr>
          <w:p w14:paraId="0B45188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CA5B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288F5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0ED9C9" w14:textId="77777777" w:rsidR="00022B71" w:rsidRDefault="005B112A">
            <w:pPr>
              <w:keepNext/>
              <w:spacing w:after="60"/>
              <w:jc w:val="center"/>
            </w:pPr>
            <w:r>
              <w:rPr>
                <w:rFonts w:ascii="Calibri" w:hAnsi="Calibri"/>
                <w:sz w:val="20"/>
              </w:rPr>
              <w:t>0.059</w:t>
            </w:r>
          </w:p>
        </w:tc>
      </w:tr>
      <w:tr w:rsidR="00022B71" w14:paraId="223983D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94F1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9CB1018" w14:textId="77777777" w:rsidR="00022B71" w:rsidRDefault="005B112A">
            <w:pPr>
              <w:keepNext/>
              <w:spacing w:after="60"/>
              <w:jc w:val="center"/>
            </w:pPr>
            <w:r>
              <w:rPr>
                <w:rFonts w:ascii="Calibri" w:hAnsi="Calibri"/>
                <w:sz w:val="20"/>
              </w:rPr>
              <w:t>10.3 (74)</w:t>
            </w:r>
          </w:p>
        </w:tc>
        <w:tc>
          <w:tcPr>
            <w:tcW w:w="0" w:type="auto"/>
            <w:tcBorders>
              <w:top w:val="single" w:sz="0" w:space="0" w:color="D3D3D3"/>
              <w:left w:val="single" w:sz="0" w:space="0" w:color="D3D3D3"/>
              <w:bottom w:val="single" w:sz="0" w:space="0" w:color="D3D3D3"/>
              <w:right w:val="single" w:sz="0" w:space="0" w:color="D3D3D3"/>
            </w:tcBorders>
          </w:tcPr>
          <w:p w14:paraId="7E356F83" w14:textId="77777777" w:rsidR="00022B71" w:rsidRDefault="005B112A">
            <w:pPr>
              <w:keepNext/>
              <w:spacing w:after="60"/>
              <w:jc w:val="center"/>
            </w:pPr>
            <w:r>
              <w:rPr>
                <w:rFonts w:ascii="Calibri" w:hAnsi="Calibri"/>
                <w:sz w:val="20"/>
              </w:rPr>
              <w:t>7.1 (19)</w:t>
            </w:r>
          </w:p>
        </w:tc>
        <w:tc>
          <w:tcPr>
            <w:tcW w:w="0" w:type="auto"/>
            <w:tcBorders>
              <w:top w:val="single" w:sz="0" w:space="0" w:color="D3D3D3"/>
              <w:left w:val="single" w:sz="0" w:space="0" w:color="D3D3D3"/>
              <w:bottom w:val="single" w:sz="0" w:space="0" w:color="D3D3D3"/>
              <w:right w:val="single" w:sz="0" w:space="0" w:color="D3D3D3"/>
            </w:tcBorders>
          </w:tcPr>
          <w:p w14:paraId="6303EC19" w14:textId="77777777" w:rsidR="00022B71" w:rsidRDefault="005B112A">
            <w:pPr>
              <w:keepNext/>
              <w:spacing w:after="60"/>
              <w:jc w:val="center"/>
            </w:pPr>
            <w:r>
              <w:rPr>
                <w:rFonts w:ascii="Calibri" w:hAnsi="Calibri"/>
                <w:sz w:val="20"/>
              </w:rPr>
              <w:t>12.2 (55)</w:t>
            </w:r>
          </w:p>
        </w:tc>
        <w:tc>
          <w:tcPr>
            <w:tcW w:w="0" w:type="auto"/>
            <w:tcBorders>
              <w:top w:val="single" w:sz="0" w:space="0" w:color="D3D3D3"/>
              <w:left w:val="single" w:sz="0" w:space="0" w:color="D3D3D3"/>
              <w:bottom w:val="single" w:sz="0" w:space="0" w:color="D3D3D3"/>
              <w:right w:val="single" w:sz="0" w:space="0" w:color="D3D3D3"/>
            </w:tcBorders>
          </w:tcPr>
          <w:p w14:paraId="2885707F" w14:textId="77777777" w:rsidR="00022B71" w:rsidRDefault="00022B71">
            <w:pPr>
              <w:keepNext/>
              <w:spacing w:after="60"/>
              <w:jc w:val="center"/>
            </w:pPr>
          </w:p>
        </w:tc>
      </w:tr>
      <w:tr w:rsidR="00022B71" w14:paraId="7A9D8C77"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82ADF0"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7578ED5" w14:textId="77777777" w:rsidR="00022B71" w:rsidRDefault="005B112A">
            <w:pPr>
              <w:keepNext/>
              <w:spacing w:after="60"/>
              <w:jc w:val="center"/>
            </w:pPr>
            <w:r>
              <w:rPr>
                <w:rFonts w:ascii="Calibri" w:hAnsi="Calibri"/>
                <w:sz w:val="20"/>
              </w:rPr>
              <w:t>9.4 (68)</w:t>
            </w:r>
          </w:p>
        </w:tc>
        <w:tc>
          <w:tcPr>
            <w:tcW w:w="0" w:type="auto"/>
            <w:tcBorders>
              <w:top w:val="single" w:sz="0" w:space="0" w:color="D3D3D3"/>
              <w:left w:val="single" w:sz="0" w:space="0" w:color="D3D3D3"/>
              <w:bottom w:val="single" w:sz="0" w:space="0" w:color="D3D3D3"/>
              <w:right w:val="single" w:sz="0" w:space="0" w:color="D3D3D3"/>
            </w:tcBorders>
          </w:tcPr>
          <w:p w14:paraId="150F2F2A" w14:textId="77777777" w:rsidR="00022B71" w:rsidRDefault="005B112A">
            <w:pPr>
              <w:keepNext/>
              <w:spacing w:after="60"/>
              <w:jc w:val="center"/>
            </w:pPr>
            <w:r>
              <w:rPr>
                <w:rFonts w:ascii="Calibri" w:hAnsi="Calibri"/>
                <w:sz w:val="20"/>
              </w:rPr>
              <w:t>9.5 (25)</w:t>
            </w:r>
          </w:p>
        </w:tc>
        <w:tc>
          <w:tcPr>
            <w:tcW w:w="0" w:type="auto"/>
            <w:tcBorders>
              <w:top w:val="single" w:sz="0" w:space="0" w:color="D3D3D3"/>
              <w:left w:val="single" w:sz="0" w:space="0" w:color="D3D3D3"/>
              <w:bottom w:val="single" w:sz="0" w:space="0" w:color="D3D3D3"/>
              <w:right w:val="single" w:sz="0" w:space="0" w:color="D3D3D3"/>
            </w:tcBorders>
          </w:tcPr>
          <w:p w14:paraId="02911110" w14:textId="77777777" w:rsidR="00022B71" w:rsidRDefault="005B112A">
            <w:pPr>
              <w:keepNext/>
              <w:spacing w:after="60"/>
              <w:jc w:val="center"/>
            </w:pPr>
            <w:r>
              <w:rPr>
                <w:rFonts w:ascii="Calibri" w:hAnsi="Calibri"/>
                <w:sz w:val="20"/>
              </w:rPr>
              <w:t>9.4 (42)</w:t>
            </w:r>
          </w:p>
        </w:tc>
        <w:tc>
          <w:tcPr>
            <w:tcW w:w="0" w:type="auto"/>
            <w:tcBorders>
              <w:top w:val="single" w:sz="0" w:space="0" w:color="D3D3D3"/>
              <w:left w:val="single" w:sz="0" w:space="0" w:color="D3D3D3"/>
              <w:bottom w:val="single" w:sz="0" w:space="0" w:color="D3D3D3"/>
              <w:right w:val="single" w:sz="0" w:space="0" w:color="D3D3D3"/>
            </w:tcBorders>
          </w:tcPr>
          <w:p w14:paraId="12484C23" w14:textId="77777777" w:rsidR="00022B71" w:rsidRDefault="00022B71">
            <w:pPr>
              <w:keepNext/>
              <w:spacing w:after="60"/>
              <w:jc w:val="center"/>
            </w:pPr>
          </w:p>
        </w:tc>
      </w:tr>
      <w:tr w:rsidR="00022B71" w14:paraId="6539627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22B974"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4315350" w14:textId="77777777" w:rsidR="00022B71" w:rsidRDefault="005B112A">
            <w:pPr>
              <w:keepNext/>
              <w:spacing w:after="60"/>
              <w:jc w:val="center"/>
            </w:pPr>
            <w:r>
              <w:rPr>
                <w:rFonts w:ascii="Calibri" w:hAnsi="Calibri"/>
                <w:sz w:val="20"/>
              </w:rPr>
              <w:t>28.1 (203)</w:t>
            </w:r>
          </w:p>
        </w:tc>
        <w:tc>
          <w:tcPr>
            <w:tcW w:w="0" w:type="auto"/>
            <w:tcBorders>
              <w:top w:val="single" w:sz="0" w:space="0" w:color="D3D3D3"/>
              <w:left w:val="single" w:sz="0" w:space="0" w:color="D3D3D3"/>
              <w:bottom w:val="single" w:sz="0" w:space="0" w:color="D3D3D3"/>
              <w:right w:val="single" w:sz="0" w:space="0" w:color="D3D3D3"/>
            </w:tcBorders>
          </w:tcPr>
          <w:p w14:paraId="4355D212" w14:textId="77777777" w:rsidR="00022B71" w:rsidRDefault="005B112A">
            <w:pPr>
              <w:keepNext/>
              <w:spacing w:after="60"/>
              <w:jc w:val="center"/>
            </w:pPr>
            <w:r>
              <w:rPr>
                <w:rFonts w:ascii="Calibri" w:hAnsi="Calibri"/>
                <w:sz w:val="20"/>
              </w:rPr>
              <w:t>24.5 (66)</w:t>
            </w:r>
          </w:p>
        </w:tc>
        <w:tc>
          <w:tcPr>
            <w:tcW w:w="0" w:type="auto"/>
            <w:tcBorders>
              <w:top w:val="single" w:sz="0" w:space="0" w:color="D3D3D3"/>
              <w:left w:val="single" w:sz="0" w:space="0" w:color="D3D3D3"/>
              <w:bottom w:val="single" w:sz="0" w:space="0" w:color="D3D3D3"/>
              <w:right w:val="single" w:sz="0" w:space="0" w:color="D3D3D3"/>
            </w:tcBorders>
          </w:tcPr>
          <w:p w14:paraId="4E68C43F" w14:textId="77777777" w:rsidR="00022B71" w:rsidRDefault="005B112A">
            <w:pPr>
              <w:keepNext/>
              <w:spacing w:after="60"/>
              <w:jc w:val="center"/>
            </w:pPr>
            <w:r>
              <w:rPr>
                <w:rFonts w:ascii="Calibri" w:hAnsi="Calibri"/>
                <w:sz w:val="20"/>
              </w:rPr>
              <w:t>30.3 (137)</w:t>
            </w:r>
          </w:p>
        </w:tc>
        <w:tc>
          <w:tcPr>
            <w:tcW w:w="0" w:type="auto"/>
            <w:tcBorders>
              <w:top w:val="single" w:sz="0" w:space="0" w:color="D3D3D3"/>
              <w:left w:val="single" w:sz="0" w:space="0" w:color="D3D3D3"/>
              <w:bottom w:val="single" w:sz="0" w:space="0" w:color="D3D3D3"/>
              <w:right w:val="single" w:sz="0" w:space="0" w:color="D3D3D3"/>
            </w:tcBorders>
          </w:tcPr>
          <w:p w14:paraId="243D7836" w14:textId="77777777" w:rsidR="00022B71" w:rsidRDefault="00022B71">
            <w:pPr>
              <w:keepNext/>
              <w:spacing w:after="60"/>
              <w:jc w:val="center"/>
            </w:pPr>
          </w:p>
        </w:tc>
      </w:tr>
      <w:tr w:rsidR="00022B71" w14:paraId="71C3345A"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84626C"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2C0C398" w14:textId="77777777" w:rsidR="00022B71" w:rsidRDefault="005B112A">
            <w:pPr>
              <w:keepNext/>
              <w:spacing w:after="60"/>
              <w:jc w:val="center"/>
            </w:pPr>
            <w:r>
              <w:rPr>
                <w:rFonts w:ascii="Calibri" w:hAnsi="Calibri"/>
                <w:sz w:val="20"/>
              </w:rPr>
              <w:t>39.5 (284)</w:t>
            </w:r>
          </w:p>
        </w:tc>
        <w:tc>
          <w:tcPr>
            <w:tcW w:w="0" w:type="auto"/>
            <w:tcBorders>
              <w:top w:val="single" w:sz="0" w:space="0" w:color="D3D3D3"/>
              <w:left w:val="single" w:sz="0" w:space="0" w:color="D3D3D3"/>
              <w:bottom w:val="single" w:sz="0" w:space="0" w:color="D3D3D3"/>
              <w:right w:val="single" w:sz="0" w:space="0" w:color="D3D3D3"/>
            </w:tcBorders>
          </w:tcPr>
          <w:p w14:paraId="581C6972" w14:textId="77777777" w:rsidR="00022B71" w:rsidRDefault="005B112A">
            <w:pPr>
              <w:keepNext/>
              <w:spacing w:after="60"/>
              <w:jc w:val="center"/>
            </w:pPr>
            <w:r>
              <w:rPr>
                <w:rFonts w:ascii="Calibri" w:hAnsi="Calibri"/>
                <w:sz w:val="20"/>
              </w:rPr>
              <w:t>43.1 (115)</w:t>
            </w:r>
          </w:p>
        </w:tc>
        <w:tc>
          <w:tcPr>
            <w:tcW w:w="0" w:type="auto"/>
            <w:tcBorders>
              <w:top w:val="single" w:sz="0" w:space="0" w:color="D3D3D3"/>
              <w:left w:val="single" w:sz="0" w:space="0" w:color="D3D3D3"/>
              <w:bottom w:val="single" w:sz="0" w:space="0" w:color="D3D3D3"/>
              <w:right w:val="single" w:sz="0" w:space="0" w:color="D3D3D3"/>
            </w:tcBorders>
          </w:tcPr>
          <w:p w14:paraId="55062257" w14:textId="77777777" w:rsidR="00022B71" w:rsidRDefault="005B112A">
            <w:pPr>
              <w:keepNext/>
              <w:spacing w:after="60"/>
              <w:jc w:val="center"/>
            </w:pPr>
            <w:r>
              <w:rPr>
                <w:rFonts w:ascii="Calibri" w:hAnsi="Calibri"/>
                <w:sz w:val="20"/>
              </w:rPr>
              <w:t>37.3 (169)</w:t>
            </w:r>
          </w:p>
        </w:tc>
        <w:tc>
          <w:tcPr>
            <w:tcW w:w="0" w:type="auto"/>
            <w:tcBorders>
              <w:top w:val="single" w:sz="0" w:space="0" w:color="D3D3D3"/>
              <w:left w:val="single" w:sz="0" w:space="0" w:color="D3D3D3"/>
              <w:bottom w:val="single" w:sz="0" w:space="0" w:color="D3D3D3"/>
              <w:right w:val="single" w:sz="0" w:space="0" w:color="D3D3D3"/>
            </w:tcBorders>
          </w:tcPr>
          <w:p w14:paraId="67603AF8" w14:textId="77777777" w:rsidR="00022B71" w:rsidRDefault="00022B71">
            <w:pPr>
              <w:keepNext/>
              <w:spacing w:after="60"/>
              <w:jc w:val="center"/>
            </w:pPr>
          </w:p>
        </w:tc>
      </w:tr>
      <w:tr w:rsidR="00022B71" w14:paraId="55C8FB2A"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BC4EFD"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B2F2823" w14:textId="77777777" w:rsidR="00022B71" w:rsidRDefault="005B112A">
            <w:pPr>
              <w:keepNext/>
              <w:spacing w:after="60"/>
              <w:jc w:val="center"/>
            </w:pPr>
            <w:r>
              <w:rPr>
                <w:rFonts w:ascii="Calibri" w:hAnsi="Calibri"/>
                <w:sz w:val="20"/>
              </w:rPr>
              <w:t>12.7 (92)</w:t>
            </w:r>
          </w:p>
        </w:tc>
        <w:tc>
          <w:tcPr>
            <w:tcW w:w="0" w:type="auto"/>
            <w:tcBorders>
              <w:top w:val="single" w:sz="0" w:space="0" w:color="D3D3D3"/>
              <w:left w:val="single" w:sz="0" w:space="0" w:color="D3D3D3"/>
              <w:bottom w:val="single" w:sz="0" w:space="0" w:color="D3D3D3"/>
              <w:right w:val="single" w:sz="0" w:space="0" w:color="D3D3D3"/>
            </w:tcBorders>
          </w:tcPr>
          <w:p w14:paraId="7B239397" w14:textId="77777777" w:rsidR="00022B71" w:rsidRDefault="005B112A">
            <w:pPr>
              <w:keepNext/>
              <w:spacing w:after="60"/>
              <w:jc w:val="center"/>
            </w:pPr>
            <w:r>
              <w:rPr>
                <w:rFonts w:ascii="Calibri" w:hAnsi="Calibri"/>
                <w:sz w:val="20"/>
              </w:rPr>
              <w:t>15.9 (43)</w:t>
            </w:r>
          </w:p>
        </w:tc>
        <w:tc>
          <w:tcPr>
            <w:tcW w:w="0" w:type="auto"/>
            <w:tcBorders>
              <w:top w:val="single" w:sz="0" w:space="0" w:color="D3D3D3"/>
              <w:left w:val="single" w:sz="0" w:space="0" w:color="D3D3D3"/>
              <w:bottom w:val="single" w:sz="0" w:space="0" w:color="D3D3D3"/>
              <w:right w:val="single" w:sz="0" w:space="0" w:color="D3D3D3"/>
            </w:tcBorders>
          </w:tcPr>
          <w:p w14:paraId="1EE1EFA2" w14:textId="77777777" w:rsidR="00022B71" w:rsidRDefault="005B112A">
            <w:pPr>
              <w:keepNext/>
              <w:spacing w:after="60"/>
              <w:jc w:val="center"/>
            </w:pPr>
            <w:r>
              <w:rPr>
                <w:rFonts w:ascii="Calibri" w:hAnsi="Calibri"/>
                <w:sz w:val="20"/>
              </w:rPr>
              <w:t>10.8 (49)</w:t>
            </w:r>
          </w:p>
        </w:tc>
        <w:tc>
          <w:tcPr>
            <w:tcW w:w="0" w:type="auto"/>
            <w:tcBorders>
              <w:top w:val="single" w:sz="0" w:space="0" w:color="D3D3D3"/>
              <w:left w:val="single" w:sz="0" w:space="0" w:color="D3D3D3"/>
              <w:bottom w:val="single" w:sz="0" w:space="0" w:color="D3D3D3"/>
              <w:right w:val="single" w:sz="0" w:space="0" w:color="D3D3D3"/>
            </w:tcBorders>
          </w:tcPr>
          <w:p w14:paraId="5CB2E35B" w14:textId="77777777" w:rsidR="00022B71" w:rsidRDefault="00022B71">
            <w:pPr>
              <w:keepNext/>
              <w:spacing w:after="60"/>
              <w:jc w:val="center"/>
            </w:pPr>
          </w:p>
        </w:tc>
      </w:tr>
      <w:tr w:rsidR="00022B71" w14:paraId="73F888B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5863AF" w14:textId="77777777" w:rsidR="00022B71" w:rsidRDefault="005B112A">
            <w:pPr>
              <w:keepNext/>
              <w:spacing w:after="60"/>
            </w:pPr>
            <w:r>
              <w:rPr>
                <w:rFonts w:ascii="Calibri" w:hAnsi="Calibri"/>
                <w:sz w:val="20"/>
              </w:rPr>
              <w:t>Vos_colleges_de_travail</w:t>
            </w:r>
          </w:p>
        </w:tc>
        <w:tc>
          <w:tcPr>
            <w:tcW w:w="0" w:type="auto"/>
            <w:tcBorders>
              <w:top w:val="single" w:sz="0" w:space="0" w:color="D3D3D3"/>
              <w:left w:val="single" w:sz="0" w:space="0" w:color="D3D3D3"/>
              <w:bottom w:val="single" w:sz="0" w:space="0" w:color="D3D3D3"/>
              <w:right w:val="single" w:sz="0" w:space="0" w:color="D3D3D3"/>
            </w:tcBorders>
          </w:tcPr>
          <w:p w14:paraId="4BF4F9D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2212C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3692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9602DB" w14:textId="77777777" w:rsidR="00022B71" w:rsidRDefault="005B112A">
            <w:pPr>
              <w:keepNext/>
              <w:spacing w:after="60"/>
              <w:jc w:val="center"/>
            </w:pPr>
            <w:r>
              <w:rPr>
                <w:rFonts w:ascii="Calibri" w:hAnsi="Calibri"/>
                <w:sz w:val="20"/>
              </w:rPr>
              <w:t>0.9</w:t>
            </w:r>
          </w:p>
        </w:tc>
      </w:tr>
      <w:tr w:rsidR="00022B71" w14:paraId="52139502"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A0AEF7" w14:textId="77777777" w:rsidR="00022B71" w:rsidRDefault="005B112A">
            <w:pPr>
              <w:keepNext/>
              <w:spacing w:after="60"/>
            </w:pPr>
            <w:r>
              <w:rPr>
                <w:rFonts w:ascii="Calibri" w:hAnsi="Calibri"/>
                <w:sz w:val="20"/>
              </w:rPr>
              <w:t xml:space="preserve">    Pas du </w:t>
            </w:r>
            <w:r>
              <w:rPr>
                <w:rFonts w:ascii="Calibri" w:hAnsi="Calibri"/>
                <w:sz w:val="20"/>
              </w:rPr>
              <w:t>tout important</w:t>
            </w:r>
          </w:p>
        </w:tc>
        <w:tc>
          <w:tcPr>
            <w:tcW w:w="0" w:type="auto"/>
            <w:tcBorders>
              <w:top w:val="single" w:sz="0" w:space="0" w:color="D3D3D3"/>
              <w:left w:val="single" w:sz="0" w:space="0" w:color="D3D3D3"/>
              <w:bottom w:val="single" w:sz="0" w:space="0" w:color="D3D3D3"/>
              <w:right w:val="single" w:sz="0" w:space="0" w:color="D3D3D3"/>
            </w:tcBorders>
          </w:tcPr>
          <w:p w14:paraId="4F650A47" w14:textId="77777777" w:rsidR="00022B71" w:rsidRDefault="005B112A">
            <w:pPr>
              <w:keepNext/>
              <w:spacing w:after="60"/>
              <w:jc w:val="center"/>
            </w:pPr>
            <w:r>
              <w:rPr>
                <w:rFonts w:ascii="Calibri" w:hAnsi="Calibri"/>
                <w:sz w:val="20"/>
              </w:rPr>
              <w:t>6.7 (49)</w:t>
            </w:r>
          </w:p>
        </w:tc>
        <w:tc>
          <w:tcPr>
            <w:tcW w:w="0" w:type="auto"/>
            <w:tcBorders>
              <w:top w:val="single" w:sz="0" w:space="0" w:color="D3D3D3"/>
              <w:left w:val="single" w:sz="0" w:space="0" w:color="D3D3D3"/>
              <w:bottom w:val="single" w:sz="0" w:space="0" w:color="D3D3D3"/>
              <w:right w:val="single" w:sz="0" w:space="0" w:color="D3D3D3"/>
            </w:tcBorders>
          </w:tcPr>
          <w:p w14:paraId="724829BF" w14:textId="77777777" w:rsidR="00022B71" w:rsidRDefault="005B112A">
            <w:pPr>
              <w:keepNext/>
              <w:spacing w:after="60"/>
              <w:jc w:val="center"/>
            </w:pPr>
            <w:r>
              <w:rPr>
                <w:rFonts w:ascii="Calibri" w:hAnsi="Calibri"/>
                <w:sz w:val="20"/>
              </w:rPr>
              <w:t>5.9 (16)</w:t>
            </w:r>
          </w:p>
        </w:tc>
        <w:tc>
          <w:tcPr>
            <w:tcW w:w="0" w:type="auto"/>
            <w:tcBorders>
              <w:top w:val="single" w:sz="0" w:space="0" w:color="D3D3D3"/>
              <w:left w:val="single" w:sz="0" w:space="0" w:color="D3D3D3"/>
              <w:bottom w:val="single" w:sz="0" w:space="0" w:color="D3D3D3"/>
              <w:right w:val="single" w:sz="0" w:space="0" w:color="D3D3D3"/>
            </w:tcBorders>
          </w:tcPr>
          <w:p w14:paraId="55766A10" w14:textId="77777777" w:rsidR="00022B71" w:rsidRDefault="005B112A">
            <w:pPr>
              <w:keepNext/>
              <w:spacing w:after="60"/>
              <w:jc w:val="center"/>
            </w:pPr>
            <w:r>
              <w:rPr>
                <w:rFonts w:ascii="Calibri" w:hAnsi="Calibri"/>
                <w:sz w:val="20"/>
              </w:rPr>
              <w:t>7.2 (33)</w:t>
            </w:r>
          </w:p>
        </w:tc>
        <w:tc>
          <w:tcPr>
            <w:tcW w:w="0" w:type="auto"/>
            <w:tcBorders>
              <w:top w:val="single" w:sz="0" w:space="0" w:color="D3D3D3"/>
              <w:left w:val="single" w:sz="0" w:space="0" w:color="D3D3D3"/>
              <w:bottom w:val="single" w:sz="0" w:space="0" w:color="D3D3D3"/>
              <w:right w:val="single" w:sz="0" w:space="0" w:color="D3D3D3"/>
            </w:tcBorders>
          </w:tcPr>
          <w:p w14:paraId="3ACFD462" w14:textId="77777777" w:rsidR="00022B71" w:rsidRDefault="00022B71">
            <w:pPr>
              <w:keepNext/>
              <w:spacing w:after="60"/>
              <w:jc w:val="center"/>
            </w:pPr>
          </w:p>
        </w:tc>
      </w:tr>
      <w:tr w:rsidR="00022B71" w14:paraId="17D2E1C6"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484CA9"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4B1CE8D" w14:textId="77777777" w:rsidR="00022B71" w:rsidRDefault="005B112A">
            <w:pPr>
              <w:keepNext/>
              <w:spacing w:after="60"/>
              <w:jc w:val="center"/>
            </w:pPr>
            <w:r>
              <w:rPr>
                <w:rFonts w:ascii="Calibri" w:hAnsi="Calibri"/>
                <w:sz w:val="20"/>
              </w:rPr>
              <w:t>15.8 (114)</w:t>
            </w:r>
          </w:p>
        </w:tc>
        <w:tc>
          <w:tcPr>
            <w:tcW w:w="0" w:type="auto"/>
            <w:tcBorders>
              <w:top w:val="single" w:sz="0" w:space="0" w:color="D3D3D3"/>
              <w:left w:val="single" w:sz="0" w:space="0" w:color="D3D3D3"/>
              <w:bottom w:val="single" w:sz="0" w:space="0" w:color="D3D3D3"/>
              <w:right w:val="single" w:sz="0" w:space="0" w:color="D3D3D3"/>
            </w:tcBorders>
          </w:tcPr>
          <w:p w14:paraId="644DEB49" w14:textId="77777777" w:rsidR="00022B71" w:rsidRDefault="005B112A">
            <w:pPr>
              <w:keepNext/>
              <w:spacing w:after="60"/>
              <w:jc w:val="center"/>
            </w:pPr>
            <w:r>
              <w:rPr>
                <w:rFonts w:ascii="Calibri" w:hAnsi="Calibri"/>
                <w:sz w:val="20"/>
              </w:rPr>
              <w:t>16.5 (44)</w:t>
            </w:r>
          </w:p>
        </w:tc>
        <w:tc>
          <w:tcPr>
            <w:tcW w:w="0" w:type="auto"/>
            <w:tcBorders>
              <w:top w:val="single" w:sz="0" w:space="0" w:color="D3D3D3"/>
              <w:left w:val="single" w:sz="0" w:space="0" w:color="D3D3D3"/>
              <w:bottom w:val="single" w:sz="0" w:space="0" w:color="D3D3D3"/>
              <w:right w:val="single" w:sz="0" w:space="0" w:color="D3D3D3"/>
            </w:tcBorders>
          </w:tcPr>
          <w:p w14:paraId="1C48374C" w14:textId="77777777" w:rsidR="00022B71" w:rsidRDefault="005B112A">
            <w:pPr>
              <w:keepNext/>
              <w:spacing w:after="60"/>
              <w:jc w:val="center"/>
            </w:pPr>
            <w:r>
              <w:rPr>
                <w:rFonts w:ascii="Calibri" w:hAnsi="Calibri"/>
                <w:sz w:val="20"/>
              </w:rPr>
              <w:t>15.4 (70)</w:t>
            </w:r>
          </w:p>
        </w:tc>
        <w:tc>
          <w:tcPr>
            <w:tcW w:w="0" w:type="auto"/>
            <w:tcBorders>
              <w:top w:val="single" w:sz="0" w:space="0" w:color="D3D3D3"/>
              <w:left w:val="single" w:sz="0" w:space="0" w:color="D3D3D3"/>
              <w:bottom w:val="single" w:sz="0" w:space="0" w:color="D3D3D3"/>
              <w:right w:val="single" w:sz="0" w:space="0" w:color="D3D3D3"/>
            </w:tcBorders>
          </w:tcPr>
          <w:p w14:paraId="197E280B" w14:textId="77777777" w:rsidR="00022B71" w:rsidRDefault="00022B71">
            <w:pPr>
              <w:keepNext/>
              <w:spacing w:after="60"/>
              <w:jc w:val="center"/>
            </w:pPr>
          </w:p>
        </w:tc>
      </w:tr>
      <w:tr w:rsidR="00022B71" w14:paraId="52CD5DA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2C301D"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A3E9172" w14:textId="77777777" w:rsidR="00022B71" w:rsidRDefault="005B112A">
            <w:pPr>
              <w:keepNext/>
              <w:spacing w:after="60"/>
              <w:jc w:val="center"/>
            </w:pPr>
            <w:r>
              <w:rPr>
                <w:rFonts w:ascii="Calibri" w:hAnsi="Calibri"/>
                <w:sz w:val="20"/>
              </w:rPr>
              <w:t>35.9 (259)</w:t>
            </w:r>
          </w:p>
        </w:tc>
        <w:tc>
          <w:tcPr>
            <w:tcW w:w="0" w:type="auto"/>
            <w:tcBorders>
              <w:top w:val="single" w:sz="0" w:space="0" w:color="D3D3D3"/>
              <w:left w:val="single" w:sz="0" w:space="0" w:color="D3D3D3"/>
              <w:bottom w:val="single" w:sz="0" w:space="0" w:color="D3D3D3"/>
              <w:right w:val="single" w:sz="0" w:space="0" w:color="D3D3D3"/>
            </w:tcBorders>
          </w:tcPr>
          <w:p w14:paraId="1D5E6BC7" w14:textId="77777777" w:rsidR="00022B71" w:rsidRDefault="005B112A">
            <w:pPr>
              <w:keepNext/>
              <w:spacing w:after="60"/>
              <w:jc w:val="center"/>
            </w:pPr>
            <w:r>
              <w:rPr>
                <w:rFonts w:ascii="Calibri" w:hAnsi="Calibri"/>
                <w:sz w:val="20"/>
              </w:rPr>
              <w:t>37.8 (101)</w:t>
            </w:r>
          </w:p>
        </w:tc>
        <w:tc>
          <w:tcPr>
            <w:tcW w:w="0" w:type="auto"/>
            <w:tcBorders>
              <w:top w:val="single" w:sz="0" w:space="0" w:color="D3D3D3"/>
              <w:left w:val="single" w:sz="0" w:space="0" w:color="D3D3D3"/>
              <w:bottom w:val="single" w:sz="0" w:space="0" w:color="D3D3D3"/>
              <w:right w:val="single" w:sz="0" w:space="0" w:color="D3D3D3"/>
            </w:tcBorders>
          </w:tcPr>
          <w:p w14:paraId="4A596EF5" w14:textId="77777777" w:rsidR="00022B71" w:rsidRDefault="005B112A">
            <w:pPr>
              <w:keepNext/>
              <w:spacing w:after="60"/>
              <w:jc w:val="center"/>
            </w:pPr>
            <w:r>
              <w:rPr>
                <w:rFonts w:ascii="Calibri" w:hAnsi="Calibri"/>
                <w:sz w:val="20"/>
              </w:rPr>
              <w:t>34.9 (158)</w:t>
            </w:r>
          </w:p>
        </w:tc>
        <w:tc>
          <w:tcPr>
            <w:tcW w:w="0" w:type="auto"/>
            <w:tcBorders>
              <w:top w:val="single" w:sz="0" w:space="0" w:color="D3D3D3"/>
              <w:left w:val="single" w:sz="0" w:space="0" w:color="D3D3D3"/>
              <w:bottom w:val="single" w:sz="0" w:space="0" w:color="D3D3D3"/>
              <w:right w:val="single" w:sz="0" w:space="0" w:color="D3D3D3"/>
            </w:tcBorders>
          </w:tcPr>
          <w:p w14:paraId="640299A6" w14:textId="77777777" w:rsidR="00022B71" w:rsidRDefault="00022B71">
            <w:pPr>
              <w:keepNext/>
              <w:spacing w:after="60"/>
              <w:jc w:val="center"/>
            </w:pPr>
          </w:p>
        </w:tc>
      </w:tr>
      <w:tr w:rsidR="00022B71" w14:paraId="722070D2"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8FB70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36D40B7" w14:textId="77777777" w:rsidR="00022B71" w:rsidRDefault="005B112A">
            <w:pPr>
              <w:keepNext/>
              <w:spacing w:after="60"/>
              <w:jc w:val="center"/>
            </w:pPr>
            <w:r>
              <w:rPr>
                <w:rFonts w:ascii="Calibri" w:hAnsi="Calibri"/>
                <w:sz w:val="20"/>
              </w:rPr>
              <w:t>35.0 (253)</w:t>
            </w:r>
          </w:p>
        </w:tc>
        <w:tc>
          <w:tcPr>
            <w:tcW w:w="0" w:type="auto"/>
            <w:tcBorders>
              <w:top w:val="single" w:sz="0" w:space="0" w:color="D3D3D3"/>
              <w:left w:val="single" w:sz="0" w:space="0" w:color="D3D3D3"/>
              <w:bottom w:val="single" w:sz="0" w:space="0" w:color="D3D3D3"/>
              <w:right w:val="single" w:sz="0" w:space="0" w:color="D3D3D3"/>
            </w:tcBorders>
          </w:tcPr>
          <w:p w14:paraId="515876A9" w14:textId="77777777" w:rsidR="00022B71" w:rsidRDefault="005B112A">
            <w:pPr>
              <w:keepNext/>
              <w:spacing w:after="60"/>
              <w:jc w:val="center"/>
            </w:pPr>
            <w:r>
              <w:rPr>
                <w:rFonts w:ascii="Calibri" w:hAnsi="Calibri"/>
                <w:sz w:val="20"/>
              </w:rPr>
              <w:t>33.7 (90)</w:t>
            </w:r>
          </w:p>
        </w:tc>
        <w:tc>
          <w:tcPr>
            <w:tcW w:w="0" w:type="auto"/>
            <w:tcBorders>
              <w:top w:val="single" w:sz="0" w:space="0" w:color="D3D3D3"/>
              <w:left w:val="single" w:sz="0" w:space="0" w:color="D3D3D3"/>
              <w:bottom w:val="single" w:sz="0" w:space="0" w:color="D3D3D3"/>
              <w:right w:val="single" w:sz="0" w:space="0" w:color="D3D3D3"/>
            </w:tcBorders>
          </w:tcPr>
          <w:p w14:paraId="49CD047D" w14:textId="77777777" w:rsidR="00022B71" w:rsidRDefault="005B112A">
            <w:pPr>
              <w:keepNext/>
              <w:spacing w:after="60"/>
              <w:jc w:val="center"/>
            </w:pPr>
            <w:r>
              <w:rPr>
                <w:rFonts w:ascii="Calibri" w:hAnsi="Calibri"/>
                <w:sz w:val="20"/>
              </w:rPr>
              <w:t>35.8 (162)</w:t>
            </w:r>
          </w:p>
        </w:tc>
        <w:tc>
          <w:tcPr>
            <w:tcW w:w="0" w:type="auto"/>
            <w:tcBorders>
              <w:top w:val="single" w:sz="0" w:space="0" w:color="D3D3D3"/>
              <w:left w:val="single" w:sz="0" w:space="0" w:color="D3D3D3"/>
              <w:bottom w:val="single" w:sz="0" w:space="0" w:color="D3D3D3"/>
              <w:right w:val="single" w:sz="0" w:space="0" w:color="D3D3D3"/>
            </w:tcBorders>
          </w:tcPr>
          <w:p w14:paraId="59321A1B" w14:textId="77777777" w:rsidR="00022B71" w:rsidRDefault="00022B71">
            <w:pPr>
              <w:keepNext/>
              <w:spacing w:after="60"/>
              <w:jc w:val="center"/>
            </w:pPr>
          </w:p>
        </w:tc>
      </w:tr>
      <w:tr w:rsidR="00022B71" w14:paraId="01EE5A19"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5218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3133E7A0"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2F49A5B7" w14:textId="77777777" w:rsidR="00022B71" w:rsidRDefault="005B112A">
            <w:pPr>
              <w:keepNext/>
              <w:spacing w:after="60"/>
              <w:jc w:val="center"/>
            </w:pPr>
            <w:r>
              <w:rPr>
                <w:rFonts w:ascii="Calibri" w:hAnsi="Calibri"/>
                <w:sz w:val="20"/>
              </w:rPr>
              <w:t>6.2 (17)</w:t>
            </w:r>
          </w:p>
        </w:tc>
        <w:tc>
          <w:tcPr>
            <w:tcW w:w="0" w:type="auto"/>
            <w:tcBorders>
              <w:top w:val="single" w:sz="0" w:space="0" w:color="D3D3D3"/>
              <w:left w:val="single" w:sz="0" w:space="0" w:color="D3D3D3"/>
              <w:bottom w:val="single" w:sz="0" w:space="0" w:color="D3D3D3"/>
              <w:right w:val="single" w:sz="0" w:space="0" w:color="D3D3D3"/>
            </w:tcBorders>
          </w:tcPr>
          <w:p w14:paraId="376726FC" w14:textId="77777777" w:rsidR="00022B71" w:rsidRDefault="005B112A">
            <w:pPr>
              <w:keepNext/>
              <w:spacing w:after="60"/>
              <w:jc w:val="center"/>
            </w:pPr>
            <w:r>
              <w:rPr>
                <w:rFonts w:ascii="Calibri" w:hAnsi="Calibri"/>
                <w:sz w:val="20"/>
              </w:rPr>
              <w:t>6.7 (30)</w:t>
            </w:r>
          </w:p>
        </w:tc>
        <w:tc>
          <w:tcPr>
            <w:tcW w:w="0" w:type="auto"/>
            <w:tcBorders>
              <w:top w:val="single" w:sz="0" w:space="0" w:color="D3D3D3"/>
              <w:left w:val="single" w:sz="0" w:space="0" w:color="D3D3D3"/>
              <w:bottom w:val="single" w:sz="0" w:space="0" w:color="D3D3D3"/>
              <w:right w:val="single" w:sz="0" w:space="0" w:color="D3D3D3"/>
            </w:tcBorders>
          </w:tcPr>
          <w:p w14:paraId="0B4F72A8" w14:textId="77777777" w:rsidR="00022B71" w:rsidRDefault="00022B71">
            <w:pPr>
              <w:keepNext/>
              <w:spacing w:after="60"/>
              <w:jc w:val="center"/>
            </w:pPr>
          </w:p>
        </w:tc>
      </w:tr>
      <w:tr w:rsidR="00022B71" w14:paraId="3D440988"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031400" w14:textId="77777777" w:rsidR="00022B71" w:rsidRDefault="005B112A">
            <w:pPr>
              <w:keepNext/>
              <w:spacing w:after="60"/>
            </w:pPr>
            <w:r>
              <w:rPr>
                <w:rFonts w:ascii="Calibri" w:hAnsi="Calibri"/>
                <w:sz w:val="20"/>
              </w:rPr>
              <w:t>Les_medias_traditionnels</w:t>
            </w:r>
          </w:p>
        </w:tc>
        <w:tc>
          <w:tcPr>
            <w:tcW w:w="0" w:type="auto"/>
            <w:tcBorders>
              <w:top w:val="single" w:sz="0" w:space="0" w:color="D3D3D3"/>
              <w:left w:val="single" w:sz="0" w:space="0" w:color="D3D3D3"/>
              <w:bottom w:val="single" w:sz="0" w:space="0" w:color="D3D3D3"/>
              <w:right w:val="single" w:sz="0" w:space="0" w:color="D3D3D3"/>
            </w:tcBorders>
          </w:tcPr>
          <w:p w14:paraId="0123103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31815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3AE5E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91CBCB" w14:textId="77777777" w:rsidR="00022B71" w:rsidRDefault="005B112A">
            <w:pPr>
              <w:keepNext/>
              <w:spacing w:after="60"/>
              <w:jc w:val="center"/>
            </w:pPr>
            <w:r>
              <w:rPr>
                <w:rFonts w:ascii="Calibri" w:hAnsi="Calibri"/>
                <w:sz w:val="20"/>
              </w:rPr>
              <w:t>0.10</w:t>
            </w:r>
          </w:p>
        </w:tc>
      </w:tr>
      <w:tr w:rsidR="00022B71" w14:paraId="020B9F3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2E77A0"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FB0316E" w14:textId="77777777" w:rsidR="00022B71" w:rsidRDefault="005B112A">
            <w:pPr>
              <w:keepNext/>
              <w:spacing w:after="60"/>
              <w:jc w:val="center"/>
            </w:pPr>
            <w:r>
              <w:rPr>
                <w:rFonts w:ascii="Calibri" w:hAnsi="Calibri"/>
                <w:sz w:val="20"/>
              </w:rPr>
              <w:t>9.7 (70)</w:t>
            </w:r>
          </w:p>
        </w:tc>
        <w:tc>
          <w:tcPr>
            <w:tcW w:w="0" w:type="auto"/>
            <w:tcBorders>
              <w:top w:val="single" w:sz="0" w:space="0" w:color="D3D3D3"/>
              <w:left w:val="single" w:sz="0" w:space="0" w:color="D3D3D3"/>
              <w:bottom w:val="single" w:sz="0" w:space="0" w:color="D3D3D3"/>
              <w:right w:val="single" w:sz="0" w:space="0" w:color="D3D3D3"/>
            </w:tcBorders>
          </w:tcPr>
          <w:p w14:paraId="55652FFD" w14:textId="77777777" w:rsidR="00022B71" w:rsidRDefault="005B112A">
            <w:pPr>
              <w:keepNext/>
              <w:spacing w:after="60"/>
              <w:jc w:val="center"/>
            </w:pPr>
            <w:r>
              <w:rPr>
                <w:rFonts w:ascii="Calibri" w:hAnsi="Calibri"/>
                <w:sz w:val="20"/>
              </w:rPr>
              <w:t>6.5 (18)</w:t>
            </w:r>
          </w:p>
        </w:tc>
        <w:tc>
          <w:tcPr>
            <w:tcW w:w="0" w:type="auto"/>
            <w:tcBorders>
              <w:top w:val="single" w:sz="0" w:space="0" w:color="D3D3D3"/>
              <w:left w:val="single" w:sz="0" w:space="0" w:color="D3D3D3"/>
              <w:bottom w:val="single" w:sz="0" w:space="0" w:color="D3D3D3"/>
              <w:right w:val="single" w:sz="0" w:space="0" w:color="D3D3D3"/>
            </w:tcBorders>
          </w:tcPr>
          <w:p w14:paraId="25EECD76" w14:textId="77777777" w:rsidR="00022B71" w:rsidRDefault="005B112A">
            <w:pPr>
              <w:keepNext/>
              <w:spacing w:after="60"/>
              <w:jc w:val="center"/>
            </w:pPr>
            <w:r>
              <w:rPr>
                <w:rFonts w:ascii="Calibri" w:hAnsi="Calibri"/>
                <w:sz w:val="20"/>
              </w:rPr>
              <w:t>11.6 (52)</w:t>
            </w:r>
          </w:p>
        </w:tc>
        <w:tc>
          <w:tcPr>
            <w:tcW w:w="0" w:type="auto"/>
            <w:tcBorders>
              <w:top w:val="single" w:sz="0" w:space="0" w:color="D3D3D3"/>
              <w:left w:val="single" w:sz="0" w:space="0" w:color="D3D3D3"/>
              <w:bottom w:val="single" w:sz="0" w:space="0" w:color="D3D3D3"/>
              <w:right w:val="single" w:sz="0" w:space="0" w:color="D3D3D3"/>
            </w:tcBorders>
          </w:tcPr>
          <w:p w14:paraId="554CE575" w14:textId="77777777" w:rsidR="00022B71" w:rsidRDefault="00022B71">
            <w:pPr>
              <w:keepNext/>
              <w:spacing w:after="60"/>
              <w:jc w:val="center"/>
            </w:pPr>
          </w:p>
        </w:tc>
      </w:tr>
      <w:tr w:rsidR="00022B71" w14:paraId="5EB6B27E"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E6943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32D08FB2"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0625735D" w14:textId="77777777" w:rsidR="00022B71" w:rsidRDefault="005B112A">
            <w:pPr>
              <w:keepNext/>
              <w:spacing w:after="60"/>
              <w:jc w:val="center"/>
            </w:pPr>
            <w:r>
              <w:rPr>
                <w:rFonts w:ascii="Calibri" w:hAnsi="Calibri"/>
                <w:sz w:val="20"/>
              </w:rPr>
              <w:t>17.1 (46)</w:t>
            </w:r>
          </w:p>
        </w:tc>
        <w:tc>
          <w:tcPr>
            <w:tcW w:w="0" w:type="auto"/>
            <w:tcBorders>
              <w:top w:val="single" w:sz="0" w:space="0" w:color="D3D3D3"/>
              <w:left w:val="single" w:sz="0" w:space="0" w:color="D3D3D3"/>
              <w:bottom w:val="single" w:sz="0" w:space="0" w:color="D3D3D3"/>
              <w:right w:val="single" w:sz="0" w:space="0" w:color="D3D3D3"/>
            </w:tcBorders>
          </w:tcPr>
          <w:p w14:paraId="65C76623" w14:textId="77777777" w:rsidR="00022B71" w:rsidRDefault="005B112A">
            <w:pPr>
              <w:keepNext/>
              <w:spacing w:after="60"/>
              <w:jc w:val="center"/>
            </w:pPr>
            <w:r>
              <w:rPr>
                <w:rFonts w:ascii="Calibri" w:hAnsi="Calibri"/>
                <w:sz w:val="20"/>
              </w:rPr>
              <w:t>16.9 (76)</w:t>
            </w:r>
          </w:p>
        </w:tc>
        <w:tc>
          <w:tcPr>
            <w:tcW w:w="0" w:type="auto"/>
            <w:tcBorders>
              <w:top w:val="single" w:sz="0" w:space="0" w:color="D3D3D3"/>
              <w:left w:val="single" w:sz="0" w:space="0" w:color="D3D3D3"/>
              <w:bottom w:val="single" w:sz="0" w:space="0" w:color="D3D3D3"/>
              <w:right w:val="single" w:sz="0" w:space="0" w:color="D3D3D3"/>
            </w:tcBorders>
          </w:tcPr>
          <w:p w14:paraId="2DA64520" w14:textId="77777777" w:rsidR="00022B71" w:rsidRDefault="00022B71">
            <w:pPr>
              <w:keepNext/>
              <w:spacing w:after="60"/>
              <w:jc w:val="center"/>
            </w:pPr>
          </w:p>
        </w:tc>
      </w:tr>
      <w:tr w:rsidR="00022B71" w14:paraId="0472C1AF"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EA6BC2"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3934BF1A" w14:textId="77777777" w:rsidR="00022B71" w:rsidRDefault="005B112A">
            <w:pPr>
              <w:keepNext/>
              <w:spacing w:after="60"/>
              <w:jc w:val="center"/>
            </w:pPr>
            <w:r>
              <w:rPr>
                <w:rFonts w:ascii="Calibri" w:hAnsi="Calibri"/>
                <w:sz w:val="20"/>
              </w:rPr>
              <w:t>35.6 (257)</w:t>
            </w:r>
          </w:p>
        </w:tc>
        <w:tc>
          <w:tcPr>
            <w:tcW w:w="0" w:type="auto"/>
            <w:tcBorders>
              <w:top w:val="single" w:sz="0" w:space="0" w:color="D3D3D3"/>
              <w:left w:val="single" w:sz="0" w:space="0" w:color="D3D3D3"/>
              <w:bottom w:val="single" w:sz="0" w:space="0" w:color="D3D3D3"/>
              <w:right w:val="single" w:sz="0" w:space="0" w:color="D3D3D3"/>
            </w:tcBorders>
          </w:tcPr>
          <w:p w14:paraId="3794292E" w14:textId="77777777" w:rsidR="00022B71" w:rsidRDefault="005B112A">
            <w:pPr>
              <w:keepNext/>
              <w:spacing w:after="60"/>
              <w:jc w:val="center"/>
            </w:pPr>
            <w:r>
              <w:rPr>
                <w:rFonts w:ascii="Calibri" w:hAnsi="Calibri"/>
                <w:sz w:val="20"/>
              </w:rPr>
              <w:t>41.3 (111)</w:t>
            </w:r>
          </w:p>
        </w:tc>
        <w:tc>
          <w:tcPr>
            <w:tcW w:w="0" w:type="auto"/>
            <w:tcBorders>
              <w:top w:val="single" w:sz="0" w:space="0" w:color="D3D3D3"/>
              <w:left w:val="single" w:sz="0" w:space="0" w:color="D3D3D3"/>
              <w:bottom w:val="single" w:sz="0" w:space="0" w:color="D3D3D3"/>
              <w:right w:val="single" w:sz="0" w:space="0" w:color="D3D3D3"/>
            </w:tcBorders>
          </w:tcPr>
          <w:p w14:paraId="49FC904B" w14:textId="77777777" w:rsidR="00022B71" w:rsidRDefault="005B112A">
            <w:pPr>
              <w:keepNext/>
              <w:spacing w:after="60"/>
              <w:jc w:val="center"/>
            </w:pPr>
            <w:r>
              <w:rPr>
                <w:rFonts w:ascii="Calibri" w:hAnsi="Calibri"/>
                <w:sz w:val="20"/>
              </w:rPr>
              <w:t>32.3 (146)</w:t>
            </w:r>
          </w:p>
        </w:tc>
        <w:tc>
          <w:tcPr>
            <w:tcW w:w="0" w:type="auto"/>
            <w:tcBorders>
              <w:top w:val="single" w:sz="0" w:space="0" w:color="D3D3D3"/>
              <w:left w:val="single" w:sz="0" w:space="0" w:color="D3D3D3"/>
              <w:bottom w:val="single" w:sz="0" w:space="0" w:color="D3D3D3"/>
              <w:right w:val="single" w:sz="0" w:space="0" w:color="D3D3D3"/>
            </w:tcBorders>
          </w:tcPr>
          <w:p w14:paraId="79386B21" w14:textId="77777777" w:rsidR="00022B71" w:rsidRDefault="00022B71">
            <w:pPr>
              <w:keepNext/>
              <w:spacing w:after="60"/>
              <w:jc w:val="center"/>
            </w:pPr>
          </w:p>
        </w:tc>
      </w:tr>
      <w:tr w:rsidR="00022B71" w14:paraId="07F54FF4"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7D113E"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60B59FA" w14:textId="77777777" w:rsidR="00022B71" w:rsidRDefault="005B112A">
            <w:pPr>
              <w:keepNext/>
              <w:spacing w:after="60"/>
              <w:jc w:val="center"/>
            </w:pPr>
            <w:r>
              <w:rPr>
                <w:rFonts w:ascii="Calibri" w:hAnsi="Calibri"/>
                <w:sz w:val="20"/>
              </w:rPr>
              <w:t>29.8 (215)</w:t>
            </w:r>
          </w:p>
        </w:tc>
        <w:tc>
          <w:tcPr>
            <w:tcW w:w="0" w:type="auto"/>
            <w:tcBorders>
              <w:top w:val="single" w:sz="0" w:space="0" w:color="D3D3D3"/>
              <w:left w:val="single" w:sz="0" w:space="0" w:color="D3D3D3"/>
              <w:bottom w:val="single" w:sz="0" w:space="0" w:color="D3D3D3"/>
              <w:right w:val="single" w:sz="0" w:space="0" w:color="D3D3D3"/>
            </w:tcBorders>
          </w:tcPr>
          <w:p w14:paraId="2C87BF96" w14:textId="77777777" w:rsidR="00022B71" w:rsidRDefault="005B112A">
            <w:pPr>
              <w:keepNext/>
              <w:spacing w:after="60"/>
              <w:jc w:val="center"/>
            </w:pPr>
            <w:r>
              <w:rPr>
                <w:rFonts w:ascii="Calibri" w:hAnsi="Calibri"/>
                <w:sz w:val="20"/>
              </w:rPr>
              <w:t>27.7 (74)</w:t>
            </w:r>
          </w:p>
        </w:tc>
        <w:tc>
          <w:tcPr>
            <w:tcW w:w="0" w:type="auto"/>
            <w:tcBorders>
              <w:top w:val="single" w:sz="0" w:space="0" w:color="D3D3D3"/>
              <w:left w:val="single" w:sz="0" w:space="0" w:color="D3D3D3"/>
              <w:bottom w:val="single" w:sz="0" w:space="0" w:color="D3D3D3"/>
              <w:right w:val="single" w:sz="0" w:space="0" w:color="D3D3D3"/>
            </w:tcBorders>
          </w:tcPr>
          <w:p w14:paraId="6ECDA964" w14:textId="77777777" w:rsidR="00022B71" w:rsidRDefault="005B112A">
            <w:pPr>
              <w:keepNext/>
              <w:spacing w:after="60"/>
              <w:jc w:val="center"/>
            </w:pPr>
            <w:r>
              <w:rPr>
                <w:rFonts w:ascii="Calibri" w:hAnsi="Calibri"/>
                <w:sz w:val="20"/>
              </w:rPr>
              <w:t>31.1 (141)</w:t>
            </w:r>
          </w:p>
        </w:tc>
        <w:tc>
          <w:tcPr>
            <w:tcW w:w="0" w:type="auto"/>
            <w:tcBorders>
              <w:top w:val="single" w:sz="0" w:space="0" w:color="D3D3D3"/>
              <w:left w:val="single" w:sz="0" w:space="0" w:color="D3D3D3"/>
              <w:bottom w:val="single" w:sz="0" w:space="0" w:color="D3D3D3"/>
              <w:right w:val="single" w:sz="0" w:space="0" w:color="D3D3D3"/>
            </w:tcBorders>
          </w:tcPr>
          <w:p w14:paraId="62E8619B" w14:textId="77777777" w:rsidR="00022B71" w:rsidRDefault="00022B71">
            <w:pPr>
              <w:keepNext/>
              <w:spacing w:after="60"/>
              <w:jc w:val="center"/>
            </w:pPr>
          </w:p>
        </w:tc>
      </w:tr>
      <w:tr w:rsidR="00022B71" w14:paraId="0428D27D"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8F28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74DB376"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1AEA7E1A" w14:textId="77777777" w:rsidR="00022B71" w:rsidRDefault="005B112A">
            <w:pPr>
              <w:keepNext/>
              <w:spacing w:after="60"/>
              <w:jc w:val="center"/>
            </w:pPr>
            <w:r>
              <w:rPr>
                <w:rFonts w:ascii="Calibri" w:hAnsi="Calibri"/>
                <w:sz w:val="20"/>
              </w:rPr>
              <w:t>7.4 (20)</w:t>
            </w:r>
          </w:p>
        </w:tc>
        <w:tc>
          <w:tcPr>
            <w:tcW w:w="0" w:type="auto"/>
            <w:tcBorders>
              <w:top w:val="single" w:sz="0" w:space="0" w:color="D3D3D3"/>
              <w:left w:val="single" w:sz="0" w:space="0" w:color="D3D3D3"/>
              <w:bottom w:val="single" w:sz="0" w:space="0" w:color="D3D3D3"/>
              <w:right w:val="single" w:sz="0" w:space="0" w:color="D3D3D3"/>
            </w:tcBorders>
          </w:tcPr>
          <w:p w14:paraId="30F462D2" w14:textId="77777777" w:rsidR="00022B71" w:rsidRDefault="005B112A">
            <w:pPr>
              <w:keepNext/>
              <w:spacing w:after="60"/>
              <w:jc w:val="center"/>
            </w:pPr>
            <w:r>
              <w:rPr>
                <w:rFonts w:ascii="Calibri" w:hAnsi="Calibri"/>
                <w:sz w:val="20"/>
              </w:rPr>
              <w:t>8.1 (37)</w:t>
            </w:r>
          </w:p>
        </w:tc>
        <w:tc>
          <w:tcPr>
            <w:tcW w:w="0" w:type="auto"/>
            <w:tcBorders>
              <w:top w:val="single" w:sz="0" w:space="0" w:color="D3D3D3"/>
              <w:left w:val="single" w:sz="0" w:space="0" w:color="D3D3D3"/>
              <w:bottom w:val="single" w:sz="0" w:space="0" w:color="D3D3D3"/>
              <w:right w:val="single" w:sz="0" w:space="0" w:color="D3D3D3"/>
            </w:tcBorders>
          </w:tcPr>
          <w:p w14:paraId="2A7FCEAF" w14:textId="77777777" w:rsidR="00022B71" w:rsidRDefault="00022B71">
            <w:pPr>
              <w:keepNext/>
              <w:spacing w:after="60"/>
              <w:jc w:val="center"/>
            </w:pPr>
          </w:p>
        </w:tc>
      </w:tr>
      <w:tr w:rsidR="00022B71" w14:paraId="6EBC4455"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1FC0C1" w14:textId="77777777" w:rsidR="00022B71" w:rsidRDefault="005B112A">
            <w:pPr>
              <w:keepNext/>
              <w:spacing w:after="60"/>
            </w:pPr>
            <w:r>
              <w:rPr>
                <w:rFonts w:ascii="Calibri" w:hAnsi="Calibri"/>
                <w:sz w:val="20"/>
              </w:rPr>
              <w:t>Les_medias_numeriques_Q1</w:t>
            </w:r>
          </w:p>
        </w:tc>
        <w:tc>
          <w:tcPr>
            <w:tcW w:w="0" w:type="auto"/>
            <w:tcBorders>
              <w:top w:val="single" w:sz="0" w:space="0" w:color="D3D3D3"/>
              <w:left w:val="single" w:sz="0" w:space="0" w:color="D3D3D3"/>
              <w:bottom w:val="single" w:sz="0" w:space="0" w:color="D3D3D3"/>
              <w:right w:val="single" w:sz="0" w:space="0" w:color="D3D3D3"/>
            </w:tcBorders>
          </w:tcPr>
          <w:p w14:paraId="3632808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A7ABCA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A3155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75EAC4" w14:textId="77777777" w:rsidR="00022B71" w:rsidRDefault="005B112A">
            <w:pPr>
              <w:keepNext/>
              <w:spacing w:after="60"/>
              <w:jc w:val="center"/>
            </w:pPr>
            <w:r>
              <w:rPr>
                <w:rFonts w:ascii="Calibri" w:hAnsi="Calibri"/>
                <w:sz w:val="20"/>
              </w:rPr>
              <w:t>0.8</w:t>
            </w:r>
          </w:p>
        </w:tc>
      </w:tr>
      <w:tr w:rsidR="00022B71" w14:paraId="64C051FD"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9656A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D86521A" w14:textId="77777777" w:rsidR="00022B71" w:rsidRDefault="005B112A">
            <w:pPr>
              <w:keepNext/>
              <w:spacing w:after="60"/>
              <w:jc w:val="center"/>
            </w:pPr>
            <w:r>
              <w:rPr>
                <w:rFonts w:ascii="Calibri" w:hAnsi="Calibri"/>
                <w:sz w:val="20"/>
              </w:rPr>
              <w:t>12.4 (89)</w:t>
            </w:r>
          </w:p>
        </w:tc>
        <w:tc>
          <w:tcPr>
            <w:tcW w:w="0" w:type="auto"/>
            <w:tcBorders>
              <w:top w:val="single" w:sz="0" w:space="0" w:color="D3D3D3"/>
              <w:left w:val="single" w:sz="0" w:space="0" w:color="D3D3D3"/>
              <w:bottom w:val="single" w:sz="0" w:space="0" w:color="D3D3D3"/>
              <w:right w:val="single" w:sz="0" w:space="0" w:color="D3D3D3"/>
            </w:tcBorders>
          </w:tcPr>
          <w:p w14:paraId="550893B3" w14:textId="77777777" w:rsidR="00022B71" w:rsidRDefault="005B112A">
            <w:pPr>
              <w:keepNext/>
              <w:spacing w:after="60"/>
              <w:jc w:val="center"/>
            </w:pPr>
            <w:r>
              <w:rPr>
                <w:rFonts w:ascii="Calibri" w:hAnsi="Calibri"/>
                <w:sz w:val="20"/>
              </w:rPr>
              <w:t>10.7 (29)</w:t>
            </w:r>
          </w:p>
        </w:tc>
        <w:tc>
          <w:tcPr>
            <w:tcW w:w="0" w:type="auto"/>
            <w:tcBorders>
              <w:top w:val="single" w:sz="0" w:space="0" w:color="D3D3D3"/>
              <w:left w:val="single" w:sz="0" w:space="0" w:color="D3D3D3"/>
              <w:bottom w:val="single" w:sz="0" w:space="0" w:color="D3D3D3"/>
              <w:right w:val="single" w:sz="0" w:space="0" w:color="D3D3D3"/>
            </w:tcBorders>
          </w:tcPr>
          <w:p w14:paraId="4517155D" w14:textId="77777777" w:rsidR="00022B71" w:rsidRDefault="005B112A">
            <w:pPr>
              <w:keepNext/>
              <w:spacing w:after="60"/>
              <w:jc w:val="center"/>
            </w:pPr>
            <w:r>
              <w:rPr>
                <w:rFonts w:ascii="Calibri" w:hAnsi="Calibri"/>
                <w:sz w:val="20"/>
              </w:rPr>
              <w:t>13.4 (61)</w:t>
            </w:r>
          </w:p>
        </w:tc>
        <w:tc>
          <w:tcPr>
            <w:tcW w:w="0" w:type="auto"/>
            <w:tcBorders>
              <w:top w:val="single" w:sz="0" w:space="0" w:color="D3D3D3"/>
              <w:left w:val="single" w:sz="0" w:space="0" w:color="D3D3D3"/>
              <w:bottom w:val="single" w:sz="0" w:space="0" w:color="D3D3D3"/>
              <w:right w:val="single" w:sz="0" w:space="0" w:color="D3D3D3"/>
            </w:tcBorders>
          </w:tcPr>
          <w:p w14:paraId="219B7ABC" w14:textId="77777777" w:rsidR="00022B71" w:rsidRDefault="00022B71">
            <w:pPr>
              <w:keepNext/>
              <w:spacing w:after="60"/>
              <w:jc w:val="center"/>
            </w:pPr>
          </w:p>
        </w:tc>
      </w:tr>
      <w:tr w:rsidR="00022B71" w14:paraId="0BC1870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1652FE"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07AAC53" w14:textId="77777777" w:rsidR="00022B71" w:rsidRDefault="005B112A">
            <w:pPr>
              <w:keepNext/>
              <w:spacing w:after="60"/>
              <w:jc w:val="center"/>
            </w:pPr>
            <w:r>
              <w:rPr>
                <w:rFonts w:ascii="Calibri" w:hAnsi="Calibri"/>
                <w:sz w:val="20"/>
              </w:rPr>
              <w:t>24.9 (180)</w:t>
            </w:r>
          </w:p>
        </w:tc>
        <w:tc>
          <w:tcPr>
            <w:tcW w:w="0" w:type="auto"/>
            <w:tcBorders>
              <w:top w:val="single" w:sz="0" w:space="0" w:color="D3D3D3"/>
              <w:left w:val="single" w:sz="0" w:space="0" w:color="D3D3D3"/>
              <w:bottom w:val="single" w:sz="0" w:space="0" w:color="D3D3D3"/>
              <w:right w:val="single" w:sz="0" w:space="0" w:color="D3D3D3"/>
            </w:tcBorders>
          </w:tcPr>
          <w:p w14:paraId="4D319BA8" w14:textId="77777777" w:rsidR="00022B71" w:rsidRDefault="005B112A">
            <w:pPr>
              <w:keepNext/>
              <w:spacing w:after="60"/>
              <w:jc w:val="center"/>
            </w:pPr>
            <w:r>
              <w:rPr>
                <w:rFonts w:ascii="Calibri" w:hAnsi="Calibri"/>
                <w:sz w:val="20"/>
              </w:rPr>
              <w:t>24.9 (67)</w:t>
            </w:r>
          </w:p>
        </w:tc>
        <w:tc>
          <w:tcPr>
            <w:tcW w:w="0" w:type="auto"/>
            <w:tcBorders>
              <w:top w:val="single" w:sz="0" w:space="0" w:color="D3D3D3"/>
              <w:left w:val="single" w:sz="0" w:space="0" w:color="D3D3D3"/>
              <w:bottom w:val="single" w:sz="0" w:space="0" w:color="D3D3D3"/>
              <w:right w:val="single" w:sz="0" w:space="0" w:color="D3D3D3"/>
            </w:tcBorders>
          </w:tcPr>
          <w:p w14:paraId="032D5C05" w14:textId="77777777" w:rsidR="00022B71" w:rsidRDefault="005B112A">
            <w:pPr>
              <w:keepNext/>
              <w:spacing w:after="60"/>
              <w:jc w:val="center"/>
            </w:pPr>
            <w:r>
              <w:rPr>
                <w:rFonts w:ascii="Calibri" w:hAnsi="Calibri"/>
                <w:sz w:val="20"/>
              </w:rPr>
              <w:t>24.9 (113)</w:t>
            </w:r>
          </w:p>
        </w:tc>
        <w:tc>
          <w:tcPr>
            <w:tcW w:w="0" w:type="auto"/>
            <w:tcBorders>
              <w:top w:val="single" w:sz="0" w:space="0" w:color="D3D3D3"/>
              <w:left w:val="single" w:sz="0" w:space="0" w:color="D3D3D3"/>
              <w:bottom w:val="single" w:sz="0" w:space="0" w:color="D3D3D3"/>
              <w:right w:val="single" w:sz="0" w:space="0" w:color="D3D3D3"/>
            </w:tcBorders>
          </w:tcPr>
          <w:p w14:paraId="7E2FD313" w14:textId="77777777" w:rsidR="00022B71" w:rsidRDefault="00022B71">
            <w:pPr>
              <w:keepNext/>
              <w:spacing w:after="60"/>
              <w:jc w:val="center"/>
            </w:pPr>
          </w:p>
        </w:tc>
      </w:tr>
      <w:tr w:rsidR="00022B71" w14:paraId="29ECC560"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64E897"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C3B9750" w14:textId="77777777" w:rsidR="00022B71" w:rsidRDefault="005B112A">
            <w:pPr>
              <w:keepNext/>
              <w:spacing w:after="60"/>
              <w:jc w:val="center"/>
            </w:pPr>
            <w:r>
              <w:rPr>
                <w:rFonts w:ascii="Calibri" w:hAnsi="Calibri"/>
                <w:sz w:val="20"/>
              </w:rPr>
              <w:t>40.4 (291)</w:t>
            </w:r>
          </w:p>
        </w:tc>
        <w:tc>
          <w:tcPr>
            <w:tcW w:w="0" w:type="auto"/>
            <w:tcBorders>
              <w:top w:val="single" w:sz="0" w:space="0" w:color="D3D3D3"/>
              <w:left w:val="single" w:sz="0" w:space="0" w:color="D3D3D3"/>
              <w:bottom w:val="single" w:sz="0" w:space="0" w:color="D3D3D3"/>
              <w:right w:val="single" w:sz="0" w:space="0" w:color="D3D3D3"/>
            </w:tcBorders>
          </w:tcPr>
          <w:p w14:paraId="0528A338" w14:textId="77777777" w:rsidR="00022B71" w:rsidRDefault="005B112A">
            <w:pPr>
              <w:keepNext/>
              <w:spacing w:after="60"/>
              <w:jc w:val="center"/>
            </w:pPr>
            <w:r>
              <w:rPr>
                <w:rFonts w:ascii="Calibri" w:hAnsi="Calibri"/>
                <w:sz w:val="20"/>
              </w:rPr>
              <w:t>41.9 (112)</w:t>
            </w:r>
          </w:p>
        </w:tc>
        <w:tc>
          <w:tcPr>
            <w:tcW w:w="0" w:type="auto"/>
            <w:tcBorders>
              <w:top w:val="single" w:sz="0" w:space="0" w:color="D3D3D3"/>
              <w:left w:val="single" w:sz="0" w:space="0" w:color="D3D3D3"/>
              <w:bottom w:val="single" w:sz="0" w:space="0" w:color="D3D3D3"/>
              <w:right w:val="single" w:sz="0" w:space="0" w:color="D3D3D3"/>
            </w:tcBorders>
          </w:tcPr>
          <w:p w14:paraId="030A55F1" w14:textId="77777777" w:rsidR="00022B71" w:rsidRDefault="005B112A">
            <w:pPr>
              <w:keepNext/>
              <w:spacing w:after="60"/>
              <w:jc w:val="center"/>
            </w:pPr>
            <w:r>
              <w:rPr>
                <w:rFonts w:ascii="Calibri" w:hAnsi="Calibri"/>
                <w:sz w:val="20"/>
              </w:rPr>
              <w:t>39.5 (179)</w:t>
            </w:r>
          </w:p>
        </w:tc>
        <w:tc>
          <w:tcPr>
            <w:tcW w:w="0" w:type="auto"/>
            <w:tcBorders>
              <w:top w:val="single" w:sz="0" w:space="0" w:color="D3D3D3"/>
              <w:left w:val="single" w:sz="0" w:space="0" w:color="D3D3D3"/>
              <w:bottom w:val="single" w:sz="0" w:space="0" w:color="D3D3D3"/>
              <w:right w:val="single" w:sz="0" w:space="0" w:color="D3D3D3"/>
            </w:tcBorders>
          </w:tcPr>
          <w:p w14:paraId="3E8FB3AD" w14:textId="77777777" w:rsidR="00022B71" w:rsidRDefault="00022B71">
            <w:pPr>
              <w:keepNext/>
              <w:spacing w:after="60"/>
              <w:jc w:val="center"/>
            </w:pPr>
          </w:p>
        </w:tc>
      </w:tr>
      <w:tr w:rsidR="00022B71" w14:paraId="3F7159C5"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5CAFF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DD78A7F" w14:textId="77777777" w:rsidR="00022B71" w:rsidRDefault="005B112A">
            <w:pPr>
              <w:keepNext/>
              <w:spacing w:after="60"/>
              <w:jc w:val="center"/>
            </w:pPr>
            <w:r>
              <w:rPr>
                <w:rFonts w:ascii="Calibri" w:hAnsi="Calibri"/>
                <w:sz w:val="20"/>
              </w:rPr>
              <w:t>18.9 (136)</w:t>
            </w:r>
          </w:p>
        </w:tc>
        <w:tc>
          <w:tcPr>
            <w:tcW w:w="0" w:type="auto"/>
            <w:tcBorders>
              <w:top w:val="single" w:sz="0" w:space="0" w:color="D3D3D3"/>
              <w:left w:val="single" w:sz="0" w:space="0" w:color="D3D3D3"/>
              <w:bottom w:val="single" w:sz="0" w:space="0" w:color="D3D3D3"/>
              <w:right w:val="single" w:sz="0" w:space="0" w:color="D3D3D3"/>
            </w:tcBorders>
          </w:tcPr>
          <w:p w14:paraId="40E8F60A" w14:textId="77777777" w:rsidR="00022B71" w:rsidRDefault="005B112A">
            <w:pPr>
              <w:keepNext/>
              <w:spacing w:after="60"/>
              <w:jc w:val="center"/>
            </w:pPr>
            <w:r>
              <w:rPr>
                <w:rFonts w:ascii="Calibri" w:hAnsi="Calibri"/>
                <w:sz w:val="20"/>
              </w:rPr>
              <w:t>19.8 (53)</w:t>
            </w:r>
          </w:p>
        </w:tc>
        <w:tc>
          <w:tcPr>
            <w:tcW w:w="0" w:type="auto"/>
            <w:tcBorders>
              <w:top w:val="single" w:sz="0" w:space="0" w:color="D3D3D3"/>
              <w:left w:val="single" w:sz="0" w:space="0" w:color="D3D3D3"/>
              <w:bottom w:val="single" w:sz="0" w:space="0" w:color="D3D3D3"/>
              <w:right w:val="single" w:sz="0" w:space="0" w:color="D3D3D3"/>
            </w:tcBorders>
          </w:tcPr>
          <w:p w14:paraId="4433B78C" w14:textId="77777777" w:rsidR="00022B71" w:rsidRDefault="005B112A">
            <w:pPr>
              <w:keepNext/>
              <w:spacing w:after="60"/>
              <w:jc w:val="center"/>
            </w:pPr>
            <w:r>
              <w:rPr>
                <w:rFonts w:ascii="Calibri" w:hAnsi="Calibri"/>
                <w:sz w:val="20"/>
              </w:rPr>
              <w:t>18.4 (83)</w:t>
            </w:r>
          </w:p>
        </w:tc>
        <w:tc>
          <w:tcPr>
            <w:tcW w:w="0" w:type="auto"/>
            <w:tcBorders>
              <w:top w:val="single" w:sz="0" w:space="0" w:color="D3D3D3"/>
              <w:left w:val="single" w:sz="0" w:space="0" w:color="D3D3D3"/>
              <w:bottom w:val="single" w:sz="0" w:space="0" w:color="D3D3D3"/>
              <w:right w:val="single" w:sz="0" w:space="0" w:color="D3D3D3"/>
            </w:tcBorders>
          </w:tcPr>
          <w:p w14:paraId="0F154E81" w14:textId="77777777" w:rsidR="00022B71" w:rsidRDefault="00022B71">
            <w:pPr>
              <w:keepNext/>
              <w:spacing w:after="60"/>
              <w:jc w:val="center"/>
            </w:pPr>
          </w:p>
        </w:tc>
      </w:tr>
      <w:tr w:rsidR="00022B71" w14:paraId="7DCD2551" w14:textId="77777777" w:rsidTr="006A4F1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8DA92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79F9EDB" w14:textId="77777777" w:rsidR="00022B71" w:rsidRDefault="005B112A">
            <w:pPr>
              <w:keepNext/>
              <w:spacing w:after="60"/>
              <w:jc w:val="center"/>
            </w:pPr>
            <w:r>
              <w:rPr>
                <w:rFonts w:ascii="Calibri" w:hAnsi="Calibri"/>
                <w:sz w:val="20"/>
              </w:rPr>
              <w:t>3.4 (24)</w:t>
            </w:r>
          </w:p>
        </w:tc>
        <w:tc>
          <w:tcPr>
            <w:tcW w:w="0" w:type="auto"/>
            <w:tcBorders>
              <w:top w:val="single" w:sz="0" w:space="0" w:color="D3D3D3"/>
              <w:left w:val="single" w:sz="0" w:space="0" w:color="D3D3D3"/>
              <w:bottom w:val="single" w:sz="0" w:space="0" w:color="D3D3D3"/>
              <w:right w:val="single" w:sz="0" w:space="0" w:color="D3D3D3"/>
            </w:tcBorders>
          </w:tcPr>
          <w:p w14:paraId="319DEEEF" w14:textId="77777777" w:rsidR="00022B71" w:rsidRDefault="005B112A">
            <w:pPr>
              <w:keepNext/>
              <w:spacing w:after="60"/>
              <w:jc w:val="center"/>
            </w:pPr>
            <w:r>
              <w:rPr>
                <w:rFonts w:ascii="Calibri" w:hAnsi="Calibri"/>
                <w:sz w:val="20"/>
              </w:rPr>
              <w:t>2.8 (7)</w:t>
            </w:r>
          </w:p>
        </w:tc>
        <w:tc>
          <w:tcPr>
            <w:tcW w:w="0" w:type="auto"/>
            <w:tcBorders>
              <w:top w:val="single" w:sz="0" w:space="0" w:color="D3D3D3"/>
              <w:left w:val="single" w:sz="0" w:space="0" w:color="D3D3D3"/>
              <w:bottom w:val="single" w:sz="0" w:space="0" w:color="D3D3D3"/>
              <w:right w:val="single" w:sz="0" w:space="0" w:color="D3D3D3"/>
            </w:tcBorders>
          </w:tcPr>
          <w:p w14:paraId="12E40338" w14:textId="77777777" w:rsidR="00022B71" w:rsidRDefault="005B112A">
            <w:pPr>
              <w:keepNext/>
              <w:spacing w:after="60"/>
              <w:jc w:val="center"/>
            </w:pPr>
            <w:r>
              <w:rPr>
                <w:rFonts w:ascii="Calibri" w:hAnsi="Calibri"/>
                <w:sz w:val="20"/>
              </w:rPr>
              <w:t>3.8 (17)</w:t>
            </w:r>
          </w:p>
        </w:tc>
        <w:tc>
          <w:tcPr>
            <w:tcW w:w="0" w:type="auto"/>
            <w:tcBorders>
              <w:top w:val="single" w:sz="0" w:space="0" w:color="D3D3D3"/>
              <w:left w:val="single" w:sz="0" w:space="0" w:color="D3D3D3"/>
              <w:bottom w:val="single" w:sz="0" w:space="0" w:color="D3D3D3"/>
              <w:right w:val="single" w:sz="0" w:space="0" w:color="D3D3D3"/>
            </w:tcBorders>
          </w:tcPr>
          <w:p w14:paraId="505C3E41" w14:textId="77777777" w:rsidR="00022B71" w:rsidRDefault="00022B71">
            <w:pPr>
              <w:keepNext/>
              <w:spacing w:after="60"/>
              <w:jc w:val="center"/>
            </w:pPr>
          </w:p>
        </w:tc>
      </w:tr>
      <w:tr w:rsidR="00022B71" w14:paraId="030CBF8D" w14:textId="77777777" w:rsidTr="006A4F11">
        <w:trPr>
          <w:cantSplit/>
          <w:jc w:val="center"/>
        </w:trPr>
        <w:tc>
          <w:tcPr>
            <w:tcW w:w="0" w:type="auto"/>
            <w:gridSpan w:val="5"/>
          </w:tcPr>
          <w:p w14:paraId="421D8F3C"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A61C60A" w14:textId="77777777" w:rsidTr="006A4F11">
        <w:trPr>
          <w:cantSplit/>
          <w:jc w:val="center"/>
        </w:trPr>
        <w:tc>
          <w:tcPr>
            <w:tcW w:w="0" w:type="auto"/>
            <w:gridSpan w:val="5"/>
          </w:tcPr>
          <w:p w14:paraId="1B1D3408"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23F741C8" w14:textId="77777777" w:rsidR="00022B71" w:rsidRDefault="005B112A">
      <w:pPr>
        <w:pStyle w:val="Titre3"/>
      </w:pPr>
      <w:bookmarkStart w:id="38" w:name="quête-dinformations-selon-le-sexe"/>
      <w:bookmarkStart w:id="39" w:name="_Toc209544830"/>
      <w:bookmarkEnd w:id="34"/>
      <w:r>
        <w:t xml:space="preserve">Quête </w:t>
      </w:r>
      <w:commentRangeStart w:id="40"/>
      <w:proofErr w:type="spellStart"/>
      <w:r>
        <w:t>d’informations</w:t>
      </w:r>
      <w:proofErr w:type="spellEnd"/>
      <w:r>
        <w:t xml:space="preserve"> </w:t>
      </w:r>
      <w:proofErr w:type="spellStart"/>
      <w:r>
        <w:t>selon</w:t>
      </w:r>
      <w:proofErr w:type="spellEnd"/>
      <w:r>
        <w:t xml:space="preserve"> le </w:t>
      </w:r>
      <w:proofErr w:type="spellStart"/>
      <w:r>
        <w:t>sexe</w:t>
      </w:r>
      <w:bookmarkEnd w:id="39"/>
      <w:commentRangeEnd w:id="40"/>
      <w:proofErr w:type="spellEnd"/>
      <w:r w:rsidR="00412956">
        <w:rPr>
          <w:rStyle w:val="Marquedecommentaire"/>
          <w:rFonts w:eastAsiaTheme="minorHAnsi" w:cstheme="minorBidi"/>
          <w:color w:val="auto"/>
        </w:rPr>
        <w:commentReference w:id="40"/>
      </w:r>
    </w:p>
    <w:p w14:paraId="5FA34875" w14:textId="77777777" w:rsidR="00022B71" w:rsidRDefault="005B112A">
      <w:r>
        <w:br w:type="page"/>
      </w:r>
    </w:p>
    <w:p w14:paraId="161F9031" w14:textId="77777777" w:rsidR="00022B71" w:rsidRDefault="005B112A">
      <w:pPr>
        <w:pStyle w:val="En-ttedetabledesmatires"/>
      </w:pPr>
      <w:r>
        <w:rPr>
          <w:rStyle w:val="NormalTok"/>
        </w:rPr>
        <w:t xml:space="preserve">Table_Quête_informations_sexe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(Votre_mere, Votre_pere, Votre_soeur, Votre_frere, Vos_amis, A_l_ecole, Vos_colleges_de_travail, Les_medias_traditionnels, Les_medias_numeriques_Q1),</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"**Quête_informations selon le sexe**"</w:t>
      </w:r>
      <w:r>
        <w:rPr>
          <w:rStyle w:val="NormalTok"/>
        </w:rPr>
        <w:t>)</w:t>
      </w:r>
      <w:r>
        <w:br/>
      </w:r>
      <w:r>
        <w:br/>
      </w:r>
      <w:r>
        <w:rPr>
          <w:rStyle w:val="NormalTok"/>
        </w:rPr>
        <w:t>Table_Quête_informations_sexe</w:t>
      </w:r>
    </w:p>
    <w:tbl>
      <w:tblPr>
        <w:tblStyle w:val="Table"/>
        <w:tblW w:w="0" w:type="auto"/>
        <w:jc w:val="center"/>
        <w:tblCellMar>
          <w:left w:w="60" w:type="dxa"/>
          <w:right w:w="60" w:type="dxa"/>
        </w:tblCellMar>
        <w:tblLook w:val="0000" w:firstRow="0" w:lastRow="0" w:firstColumn="0" w:lastColumn="0" w:noHBand="0" w:noVBand="0"/>
      </w:tblPr>
      <w:tblGrid>
        <w:gridCol w:w="2474"/>
        <w:gridCol w:w="1453"/>
        <w:gridCol w:w="1473"/>
        <w:gridCol w:w="1515"/>
        <w:gridCol w:w="805"/>
      </w:tblGrid>
      <w:tr w:rsidR="00022B71" w14:paraId="755996E2"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3EB598D"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6D7677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0A81F23" w14:textId="77777777" w:rsidR="00022B71" w:rsidRDefault="005B112A">
            <w:pPr>
              <w:keepNext/>
              <w:spacing w:after="60"/>
              <w:jc w:val="center"/>
            </w:pPr>
            <w:r>
              <w:rPr>
                <w:rFonts w:ascii="Calibri" w:hAnsi="Calibri"/>
                <w:b/>
                <w:sz w:val="20"/>
              </w:rPr>
              <w:t>Femme</w:t>
            </w:r>
            <w:r>
              <w:rPr>
                <w:rFonts w:ascii="Calibri" w:hAnsi="Calibri"/>
                <w:sz w:val="20"/>
              </w:rPr>
              <w:t xml:space="preserve"> </w:t>
            </w:r>
            <w:r>
              <w:rPr>
                <w:rFonts w:ascii="Calibri" w:hAnsi="Calibri"/>
                <w:sz w:val="20"/>
              </w:rPr>
              <w:t>N = 359</w:t>
            </w:r>
            <w:r>
              <w:rPr>
                <w:rFonts w:ascii="Calibri" w:hAnsi="Calibri"/>
                <w:i/>
                <w:sz w:val="20"/>
                <w:vertAlign w:val="superscript"/>
              </w:rPr>
              <w:t>1</w:t>
            </w:r>
          </w:p>
        </w:tc>
        <w:tc>
          <w:tcPr>
            <w:tcW w:w="0" w:type="auto"/>
            <w:tcBorders>
              <w:top w:val="single" w:sz="16" w:space="0" w:color="D3D3D3"/>
              <w:bottom w:val="single" w:sz="16" w:space="0" w:color="D3D3D3"/>
            </w:tcBorders>
          </w:tcPr>
          <w:p w14:paraId="1CBF4753"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1200B2C"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1B0DE59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FE5EB5" w14:textId="77777777" w:rsidR="00022B71" w:rsidRDefault="005B112A">
            <w:pPr>
              <w:keepNext/>
              <w:spacing w:after="60"/>
            </w:pPr>
            <w:r>
              <w:rPr>
                <w:rFonts w:ascii="Calibri" w:hAnsi="Calibri"/>
                <w:sz w:val="20"/>
              </w:rPr>
              <w:t>Votre_mere</w:t>
            </w:r>
          </w:p>
        </w:tc>
        <w:tc>
          <w:tcPr>
            <w:tcW w:w="0" w:type="auto"/>
            <w:tcBorders>
              <w:top w:val="single" w:sz="0" w:space="0" w:color="D3D3D3"/>
              <w:left w:val="single" w:sz="0" w:space="0" w:color="D3D3D3"/>
              <w:bottom w:val="single" w:sz="0" w:space="0" w:color="D3D3D3"/>
              <w:right w:val="single" w:sz="0" w:space="0" w:color="D3D3D3"/>
            </w:tcBorders>
          </w:tcPr>
          <w:p w14:paraId="2183E9F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B2B87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5C698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484864" w14:textId="77777777" w:rsidR="00022B71" w:rsidRDefault="005B112A">
            <w:pPr>
              <w:keepNext/>
              <w:spacing w:after="60"/>
              <w:jc w:val="center"/>
            </w:pPr>
            <w:r>
              <w:rPr>
                <w:rFonts w:ascii="Calibri" w:hAnsi="Calibri"/>
                <w:sz w:val="20"/>
              </w:rPr>
              <w:t>&lt;0.001</w:t>
            </w:r>
          </w:p>
        </w:tc>
      </w:tr>
      <w:tr w:rsidR="00022B71" w14:paraId="4FC0E7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2DB3B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7542F80" w14:textId="77777777" w:rsidR="00022B71" w:rsidRDefault="005B112A">
            <w:pPr>
              <w:keepNext/>
              <w:spacing w:after="60"/>
              <w:jc w:val="center"/>
            </w:pPr>
            <w:r>
              <w:rPr>
                <w:rFonts w:ascii="Calibri" w:hAnsi="Calibri"/>
                <w:sz w:val="20"/>
              </w:rPr>
              <w:t>5.6 (40)</w:t>
            </w:r>
          </w:p>
        </w:tc>
        <w:tc>
          <w:tcPr>
            <w:tcW w:w="0" w:type="auto"/>
            <w:tcBorders>
              <w:top w:val="single" w:sz="0" w:space="0" w:color="D3D3D3"/>
              <w:left w:val="single" w:sz="0" w:space="0" w:color="D3D3D3"/>
              <w:bottom w:val="single" w:sz="0" w:space="0" w:color="D3D3D3"/>
              <w:right w:val="single" w:sz="0" w:space="0" w:color="D3D3D3"/>
            </w:tcBorders>
          </w:tcPr>
          <w:p w14:paraId="13AF0803"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3CD30BA5" w14:textId="77777777" w:rsidR="00022B71" w:rsidRDefault="005B112A">
            <w:pPr>
              <w:keepNext/>
              <w:spacing w:after="60"/>
              <w:jc w:val="center"/>
            </w:pPr>
            <w:r>
              <w:rPr>
                <w:rFonts w:ascii="Calibri" w:hAnsi="Calibri"/>
                <w:sz w:val="20"/>
              </w:rPr>
              <w:t>5.9 (21)</w:t>
            </w:r>
          </w:p>
        </w:tc>
        <w:tc>
          <w:tcPr>
            <w:tcW w:w="0" w:type="auto"/>
            <w:tcBorders>
              <w:top w:val="single" w:sz="0" w:space="0" w:color="D3D3D3"/>
              <w:left w:val="single" w:sz="0" w:space="0" w:color="D3D3D3"/>
              <w:bottom w:val="single" w:sz="0" w:space="0" w:color="D3D3D3"/>
              <w:right w:val="single" w:sz="0" w:space="0" w:color="D3D3D3"/>
            </w:tcBorders>
          </w:tcPr>
          <w:p w14:paraId="07728765" w14:textId="77777777" w:rsidR="00022B71" w:rsidRDefault="00022B71">
            <w:pPr>
              <w:keepNext/>
              <w:spacing w:after="60"/>
              <w:jc w:val="center"/>
            </w:pPr>
          </w:p>
        </w:tc>
      </w:tr>
      <w:tr w:rsidR="00022B71" w14:paraId="2C53439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90948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39EBAAF" w14:textId="77777777" w:rsidR="00022B71" w:rsidRDefault="005B112A">
            <w:pPr>
              <w:keepNext/>
              <w:spacing w:after="60"/>
              <w:jc w:val="center"/>
            </w:pPr>
            <w:r>
              <w:rPr>
                <w:rFonts w:ascii="Calibri" w:hAnsi="Calibri"/>
                <w:sz w:val="20"/>
              </w:rPr>
              <w:t>10.7 (77)</w:t>
            </w:r>
          </w:p>
        </w:tc>
        <w:tc>
          <w:tcPr>
            <w:tcW w:w="0" w:type="auto"/>
            <w:tcBorders>
              <w:top w:val="single" w:sz="0" w:space="0" w:color="D3D3D3"/>
              <w:left w:val="single" w:sz="0" w:space="0" w:color="D3D3D3"/>
              <w:bottom w:val="single" w:sz="0" w:space="0" w:color="D3D3D3"/>
              <w:right w:val="single" w:sz="0" w:space="0" w:color="D3D3D3"/>
            </w:tcBorders>
          </w:tcPr>
          <w:p w14:paraId="5B6CBBE4" w14:textId="77777777" w:rsidR="00022B71" w:rsidRDefault="005B112A">
            <w:pPr>
              <w:keepNext/>
              <w:spacing w:after="60"/>
              <w:jc w:val="center"/>
            </w:pPr>
            <w:r>
              <w:rPr>
                <w:rFonts w:ascii="Calibri" w:hAnsi="Calibri"/>
                <w:sz w:val="20"/>
              </w:rPr>
              <w:t>7.4 (26)</w:t>
            </w:r>
          </w:p>
        </w:tc>
        <w:tc>
          <w:tcPr>
            <w:tcW w:w="0" w:type="auto"/>
            <w:tcBorders>
              <w:top w:val="single" w:sz="0" w:space="0" w:color="D3D3D3"/>
              <w:left w:val="single" w:sz="0" w:space="0" w:color="D3D3D3"/>
              <w:bottom w:val="single" w:sz="0" w:space="0" w:color="D3D3D3"/>
              <w:right w:val="single" w:sz="0" w:space="0" w:color="D3D3D3"/>
            </w:tcBorders>
          </w:tcPr>
          <w:p w14:paraId="7570FE61" w14:textId="77777777" w:rsidR="00022B71" w:rsidRDefault="005B112A">
            <w:pPr>
              <w:keepNext/>
              <w:spacing w:after="60"/>
              <w:jc w:val="center"/>
            </w:pPr>
            <w:r>
              <w:rPr>
                <w:rFonts w:ascii="Calibri" w:hAnsi="Calibri"/>
                <w:sz w:val="20"/>
              </w:rPr>
              <w:t>14.0 (51)</w:t>
            </w:r>
          </w:p>
        </w:tc>
        <w:tc>
          <w:tcPr>
            <w:tcW w:w="0" w:type="auto"/>
            <w:tcBorders>
              <w:top w:val="single" w:sz="0" w:space="0" w:color="D3D3D3"/>
              <w:left w:val="single" w:sz="0" w:space="0" w:color="D3D3D3"/>
              <w:bottom w:val="single" w:sz="0" w:space="0" w:color="D3D3D3"/>
              <w:right w:val="single" w:sz="0" w:space="0" w:color="D3D3D3"/>
            </w:tcBorders>
          </w:tcPr>
          <w:p w14:paraId="0ADBC64E" w14:textId="77777777" w:rsidR="00022B71" w:rsidRDefault="00022B71">
            <w:pPr>
              <w:keepNext/>
              <w:spacing w:after="60"/>
              <w:jc w:val="center"/>
            </w:pPr>
          </w:p>
        </w:tc>
      </w:tr>
      <w:tr w:rsidR="00022B71" w14:paraId="1A18683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5442CF"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893C1F5" w14:textId="77777777" w:rsidR="00022B71" w:rsidRDefault="005B112A">
            <w:pPr>
              <w:keepNext/>
              <w:spacing w:after="60"/>
              <w:jc w:val="center"/>
            </w:pPr>
            <w:r>
              <w:rPr>
                <w:rFonts w:ascii="Calibri" w:hAnsi="Calibri"/>
                <w:sz w:val="20"/>
              </w:rPr>
              <w:t>21.0 (152)</w:t>
            </w:r>
          </w:p>
        </w:tc>
        <w:tc>
          <w:tcPr>
            <w:tcW w:w="0" w:type="auto"/>
            <w:tcBorders>
              <w:top w:val="single" w:sz="0" w:space="0" w:color="D3D3D3"/>
              <w:left w:val="single" w:sz="0" w:space="0" w:color="D3D3D3"/>
              <w:bottom w:val="single" w:sz="0" w:space="0" w:color="D3D3D3"/>
              <w:right w:val="single" w:sz="0" w:space="0" w:color="D3D3D3"/>
            </w:tcBorders>
          </w:tcPr>
          <w:p w14:paraId="0784CE24" w14:textId="77777777" w:rsidR="00022B71" w:rsidRDefault="005B112A">
            <w:pPr>
              <w:keepNext/>
              <w:spacing w:after="60"/>
              <w:jc w:val="center"/>
            </w:pPr>
            <w:r>
              <w:rPr>
                <w:rFonts w:ascii="Calibri" w:hAnsi="Calibri"/>
                <w:sz w:val="20"/>
              </w:rPr>
              <w:t>15.8 (57)</w:t>
            </w:r>
          </w:p>
        </w:tc>
        <w:tc>
          <w:tcPr>
            <w:tcW w:w="0" w:type="auto"/>
            <w:tcBorders>
              <w:top w:val="single" w:sz="0" w:space="0" w:color="D3D3D3"/>
              <w:left w:val="single" w:sz="0" w:space="0" w:color="D3D3D3"/>
              <w:bottom w:val="single" w:sz="0" w:space="0" w:color="D3D3D3"/>
              <w:right w:val="single" w:sz="0" w:space="0" w:color="D3D3D3"/>
            </w:tcBorders>
          </w:tcPr>
          <w:p w14:paraId="0CE4F168" w14:textId="77777777" w:rsidR="00022B71" w:rsidRDefault="005B112A">
            <w:pPr>
              <w:keepNext/>
              <w:spacing w:after="60"/>
              <w:jc w:val="center"/>
            </w:pPr>
            <w:r>
              <w:rPr>
                <w:rFonts w:ascii="Calibri" w:hAnsi="Calibri"/>
                <w:sz w:val="20"/>
              </w:rPr>
              <w:t>26.2 (95)</w:t>
            </w:r>
          </w:p>
        </w:tc>
        <w:tc>
          <w:tcPr>
            <w:tcW w:w="0" w:type="auto"/>
            <w:tcBorders>
              <w:top w:val="single" w:sz="0" w:space="0" w:color="D3D3D3"/>
              <w:left w:val="single" w:sz="0" w:space="0" w:color="D3D3D3"/>
              <w:bottom w:val="single" w:sz="0" w:space="0" w:color="D3D3D3"/>
              <w:right w:val="single" w:sz="0" w:space="0" w:color="D3D3D3"/>
            </w:tcBorders>
          </w:tcPr>
          <w:p w14:paraId="460DCA58" w14:textId="77777777" w:rsidR="00022B71" w:rsidRDefault="00022B71">
            <w:pPr>
              <w:keepNext/>
              <w:spacing w:after="60"/>
              <w:jc w:val="center"/>
            </w:pPr>
          </w:p>
        </w:tc>
      </w:tr>
      <w:tr w:rsidR="00022B71" w14:paraId="7274B80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62BC1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7D62AA7" w14:textId="77777777" w:rsidR="00022B71" w:rsidRDefault="005B112A">
            <w:pPr>
              <w:keepNext/>
              <w:spacing w:after="60"/>
              <w:jc w:val="center"/>
            </w:pPr>
            <w:r>
              <w:rPr>
                <w:rFonts w:ascii="Calibri" w:hAnsi="Calibri"/>
                <w:sz w:val="20"/>
              </w:rPr>
              <w:t>35.2 (254)</w:t>
            </w:r>
          </w:p>
        </w:tc>
        <w:tc>
          <w:tcPr>
            <w:tcW w:w="0" w:type="auto"/>
            <w:tcBorders>
              <w:top w:val="single" w:sz="0" w:space="0" w:color="D3D3D3"/>
              <w:left w:val="single" w:sz="0" w:space="0" w:color="D3D3D3"/>
              <w:bottom w:val="single" w:sz="0" w:space="0" w:color="D3D3D3"/>
              <w:right w:val="single" w:sz="0" w:space="0" w:color="D3D3D3"/>
            </w:tcBorders>
          </w:tcPr>
          <w:p w14:paraId="5E2F04E9" w14:textId="77777777" w:rsidR="00022B71" w:rsidRDefault="005B112A">
            <w:pPr>
              <w:keepNext/>
              <w:spacing w:after="60"/>
              <w:jc w:val="center"/>
            </w:pPr>
            <w:r>
              <w:rPr>
                <w:rFonts w:ascii="Calibri" w:hAnsi="Calibri"/>
                <w:sz w:val="20"/>
              </w:rPr>
              <w:t xml:space="preserve">36.2 </w:t>
            </w: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14:paraId="4CDC39FB" w14:textId="77777777" w:rsidR="00022B71" w:rsidRDefault="005B112A">
            <w:pPr>
              <w:keepNext/>
              <w:spacing w:after="60"/>
              <w:jc w:val="center"/>
            </w:pPr>
            <w:r>
              <w:rPr>
                <w:rFonts w:ascii="Calibri" w:hAnsi="Calibri"/>
                <w:sz w:val="20"/>
              </w:rPr>
              <w:t>34.1 (123)</w:t>
            </w:r>
          </w:p>
        </w:tc>
        <w:tc>
          <w:tcPr>
            <w:tcW w:w="0" w:type="auto"/>
            <w:tcBorders>
              <w:top w:val="single" w:sz="0" w:space="0" w:color="D3D3D3"/>
              <w:left w:val="single" w:sz="0" w:space="0" w:color="D3D3D3"/>
              <w:bottom w:val="single" w:sz="0" w:space="0" w:color="D3D3D3"/>
              <w:right w:val="single" w:sz="0" w:space="0" w:color="D3D3D3"/>
            </w:tcBorders>
          </w:tcPr>
          <w:p w14:paraId="37A93C22" w14:textId="77777777" w:rsidR="00022B71" w:rsidRDefault="00022B71">
            <w:pPr>
              <w:keepNext/>
              <w:spacing w:after="60"/>
              <w:jc w:val="center"/>
            </w:pPr>
          </w:p>
        </w:tc>
      </w:tr>
      <w:tr w:rsidR="00022B71" w14:paraId="4F4844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C57A1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CE9234F"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46FC89EF" w14:textId="77777777" w:rsidR="00022B71" w:rsidRDefault="005B112A">
            <w:pPr>
              <w:keepNext/>
              <w:spacing w:after="60"/>
              <w:jc w:val="center"/>
            </w:pPr>
            <w:r>
              <w:rPr>
                <w:rFonts w:ascii="Calibri" w:hAnsi="Calibri"/>
                <w:sz w:val="20"/>
              </w:rPr>
              <w:t>35.3 (127)</w:t>
            </w:r>
          </w:p>
        </w:tc>
        <w:tc>
          <w:tcPr>
            <w:tcW w:w="0" w:type="auto"/>
            <w:tcBorders>
              <w:top w:val="single" w:sz="0" w:space="0" w:color="D3D3D3"/>
              <w:left w:val="single" w:sz="0" w:space="0" w:color="D3D3D3"/>
              <w:bottom w:val="single" w:sz="0" w:space="0" w:color="D3D3D3"/>
              <w:right w:val="single" w:sz="0" w:space="0" w:color="D3D3D3"/>
            </w:tcBorders>
          </w:tcPr>
          <w:p w14:paraId="61446685" w14:textId="77777777" w:rsidR="00022B71" w:rsidRDefault="005B112A">
            <w:pPr>
              <w:keepNext/>
              <w:spacing w:after="60"/>
              <w:jc w:val="center"/>
            </w:pPr>
            <w:r>
              <w:rPr>
                <w:rFonts w:ascii="Calibri" w:hAnsi="Calibri"/>
                <w:sz w:val="20"/>
              </w:rPr>
              <w:t>19.8 (72)</w:t>
            </w:r>
          </w:p>
        </w:tc>
        <w:tc>
          <w:tcPr>
            <w:tcW w:w="0" w:type="auto"/>
            <w:tcBorders>
              <w:top w:val="single" w:sz="0" w:space="0" w:color="D3D3D3"/>
              <w:left w:val="single" w:sz="0" w:space="0" w:color="D3D3D3"/>
              <w:bottom w:val="single" w:sz="0" w:space="0" w:color="D3D3D3"/>
              <w:right w:val="single" w:sz="0" w:space="0" w:color="D3D3D3"/>
            </w:tcBorders>
          </w:tcPr>
          <w:p w14:paraId="181DEE36" w14:textId="77777777" w:rsidR="00022B71" w:rsidRDefault="00022B71">
            <w:pPr>
              <w:keepNext/>
              <w:spacing w:after="60"/>
              <w:jc w:val="center"/>
            </w:pPr>
          </w:p>
        </w:tc>
      </w:tr>
      <w:tr w:rsidR="00022B71" w14:paraId="2420EB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80012F" w14:textId="77777777" w:rsidR="00022B71" w:rsidRDefault="005B112A">
            <w:pPr>
              <w:keepNext/>
              <w:spacing w:after="60"/>
            </w:pPr>
            <w:r>
              <w:rPr>
                <w:rFonts w:ascii="Calibri" w:hAnsi="Calibri"/>
                <w:sz w:val="20"/>
              </w:rPr>
              <w:t>Votre_pere</w:t>
            </w:r>
          </w:p>
        </w:tc>
        <w:tc>
          <w:tcPr>
            <w:tcW w:w="0" w:type="auto"/>
            <w:tcBorders>
              <w:top w:val="single" w:sz="0" w:space="0" w:color="D3D3D3"/>
              <w:left w:val="single" w:sz="0" w:space="0" w:color="D3D3D3"/>
              <w:bottom w:val="single" w:sz="0" w:space="0" w:color="D3D3D3"/>
              <w:right w:val="single" w:sz="0" w:space="0" w:color="D3D3D3"/>
            </w:tcBorders>
          </w:tcPr>
          <w:p w14:paraId="23BA3B7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884AC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AA7D0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8A63BC" w14:textId="77777777" w:rsidR="00022B71" w:rsidRDefault="005B112A">
            <w:pPr>
              <w:keepNext/>
              <w:spacing w:after="60"/>
              <w:jc w:val="center"/>
            </w:pPr>
            <w:r>
              <w:rPr>
                <w:rFonts w:ascii="Calibri" w:hAnsi="Calibri"/>
                <w:sz w:val="20"/>
              </w:rPr>
              <w:t>0.004</w:t>
            </w:r>
          </w:p>
        </w:tc>
      </w:tr>
      <w:tr w:rsidR="00022B71" w14:paraId="0E4C6B2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E458B0"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C2B0AD0" w14:textId="77777777" w:rsidR="00022B71" w:rsidRDefault="005B112A">
            <w:pPr>
              <w:keepNext/>
              <w:spacing w:after="60"/>
              <w:jc w:val="center"/>
            </w:pPr>
            <w:r>
              <w:rPr>
                <w:rFonts w:ascii="Calibri" w:hAnsi="Calibri"/>
                <w:sz w:val="20"/>
              </w:rPr>
              <w:t>9.3 (67)</w:t>
            </w:r>
          </w:p>
        </w:tc>
        <w:tc>
          <w:tcPr>
            <w:tcW w:w="0" w:type="auto"/>
            <w:tcBorders>
              <w:top w:val="single" w:sz="0" w:space="0" w:color="D3D3D3"/>
              <w:left w:val="single" w:sz="0" w:space="0" w:color="D3D3D3"/>
              <w:bottom w:val="single" w:sz="0" w:space="0" w:color="D3D3D3"/>
              <w:right w:val="single" w:sz="0" w:space="0" w:color="D3D3D3"/>
            </w:tcBorders>
          </w:tcPr>
          <w:p w14:paraId="7A4AB436" w14:textId="77777777" w:rsidR="00022B71" w:rsidRDefault="005B112A">
            <w:pPr>
              <w:keepNext/>
              <w:spacing w:after="60"/>
              <w:jc w:val="center"/>
            </w:pPr>
            <w:r>
              <w:rPr>
                <w:rFonts w:ascii="Calibri" w:hAnsi="Calibri"/>
                <w:sz w:val="20"/>
              </w:rPr>
              <w:t>9.2 (33)</w:t>
            </w:r>
          </w:p>
        </w:tc>
        <w:tc>
          <w:tcPr>
            <w:tcW w:w="0" w:type="auto"/>
            <w:tcBorders>
              <w:top w:val="single" w:sz="0" w:space="0" w:color="D3D3D3"/>
              <w:left w:val="single" w:sz="0" w:space="0" w:color="D3D3D3"/>
              <w:bottom w:val="single" w:sz="0" w:space="0" w:color="D3D3D3"/>
              <w:right w:val="single" w:sz="0" w:space="0" w:color="D3D3D3"/>
            </w:tcBorders>
          </w:tcPr>
          <w:p w14:paraId="1EF075FA" w14:textId="77777777" w:rsidR="00022B71" w:rsidRDefault="005B112A">
            <w:pPr>
              <w:keepNext/>
              <w:spacing w:after="60"/>
              <w:jc w:val="center"/>
            </w:pPr>
            <w:r>
              <w:rPr>
                <w:rFonts w:ascii="Calibri" w:hAnsi="Calibri"/>
                <w:sz w:val="20"/>
              </w:rPr>
              <w:t>9.3 (34)</w:t>
            </w:r>
          </w:p>
        </w:tc>
        <w:tc>
          <w:tcPr>
            <w:tcW w:w="0" w:type="auto"/>
            <w:tcBorders>
              <w:top w:val="single" w:sz="0" w:space="0" w:color="D3D3D3"/>
              <w:left w:val="single" w:sz="0" w:space="0" w:color="D3D3D3"/>
              <w:bottom w:val="single" w:sz="0" w:space="0" w:color="D3D3D3"/>
              <w:right w:val="single" w:sz="0" w:space="0" w:color="D3D3D3"/>
            </w:tcBorders>
          </w:tcPr>
          <w:p w14:paraId="09EAC320" w14:textId="77777777" w:rsidR="00022B71" w:rsidRDefault="00022B71">
            <w:pPr>
              <w:keepNext/>
              <w:spacing w:after="60"/>
              <w:jc w:val="center"/>
            </w:pPr>
          </w:p>
        </w:tc>
      </w:tr>
      <w:tr w:rsidR="00022B71" w14:paraId="24857C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7B0C7"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36059491" w14:textId="77777777" w:rsidR="00022B71" w:rsidRDefault="005B112A">
            <w:pPr>
              <w:keepNext/>
              <w:spacing w:after="60"/>
              <w:jc w:val="center"/>
            </w:pPr>
            <w:r>
              <w:rPr>
                <w:rFonts w:ascii="Calibri" w:hAnsi="Calibri"/>
                <w:sz w:val="20"/>
              </w:rPr>
              <w:t>7.1 (51)</w:t>
            </w:r>
          </w:p>
        </w:tc>
        <w:tc>
          <w:tcPr>
            <w:tcW w:w="0" w:type="auto"/>
            <w:tcBorders>
              <w:top w:val="single" w:sz="0" w:space="0" w:color="D3D3D3"/>
              <w:left w:val="single" w:sz="0" w:space="0" w:color="D3D3D3"/>
              <w:bottom w:val="single" w:sz="0" w:space="0" w:color="D3D3D3"/>
              <w:right w:val="single" w:sz="0" w:space="0" w:color="D3D3D3"/>
            </w:tcBorders>
          </w:tcPr>
          <w:p w14:paraId="0F214317"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0A17769E" w14:textId="77777777" w:rsidR="00022B71" w:rsidRDefault="005B112A">
            <w:pPr>
              <w:keepNext/>
              <w:spacing w:after="60"/>
              <w:jc w:val="center"/>
            </w:pPr>
            <w:r>
              <w:rPr>
                <w:rFonts w:ascii="Calibri" w:hAnsi="Calibri"/>
                <w:sz w:val="20"/>
              </w:rPr>
              <w:t>9.0 (32)</w:t>
            </w:r>
          </w:p>
        </w:tc>
        <w:tc>
          <w:tcPr>
            <w:tcW w:w="0" w:type="auto"/>
            <w:tcBorders>
              <w:top w:val="single" w:sz="0" w:space="0" w:color="D3D3D3"/>
              <w:left w:val="single" w:sz="0" w:space="0" w:color="D3D3D3"/>
              <w:bottom w:val="single" w:sz="0" w:space="0" w:color="D3D3D3"/>
              <w:right w:val="single" w:sz="0" w:space="0" w:color="D3D3D3"/>
            </w:tcBorders>
          </w:tcPr>
          <w:p w14:paraId="412E33C9" w14:textId="77777777" w:rsidR="00022B71" w:rsidRDefault="00022B71">
            <w:pPr>
              <w:keepNext/>
              <w:spacing w:after="60"/>
              <w:jc w:val="center"/>
            </w:pPr>
          </w:p>
        </w:tc>
      </w:tr>
      <w:tr w:rsidR="00022B71" w14:paraId="63127D3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FA12EF"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7B517F8" w14:textId="77777777" w:rsidR="00022B71" w:rsidRDefault="005B112A">
            <w:pPr>
              <w:keepNext/>
              <w:spacing w:after="60"/>
              <w:jc w:val="center"/>
            </w:pPr>
            <w:r>
              <w:rPr>
                <w:rFonts w:ascii="Calibri" w:hAnsi="Calibri"/>
                <w:sz w:val="20"/>
              </w:rPr>
              <w:t>22.6 (163)</w:t>
            </w:r>
          </w:p>
        </w:tc>
        <w:tc>
          <w:tcPr>
            <w:tcW w:w="0" w:type="auto"/>
            <w:tcBorders>
              <w:top w:val="single" w:sz="0" w:space="0" w:color="D3D3D3"/>
              <w:left w:val="single" w:sz="0" w:space="0" w:color="D3D3D3"/>
              <w:bottom w:val="single" w:sz="0" w:space="0" w:color="D3D3D3"/>
              <w:right w:val="single" w:sz="0" w:space="0" w:color="D3D3D3"/>
            </w:tcBorders>
          </w:tcPr>
          <w:p w14:paraId="696540F6" w14:textId="77777777" w:rsidR="00022B71" w:rsidRDefault="005B112A">
            <w:pPr>
              <w:keepNext/>
              <w:spacing w:after="60"/>
              <w:jc w:val="center"/>
            </w:pPr>
            <w:r>
              <w:rPr>
                <w:rFonts w:ascii="Calibri" w:hAnsi="Calibri"/>
                <w:sz w:val="20"/>
              </w:rPr>
              <w:t>17.9 (64)</w:t>
            </w:r>
          </w:p>
        </w:tc>
        <w:tc>
          <w:tcPr>
            <w:tcW w:w="0" w:type="auto"/>
            <w:tcBorders>
              <w:top w:val="single" w:sz="0" w:space="0" w:color="D3D3D3"/>
              <w:left w:val="single" w:sz="0" w:space="0" w:color="D3D3D3"/>
              <w:bottom w:val="single" w:sz="0" w:space="0" w:color="D3D3D3"/>
              <w:right w:val="single" w:sz="0" w:space="0" w:color="D3D3D3"/>
            </w:tcBorders>
          </w:tcPr>
          <w:p w14:paraId="6C79FC39" w14:textId="77777777" w:rsidR="00022B71" w:rsidRDefault="005B112A">
            <w:pPr>
              <w:keepNext/>
              <w:spacing w:after="60"/>
              <w:jc w:val="center"/>
            </w:pPr>
            <w:r>
              <w:rPr>
                <w:rFonts w:ascii="Calibri" w:hAnsi="Calibri"/>
                <w:sz w:val="20"/>
              </w:rPr>
              <w:t xml:space="preserve">27.2 </w:t>
            </w: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1ECE1543" w14:textId="77777777" w:rsidR="00022B71" w:rsidRDefault="00022B71">
            <w:pPr>
              <w:keepNext/>
              <w:spacing w:after="60"/>
              <w:jc w:val="center"/>
            </w:pPr>
          </w:p>
        </w:tc>
      </w:tr>
      <w:tr w:rsidR="00022B71" w14:paraId="4725D95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5B551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5DC3B94" w14:textId="77777777" w:rsidR="00022B71" w:rsidRDefault="005B112A">
            <w:pPr>
              <w:keepNext/>
              <w:spacing w:after="60"/>
              <w:jc w:val="center"/>
            </w:pPr>
            <w:r>
              <w:rPr>
                <w:rFonts w:ascii="Calibri" w:hAnsi="Calibri"/>
                <w:sz w:val="20"/>
              </w:rPr>
              <w:t>33.6 (242)</w:t>
            </w:r>
          </w:p>
        </w:tc>
        <w:tc>
          <w:tcPr>
            <w:tcW w:w="0" w:type="auto"/>
            <w:tcBorders>
              <w:top w:val="single" w:sz="0" w:space="0" w:color="D3D3D3"/>
              <w:left w:val="single" w:sz="0" w:space="0" w:color="D3D3D3"/>
              <w:bottom w:val="single" w:sz="0" w:space="0" w:color="D3D3D3"/>
              <w:right w:val="single" w:sz="0" w:space="0" w:color="D3D3D3"/>
            </w:tcBorders>
          </w:tcPr>
          <w:p w14:paraId="4CE69001" w14:textId="77777777" w:rsidR="00022B71" w:rsidRDefault="005B112A">
            <w:pPr>
              <w:keepNext/>
              <w:spacing w:after="60"/>
              <w:jc w:val="center"/>
            </w:pPr>
            <w:r>
              <w:rPr>
                <w:rFonts w:ascii="Calibri" w:hAnsi="Calibri"/>
                <w:sz w:val="20"/>
              </w:rPr>
              <w:t>34.2 (123)</w:t>
            </w:r>
          </w:p>
        </w:tc>
        <w:tc>
          <w:tcPr>
            <w:tcW w:w="0" w:type="auto"/>
            <w:tcBorders>
              <w:top w:val="single" w:sz="0" w:space="0" w:color="D3D3D3"/>
              <w:left w:val="single" w:sz="0" w:space="0" w:color="D3D3D3"/>
              <w:bottom w:val="single" w:sz="0" w:space="0" w:color="D3D3D3"/>
              <w:right w:val="single" w:sz="0" w:space="0" w:color="D3D3D3"/>
            </w:tcBorders>
          </w:tcPr>
          <w:p w14:paraId="442F5E24" w14:textId="77777777" w:rsidR="00022B71" w:rsidRDefault="005B112A">
            <w:pPr>
              <w:keepNext/>
              <w:spacing w:after="60"/>
              <w:jc w:val="center"/>
            </w:pPr>
            <w:r>
              <w:rPr>
                <w:rFonts w:ascii="Calibri" w:hAnsi="Calibri"/>
                <w:sz w:val="20"/>
              </w:rPr>
              <w:t>33.0 (120)</w:t>
            </w:r>
          </w:p>
        </w:tc>
        <w:tc>
          <w:tcPr>
            <w:tcW w:w="0" w:type="auto"/>
            <w:tcBorders>
              <w:top w:val="single" w:sz="0" w:space="0" w:color="D3D3D3"/>
              <w:left w:val="single" w:sz="0" w:space="0" w:color="D3D3D3"/>
              <w:bottom w:val="single" w:sz="0" w:space="0" w:color="D3D3D3"/>
              <w:right w:val="single" w:sz="0" w:space="0" w:color="D3D3D3"/>
            </w:tcBorders>
          </w:tcPr>
          <w:p w14:paraId="683B5481" w14:textId="77777777" w:rsidR="00022B71" w:rsidRDefault="00022B71">
            <w:pPr>
              <w:keepNext/>
              <w:spacing w:after="60"/>
              <w:jc w:val="center"/>
            </w:pPr>
          </w:p>
        </w:tc>
      </w:tr>
      <w:tr w:rsidR="00022B71" w14:paraId="1D0B0B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10B25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5962FC9"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0DB401BF" w14:textId="77777777" w:rsidR="00022B71" w:rsidRDefault="005B112A">
            <w:pPr>
              <w:keepNext/>
              <w:spacing w:after="60"/>
              <w:jc w:val="center"/>
            </w:pPr>
            <w:r>
              <w:rPr>
                <w:rFonts w:ascii="Calibri" w:hAnsi="Calibri"/>
                <w:sz w:val="20"/>
              </w:rPr>
              <w:t>33.5 (120)</w:t>
            </w:r>
          </w:p>
        </w:tc>
        <w:tc>
          <w:tcPr>
            <w:tcW w:w="0" w:type="auto"/>
            <w:tcBorders>
              <w:top w:val="single" w:sz="0" w:space="0" w:color="D3D3D3"/>
              <w:left w:val="single" w:sz="0" w:space="0" w:color="D3D3D3"/>
              <w:bottom w:val="single" w:sz="0" w:space="0" w:color="D3D3D3"/>
              <w:right w:val="single" w:sz="0" w:space="0" w:color="D3D3D3"/>
            </w:tcBorders>
          </w:tcPr>
          <w:p w14:paraId="4DB3BA0D" w14:textId="77777777" w:rsidR="00022B71" w:rsidRDefault="005B112A">
            <w:pPr>
              <w:keepNext/>
              <w:spacing w:after="60"/>
              <w:jc w:val="center"/>
            </w:pPr>
            <w:r>
              <w:rPr>
                <w:rFonts w:ascii="Calibri" w:hAnsi="Calibri"/>
                <w:sz w:val="20"/>
              </w:rPr>
              <w:t>21.5 (78)</w:t>
            </w:r>
          </w:p>
        </w:tc>
        <w:tc>
          <w:tcPr>
            <w:tcW w:w="0" w:type="auto"/>
            <w:tcBorders>
              <w:top w:val="single" w:sz="0" w:space="0" w:color="D3D3D3"/>
              <w:left w:val="single" w:sz="0" w:space="0" w:color="D3D3D3"/>
              <w:bottom w:val="single" w:sz="0" w:space="0" w:color="D3D3D3"/>
              <w:right w:val="single" w:sz="0" w:space="0" w:color="D3D3D3"/>
            </w:tcBorders>
          </w:tcPr>
          <w:p w14:paraId="02F5715F" w14:textId="77777777" w:rsidR="00022B71" w:rsidRDefault="00022B71">
            <w:pPr>
              <w:keepNext/>
              <w:spacing w:after="60"/>
              <w:jc w:val="center"/>
            </w:pPr>
          </w:p>
        </w:tc>
      </w:tr>
      <w:tr w:rsidR="00022B71" w14:paraId="338031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C5EE7F" w14:textId="77777777" w:rsidR="00022B71" w:rsidRDefault="005B112A">
            <w:pPr>
              <w:keepNext/>
              <w:spacing w:after="60"/>
            </w:pPr>
            <w:r>
              <w:rPr>
                <w:rFonts w:ascii="Calibri" w:hAnsi="Calibri"/>
                <w:sz w:val="20"/>
              </w:rPr>
              <w:t>Votre_soeur</w:t>
            </w:r>
          </w:p>
        </w:tc>
        <w:tc>
          <w:tcPr>
            <w:tcW w:w="0" w:type="auto"/>
            <w:tcBorders>
              <w:top w:val="single" w:sz="0" w:space="0" w:color="D3D3D3"/>
              <w:left w:val="single" w:sz="0" w:space="0" w:color="D3D3D3"/>
              <w:bottom w:val="single" w:sz="0" w:space="0" w:color="D3D3D3"/>
              <w:right w:val="single" w:sz="0" w:space="0" w:color="D3D3D3"/>
            </w:tcBorders>
          </w:tcPr>
          <w:p w14:paraId="035B4E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D8142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8AD64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4AD953" w14:textId="77777777" w:rsidR="00022B71" w:rsidRDefault="005B112A">
            <w:pPr>
              <w:keepNext/>
              <w:spacing w:after="60"/>
              <w:jc w:val="center"/>
            </w:pPr>
            <w:r>
              <w:rPr>
                <w:rFonts w:ascii="Calibri" w:hAnsi="Calibri"/>
                <w:sz w:val="20"/>
              </w:rPr>
              <w:t>0.010</w:t>
            </w:r>
          </w:p>
        </w:tc>
      </w:tr>
      <w:tr w:rsidR="00022B71" w14:paraId="232CD4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EC488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EA6EBBD"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04AE67D6" w14:textId="77777777" w:rsidR="00022B71" w:rsidRDefault="005B112A">
            <w:pPr>
              <w:keepNext/>
              <w:spacing w:after="60"/>
              <w:jc w:val="center"/>
            </w:pPr>
            <w:r>
              <w:rPr>
                <w:rFonts w:ascii="Calibri" w:hAnsi="Calibri"/>
                <w:sz w:val="20"/>
              </w:rPr>
              <w:t>24.7 (89)</w:t>
            </w:r>
          </w:p>
        </w:tc>
        <w:tc>
          <w:tcPr>
            <w:tcW w:w="0" w:type="auto"/>
            <w:tcBorders>
              <w:top w:val="single" w:sz="0" w:space="0" w:color="D3D3D3"/>
              <w:left w:val="single" w:sz="0" w:space="0" w:color="D3D3D3"/>
              <w:bottom w:val="single" w:sz="0" w:space="0" w:color="D3D3D3"/>
              <w:right w:val="single" w:sz="0" w:space="0" w:color="D3D3D3"/>
            </w:tcBorders>
          </w:tcPr>
          <w:p w14:paraId="31D23CBB" w14:textId="77777777" w:rsidR="00022B71" w:rsidRDefault="005B112A">
            <w:pPr>
              <w:keepNext/>
              <w:spacing w:after="60"/>
              <w:jc w:val="center"/>
            </w:pPr>
            <w:r>
              <w:rPr>
                <w:rFonts w:ascii="Calibri" w:hAnsi="Calibri"/>
                <w:sz w:val="20"/>
              </w:rPr>
              <w:t>25.8 (93)</w:t>
            </w:r>
          </w:p>
        </w:tc>
        <w:tc>
          <w:tcPr>
            <w:tcW w:w="0" w:type="auto"/>
            <w:tcBorders>
              <w:top w:val="single" w:sz="0" w:space="0" w:color="D3D3D3"/>
              <w:left w:val="single" w:sz="0" w:space="0" w:color="D3D3D3"/>
              <w:bottom w:val="single" w:sz="0" w:space="0" w:color="D3D3D3"/>
              <w:right w:val="single" w:sz="0" w:space="0" w:color="D3D3D3"/>
            </w:tcBorders>
          </w:tcPr>
          <w:p w14:paraId="6970B06A" w14:textId="77777777" w:rsidR="00022B71" w:rsidRDefault="00022B71">
            <w:pPr>
              <w:keepNext/>
              <w:spacing w:after="60"/>
              <w:jc w:val="center"/>
            </w:pPr>
          </w:p>
        </w:tc>
      </w:tr>
      <w:tr w:rsidR="00022B71" w14:paraId="0BFC3F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E43E8F"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440B30B"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11215E3A" w14:textId="77777777" w:rsidR="00022B71" w:rsidRDefault="005B112A">
            <w:pPr>
              <w:keepNext/>
              <w:spacing w:after="60"/>
              <w:jc w:val="center"/>
            </w:pPr>
            <w:r>
              <w:rPr>
                <w:rFonts w:ascii="Calibri" w:hAnsi="Calibri"/>
                <w:sz w:val="20"/>
              </w:rPr>
              <w:t>6.1 (22)</w:t>
            </w:r>
          </w:p>
        </w:tc>
        <w:tc>
          <w:tcPr>
            <w:tcW w:w="0" w:type="auto"/>
            <w:tcBorders>
              <w:top w:val="single" w:sz="0" w:space="0" w:color="D3D3D3"/>
              <w:left w:val="single" w:sz="0" w:space="0" w:color="D3D3D3"/>
              <w:bottom w:val="single" w:sz="0" w:space="0" w:color="D3D3D3"/>
              <w:right w:val="single" w:sz="0" w:space="0" w:color="D3D3D3"/>
            </w:tcBorders>
          </w:tcPr>
          <w:p w14:paraId="48289782" w14:textId="77777777" w:rsidR="00022B71" w:rsidRDefault="005B112A">
            <w:pPr>
              <w:keepNext/>
              <w:spacing w:after="60"/>
              <w:jc w:val="center"/>
            </w:pPr>
            <w:r>
              <w:rPr>
                <w:rFonts w:ascii="Calibri" w:hAnsi="Calibri"/>
                <w:sz w:val="20"/>
              </w:rPr>
              <w:t>10.4 (37)</w:t>
            </w:r>
          </w:p>
        </w:tc>
        <w:tc>
          <w:tcPr>
            <w:tcW w:w="0" w:type="auto"/>
            <w:tcBorders>
              <w:top w:val="single" w:sz="0" w:space="0" w:color="D3D3D3"/>
              <w:left w:val="single" w:sz="0" w:space="0" w:color="D3D3D3"/>
              <w:bottom w:val="single" w:sz="0" w:space="0" w:color="D3D3D3"/>
              <w:right w:val="single" w:sz="0" w:space="0" w:color="D3D3D3"/>
            </w:tcBorders>
          </w:tcPr>
          <w:p w14:paraId="58493828" w14:textId="77777777" w:rsidR="00022B71" w:rsidRDefault="00022B71">
            <w:pPr>
              <w:keepNext/>
              <w:spacing w:after="60"/>
              <w:jc w:val="center"/>
            </w:pPr>
          </w:p>
        </w:tc>
      </w:tr>
      <w:tr w:rsidR="00022B71" w14:paraId="19E351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2B8369" w14:textId="77777777" w:rsidR="00022B71" w:rsidRDefault="005B112A">
            <w:pPr>
              <w:keepNext/>
              <w:spacing w:after="60"/>
            </w:pPr>
            <w:r>
              <w:rPr>
                <w:rFonts w:ascii="Calibri" w:hAnsi="Calibri"/>
                <w:sz w:val="20"/>
              </w:rPr>
              <w:t xml:space="preserve">    Plus ou </w:t>
            </w:r>
            <w:r>
              <w:rPr>
                <w:rFonts w:ascii="Calibri" w:hAnsi="Calibri"/>
                <w:sz w:val="20"/>
              </w:rPr>
              <w:t>moins important</w:t>
            </w:r>
          </w:p>
        </w:tc>
        <w:tc>
          <w:tcPr>
            <w:tcW w:w="0" w:type="auto"/>
            <w:tcBorders>
              <w:top w:val="single" w:sz="0" w:space="0" w:color="D3D3D3"/>
              <w:left w:val="single" w:sz="0" w:space="0" w:color="D3D3D3"/>
              <w:bottom w:val="single" w:sz="0" w:space="0" w:color="D3D3D3"/>
              <w:right w:val="single" w:sz="0" w:space="0" w:color="D3D3D3"/>
            </w:tcBorders>
          </w:tcPr>
          <w:p w14:paraId="0B5D49D6" w14:textId="77777777" w:rsidR="00022B71" w:rsidRDefault="005B112A">
            <w:pPr>
              <w:keepNext/>
              <w:spacing w:after="60"/>
              <w:jc w:val="center"/>
            </w:pPr>
            <w:r>
              <w:rPr>
                <w:rFonts w:ascii="Calibri" w:hAnsi="Calibri"/>
                <w:sz w:val="20"/>
              </w:rPr>
              <w:t>25.8 (186)</w:t>
            </w:r>
          </w:p>
        </w:tc>
        <w:tc>
          <w:tcPr>
            <w:tcW w:w="0" w:type="auto"/>
            <w:tcBorders>
              <w:top w:val="single" w:sz="0" w:space="0" w:color="D3D3D3"/>
              <w:left w:val="single" w:sz="0" w:space="0" w:color="D3D3D3"/>
              <w:bottom w:val="single" w:sz="0" w:space="0" w:color="D3D3D3"/>
              <w:right w:val="single" w:sz="0" w:space="0" w:color="D3D3D3"/>
            </w:tcBorders>
          </w:tcPr>
          <w:p w14:paraId="14E63F6E" w14:textId="77777777" w:rsidR="00022B71" w:rsidRDefault="005B112A">
            <w:pPr>
              <w:keepNext/>
              <w:spacing w:after="60"/>
              <w:jc w:val="center"/>
            </w:pPr>
            <w:r>
              <w:rPr>
                <w:rFonts w:ascii="Calibri" w:hAnsi="Calibri"/>
                <w:sz w:val="20"/>
              </w:rPr>
              <w:t>21.8 (78)</w:t>
            </w:r>
          </w:p>
        </w:tc>
        <w:tc>
          <w:tcPr>
            <w:tcW w:w="0" w:type="auto"/>
            <w:tcBorders>
              <w:top w:val="single" w:sz="0" w:space="0" w:color="D3D3D3"/>
              <w:left w:val="single" w:sz="0" w:space="0" w:color="D3D3D3"/>
              <w:bottom w:val="single" w:sz="0" w:space="0" w:color="D3D3D3"/>
              <w:right w:val="single" w:sz="0" w:space="0" w:color="D3D3D3"/>
            </w:tcBorders>
          </w:tcPr>
          <w:p w14:paraId="601C2AA3" w14:textId="77777777" w:rsidR="00022B71" w:rsidRDefault="005B112A">
            <w:pPr>
              <w:keepNext/>
              <w:spacing w:after="60"/>
              <w:jc w:val="center"/>
            </w:pPr>
            <w:r>
              <w:rPr>
                <w:rFonts w:ascii="Calibri" w:hAnsi="Calibri"/>
                <w:sz w:val="20"/>
              </w:rPr>
              <w:t>29.8 (108)</w:t>
            </w:r>
          </w:p>
        </w:tc>
        <w:tc>
          <w:tcPr>
            <w:tcW w:w="0" w:type="auto"/>
            <w:tcBorders>
              <w:top w:val="single" w:sz="0" w:space="0" w:color="D3D3D3"/>
              <w:left w:val="single" w:sz="0" w:space="0" w:color="D3D3D3"/>
              <w:bottom w:val="single" w:sz="0" w:space="0" w:color="D3D3D3"/>
              <w:right w:val="single" w:sz="0" w:space="0" w:color="D3D3D3"/>
            </w:tcBorders>
          </w:tcPr>
          <w:p w14:paraId="339C9A97" w14:textId="77777777" w:rsidR="00022B71" w:rsidRDefault="00022B71">
            <w:pPr>
              <w:keepNext/>
              <w:spacing w:after="60"/>
              <w:jc w:val="center"/>
            </w:pPr>
          </w:p>
        </w:tc>
      </w:tr>
      <w:tr w:rsidR="00022B71" w14:paraId="4566CD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BA4948"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59A2852" w14:textId="77777777" w:rsidR="00022B71" w:rsidRDefault="005B112A">
            <w:pPr>
              <w:keepNext/>
              <w:spacing w:after="60"/>
              <w:jc w:val="center"/>
            </w:pPr>
            <w:r>
              <w:rPr>
                <w:rFonts w:ascii="Calibri" w:hAnsi="Calibri"/>
                <w:sz w:val="20"/>
              </w:rPr>
              <w:t>24.0 (173)</w:t>
            </w:r>
          </w:p>
        </w:tc>
        <w:tc>
          <w:tcPr>
            <w:tcW w:w="0" w:type="auto"/>
            <w:tcBorders>
              <w:top w:val="single" w:sz="0" w:space="0" w:color="D3D3D3"/>
              <w:left w:val="single" w:sz="0" w:space="0" w:color="D3D3D3"/>
              <w:bottom w:val="single" w:sz="0" w:space="0" w:color="D3D3D3"/>
              <w:right w:val="single" w:sz="0" w:space="0" w:color="D3D3D3"/>
            </w:tcBorders>
          </w:tcPr>
          <w:p w14:paraId="4609B179" w14:textId="77777777" w:rsidR="00022B71" w:rsidRDefault="005B112A">
            <w:pPr>
              <w:keepNext/>
              <w:spacing w:after="60"/>
              <w:jc w:val="center"/>
            </w:pPr>
            <w:r>
              <w:rPr>
                <w:rFonts w:ascii="Calibri" w:hAnsi="Calibri"/>
                <w:sz w:val="20"/>
              </w:rPr>
              <w:t>27.9 (100)</w:t>
            </w:r>
          </w:p>
        </w:tc>
        <w:tc>
          <w:tcPr>
            <w:tcW w:w="0" w:type="auto"/>
            <w:tcBorders>
              <w:top w:val="single" w:sz="0" w:space="0" w:color="D3D3D3"/>
              <w:left w:val="single" w:sz="0" w:space="0" w:color="D3D3D3"/>
              <w:bottom w:val="single" w:sz="0" w:space="0" w:color="D3D3D3"/>
              <w:right w:val="single" w:sz="0" w:space="0" w:color="D3D3D3"/>
            </w:tcBorders>
          </w:tcPr>
          <w:p w14:paraId="7CEA4712" w14:textId="77777777" w:rsidR="00022B71" w:rsidRDefault="005B112A">
            <w:pPr>
              <w:keepNext/>
              <w:spacing w:after="60"/>
              <w:jc w:val="center"/>
            </w:pPr>
            <w:r>
              <w:rPr>
                <w:rFonts w:ascii="Calibri" w:hAnsi="Calibri"/>
                <w:sz w:val="20"/>
              </w:rPr>
              <w:t>20.1 (73)</w:t>
            </w:r>
          </w:p>
        </w:tc>
        <w:tc>
          <w:tcPr>
            <w:tcW w:w="0" w:type="auto"/>
            <w:tcBorders>
              <w:top w:val="single" w:sz="0" w:space="0" w:color="D3D3D3"/>
              <w:left w:val="single" w:sz="0" w:space="0" w:color="D3D3D3"/>
              <w:bottom w:val="single" w:sz="0" w:space="0" w:color="D3D3D3"/>
              <w:right w:val="single" w:sz="0" w:space="0" w:color="D3D3D3"/>
            </w:tcBorders>
          </w:tcPr>
          <w:p w14:paraId="42B56EC2" w14:textId="77777777" w:rsidR="00022B71" w:rsidRDefault="00022B71">
            <w:pPr>
              <w:keepNext/>
              <w:spacing w:after="60"/>
              <w:jc w:val="center"/>
            </w:pPr>
          </w:p>
        </w:tc>
      </w:tr>
      <w:tr w:rsidR="00022B71" w14:paraId="7876C7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EBB2C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436E1A6" w14:textId="77777777" w:rsidR="00022B71" w:rsidRDefault="005B112A">
            <w:pPr>
              <w:keepNext/>
              <w:spacing w:after="60"/>
              <w:jc w:val="center"/>
            </w:pPr>
            <w:r>
              <w:rPr>
                <w:rFonts w:ascii="Calibri" w:hAnsi="Calibri"/>
                <w:sz w:val="20"/>
              </w:rPr>
              <w:t>16.7 (121)</w:t>
            </w:r>
          </w:p>
        </w:tc>
        <w:tc>
          <w:tcPr>
            <w:tcW w:w="0" w:type="auto"/>
            <w:tcBorders>
              <w:top w:val="single" w:sz="0" w:space="0" w:color="D3D3D3"/>
              <w:left w:val="single" w:sz="0" w:space="0" w:color="D3D3D3"/>
              <w:bottom w:val="single" w:sz="0" w:space="0" w:color="D3D3D3"/>
              <w:right w:val="single" w:sz="0" w:space="0" w:color="D3D3D3"/>
            </w:tcBorders>
          </w:tcPr>
          <w:p w14:paraId="587B7738" w14:textId="77777777" w:rsidR="00022B71" w:rsidRDefault="005B112A">
            <w:pPr>
              <w:keepNext/>
              <w:spacing w:after="60"/>
              <w:jc w:val="center"/>
            </w:pPr>
            <w:r>
              <w:rPr>
                <w:rFonts w:ascii="Calibri" w:hAnsi="Calibri"/>
                <w:sz w:val="20"/>
              </w:rPr>
              <w:t>19.5 (70)</w:t>
            </w:r>
          </w:p>
        </w:tc>
        <w:tc>
          <w:tcPr>
            <w:tcW w:w="0" w:type="auto"/>
            <w:tcBorders>
              <w:top w:val="single" w:sz="0" w:space="0" w:color="D3D3D3"/>
              <w:left w:val="single" w:sz="0" w:space="0" w:color="D3D3D3"/>
              <w:bottom w:val="single" w:sz="0" w:space="0" w:color="D3D3D3"/>
              <w:right w:val="single" w:sz="0" w:space="0" w:color="D3D3D3"/>
            </w:tcBorders>
          </w:tcPr>
          <w:p w14:paraId="139977FD" w14:textId="77777777" w:rsidR="00022B71" w:rsidRDefault="005B112A">
            <w:pPr>
              <w:keepNext/>
              <w:spacing w:after="60"/>
              <w:jc w:val="center"/>
            </w:pPr>
            <w:r>
              <w:rPr>
                <w:rFonts w:ascii="Calibri" w:hAnsi="Calibri"/>
                <w:sz w:val="20"/>
              </w:rPr>
              <w:t>13.9 (50)</w:t>
            </w:r>
          </w:p>
        </w:tc>
        <w:tc>
          <w:tcPr>
            <w:tcW w:w="0" w:type="auto"/>
            <w:tcBorders>
              <w:top w:val="single" w:sz="0" w:space="0" w:color="D3D3D3"/>
              <w:left w:val="single" w:sz="0" w:space="0" w:color="D3D3D3"/>
              <w:bottom w:val="single" w:sz="0" w:space="0" w:color="D3D3D3"/>
              <w:right w:val="single" w:sz="0" w:space="0" w:color="D3D3D3"/>
            </w:tcBorders>
          </w:tcPr>
          <w:p w14:paraId="019CD3D2" w14:textId="77777777" w:rsidR="00022B71" w:rsidRDefault="00022B71">
            <w:pPr>
              <w:keepNext/>
              <w:spacing w:after="60"/>
              <w:jc w:val="center"/>
            </w:pPr>
          </w:p>
        </w:tc>
      </w:tr>
      <w:tr w:rsidR="00022B71" w14:paraId="0C66254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D14E45" w14:textId="77777777" w:rsidR="00022B71" w:rsidRDefault="005B112A">
            <w:pPr>
              <w:keepNext/>
              <w:spacing w:after="60"/>
            </w:pPr>
            <w:r>
              <w:rPr>
                <w:rFonts w:ascii="Calibri" w:hAnsi="Calibri"/>
                <w:sz w:val="20"/>
              </w:rPr>
              <w:t>Votre_frere</w:t>
            </w:r>
          </w:p>
        </w:tc>
        <w:tc>
          <w:tcPr>
            <w:tcW w:w="0" w:type="auto"/>
            <w:tcBorders>
              <w:top w:val="single" w:sz="0" w:space="0" w:color="D3D3D3"/>
              <w:left w:val="single" w:sz="0" w:space="0" w:color="D3D3D3"/>
              <w:bottom w:val="single" w:sz="0" w:space="0" w:color="D3D3D3"/>
              <w:right w:val="single" w:sz="0" w:space="0" w:color="D3D3D3"/>
            </w:tcBorders>
          </w:tcPr>
          <w:p w14:paraId="1BB4BCB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B8272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C39E6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A0799C" w14:textId="77777777" w:rsidR="00022B71" w:rsidRDefault="005B112A">
            <w:pPr>
              <w:keepNext/>
              <w:spacing w:after="60"/>
              <w:jc w:val="center"/>
            </w:pPr>
            <w:r>
              <w:rPr>
                <w:rFonts w:ascii="Calibri" w:hAnsi="Calibri"/>
                <w:sz w:val="20"/>
              </w:rPr>
              <w:t>0.2</w:t>
            </w:r>
          </w:p>
        </w:tc>
      </w:tr>
      <w:tr w:rsidR="00022B71" w14:paraId="1F16F2F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AFB7F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131E6B6" w14:textId="77777777" w:rsidR="00022B71" w:rsidRDefault="005B112A">
            <w:pPr>
              <w:keepNext/>
              <w:spacing w:after="60"/>
              <w:jc w:val="center"/>
            </w:pPr>
            <w:r>
              <w:rPr>
                <w:rFonts w:ascii="Calibri" w:hAnsi="Calibri"/>
                <w:sz w:val="20"/>
              </w:rPr>
              <w:t>27.7 (200)</w:t>
            </w:r>
          </w:p>
        </w:tc>
        <w:tc>
          <w:tcPr>
            <w:tcW w:w="0" w:type="auto"/>
            <w:tcBorders>
              <w:top w:val="single" w:sz="0" w:space="0" w:color="D3D3D3"/>
              <w:left w:val="single" w:sz="0" w:space="0" w:color="D3D3D3"/>
              <w:bottom w:val="single" w:sz="0" w:space="0" w:color="D3D3D3"/>
              <w:right w:val="single" w:sz="0" w:space="0" w:color="D3D3D3"/>
            </w:tcBorders>
          </w:tcPr>
          <w:p w14:paraId="726C9561" w14:textId="77777777" w:rsidR="00022B71" w:rsidRDefault="005B112A">
            <w:pPr>
              <w:keepNext/>
              <w:spacing w:after="60"/>
              <w:jc w:val="center"/>
            </w:pPr>
            <w:r>
              <w:rPr>
                <w:rFonts w:ascii="Calibri" w:hAnsi="Calibri"/>
                <w:sz w:val="20"/>
              </w:rPr>
              <w:t>27.4 (98)</w:t>
            </w:r>
          </w:p>
        </w:tc>
        <w:tc>
          <w:tcPr>
            <w:tcW w:w="0" w:type="auto"/>
            <w:tcBorders>
              <w:top w:val="single" w:sz="0" w:space="0" w:color="D3D3D3"/>
              <w:left w:val="single" w:sz="0" w:space="0" w:color="D3D3D3"/>
              <w:bottom w:val="single" w:sz="0" w:space="0" w:color="D3D3D3"/>
              <w:right w:val="single" w:sz="0" w:space="0" w:color="D3D3D3"/>
            </w:tcBorders>
          </w:tcPr>
          <w:p w14:paraId="4AAB8C18" w14:textId="77777777" w:rsidR="00022B71" w:rsidRDefault="005B112A">
            <w:pPr>
              <w:keepNext/>
              <w:spacing w:after="60"/>
              <w:jc w:val="center"/>
            </w:pPr>
            <w:r>
              <w:rPr>
                <w:rFonts w:ascii="Calibri" w:hAnsi="Calibri"/>
                <w:sz w:val="20"/>
              </w:rPr>
              <w:t>28.0 (101)</w:t>
            </w:r>
          </w:p>
        </w:tc>
        <w:tc>
          <w:tcPr>
            <w:tcW w:w="0" w:type="auto"/>
            <w:tcBorders>
              <w:top w:val="single" w:sz="0" w:space="0" w:color="D3D3D3"/>
              <w:left w:val="single" w:sz="0" w:space="0" w:color="D3D3D3"/>
              <w:bottom w:val="single" w:sz="0" w:space="0" w:color="D3D3D3"/>
              <w:right w:val="single" w:sz="0" w:space="0" w:color="D3D3D3"/>
            </w:tcBorders>
          </w:tcPr>
          <w:p w14:paraId="322A62A4" w14:textId="77777777" w:rsidR="00022B71" w:rsidRDefault="00022B71">
            <w:pPr>
              <w:keepNext/>
              <w:spacing w:after="60"/>
              <w:jc w:val="center"/>
            </w:pPr>
          </w:p>
        </w:tc>
      </w:tr>
      <w:tr w:rsidR="00022B71" w14:paraId="488FC7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73A8D9"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62172BC" w14:textId="77777777" w:rsidR="00022B71" w:rsidRDefault="005B112A">
            <w:pPr>
              <w:keepNext/>
              <w:spacing w:after="60"/>
              <w:jc w:val="center"/>
            </w:pPr>
            <w:r>
              <w:rPr>
                <w:rFonts w:ascii="Calibri" w:hAnsi="Calibri"/>
                <w:sz w:val="20"/>
              </w:rPr>
              <w:t xml:space="preserve">8.2 </w:t>
            </w: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0C3B7157" w14:textId="77777777" w:rsidR="00022B71" w:rsidRDefault="005B112A">
            <w:pPr>
              <w:keepNext/>
              <w:spacing w:after="60"/>
              <w:jc w:val="center"/>
            </w:pPr>
            <w:r>
              <w:rPr>
                <w:rFonts w:ascii="Calibri" w:hAnsi="Calibri"/>
                <w:sz w:val="20"/>
              </w:rPr>
              <w:t>7.1 (26)</w:t>
            </w:r>
          </w:p>
        </w:tc>
        <w:tc>
          <w:tcPr>
            <w:tcW w:w="0" w:type="auto"/>
            <w:tcBorders>
              <w:top w:val="single" w:sz="0" w:space="0" w:color="D3D3D3"/>
              <w:left w:val="single" w:sz="0" w:space="0" w:color="D3D3D3"/>
              <w:bottom w:val="single" w:sz="0" w:space="0" w:color="D3D3D3"/>
              <w:right w:val="single" w:sz="0" w:space="0" w:color="D3D3D3"/>
            </w:tcBorders>
          </w:tcPr>
          <w:p w14:paraId="5F77BE51"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0FCD0D9C" w14:textId="77777777" w:rsidR="00022B71" w:rsidRDefault="00022B71">
            <w:pPr>
              <w:keepNext/>
              <w:spacing w:after="60"/>
              <w:jc w:val="center"/>
            </w:pPr>
          </w:p>
        </w:tc>
      </w:tr>
      <w:tr w:rsidR="00022B71" w14:paraId="547D1DA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E6662D"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7EAA7E8" w14:textId="77777777" w:rsidR="00022B71" w:rsidRDefault="005B112A">
            <w:pPr>
              <w:keepNext/>
              <w:spacing w:after="60"/>
              <w:jc w:val="center"/>
            </w:pPr>
            <w:r>
              <w:rPr>
                <w:rFonts w:ascii="Calibri" w:hAnsi="Calibri"/>
                <w:sz w:val="20"/>
              </w:rPr>
              <w:t>27.1 (195)</w:t>
            </w:r>
          </w:p>
        </w:tc>
        <w:tc>
          <w:tcPr>
            <w:tcW w:w="0" w:type="auto"/>
            <w:tcBorders>
              <w:top w:val="single" w:sz="0" w:space="0" w:color="D3D3D3"/>
              <w:left w:val="single" w:sz="0" w:space="0" w:color="D3D3D3"/>
              <w:bottom w:val="single" w:sz="0" w:space="0" w:color="D3D3D3"/>
              <w:right w:val="single" w:sz="0" w:space="0" w:color="D3D3D3"/>
            </w:tcBorders>
          </w:tcPr>
          <w:p w14:paraId="00386E24" w14:textId="77777777" w:rsidR="00022B71" w:rsidRDefault="005B112A">
            <w:pPr>
              <w:keepNext/>
              <w:spacing w:after="60"/>
              <w:jc w:val="center"/>
            </w:pPr>
            <w:r>
              <w:rPr>
                <w:rFonts w:ascii="Calibri" w:hAnsi="Calibri"/>
                <w:sz w:val="20"/>
              </w:rPr>
              <w:t>24.6 (88)</w:t>
            </w:r>
          </w:p>
        </w:tc>
        <w:tc>
          <w:tcPr>
            <w:tcW w:w="0" w:type="auto"/>
            <w:tcBorders>
              <w:top w:val="single" w:sz="0" w:space="0" w:color="D3D3D3"/>
              <w:left w:val="single" w:sz="0" w:space="0" w:color="D3D3D3"/>
              <w:bottom w:val="single" w:sz="0" w:space="0" w:color="D3D3D3"/>
              <w:right w:val="single" w:sz="0" w:space="0" w:color="D3D3D3"/>
            </w:tcBorders>
          </w:tcPr>
          <w:p w14:paraId="0FE5FC20" w14:textId="77777777" w:rsidR="00022B71" w:rsidRDefault="005B112A">
            <w:pPr>
              <w:keepNext/>
              <w:spacing w:after="60"/>
              <w:jc w:val="center"/>
            </w:pPr>
            <w:r>
              <w:rPr>
                <w:rFonts w:ascii="Calibri" w:hAnsi="Calibri"/>
                <w:sz w:val="20"/>
              </w:rPr>
              <w:t>29.5 (107)</w:t>
            </w:r>
          </w:p>
        </w:tc>
        <w:tc>
          <w:tcPr>
            <w:tcW w:w="0" w:type="auto"/>
            <w:tcBorders>
              <w:top w:val="single" w:sz="0" w:space="0" w:color="D3D3D3"/>
              <w:left w:val="single" w:sz="0" w:space="0" w:color="D3D3D3"/>
              <w:bottom w:val="single" w:sz="0" w:space="0" w:color="D3D3D3"/>
              <w:right w:val="single" w:sz="0" w:space="0" w:color="D3D3D3"/>
            </w:tcBorders>
          </w:tcPr>
          <w:p w14:paraId="05060F14" w14:textId="77777777" w:rsidR="00022B71" w:rsidRDefault="00022B71">
            <w:pPr>
              <w:keepNext/>
              <w:spacing w:after="60"/>
              <w:jc w:val="center"/>
            </w:pPr>
          </w:p>
        </w:tc>
      </w:tr>
      <w:tr w:rsidR="00022B71" w14:paraId="548E0CE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E691B1"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E702E68" w14:textId="77777777" w:rsidR="00022B71" w:rsidRDefault="005B112A">
            <w:pPr>
              <w:keepNext/>
              <w:spacing w:after="60"/>
              <w:jc w:val="center"/>
            </w:pPr>
            <w:r>
              <w:rPr>
                <w:rFonts w:ascii="Calibri" w:hAnsi="Calibri"/>
                <w:sz w:val="20"/>
              </w:rPr>
              <w:t>23.2 (167)</w:t>
            </w:r>
          </w:p>
        </w:tc>
        <w:tc>
          <w:tcPr>
            <w:tcW w:w="0" w:type="auto"/>
            <w:tcBorders>
              <w:top w:val="single" w:sz="0" w:space="0" w:color="D3D3D3"/>
              <w:left w:val="single" w:sz="0" w:space="0" w:color="D3D3D3"/>
              <w:bottom w:val="single" w:sz="0" w:space="0" w:color="D3D3D3"/>
              <w:right w:val="single" w:sz="0" w:space="0" w:color="D3D3D3"/>
            </w:tcBorders>
          </w:tcPr>
          <w:p w14:paraId="40B13654" w14:textId="77777777" w:rsidR="00022B71" w:rsidRDefault="005B112A">
            <w:pPr>
              <w:keepNext/>
              <w:spacing w:after="60"/>
              <w:jc w:val="center"/>
            </w:pPr>
            <w:r>
              <w:rPr>
                <w:rFonts w:ascii="Calibri" w:hAnsi="Calibri"/>
                <w:sz w:val="20"/>
              </w:rPr>
              <w:t>24.4 (87)</w:t>
            </w:r>
          </w:p>
        </w:tc>
        <w:tc>
          <w:tcPr>
            <w:tcW w:w="0" w:type="auto"/>
            <w:tcBorders>
              <w:top w:val="single" w:sz="0" w:space="0" w:color="D3D3D3"/>
              <w:left w:val="single" w:sz="0" w:space="0" w:color="D3D3D3"/>
              <w:bottom w:val="single" w:sz="0" w:space="0" w:color="D3D3D3"/>
              <w:right w:val="single" w:sz="0" w:space="0" w:color="D3D3D3"/>
            </w:tcBorders>
          </w:tcPr>
          <w:p w14:paraId="697E1997" w14:textId="77777777" w:rsidR="00022B71" w:rsidRDefault="005B112A">
            <w:pPr>
              <w:keepNext/>
              <w:spacing w:after="60"/>
              <w:jc w:val="center"/>
            </w:pPr>
            <w:r>
              <w:rPr>
                <w:rFonts w:ascii="Calibri" w:hAnsi="Calibri"/>
                <w:sz w:val="20"/>
              </w:rPr>
              <w:t>22.1 (80)</w:t>
            </w:r>
          </w:p>
        </w:tc>
        <w:tc>
          <w:tcPr>
            <w:tcW w:w="0" w:type="auto"/>
            <w:tcBorders>
              <w:top w:val="single" w:sz="0" w:space="0" w:color="D3D3D3"/>
              <w:left w:val="single" w:sz="0" w:space="0" w:color="D3D3D3"/>
              <w:bottom w:val="single" w:sz="0" w:space="0" w:color="D3D3D3"/>
              <w:right w:val="single" w:sz="0" w:space="0" w:color="D3D3D3"/>
            </w:tcBorders>
          </w:tcPr>
          <w:p w14:paraId="25A8B755" w14:textId="77777777" w:rsidR="00022B71" w:rsidRDefault="00022B71">
            <w:pPr>
              <w:keepNext/>
              <w:spacing w:after="60"/>
              <w:jc w:val="center"/>
            </w:pPr>
          </w:p>
        </w:tc>
      </w:tr>
      <w:tr w:rsidR="00022B71" w14:paraId="6B80397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9299C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B22D557"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625F4737" w14:textId="77777777" w:rsidR="00022B71" w:rsidRDefault="005B112A">
            <w:pPr>
              <w:keepNext/>
              <w:spacing w:after="60"/>
              <w:jc w:val="center"/>
            </w:pPr>
            <w:r>
              <w:rPr>
                <w:rFonts w:ascii="Calibri" w:hAnsi="Calibri"/>
                <w:sz w:val="20"/>
              </w:rPr>
              <w:t>16.6 (60)</w:t>
            </w:r>
          </w:p>
        </w:tc>
        <w:tc>
          <w:tcPr>
            <w:tcW w:w="0" w:type="auto"/>
            <w:tcBorders>
              <w:top w:val="single" w:sz="0" w:space="0" w:color="D3D3D3"/>
              <w:left w:val="single" w:sz="0" w:space="0" w:color="D3D3D3"/>
              <w:bottom w:val="single" w:sz="0" w:space="0" w:color="D3D3D3"/>
              <w:right w:val="single" w:sz="0" w:space="0" w:color="D3D3D3"/>
            </w:tcBorders>
          </w:tcPr>
          <w:p w14:paraId="7C3BF64C" w14:textId="77777777" w:rsidR="00022B71" w:rsidRDefault="005B112A">
            <w:pPr>
              <w:keepNext/>
              <w:spacing w:after="60"/>
              <w:jc w:val="center"/>
            </w:pPr>
            <w:r>
              <w:rPr>
                <w:rFonts w:ascii="Calibri" w:hAnsi="Calibri"/>
                <w:sz w:val="20"/>
              </w:rPr>
              <w:t>11.1 (40)</w:t>
            </w:r>
          </w:p>
        </w:tc>
        <w:tc>
          <w:tcPr>
            <w:tcW w:w="0" w:type="auto"/>
            <w:tcBorders>
              <w:top w:val="single" w:sz="0" w:space="0" w:color="D3D3D3"/>
              <w:left w:val="single" w:sz="0" w:space="0" w:color="D3D3D3"/>
              <w:bottom w:val="single" w:sz="0" w:space="0" w:color="D3D3D3"/>
              <w:right w:val="single" w:sz="0" w:space="0" w:color="D3D3D3"/>
            </w:tcBorders>
          </w:tcPr>
          <w:p w14:paraId="2364C257" w14:textId="77777777" w:rsidR="00022B71" w:rsidRDefault="00022B71">
            <w:pPr>
              <w:keepNext/>
              <w:spacing w:after="60"/>
              <w:jc w:val="center"/>
            </w:pPr>
          </w:p>
        </w:tc>
      </w:tr>
      <w:tr w:rsidR="00022B71" w14:paraId="21DC2C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9EE2A" w14:textId="77777777" w:rsidR="00022B71" w:rsidRDefault="005B112A">
            <w:pPr>
              <w:keepNext/>
              <w:spacing w:after="60"/>
            </w:pPr>
            <w:r>
              <w:rPr>
                <w:rFonts w:ascii="Calibri" w:hAnsi="Calibri"/>
                <w:sz w:val="20"/>
              </w:rPr>
              <w:t>Vos_amis</w:t>
            </w:r>
          </w:p>
        </w:tc>
        <w:tc>
          <w:tcPr>
            <w:tcW w:w="0" w:type="auto"/>
            <w:tcBorders>
              <w:top w:val="single" w:sz="0" w:space="0" w:color="D3D3D3"/>
              <w:left w:val="single" w:sz="0" w:space="0" w:color="D3D3D3"/>
              <w:bottom w:val="single" w:sz="0" w:space="0" w:color="D3D3D3"/>
              <w:right w:val="single" w:sz="0" w:space="0" w:color="D3D3D3"/>
            </w:tcBorders>
          </w:tcPr>
          <w:p w14:paraId="30A28A0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957D3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F2796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295CDB" w14:textId="77777777" w:rsidR="00022B71" w:rsidRDefault="005B112A">
            <w:pPr>
              <w:keepNext/>
              <w:spacing w:after="60"/>
              <w:jc w:val="center"/>
            </w:pPr>
            <w:r>
              <w:rPr>
                <w:rFonts w:ascii="Calibri" w:hAnsi="Calibri"/>
                <w:sz w:val="20"/>
              </w:rPr>
              <w:t>&lt;0.001</w:t>
            </w:r>
          </w:p>
        </w:tc>
      </w:tr>
      <w:tr w:rsidR="00022B71" w14:paraId="34AA5D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B6507C"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B3A5A78" w14:textId="77777777" w:rsidR="00022B71" w:rsidRDefault="005B112A">
            <w:pPr>
              <w:keepNext/>
              <w:spacing w:after="60"/>
              <w:jc w:val="center"/>
            </w:pPr>
            <w:r>
              <w:rPr>
                <w:rFonts w:ascii="Calibri" w:hAnsi="Calibri"/>
                <w:sz w:val="20"/>
              </w:rPr>
              <w:t>1.8 (13)</w:t>
            </w:r>
          </w:p>
        </w:tc>
        <w:tc>
          <w:tcPr>
            <w:tcW w:w="0" w:type="auto"/>
            <w:tcBorders>
              <w:top w:val="single" w:sz="0" w:space="0" w:color="D3D3D3"/>
              <w:left w:val="single" w:sz="0" w:space="0" w:color="D3D3D3"/>
              <w:bottom w:val="single" w:sz="0" w:space="0" w:color="D3D3D3"/>
              <w:right w:val="single" w:sz="0" w:space="0" w:color="D3D3D3"/>
            </w:tcBorders>
          </w:tcPr>
          <w:p w14:paraId="38AD9AFD"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771FBD3D" w14:textId="77777777" w:rsidR="00022B71" w:rsidRDefault="005B112A">
            <w:pPr>
              <w:keepNext/>
              <w:spacing w:after="60"/>
              <w:jc w:val="center"/>
            </w:pPr>
            <w:r>
              <w:rPr>
                <w:rFonts w:ascii="Calibri" w:hAnsi="Calibri"/>
                <w:sz w:val="20"/>
              </w:rPr>
              <w:t xml:space="preserve">2.6 </w:t>
            </w: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17ABCB7E" w14:textId="77777777" w:rsidR="00022B71" w:rsidRDefault="00022B71">
            <w:pPr>
              <w:keepNext/>
              <w:spacing w:after="60"/>
              <w:jc w:val="center"/>
            </w:pPr>
          </w:p>
        </w:tc>
      </w:tr>
      <w:tr w:rsidR="00022B71" w14:paraId="0489564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DEDC5F"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EB8E521" w14:textId="77777777" w:rsidR="00022B71" w:rsidRDefault="005B112A">
            <w:pPr>
              <w:keepNext/>
              <w:spacing w:after="60"/>
              <w:jc w:val="center"/>
            </w:pPr>
            <w:r>
              <w:rPr>
                <w:rFonts w:ascii="Calibri" w:hAnsi="Calibri"/>
                <w:sz w:val="20"/>
              </w:rPr>
              <w:t>7.5 (54)</w:t>
            </w:r>
          </w:p>
        </w:tc>
        <w:tc>
          <w:tcPr>
            <w:tcW w:w="0" w:type="auto"/>
            <w:tcBorders>
              <w:top w:val="single" w:sz="0" w:space="0" w:color="D3D3D3"/>
              <w:left w:val="single" w:sz="0" w:space="0" w:color="D3D3D3"/>
              <w:bottom w:val="single" w:sz="0" w:space="0" w:color="D3D3D3"/>
              <w:right w:val="single" w:sz="0" w:space="0" w:color="D3D3D3"/>
            </w:tcBorders>
          </w:tcPr>
          <w:p w14:paraId="063AFACF" w14:textId="77777777" w:rsidR="00022B71" w:rsidRDefault="005B112A">
            <w:pPr>
              <w:keepNext/>
              <w:spacing w:after="60"/>
              <w:jc w:val="center"/>
            </w:pPr>
            <w:r>
              <w:rPr>
                <w:rFonts w:ascii="Calibri" w:hAnsi="Calibri"/>
                <w:sz w:val="20"/>
              </w:rPr>
              <w:t>6.5 (23)</w:t>
            </w:r>
          </w:p>
        </w:tc>
        <w:tc>
          <w:tcPr>
            <w:tcW w:w="0" w:type="auto"/>
            <w:tcBorders>
              <w:top w:val="single" w:sz="0" w:space="0" w:color="D3D3D3"/>
              <w:left w:val="single" w:sz="0" w:space="0" w:color="D3D3D3"/>
              <w:bottom w:val="single" w:sz="0" w:space="0" w:color="D3D3D3"/>
              <w:right w:val="single" w:sz="0" w:space="0" w:color="D3D3D3"/>
            </w:tcBorders>
          </w:tcPr>
          <w:p w14:paraId="1FB4862E" w14:textId="77777777" w:rsidR="00022B71" w:rsidRDefault="005B112A">
            <w:pPr>
              <w:keepNext/>
              <w:spacing w:after="60"/>
              <w:jc w:val="center"/>
            </w:pPr>
            <w:r>
              <w:rPr>
                <w:rFonts w:ascii="Calibri" w:hAnsi="Calibri"/>
                <w:sz w:val="20"/>
              </w:rPr>
              <w:t>8.6 (31)</w:t>
            </w:r>
          </w:p>
        </w:tc>
        <w:tc>
          <w:tcPr>
            <w:tcW w:w="0" w:type="auto"/>
            <w:tcBorders>
              <w:top w:val="single" w:sz="0" w:space="0" w:color="D3D3D3"/>
              <w:left w:val="single" w:sz="0" w:space="0" w:color="D3D3D3"/>
              <w:bottom w:val="single" w:sz="0" w:space="0" w:color="D3D3D3"/>
              <w:right w:val="single" w:sz="0" w:space="0" w:color="D3D3D3"/>
            </w:tcBorders>
          </w:tcPr>
          <w:p w14:paraId="6B8C6847" w14:textId="77777777" w:rsidR="00022B71" w:rsidRDefault="00022B71">
            <w:pPr>
              <w:keepNext/>
              <w:spacing w:after="60"/>
              <w:jc w:val="center"/>
            </w:pPr>
          </w:p>
        </w:tc>
      </w:tr>
      <w:tr w:rsidR="00022B71" w14:paraId="5DA6A4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BF4CE4"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CF586AA" w14:textId="77777777" w:rsidR="00022B71" w:rsidRDefault="005B112A">
            <w:pPr>
              <w:keepNext/>
              <w:spacing w:after="60"/>
              <w:jc w:val="center"/>
            </w:pPr>
            <w:r>
              <w:rPr>
                <w:rFonts w:ascii="Calibri" w:hAnsi="Calibri"/>
                <w:sz w:val="20"/>
              </w:rPr>
              <w:t>30.9 (222)</w:t>
            </w:r>
          </w:p>
        </w:tc>
        <w:tc>
          <w:tcPr>
            <w:tcW w:w="0" w:type="auto"/>
            <w:tcBorders>
              <w:top w:val="single" w:sz="0" w:space="0" w:color="D3D3D3"/>
              <w:left w:val="single" w:sz="0" w:space="0" w:color="D3D3D3"/>
              <w:bottom w:val="single" w:sz="0" w:space="0" w:color="D3D3D3"/>
              <w:right w:val="single" w:sz="0" w:space="0" w:color="D3D3D3"/>
            </w:tcBorders>
          </w:tcPr>
          <w:p w14:paraId="723C1EAB" w14:textId="77777777" w:rsidR="00022B71" w:rsidRDefault="005B112A">
            <w:pPr>
              <w:keepNext/>
              <w:spacing w:after="60"/>
              <w:jc w:val="center"/>
            </w:pPr>
            <w:r>
              <w:rPr>
                <w:rFonts w:ascii="Calibri" w:hAnsi="Calibri"/>
                <w:sz w:val="20"/>
              </w:rPr>
              <w:t>24.1 (87)</w:t>
            </w:r>
          </w:p>
        </w:tc>
        <w:tc>
          <w:tcPr>
            <w:tcW w:w="0" w:type="auto"/>
            <w:tcBorders>
              <w:top w:val="single" w:sz="0" w:space="0" w:color="D3D3D3"/>
              <w:left w:val="single" w:sz="0" w:space="0" w:color="D3D3D3"/>
              <w:bottom w:val="single" w:sz="0" w:space="0" w:color="D3D3D3"/>
              <w:right w:val="single" w:sz="0" w:space="0" w:color="D3D3D3"/>
            </w:tcBorders>
          </w:tcPr>
          <w:p w14:paraId="07716A27" w14:textId="77777777" w:rsidR="00022B71" w:rsidRDefault="005B112A">
            <w:pPr>
              <w:keepNext/>
              <w:spacing w:after="60"/>
              <w:jc w:val="center"/>
            </w:pPr>
            <w:r>
              <w:rPr>
                <w:rFonts w:ascii="Calibri" w:hAnsi="Calibri"/>
                <w:sz w:val="20"/>
              </w:rPr>
              <w:t>37.5 (136)</w:t>
            </w:r>
          </w:p>
        </w:tc>
        <w:tc>
          <w:tcPr>
            <w:tcW w:w="0" w:type="auto"/>
            <w:tcBorders>
              <w:top w:val="single" w:sz="0" w:space="0" w:color="D3D3D3"/>
              <w:left w:val="single" w:sz="0" w:space="0" w:color="D3D3D3"/>
              <w:bottom w:val="single" w:sz="0" w:space="0" w:color="D3D3D3"/>
              <w:right w:val="single" w:sz="0" w:space="0" w:color="D3D3D3"/>
            </w:tcBorders>
          </w:tcPr>
          <w:p w14:paraId="25022087" w14:textId="77777777" w:rsidR="00022B71" w:rsidRDefault="00022B71">
            <w:pPr>
              <w:keepNext/>
              <w:spacing w:after="60"/>
              <w:jc w:val="center"/>
            </w:pPr>
          </w:p>
        </w:tc>
      </w:tr>
      <w:tr w:rsidR="00022B71" w14:paraId="283F6F9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EF50DF"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3FE5AEB" w14:textId="77777777" w:rsidR="00022B71" w:rsidRDefault="005B112A">
            <w:pPr>
              <w:keepNext/>
              <w:spacing w:after="60"/>
              <w:jc w:val="center"/>
            </w:pPr>
            <w:r>
              <w:rPr>
                <w:rFonts w:ascii="Calibri" w:hAnsi="Calibri"/>
                <w:sz w:val="20"/>
              </w:rPr>
              <w:t>47.1 (340)</w:t>
            </w:r>
          </w:p>
        </w:tc>
        <w:tc>
          <w:tcPr>
            <w:tcW w:w="0" w:type="auto"/>
            <w:tcBorders>
              <w:top w:val="single" w:sz="0" w:space="0" w:color="D3D3D3"/>
              <w:left w:val="single" w:sz="0" w:space="0" w:color="D3D3D3"/>
              <w:bottom w:val="single" w:sz="0" w:space="0" w:color="D3D3D3"/>
              <w:right w:val="single" w:sz="0" w:space="0" w:color="D3D3D3"/>
            </w:tcBorders>
          </w:tcPr>
          <w:p w14:paraId="2FF2D665" w14:textId="77777777" w:rsidR="00022B71" w:rsidRDefault="005B112A">
            <w:pPr>
              <w:keepNext/>
              <w:spacing w:after="60"/>
              <w:jc w:val="center"/>
            </w:pPr>
            <w:r>
              <w:rPr>
                <w:rFonts w:ascii="Calibri" w:hAnsi="Calibri"/>
                <w:sz w:val="20"/>
              </w:rPr>
              <w:t>51.7 (186)</w:t>
            </w:r>
          </w:p>
        </w:tc>
        <w:tc>
          <w:tcPr>
            <w:tcW w:w="0" w:type="auto"/>
            <w:tcBorders>
              <w:top w:val="single" w:sz="0" w:space="0" w:color="D3D3D3"/>
              <w:left w:val="single" w:sz="0" w:space="0" w:color="D3D3D3"/>
              <w:bottom w:val="single" w:sz="0" w:space="0" w:color="D3D3D3"/>
              <w:right w:val="single" w:sz="0" w:space="0" w:color="D3D3D3"/>
            </w:tcBorders>
          </w:tcPr>
          <w:p w14:paraId="12179F2F" w14:textId="77777777" w:rsidR="00022B71" w:rsidRDefault="005B112A">
            <w:pPr>
              <w:keepNext/>
              <w:spacing w:after="60"/>
              <w:jc w:val="center"/>
            </w:pPr>
            <w:r>
              <w:rPr>
                <w:rFonts w:ascii="Calibri" w:hAnsi="Calibri"/>
                <w:sz w:val="20"/>
              </w:rPr>
              <w:t>42.6 (154)</w:t>
            </w:r>
          </w:p>
        </w:tc>
        <w:tc>
          <w:tcPr>
            <w:tcW w:w="0" w:type="auto"/>
            <w:tcBorders>
              <w:top w:val="single" w:sz="0" w:space="0" w:color="D3D3D3"/>
              <w:left w:val="single" w:sz="0" w:space="0" w:color="D3D3D3"/>
              <w:bottom w:val="single" w:sz="0" w:space="0" w:color="D3D3D3"/>
              <w:right w:val="single" w:sz="0" w:space="0" w:color="D3D3D3"/>
            </w:tcBorders>
          </w:tcPr>
          <w:p w14:paraId="2F429449" w14:textId="77777777" w:rsidR="00022B71" w:rsidRDefault="00022B71">
            <w:pPr>
              <w:keepNext/>
              <w:spacing w:after="60"/>
              <w:jc w:val="center"/>
            </w:pPr>
          </w:p>
        </w:tc>
      </w:tr>
      <w:tr w:rsidR="00022B71" w14:paraId="692E2FB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A7C640"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36D3E0B" w14:textId="77777777" w:rsidR="00022B71" w:rsidRDefault="005B112A">
            <w:pPr>
              <w:keepNext/>
              <w:spacing w:after="60"/>
              <w:jc w:val="center"/>
            </w:pPr>
            <w:r>
              <w:rPr>
                <w:rFonts w:ascii="Calibri" w:hAnsi="Calibri"/>
                <w:sz w:val="20"/>
              </w:rPr>
              <w:t>12.7 (91)</w:t>
            </w:r>
          </w:p>
        </w:tc>
        <w:tc>
          <w:tcPr>
            <w:tcW w:w="0" w:type="auto"/>
            <w:tcBorders>
              <w:top w:val="single" w:sz="0" w:space="0" w:color="D3D3D3"/>
              <w:left w:val="single" w:sz="0" w:space="0" w:color="D3D3D3"/>
              <w:bottom w:val="single" w:sz="0" w:space="0" w:color="D3D3D3"/>
              <w:right w:val="single" w:sz="0" w:space="0" w:color="D3D3D3"/>
            </w:tcBorders>
          </w:tcPr>
          <w:p w14:paraId="20F22010" w14:textId="77777777" w:rsidR="00022B71" w:rsidRDefault="005B112A">
            <w:pPr>
              <w:keepNext/>
              <w:spacing w:after="60"/>
              <w:jc w:val="center"/>
            </w:pPr>
            <w:r>
              <w:rPr>
                <w:rFonts w:ascii="Calibri" w:hAnsi="Calibri"/>
                <w:sz w:val="20"/>
              </w:rPr>
              <w:t>16.7 (60)</w:t>
            </w:r>
          </w:p>
        </w:tc>
        <w:tc>
          <w:tcPr>
            <w:tcW w:w="0" w:type="auto"/>
            <w:tcBorders>
              <w:top w:val="single" w:sz="0" w:space="0" w:color="D3D3D3"/>
              <w:left w:val="single" w:sz="0" w:space="0" w:color="D3D3D3"/>
              <w:bottom w:val="single" w:sz="0" w:space="0" w:color="D3D3D3"/>
              <w:right w:val="single" w:sz="0" w:space="0" w:color="D3D3D3"/>
            </w:tcBorders>
          </w:tcPr>
          <w:p w14:paraId="03C4C727" w14:textId="77777777" w:rsidR="00022B71" w:rsidRDefault="005B112A">
            <w:pPr>
              <w:keepNext/>
              <w:spacing w:after="60"/>
              <w:jc w:val="center"/>
            </w:pPr>
            <w:r>
              <w:rPr>
                <w:rFonts w:ascii="Calibri" w:hAnsi="Calibri"/>
                <w:sz w:val="20"/>
              </w:rPr>
              <w:t>8.7 (31)</w:t>
            </w:r>
          </w:p>
        </w:tc>
        <w:tc>
          <w:tcPr>
            <w:tcW w:w="0" w:type="auto"/>
            <w:tcBorders>
              <w:top w:val="single" w:sz="0" w:space="0" w:color="D3D3D3"/>
              <w:left w:val="single" w:sz="0" w:space="0" w:color="D3D3D3"/>
              <w:bottom w:val="single" w:sz="0" w:space="0" w:color="D3D3D3"/>
              <w:right w:val="single" w:sz="0" w:space="0" w:color="D3D3D3"/>
            </w:tcBorders>
          </w:tcPr>
          <w:p w14:paraId="2F18E5A1" w14:textId="77777777" w:rsidR="00022B71" w:rsidRDefault="00022B71">
            <w:pPr>
              <w:keepNext/>
              <w:spacing w:after="60"/>
              <w:jc w:val="center"/>
            </w:pPr>
          </w:p>
        </w:tc>
      </w:tr>
      <w:tr w:rsidR="00022B71" w14:paraId="44F5CC9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EA9F8F" w14:textId="77777777" w:rsidR="00022B71" w:rsidRDefault="005B112A">
            <w:pPr>
              <w:keepNext/>
              <w:spacing w:after="60"/>
            </w:pPr>
            <w:r>
              <w:rPr>
                <w:rFonts w:ascii="Calibri" w:hAnsi="Calibri"/>
                <w:sz w:val="20"/>
              </w:rPr>
              <w:t>A_l_ecole</w:t>
            </w:r>
          </w:p>
        </w:tc>
        <w:tc>
          <w:tcPr>
            <w:tcW w:w="0" w:type="auto"/>
            <w:tcBorders>
              <w:top w:val="single" w:sz="0" w:space="0" w:color="D3D3D3"/>
              <w:left w:val="single" w:sz="0" w:space="0" w:color="D3D3D3"/>
              <w:bottom w:val="single" w:sz="0" w:space="0" w:color="D3D3D3"/>
              <w:right w:val="single" w:sz="0" w:space="0" w:color="D3D3D3"/>
            </w:tcBorders>
          </w:tcPr>
          <w:p w14:paraId="62F7FD6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C0303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061D0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952D41" w14:textId="77777777" w:rsidR="00022B71" w:rsidRDefault="005B112A">
            <w:pPr>
              <w:keepNext/>
              <w:spacing w:after="60"/>
              <w:jc w:val="center"/>
            </w:pPr>
            <w:r>
              <w:rPr>
                <w:rFonts w:ascii="Calibri" w:hAnsi="Calibri"/>
                <w:sz w:val="20"/>
              </w:rPr>
              <w:t>0.10</w:t>
            </w:r>
          </w:p>
        </w:tc>
      </w:tr>
      <w:tr w:rsidR="00022B71" w14:paraId="4BA6399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581C3" w14:textId="77777777" w:rsidR="00022B71" w:rsidRDefault="005B112A">
            <w:pPr>
              <w:keepNext/>
              <w:spacing w:after="60"/>
            </w:pPr>
            <w:r>
              <w:rPr>
                <w:rFonts w:ascii="Calibri" w:hAnsi="Calibri"/>
                <w:sz w:val="20"/>
              </w:rPr>
              <w:t xml:space="preserve">    Pas du tout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623FDA53" w14:textId="77777777" w:rsidR="00022B71" w:rsidRDefault="005B112A">
            <w:pPr>
              <w:keepNext/>
              <w:spacing w:after="60"/>
              <w:jc w:val="center"/>
            </w:pPr>
            <w:r>
              <w:rPr>
                <w:rFonts w:ascii="Calibri" w:hAnsi="Calibri"/>
                <w:sz w:val="20"/>
              </w:rPr>
              <w:t>10.3 (74)</w:t>
            </w:r>
          </w:p>
        </w:tc>
        <w:tc>
          <w:tcPr>
            <w:tcW w:w="0" w:type="auto"/>
            <w:tcBorders>
              <w:top w:val="single" w:sz="0" w:space="0" w:color="D3D3D3"/>
              <w:left w:val="single" w:sz="0" w:space="0" w:color="D3D3D3"/>
              <w:bottom w:val="single" w:sz="0" w:space="0" w:color="D3D3D3"/>
              <w:right w:val="single" w:sz="0" w:space="0" w:color="D3D3D3"/>
            </w:tcBorders>
          </w:tcPr>
          <w:p w14:paraId="46A77CBE" w14:textId="77777777" w:rsidR="00022B71" w:rsidRDefault="005B112A">
            <w:pPr>
              <w:keepNext/>
              <w:spacing w:after="60"/>
              <w:jc w:val="center"/>
            </w:pPr>
            <w:r>
              <w:rPr>
                <w:rFonts w:ascii="Calibri" w:hAnsi="Calibri"/>
                <w:sz w:val="20"/>
              </w:rPr>
              <w:t>11.1 (40)</w:t>
            </w:r>
          </w:p>
        </w:tc>
        <w:tc>
          <w:tcPr>
            <w:tcW w:w="0" w:type="auto"/>
            <w:tcBorders>
              <w:top w:val="single" w:sz="0" w:space="0" w:color="D3D3D3"/>
              <w:left w:val="single" w:sz="0" w:space="0" w:color="D3D3D3"/>
              <w:bottom w:val="single" w:sz="0" w:space="0" w:color="D3D3D3"/>
              <w:right w:val="single" w:sz="0" w:space="0" w:color="D3D3D3"/>
            </w:tcBorders>
          </w:tcPr>
          <w:p w14:paraId="22694FA7" w14:textId="77777777" w:rsidR="00022B71" w:rsidRDefault="005B112A">
            <w:pPr>
              <w:keepNext/>
              <w:spacing w:after="60"/>
              <w:jc w:val="center"/>
            </w:pPr>
            <w:r>
              <w:rPr>
                <w:rFonts w:ascii="Calibri" w:hAnsi="Calibri"/>
                <w:sz w:val="20"/>
              </w:rPr>
              <w:t>9.6 (35)</w:t>
            </w:r>
          </w:p>
        </w:tc>
        <w:tc>
          <w:tcPr>
            <w:tcW w:w="0" w:type="auto"/>
            <w:tcBorders>
              <w:top w:val="single" w:sz="0" w:space="0" w:color="D3D3D3"/>
              <w:left w:val="single" w:sz="0" w:space="0" w:color="D3D3D3"/>
              <w:bottom w:val="single" w:sz="0" w:space="0" w:color="D3D3D3"/>
              <w:right w:val="single" w:sz="0" w:space="0" w:color="D3D3D3"/>
            </w:tcBorders>
          </w:tcPr>
          <w:p w14:paraId="3D219036" w14:textId="77777777" w:rsidR="00022B71" w:rsidRDefault="00022B71">
            <w:pPr>
              <w:keepNext/>
              <w:spacing w:after="60"/>
              <w:jc w:val="center"/>
            </w:pPr>
          </w:p>
        </w:tc>
      </w:tr>
      <w:tr w:rsidR="00022B71" w14:paraId="6684AC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FC24C1"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E1AE437" w14:textId="77777777" w:rsidR="00022B71" w:rsidRDefault="005B112A">
            <w:pPr>
              <w:keepNext/>
              <w:spacing w:after="60"/>
              <w:jc w:val="center"/>
            </w:pPr>
            <w:r>
              <w:rPr>
                <w:rFonts w:ascii="Calibri" w:hAnsi="Calibri"/>
                <w:sz w:val="20"/>
              </w:rPr>
              <w:t>9.4 (68)</w:t>
            </w:r>
          </w:p>
        </w:tc>
        <w:tc>
          <w:tcPr>
            <w:tcW w:w="0" w:type="auto"/>
            <w:tcBorders>
              <w:top w:val="single" w:sz="0" w:space="0" w:color="D3D3D3"/>
              <w:left w:val="single" w:sz="0" w:space="0" w:color="D3D3D3"/>
              <w:bottom w:val="single" w:sz="0" w:space="0" w:color="D3D3D3"/>
              <w:right w:val="single" w:sz="0" w:space="0" w:color="D3D3D3"/>
            </w:tcBorders>
          </w:tcPr>
          <w:p w14:paraId="48B20598" w14:textId="77777777" w:rsidR="00022B71" w:rsidRDefault="005B112A">
            <w:pPr>
              <w:keepNext/>
              <w:spacing w:after="60"/>
              <w:jc w:val="center"/>
            </w:pPr>
            <w:r>
              <w:rPr>
                <w:rFonts w:ascii="Calibri" w:hAnsi="Calibri"/>
                <w:sz w:val="20"/>
              </w:rPr>
              <w:t>7.8 (28)</w:t>
            </w:r>
          </w:p>
        </w:tc>
        <w:tc>
          <w:tcPr>
            <w:tcW w:w="0" w:type="auto"/>
            <w:tcBorders>
              <w:top w:val="single" w:sz="0" w:space="0" w:color="D3D3D3"/>
              <w:left w:val="single" w:sz="0" w:space="0" w:color="D3D3D3"/>
              <w:bottom w:val="single" w:sz="0" w:space="0" w:color="D3D3D3"/>
              <w:right w:val="single" w:sz="0" w:space="0" w:color="D3D3D3"/>
            </w:tcBorders>
          </w:tcPr>
          <w:p w14:paraId="708D7C78" w14:textId="77777777" w:rsidR="00022B71" w:rsidRDefault="005B112A">
            <w:pPr>
              <w:keepNext/>
              <w:spacing w:after="60"/>
              <w:jc w:val="center"/>
            </w:pPr>
            <w:r>
              <w:rPr>
                <w:rFonts w:ascii="Calibri" w:hAnsi="Calibri"/>
                <w:sz w:val="20"/>
              </w:rPr>
              <w:t>11.0 (40)</w:t>
            </w:r>
          </w:p>
        </w:tc>
        <w:tc>
          <w:tcPr>
            <w:tcW w:w="0" w:type="auto"/>
            <w:tcBorders>
              <w:top w:val="single" w:sz="0" w:space="0" w:color="D3D3D3"/>
              <w:left w:val="single" w:sz="0" w:space="0" w:color="D3D3D3"/>
              <w:bottom w:val="single" w:sz="0" w:space="0" w:color="D3D3D3"/>
              <w:right w:val="single" w:sz="0" w:space="0" w:color="D3D3D3"/>
            </w:tcBorders>
          </w:tcPr>
          <w:p w14:paraId="7EED0924" w14:textId="77777777" w:rsidR="00022B71" w:rsidRDefault="00022B71">
            <w:pPr>
              <w:keepNext/>
              <w:spacing w:after="60"/>
              <w:jc w:val="center"/>
            </w:pPr>
          </w:p>
        </w:tc>
      </w:tr>
      <w:tr w:rsidR="00022B71" w14:paraId="055EF0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B9A07"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5B0AFFF" w14:textId="77777777" w:rsidR="00022B71" w:rsidRDefault="005B112A">
            <w:pPr>
              <w:keepNext/>
              <w:spacing w:after="60"/>
              <w:jc w:val="center"/>
            </w:pPr>
            <w:r>
              <w:rPr>
                <w:rFonts w:ascii="Calibri" w:hAnsi="Calibri"/>
                <w:sz w:val="20"/>
              </w:rPr>
              <w:t>28.1 (203)</w:t>
            </w:r>
          </w:p>
        </w:tc>
        <w:tc>
          <w:tcPr>
            <w:tcW w:w="0" w:type="auto"/>
            <w:tcBorders>
              <w:top w:val="single" w:sz="0" w:space="0" w:color="D3D3D3"/>
              <w:left w:val="single" w:sz="0" w:space="0" w:color="D3D3D3"/>
              <w:bottom w:val="single" w:sz="0" w:space="0" w:color="D3D3D3"/>
              <w:right w:val="single" w:sz="0" w:space="0" w:color="D3D3D3"/>
            </w:tcBorders>
          </w:tcPr>
          <w:p w14:paraId="065C9EFC" w14:textId="77777777" w:rsidR="00022B71" w:rsidRDefault="005B112A">
            <w:pPr>
              <w:keepNext/>
              <w:spacing w:after="60"/>
              <w:jc w:val="center"/>
            </w:pPr>
            <w:r>
              <w:rPr>
                <w:rFonts w:ascii="Calibri" w:hAnsi="Calibri"/>
                <w:sz w:val="20"/>
              </w:rPr>
              <w:t>23.9 (86)</w:t>
            </w:r>
          </w:p>
        </w:tc>
        <w:tc>
          <w:tcPr>
            <w:tcW w:w="0" w:type="auto"/>
            <w:tcBorders>
              <w:top w:val="single" w:sz="0" w:space="0" w:color="D3D3D3"/>
              <w:left w:val="single" w:sz="0" w:space="0" w:color="D3D3D3"/>
              <w:bottom w:val="single" w:sz="0" w:space="0" w:color="D3D3D3"/>
              <w:right w:val="single" w:sz="0" w:space="0" w:color="D3D3D3"/>
            </w:tcBorders>
          </w:tcPr>
          <w:p w14:paraId="2A4BD8C1" w14:textId="77777777" w:rsidR="00022B71" w:rsidRDefault="005B112A">
            <w:pPr>
              <w:keepNext/>
              <w:spacing w:after="60"/>
              <w:jc w:val="center"/>
            </w:pPr>
            <w:r>
              <w:rPr>
                <w:rFonts w:ascii="Calibri" w:hAnsi="Calibri"/>
                <w:sz w:val="20"/>
              </w:rPr>
              <w:t>32.3 (117)</w:t>
            </w:r>
          </w:p>
        </w:tc>
        <w:tc>
          <w:tcPr>
            <w:tcW w:w="0" w:type="auto"/>
            <w:tcBorders>
              <w:top w:val="single" w:sz="0" w:space="0" w:color="D3D3D3"/>
              <w:left w:val="single" w:sz="0" w:space="0" w:color="D3D3D3"/>
              <w:bottom w:val="single" w:sz="0" w:space="0" w:color="D3D3D3"/>
              <w:right w:val="single" w:sz="0" w:space="0" w:color="D3D3D3"/>
            </w:tcBorders>
          </w:tcPr>
          <w:p w14:paraId="3AC72839" w14:textId="77777777" w:rsidR="00022B71" w:rsidRDefault="00022B71">
            <w:pPr>
              <w:keepNext/>
              <w:spacing w:after="60"/>
              <w:jc w:val="center"/>
            </w:pPr>
          </w:p>
        </w:tc>
      </w:tr>
      <w:tr w:rsidR="00022B71" w14:paraId="2EA4AAB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496129"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8213690" w14:textId="77777777" w:rsidR="00022B71" w:rsidRDefault="005B112A">
            <w:pPr>
              <w:keepNext/>
              <w:spacing w:after="60"/>
              <w:jc w:val="center"/>
            </w:pPr>
            <w:r>
              <w:rPr>
                <w:rFonts w:ascii="Calibri" w:hAnsi="Calibri"/>
                <w:sz w:val="20"/>
              </w:rPr>
              <w:t>39.5 (284)</w:t>
            </w:r>
          </w:p>
        </w:tc>
        <w:tc>
          <w:tcPr>
            <w:tcW w:w="0" w:type="auto"/>
            <w:tcBorders>
              <w:top w:val="single" w:sz="0" w:space="0" w:color="D3D3D3"/>
              <w:left w:val="single" w:sz="0" w:space="0" w:color="D3D3D3"/>
              <w:bottom w:val="single" w:sz="0" w:space="0" w:color="D3D3D3"/>
              <w:right w:val="single" w:sz="0" w:space="0" w:color="D3D3D3"/>
            </w:tcBorders>
          </w:tcPr>
          <w:p w14:paraId="5D3715E4" w14:textId="77777777" w:rsidR="00022B71" w:rsidRDefault="005B112A">
            <w:pPr>
              <w:keepNext/>
              <w:spacing w:after="60"/>
              <w:jc w:val="center"/>
            </w:pPr>
            <w:r>
              <w:rPr>
                <w:rFonts w:ascii="Calibri" w:hAnsi="Calibri"/>
                <w:sz w:val="20"/>
              </w:rPr>
              <w:t>42.8 (154)</w:t>
            </w:r>
          </w:p>
        </w:tc>
        <w:tc>
          <w:tcPr>
            <w:tcW w:w="0" w:type="auto"/>
            <w:tcBorders>
              <w:top w:val="single" w:sz="0" w:space="0" w:color="D3D3D3"/>
              <w:left w:val="single" w:sz="0" w:space="0" w:color="D3D3D3"/>
              <w:bottom w:val="single" w:sz="0" w:space="0" w:color="D3D3D3"/>
              <w:right w:val="single" w:sz="0" w:space="0" w:color="D3D3D3"/>
            </w:tcBorders>
          </w:tcPr>
          <w:p w14:paraId="254FB508" w14:textId="77777777" w:rsidR="00022B71" w:rsidRDefault="005B112A">
            <w:pPr>
              <w:keepNext/>
              <w:spacing w:after="60"/>
              <w:jc w:val="center"/>
            </w:pPr>
            <w:r>
              <w:rPr>
                <w:rFonts w:ascii="Calibri" w:hAnsi="Calibri"/>
                <w:sz w:val="20"/>
              </w:rPr>
              <w:t>36.2 (131)</w:t>
            </w:r>
          </w:p>
        </w:tc>
        <w:tc>
          <w:tcPr>
            <w:tcW w:w="0" w:type="auto"/>
            <w:tcBorders>
              <w:top w:val="single" w:sz="0" w:space="0" w:color="D3D3D3"/>
              <w:left w:val="single" w:sz="0" w:space="0" w:color="D3D3D3"/>
              <w:bottom w:val="single" w:sz="0" w:space="0" w:color="D3D3D3"/>
              <w:right w:val="single" w:sz="0" w:space="0" w:color="D3D3D3"/>
            </w:tcBorders>
          </w:tcPr>
          <w:p w14:paraId="7DE0A847" w14:textId="77777777" w:rsidR="00022B71" w:rsidRDefault="00022B71">
            <w:pPr>
              <w:keepNext/>
              <w:spacing w:after="60"/>
              <w:jc w:val="center"/>
            </w:pPr>
          </w:p>
        </w:tc>
      </w:tr>
      <w:tr w:rsidR="00022B71" w14:paraId="002667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3649A7"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3B492B1" w14:textId="77777777" w:rsidR="00022B71" w:rsidRDefault="005B112A">
            <w:pPr>
              <w:keepNext/>
              <w:spacing w:after="60"/>
              <w:jc w:val="center"/>
            </w:pPr>
            <w:r>
              <w:rPr>
                <w:rFonts w:ascii="Calibri" w:hAnsi="Calibri"/>
                <w:sz w:val="20"/>
              </w:rPr>
              <w:t>12.7 (92)</w:t>
            </w:r>
          </w:p>
        </w:tc>
        <w:tc>
          <w:tcPr>
            <w:tcW w:w="0" w:type="auto"/>
            <w:tcBorders>
              <w:top w:val="single" w:sz="0" w:space="0" w:color="D3D3D3"/>
              <w:left w:val="single" w:sz="0" w:space="0" w:color="D3D3D3"/>
              <w:bottom w:val="single" w:sz="0" w:space="0" w:color="D3D3D3"/>
              <w:right w:val="single" w:sz="0" w:space="0" w:color="D3D3D3"/>
            </w:tcBorders>
          </w:tcPr>
          <w:p w14:paraId="416C5011" w14:textId="77777777" w:rsidR="00022B71" w:rsidRDefault="005B112A">
            <w:pPr>
              <w:keepNext/>
              <w:spacing w:after="60"/>
              <w:jc w:val="center"/>
            </w:pPr>
            <w:r>
              <w:rPr>
                <w:rFonts w:ascii="Calibri" w:hAnsi="Calibri"/>
                <w:sz w:val="20"/>
              </w:rPr>
              <w:t>14.4 (52)</w:t>
            </w:r>
          </w:p>
        </w:tc>
        <w:tc>
          <w:tcPr>
            <w:tcW w:w="0" w:type="auto"/>
            <w:tcBorders>
              <w:top w:val="single" w:sz="0" w:space="0" w:color="D3D3D3"/>
              <w:left w:val="single" w:sz="0" w:space="0" w:color="D3D3D3"/>
              <w:bottom w:val="single" w:sz="0" w:space="0" w:color="D3D3D3"/>
              <w:right w:val="single" w:sz="0" w:space="0" w:color="D3D3D3"/>
            </w:tcBorders>
          </w:tcPr>
          <w:p w14:paraId="734865C1" w14:textId="77777777" w:rsidR="00022B71" w:rsidRDefault="005B112A">
            <w:pPr>
              <w:keepNext/>
              <w:spacing w:after="60"/>
              <w:jc w:val="center"/>
            </w:pPr>
            <w:r>
              <w:rPr>
                <w:rFonts w:ascii="Calibri" w:hAnsi="Calibri"/>
                <w:sz w:val="20"/>
              </w:rPr>
              <w:t>11.0 (40)</w:t>
            </w:r>
          </w:p>
        </w:tc>
        <w:tc>
          <w:tcPr>
            <w:tcW w:w="0" w:type="auto"/>
            <w:tcBorders>
              <w:top w:val="single" w:sz="0" w:space="0" w:color="D3D3D3"/>
              <w:left w:val="single" w:sz="0" w:space="0" w:color="D3D3D3"/>
              <w:bottom w:val="single" w:sz="0" w:space="0" w:color="D3D3D3"/>
              <w:right w:val="single" w:sz="0" w:space="0" w:color="D3D3D3"/>
            </w:tcBorders>
          </w:tcPr>
          <w:p w14:paraId="3B748530" w14:textId="77777777" w:rsidR="00022B71" w:rsidRDefault="00022B71">
            <w:pPr>
              <w:keepNext/>
              <w:spacing w:after="60"/>
              <w:jc w:val="center"/>
            </w:pPr>
          </w:p>
        </w:tc>
      </w:tr>
      <w:tr w:rsidR="00022B71" w14:paraId="632679E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698D8C" w14:textId="77777777" w:rsidR="00022B71" w:rsidRDefault="005B112A">
            <w:pPr>
              <w:keepNext/>
              <w:spacing w:after="60"/>
            </w:pPr>
            <w:r>
              <w:rPr>
                <w:rFonts w:ascii="Calibri" w:hAnsi="Calibri"/>
                <w:sz w:val="20"/>
              </w:rPr>
              <w:t>Vos_colleges_de_travail</w:t>
            </w:r>
          </w:p>
        </w:tc>
        <w:tc>
          <w:tcPr>
            <w:tcW w:w="0" w:type="auto"/>
            <w:tcBorders>
              <w:top w:val="single" w:sz="0" w:space="0" w:color="D3D3D3"/>
              <w:left w:val="single" w:sz="0" w:space="0" w:color="D3D3D3"/>
              <w:bottom w:val="single" w:sz="0" w:space="0" w:color="D3D3D3"/>
              <w:right w:val="single" w:sz="0" w:space="0" w:color="D3D3D3"/>
            </w:tcBorders>
          </w:tcPr>
          <w:p w14:paraId="58681EC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71CE9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0FABA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393156" w14:textId="77777777" w:rsidR="00022B71" w:rsidRDefault="005B112A">
            <w:pPr>
              <w:keepNext/>
              <w:spacing w:after="60"/>
              <w:jc w:val="center"/>
            </w:pPr>
            <w:r>
              <w:rPr>
                <w:rFonts w:ascii="Calibri" w:hAnsi="Calibri"/>
                <w:sz w:val="20"/>
              </w:rPr>
              <w:t>0.037</w:t>
            </w:r>
          </w:p>
        </w:tc>
      </w:tr>
      <w:tr w:rsidR="00022B71" w14:paraId="1CD0AF3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F4C3D"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9BC9848" w14:textId="77777777" w:rsidR="00022B71" w:rsidRDefault="005B112A">
            <w:pPr>
              <w:keepNext/>
              <w:spacing w:after="60"/>
              <w:jc w:val="center"/>
            </w:pPr>
            <w:r>
              <w:rPr>
                <w:rFonts w:ascii="Calibri" w:hAnsi="Calibri"/>
                <w:sz w:val="20"/>
              </w:rPr>
              <w:t>6.7 (49)</w:t>
            </w:r>
          </w:p>
        </w:tc>
        <w:tc>
          <w:tcPr>
            <w:tcW w:w="0" w:type="auto"/>
            <w:tcBorders>
              <w:top w:val="single" w:sz="0" w:space="0" w:color="D3D3D3"/>
              <w:left w:val="single" w:sz="0" w:space="0" w:color="D3D3D3"/>
              <w:bottom w:val="single" w:sz="0" w:space="0" w:color="D3D3D3"/>
              <w:right w:val="single" w:sz="0" w:space="0" w:color="D3D3D3"/>
            </w:tcBorders>
          </w:tcPr>
          <w:p w14:paraId="232AA6A6" w14:textId="77777777" w:rsidR="00022B71" w:rsidRDefault="005B112A">
            <w:pPr>
              <w:keepNext/>
              <w:spacing w:after="60"/>
              <w:jc w:val="center"/>
            </w:pPr>
            <w:r>
              <w:rPr>
                <w:rFonts w:ascii="Calibri" w:hAnsi="Calibri"/>
                <w:sz w:val="20"/>
              </w:rPr>
              <w:t>5.5 (20)</w:t>
            </w:r>
          </w:p>
        </w:tc>
        <w:tc>
          <w:tcPr>
            <w:tcW w:w="0" w:type="auto"/>
            <w:tcBorders>
              <w:top w:val="single" w:sz="0" w:space="0" w:color="D3D3D3"/>
              <w:left w:val="single" w:sz="0" w:space="0" w:color="D3D3D3"/>
              <w:bottom w:val="single" w:sz="0" w:space="0" w:color="D3D3D3"/>
              <w:right w:val="single" w:sz="0" w:space="0" w:color="D3D3D3"/>
            </w:tcBorders>
          </w:tcPr>
          <w:p w14:paraId="3647F364" w14:textId="77777777" w:rsidR="00022B71" w:rsidRDefault="005B112A">
            <w:pPr>
              <w:keepNext/>
              <w:spacing w:after="60"/>
              <w:jc w:val="center"/>
            </w:pPr>
            <w:r>
              <w:rPr>
                <w:rFonts w:ascii="Calibri" w:hAnsi="Calibri"/>
                <w:sz w:val="20"/>
              </w:rPr>
              <w:t>8.0 (29)</w:t>
            </w:r>
          </w:p>
        </w:tc>
        <w:tc>
          <w:tcPr>
            <w:tcW w:w="0" w:type="auto"/>
            <w:tcBorders>
              <w:top w:val="single" w:sz="0" w:space="0" w:color="D3D3D3"/>
              <w:left w:val="single" w:sz="0" w:space="0" w:color="D3D3D3"/>
              <w:bottom w:val="single" w:sz="0" w:space="0" w:color="D3D3D3"/>
              <w:right w:val="single" w:sz="0" w:space="0" w:color="D3D3D3"/>
            </w:tcBorders>
          </w:tcPr>
          <w:p w14:paraId="015108F1" w14:textId="77777777" w:rsidR="00022B71" w:rsidRDefault="00022B71">
            <w:pPr>
              <w:keepNext/>
              <w:spacing w:after="60"/>
              <w:jc w:val="center"/>
            </w:pPr>
          </w:p>
        </w:tc>
      </w:tr>
      <w:tr w:rsidR="00022B71" w14:paraId="7C23CD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DE8429"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F80DA32" w14:textId="77777777" w:rsidR="00022B71" w:rsidRDefault="005B112A">
            <w:pPr>
              <w:keepNext/>
              <w:spacing w:after="60"/>
              <w:jc w:val="center"/>
            </w:pPr>
            <w:r>
              <w:rPr>
                <w:rFonts w:ascii="Calibri" w:hAnsi="Calibri"/>
                <w:sz w:val="20"/>
              </w:rPr>
              <w:t>15.8 (114)</w:t>
            </w:r>
          </w:p>
        </w:tc>
        <w:tc>
          <w:tcPr>
            <w:tcW w:w="0" w:type="auto"/>
            <w:tcBorders>
              <w:top w:val="single" w:sz="0" w:space="0" w:color="D3D3D3"/>
              <w:left w:val="single" w:sz="0" w:space="0" w:color="D3D3D3"/>
              <w:bottom w:val="single" w:sz="0" w:space="0" w:color="D3D3D3"/>
              <w:right w:val="single" w:sz="0" w:space="0" w:color="D3D3D3"/>
            </w:tcBorders>
          </w:tcPr>
          <w:p w14:paraId="1D3F8253" w14:textId="77777777" w:rsidR="00022B71" w:rsidRDefault="005B112A">
            <w:pPr>
              <w:keepNext/>
              <w:spacing w:after="60"/>
              <w:jc w:val="center"/>
            </w:pPr>
            <w:r>
              <w:rPr>
                <w:rFonts w:ascii="Calibri" w:hAnsi="Calibri"/>
                <w:sz w:val="20"/>
              </w:rPr>
              <w:t>12.9 (46)</w:t>
            </w:r>
          </w:p>
        </w:tc>
        <w:tc>
          <w:tcPr>
            <w:tcW w:w="0" w:type="auto"/>
            <w:tcBorders>
              <w:top w:val="single" w:sz="0" w:space="0" w:color="D3D3D3"/>
              <w:left w:val="single" w:sz="0" w:space="0" w:color="D3D3D3"/>
              <w:bottom w:val="single" w:sz="0" w:space="0" w:color="D3D3D3"/>
              <w:right w:val="single" w:sz="0" w:space="0" w:color="D3D3D3"/>
            </w:tcBorders>
          </w:tcPr>
          <w:p w14:paraId="28777755" w14:textId="77777777" w:rsidR="00022B71" w:rsidRDefault="005B112A">
            <w:pPr>
              <w:keepNext/>
              <w:spacing w:after="60"/>
              <w:jc w:val="center"/>
            </w:pPr>
            <w:r>
              <w:rPr>
                <w:rFonts w:ascii="Calibri" w:hAnsi="Calibri"/>
                <w:sz w:val="20"/>
              </w:rPr>
              <w:t>18.7 (67)</w:t>
            </w:r>
          </w:p>
        </w:tc>
        <w:tc>
          <w:tcPr>
            <w:tcW w:w="0" w:type="auto"/>
            <w:tcBorders>
              <w:top w:val="single" w:sz="0" w:space="0" w:color="D3D3D3"/>
              <w:left w:val="single" w:sz="0" w:space="0" w:color="D3D3D3"/>
              <w:bottom w:val="single" w:sz="0" w:space="0" w:color="D3D3D3"/>
              <w:right w:val="single" w:sz="0" w:space="0" w:color="D3D3D3"/>
            </w:tcBorders>
          </w:tcPr>
          <w:p w14:paraId="0A29AECE" w14:textId="77777777" w:rsidR="00022B71" w:rsidRDefault="00022B71">
            <w:pPr>
              <w:keepNext/>
              <w:spacing w:after="60"/>
              <w:jc w:val="center"/>
            </w:pPr>
          </w:p>
        </w:tc>
      </w:tr>
      <w:tr w:rsidR="00022B71" w14:paraId="4F2E51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9A4D4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E9415C8" w14:textId="77777777" w:rsidR="00022B71" w:rsidRDefault="005B112A">
            <w:pPr>
              <w:keepNext/>
              <w:spacing w:after="60"/>
              <w:jc w:val="center"/>
            </w:pPr>
            <w:r>
              <w:rPr>
                <w:rFonts w:ascii="Calibri" w:hAnsi="Calibri"/>
                <w:sz w:val="20"/>
              </w:rPr>
              <w:t>35.9 (259)</w:t>
            </w:r>
          </w:p>
        </w:tc>
        <w:tc>
          <w:tcPr>
            <w:tcW w:w="0" w:type="auto"/>
            <w:tcBorders>
              <w:top w:val="single" w:sz="0" w:space="0" w:color="D3D3D3"/>
              <w:left w:val="single" w:sz="0" w:space="0" w:color="D3D3D3"/>
              <w:bottom w:val="single" w:sz="0" w:space="0" w:color="D3D3D3"/>
              <w:right w:val="single" w:sz="0" w:space="0" w:color="D3D3D3"/>
            </w:tcBorders>
          </w:tcPr>
          <w:p w14:paraId="021463D7" w14:textId="77777777" w:rsidR="00022B71" w:rsidRDefault="005B112A">
            <w:pPr>
              <w:keepNext/>
              <w:spacing w:after="60"/>
              <w:jc w:val="center"/>
            </w:pPr>
            <w:r>
              <w:rPr>
                <w:rFonts w:ascii="Calibri" w:hAnsi="Calibri"/>
                <w:sz w:val="20"/>
              </w:rPr>
              <w:t>34.1 (122)</w:t>
            </w:r>
          </w:p>
        </w:tc>
        <w:tc>
          <w:tcPr>
            <w:tcW w:w="0" w:type="auto"/>
            <w:tcBorders>
              <w:top w:val="single" w:sz="0" w:space="0" w:color="D3D3D3"/>
              <w:left w:val="single" w:sz="0" w:space="0" w:color="D3D3D3"/>
              <w:bottom w:val="single" w:sz="0" w:space="0" w:color="D3D3D3"/>
              <w:right w:val="single" w:sz="0" w:space="0" w:color="D3D3D3"/>
            </w:tcBorders>
          </w:tcPr>
          <w:p w14:paraId="6346DBD6" w14:textId="77777777" w:rsidR="00022B71" w:rsidRDefault="005B112A">
            <w:pPr>
              <w:keepNext/>
              <w:spacing w:after="60"/>
              <w:jc w:val="center"/>
            </w:pPr>
            <w:r>
              <w:rPr>
                <w:rFonts w:ascii="Calibri" w:hAnsi="Calibri"/>
                <w:sz w:val="20"/>
              </w:rPr>
              <w:t>37.8 (137)</w:t>
            </w:r>
          </w:p>
        </w:tc>
        <w:tc>
          <w:tcPr>
            <w:tcW w:w="0" w:type="auto"/>
            <w:tcBorders>
              <w:top w:val="single" w:sz="0" w:space="0" w:color="D3D3D3"/>
              <w:left w:val="single" w:sz="0" w:space="0" w:color="D3D3D3"/>
              <w:bottom w:val="single" w:sz="0" w:space="0" w:color="D3D3D3"/>
              <w:right w:val="single" w:sz="0" w:space="0" w:color="D3D3D3"/>
            </w:tcBorders>
          </w:tcPr>
          <w:p w14:paraId="306C8B72" w14:textId="77777777" w:rsidR="00022B71" w:rsidRDefault="00022B71">
            <w:pPr>
              <w:keepNext/>
              <w:spacing w:after="60"/>
              <w:jc w:val="center"/>
            </w:pPr>
          </w:p>
        </w:tc>
      </w:tr>
      <w:tr w:rsidR="00022B71" w14:paraId="06D3A1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01568F"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1628291" w14:textId="77777777" w:rsidR="00022B71" w:rsidRDefault="005B112A">
            <w:pPr>
              <w:keepNext/>
              <w:spacing w:after="60"/>
              <w:jc w:val="center"/>
            </w:pPr>
            <w:r>
              <w:rPr>
                <w:rFonts w:ascii="Calibri" w:hAnsi="Calibri"/>
                <w:sz w:val="20"/>
              </w:rPr>
              <w:t>35.0 (253)</w:t>
            </w:r>
          </w:p>
        </w:tc>
        <w:tc>
          <w:tcPr>
            <w:tcW w:w="0" w:type="auto"/>
            <w:tcBorders>
              <w:top w:val="single" w:sz="0" w:space="0" w:color="D3D3D3"/>
              <w:left w:val="single" w:sz="0" w:space="0" w:color="D3D3D3"/>
              <w:bottom w:val="single" w:sz="0" w:space="0" w:color="D3D3D3"/>
              <w:right w:val="single" w:sz="0" w:space="0" w:color="D3D3D3"/>
            </w:tcBorders>
          </w:tcPr>
          <w:p w14:paraId="2B37CD9E" w14:textId="77777777" w:rsidR="00022B71" w:rsidRDefault="005B112A">
            <w:pPr>
              <w:keepNext/>
              <w:spacing w:after="60"/>
              <w:jc w:val="center"/>
            </w:pPr>
            <w:r>
              <w:rPr>
                <w:rFonts w:ascii="Calibri" w:hAnsi="Calibri"/>
                <w:sz w:val="20"/>
              </w:rPr>
              <w:t>39.4 (142)</w:t>
            </w:r>
          </w:p>
        </w:tc>
        <w:tc>
          <w:tcPr>
            <w:tcW w:w="0" w:type="auto"/>
            <w:tcBorders>
              <w:top w:val="single" w:sz="0" w:space="0" w:color="D3D3D3"/>
              <w:left w:val="single" w:sz="0" w:space="0" w:color="D3D3D3"/>
              <w:bottom w:val="single" w:sz="0" w:space="0" w:color="D3D3D3"/>
              <w:right w:val="single" w:sz="0" w:space="0" w:color="D3D3D3"/>
            </w:tcBorders>
          </w:tcPr>
          <w:p w14:paraId="16D7F12E" w14:textId="77777777" w:rsidR="00022B71" w:rsidRDefault="005B112A">
            <w:pPr>
              <w:keepNext/>
              <w:spacing w:after="60"/>
              <w:jc w:val="center"/>
            </w:pPr>
            <w:r>
              <w:rPr>
                <w:rFonts w:ascii="Calibri" w:hAnsi="Calibri"/>
                <w:sz w:val="20"/>
              </w:rPr>
              <w:t>30.7 (111)</w:t>
            </w:r>
          </w:p>
        </w:tc>
        <w:tc>
          <w:tcPr>
            <w:tcW w:w="0" w:type="auto"/>
            <w:tcBorders>
              <w:top w:val="single" w:sz="0" w:space="0" w:color="D3D3D3"/>
              <w:left w:val="single" w:sz="0" w:space="0" w:color="D3D3D3"/>
              <w:bottom w:val="single" w:sz="0" w:space="0" w:color="D3D3D3"/>
              <w:right w:val="single" w:sz="0" w:space="0" w:color="D3D3D3"/>
            </w:tcBorders>
          </w:tcPr>
          <w:p w14:paraId="754C2FD3" w14:textId="77777777" w:rsidR="00022B71" w:rsidRDefault="00022B71">
            <w:pPr>
              <w:keepNext/>
              <w:spacing w:after="60"/>
              <w:jc w:val="center"/>
            </w:pPr>
          </w:p>
        </w:tc>
      </w:tr>
      <w:tr w:rsidR="00022B71" w14:paraId="69F955A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F0EC08"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89BF254"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71AC716E" w14:textId="77777777" w:rsidR="00022B71" w:rsidRDefault="005B112A">
            <w:pPr>
              <w:keepNext/>
              <w:spacing w:after="60"/>
              <w:jc w:val="center"/>
            </w:pPr>
            <w:r>
              <w:rPr>
                <w:rFonts w:ascii="Calibri" w:hAnsi="Calibri"/>
                <w:sz w:val="20"/>
              </w:rPr>
              <w:t>8.2 (29)</w:t>
            </w:r>
          </w:p>
        </w:tc>
        <w:tc>
          <w:tcPr>
            <w:tcW w:w="0" w:type="auto"/>
            <w:tcBorders>
              <w:top w:val="single" w:sz="0" w:space="0" w:color="D3D3D3"/>
              <w:left w:val="single" w:sz="0" w:space="0" w:color="D3D3D3"/>
              <w:bottom w:val="single" w:sz="0" w:space="0" w:color="D3D3D3"/>
              <w:right w:val="single" w:sz="0" w:space="0" w:color="D3D3D3"/>
            </w:tcBorders>
          </w:tcPr>
          <w:p w14:paraId="7F887EE5" w14:textId="77777777" w:rsidR="00022B71" w:rsidRDefault="005B112A">
            <w:pPr>
              <w:keepNext/>
              <w:spacing w:after="60"/>
              <w:jc w:val="center"/>
            </w:pPr>
            <w:r>
              <w:rPr>
                <w:rFonts w:ascii="Calibri" w:hAnsi="Calibri"/>
                <w:sz w:val="20"/>
              </w:rPr>
              <w:t>4.9 (18)</w:t>
            </w:r>
          </w:p>
        </w:tc>
        <w:tc>
          <w:tcPr>
            <w:tcW w:w="0" w:type="auto"/>
            <w:tcBorders>
              <w:top w:val="single" w:sz="0" w:space="0" w:color="D3D3D3"/>
              <w:left w:val="single" w:sz="0" w:space="0" w:color="D3D3D3"/>
              <w:bottom w:val="single" w:sz="0" w:space="0" w:color="D3D3D3"/>
              <w:right w:val="single" w:sz="0" w:space="0" w:color="D3D3D3"/>
            </w:tcBorders>
          </w:tcPr>
          <w:p w14:paraId="327913CC" w14:textId="77777777" w:rsidR="00022B71" w:rsidRDefault="00022B71">
            <w:pPr>
              <w:keepNext/>
              <w:spacing w:after="60"/>
              <w:jc w:val="center"/>
            </w:pPr>
          </w:p>
        </w:tc>
      </w:tr>
      <w:tr w:rsidR="00022B71" w14:paraId="23BB97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57814C" w14:textId="77777777" w:rsidR="00022B71" w:rsidRDefault="005B112A">
            <w:pPr>
              <w:keepNext/>
              <w:spacing w:after="60"/>
            </w:pPr>
            <w:r>
              <w:rPr>
                <w:rFonts w:ascii="Calibri" w:hAnsi="Calibri"/>
                <w:sz w:val="20"/>
              </w:rPr>
              <w:t>Les_medias_traditionnels</w:t>
            </w:r>
          </w:p>
        </w:tc>
        <w:tc>
          <w:tcPr>
            <w:tcW w:w="0" w:type="auto"/>
            <w:tcBorders>
              <w:top w:val="single" w:sz="0" w:space="0" w:color="D3D3D3"/>
              <w:left w:val="single" w:sz="0" w:space="0" w:color="D3D3D3"/>
              <w:bottom w:val="single" w:sz="0" w:space="0" w:color="D3D3D3"/>
              <w:right w:val="single" w:sz="0" w:space="0" w:color="D3D3D3"/>
            </w:tcBorders>
          </w:tcPr>
          <w:p w14:paraId="4107F8B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9DDF9A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BF15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A39C9A" w14:textId="77777777" w:rsidR="00022B71" w:rsidRDefault="005B112A">
            <w:pPr>
              <w:keepNext/>
              <w:spacing w:after="60"/>
              <w:jc w:val="center"/>
            </w:pPr>
            <w:r>
              <w:rPr>
                <w:rFonts w:ascii="Calibri" w:hAnsi="Calibri"/>
                <w:sz w:val="20"/>
              </w:rPr>
              <w:t>0.014</w:t>
            </w:r>
          </w:p>
        </w:tc>
      </w:tr>
      <w:tr w:rsidR="00022B71" w14:paraId="3E6328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1499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26047F9" w14:textId="77777777" w:rsidR="00022B71" w:rsidRDefault="005B112A">
            <w:pPr>
              <w:keepNext/>
              <w:spacing w:after="60"/>
              <w:jc w:val="center"/>
            </w:pPr>
            <w:r>
              <w:rPr>
                <w:rFonts w:ascii="Calibri" w:hAnsi="Calibri"/>
                <w:sz w:val="20"/>
              </w:rPr>
              <w:t>9.7 (70)</w:t>
            </w:r>
          </w:p>
        </w:tc>
        <w:tc>
          <w:tcPr>
            <w:tcW w:w="0" w:type="auto"/>
            <w:tcBorders>
              <w:top w:val="single" w:sz="0" w:space="0" w:color="D3D3D3"/>
              <w:left w:val="single" w:sz="0" w:space="0" w:color="D3D3D3"/>
              <w:bottom w:val="single" w:sz="0" w:space="0" w:color="D3D3D3"/>
              <w:right w:val="single" w:sz="0" w:space="0" w:color="D3D3D3"/>
            </w:tcBorders>
          </w:tcPr>
          <w:p w14:paraId="62B5DE84" w14:textId="77777777" w:rsidR="00022B71" w:rsidRDefault="005B112A">
            <w:pPr>
              <w:keepNext/>
              <w:spacing w:after="60"/>
              <w:jc w:val="center"/>
            </w:pPr>
            <w:r>
              <w:rPr>
                <w:rFonts w:ascii="Calibri" w:hAnsi="Calibri"/>
                <w:sz w:val="20"/>
              </w:rPr>
              <w:t>7.9 (28)</w:t>
            </w:r>
          </w:p>
        </w:tc>
        <w:tc>
          <w:tcPr>
            <w:tcW w:w="0" w:type="auto"/>
            <w:tcBorders>
              <w:top w:val="single" w:sz="0" w:space="0" w:color="D3D3D3"/>
              <w:left w:val="single" w:sz="0" w:space="0" w:color="D3D3D3"/>
              <w:bottom w:val="single" w:sz="0" w:space="0" w:color="D3D3D3"/>
              <w:right w:val="single" w:sz="0" w:space="0" w:color="D3D3D3"/>
            </w:tcBorders>
          </w:tcPr>
          <w:p w14:paraId="76265D98" w14:textId="77777777" w:rsidR="00022B71" w:rsidRDefault="005B112A">
            <w:pPr>
              <w:keepNext/>
              <w:spacing w:after="60"/>
              <w:jc w:val="center"/>
            </w:pPr>
            <w:r>
              <w:rPr>
                <w:rFonts w:ascii="Calibri" w:hAnsi="Calibri"/>
                <w:sz w:val="20"/>
              </w:rPr>
              <w:t>11.5 (41)</w:t>
            </w:r>
          </w:p>
        </w:tc>
        <w:tc>
          <w:tcPr>
            <w:tcW w:w="0" w:type="auto"/>
            <w:tcBorders>
              <w:top w:val="single" w:sz="0" w:space="0" w:color="D3D3D3"/>
              <w:left w:val="single" w:sz="0" w:space="0" w:color="D3D3D3"/>
              <w:bottom w:val="single" w:sz="0" w:space="0" w:color="D3D3D3"/>
              <w:right w:val="single" w:sz="0" w:space="0" w:color="D3D3D3"/>
            </w:tcBorders>
          </w:tcPr>
          <w:p w14:paraId="38E182C9" w14:textId="77777777" w:rsidR="00022B71" w:rsidRDefault="00022B71">
            <w:pPr>
              <w:keepNext/>
              <w:spacing w:after="60"/>
              <w:jc w:val="center"/>
            </w:pPr>
          </w:p>
        </w:tc>
      </w:tr>
      <w:tr w:rsidR="00022B71" w14:paraId="433E919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164570"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A72D2B2"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0209DDFF" w14:textId="77777777" w:rsidR="00022B71" w:rsidRDefault="005B112A">
            <w:pPr>
              <w:keepNext/>
              <w:spacing w:after="60"/>
              <w:jc w:val="center"/>
            </w:pPr>
            <w:r>
              <w:rPr>
                <w:rFonts w:ascii="Calibri" w:hAnsi="Calibri"/>
                <w:sz w:val="20"/>
              </w:rPr>
              <w:t>14.9 (54)</w:t>
            </w:r>
          </w:p>
        </w:tc>
        <w:tc>
          <w:tcPr>
            <w:tcW w:w="0" w:type="auto"/>
            <w:tcBorders>
              <w:top w:val="single" w:sz="0" w:space="0" w:color="D3D3D3"/>
              <w:left w:val="single" w:sz="0" w:space="0" w:color="D3D3D3"/>
              <w:bottom w:val="single" w:sz="0" w:space="0" w:color="D3D3D3"/>
              <w:right w:val="single" w:sz="0" w:space="0" w:color="D3D3D3"/>
            </w:tcBorders>
          </w:tcPr>
          <w:p w14:paraId="4F961F41" w14:textId="77777777" w:rsidR="00022B71" w:rsidRDefault="005B112A">
            <w:pPr>
              <w:keepNext/>
              <w:spacing w:after="60"/>
              <w:jc w:val="center"/>
            </w:pPr>
            <w:r>
              <w:rPr>
                <w:rFonts w:ascii="Calibri" w:hAnsi="Calibri"/>
                <w:sz w:val="20"/>
              </w:rPr>
              <w:t>19.0 (69)</w:t>
            </w:r>
          </w:p>
        </w:tc>
        <w:tc>
          <w:tcPr>
            <w:tcW w:w="0" w:type="auto"/>
            <w:tcBorders>
              <w:top w:val="single" w:sz="0" w:space="0" w:color="D3D3D3"/>
              <w:left w:val="single" w:sz="0" w:space="0" w:color="D3D3D3"/>
              <w:bottom w:val="single" w:sz="0" w:space="0" w:color="D3D3D3"/>
              <w:right w:val="single" w:sz="0" w:space="0" w:color="D3D3D3"/>
            </w:tcBorders>
          </w:tcPr>
          <w:p w14:paraId="4D39F37B" w14:textId="77777777" w:rsidR="00022B71" w:rsidRDefault="00022B71">
            <w:pPr>
              <w:keepNext/>
              <w:spacing w:after="60"/>
              <w:jc w:val="center"/>
            </w:pPr>
          </w:p>
        </w:tc>
      </w:tr>
      <w:tr w:rsidR="00022B71" w14:paraId="6071D0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555BB"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496C007" w14:textId="77777777" w:rsidR="00022B71" w:rsidRDefault="005B112A">
            <w:pPr>
              <w:keepNext/>
              <w:spacing w:after="60"/>
              <w:jc w:val="center"/>
            </w:pPr>
            <w:r>
              <w:rPr>
                <w:rFonts w:ascii="Calibri" w:hAnsi="Calibri"/>
                <w:sz w:val="20"/>
              </w:rPr>
              <w:t>35.6 (257)</w:t>
            </w:r>
          </w:p>
        </w:tc>
        <w:tc>
          <w:tcPr>
            <w:tcW w:w="0" w:type="auto"/>
            <w:tcBorders>
              <w:top w:val="single" w:sz="0" w:space="0" w:color="D3D3D3"/>
              <w:left w:val="single" w:sz="0" w:space="0" w:color="D3D3D3"/>
              <w:bottom w:val="single" w:sz="0" w:space="0" w:color="D3D3D3"/>
              <w:right w:val="single" w:sz="0" w:space="0" w:color="D3D3D3"/>
            </w:tcBorders>
          </w:tcPr>
          <w:p w14:paraId="76517EE4" w14:textId="77777777" w:rsidR="00022B71" w:rsidRDefault="005B112A">
            <w:pPr>
              <w:keepNext/>
              <w:spacing w:after="60"/>
              <w:jc w:val="center"/>
            </w:pPr>
            <w:r>
              <w:rPr>
                <w:rFonts w:ascii="Calibri" w:hAnsi="Calibri"/>
                <w:sz w:val="20"/>
              </w:rPr>
              <w:t>37.4 (134)</w:t>
            </w:r>
          </w:p>
        </w:tc>
        <w:tc>
          <w:tcPr>
            <w:tcW w:w="0" w:type="auto"/>
            <w:tcBorders>
              <w:top w:val="single" w:sz="0" w:space="0" w:color="D3D3D3"/>
              <w:left w:val="single" w:sz="0" w:space="0" w:color="D3D3D3"/>
              <w:bottom w:val="single" w:sz="0" w:space="0" w:color="D3D3D3"/>
              <w:right w:val="single" w:sz="0" w:space="0" w:color="D3D3D3"/>
            </w:tcBorders>
          </w:tcPr>
          <w:p w14:paraId="2F7DF36E" w14:textId="77777777" w:rsidR="00022B71" w:rsidRDefault="005B112A">
            <w:pPr>
              <w:keepNext/>
              <w:spacing w:after="60"/>
              <w:jc w:val="center"/>
            </w:pPr>
            <w:r>
              <w:rPr>
                <w:rFonts w:ascii="Calibri" w:hAnsi="Calibri"/>
                <w:sz w:val="20"/>
              </w:rPr>
              <w:t>33.9 (123)</w:t>
            </w:r>
          </w:p>
        </w:tc>
        <w:tc>
          <w:tcPr>
            <w:tcW w:w="0" w:type="auto"/>
            <w:tcBorders>
              <w:top w:val="single" w:sz="0" w:space="0" w:color="D3D3D3"/>
              <w:left w:val="single" w:sz="0" w:space="0" w:color="D3D3D3"/>
              <w:bottom w:val="single" w:sz="0" w:space="0" w:color="D3D3D3"/>
              <w:right w:val="single" w:sz="0" w:space="0" w:color="D3D3D3"/>
            </w:tcBorders>
          </w:tcPr>
          <w:p w14:paraId="0DF08D85" w14:textId="77777777" w:rsidR="00022B71" w:rsidRDefault="00022B71">
            <w:pPr>
              <w:keepNext/>
              <w:spacing w:after="60"/>
              <w:jc w:val="center"/>
            </w:pPr>
          </w:p>
        </w:tc>
      </w:tr>
      <w:tr w:rsidR="00022B71" w14:paraId="2A1280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9A12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E878A3D" w14:textId="77777777" w:rsidR="00022B71" w:rsidRDefault="005B112A">
            <w:pPr>
              <w:keepNext/>
              <w:spacing w:after="60"/>
              <w:jc w:val="center"/>
            </w:pPr>
            <w:r>
              <w:rPr>
                <w:rFonts w:ascii="Calibri" w:hAnsi="Calibri"/>
                <w:sz w:val="20"/>
              </w:rPr>
              <w:t>29.8 (215)</w:t>
            </w:r>
          </w:p>
        </w:tc>
        <w:tc>
          <w:tcPr>
            <w:tcW w:w="0" w:type="auto"/>
            <w:tcBorders>
              <w:top w:val="single" w:sz="0" w:space="0" w:color="D3D3D3"/>
              <w:left w:val="single" w:sz="0" w:space="0" w:color="D3D3D3"/>
              <w:bottom w:val="single" w:sz="0" w:space="0" w:color="D3D3D3"/>
              <w:right w:val="single" w:sz="0" w:space="0" w:color="D3D3D3"/>
            </w:tcBorders>
          </w:tcPr>
          <w:p w14:paraId="40CF2DC9" w14:textId="77777777" w:rsidR="00022B71" w:rsidRDefault="005B112A">
            <w:pPr>
              <w:keepNext/>
              <w:spacing w:after="60"/>
              <w:jc w:val="center"/>
            </w:pPr>
            <w:r>
              <w:rPr>
                <w:rFonts w:ascii="Calibri" w:hAnsi="Calibri"/>
                <w:sz w:val="20"/>
              </w:rPr>
              <w:t>34.5 (124)</w:t>
            </w:r>
          </w:p>
        </w:tc>
        <w:tc>
          <w:tcPr>
            <w:tcW w:w="0" w:type="auto"/>
            <w:tcBorders>
              <w:top w:val="single" w:sz="0" w:space="0" w:color="D3D3D3"/>
              <w:left w:val="single" w:sz="0" w:space="0" w:color="D3D3D3"/>
              <w:bottom w:val="single" w:sz="0" w:space="0" w:color="D3D3D3"/>
              <w:right w:val="single" w:sz="0" w:space="0" w:color="D3D3D3"/>
            </w:tcBorders>
          </w:tcPr>
          <w:p w14:paraId="671C59E0" w14:textId="77777777" w:rsidR="00022B71" w:rsidRDefault="005B112A">
            <w:pPr>
              <w:keepNext/>
              <w:spacing w:after="60"/>
              <w:jc w:val="center"/>
            </w:pPr>
            <w:r>
              <w:rPr>
                <w:rFonts w:ascii="Calibri" w:hAnsi="Calibri"/>
                <w:sz w:val="20"/>
              </w:rPr>
              <w:t>25.3 (91)</w:t>
            </w:r>
          </w:p>
        </w:tc>
        <w:tc>
          <w:tcPr>
            <w:tcW w:w="0" w:type="auto"/>
            <w:tcBorders>
              <w:top w:val="single" w:sz="0" w:space="0" w:color="D3D3D3"/>
              <w:left w:val="single" w:sz="0" w:space="0" w:color="D3D3D3"/>
              <w:bottom w:val="single" w:sz="0" w:space="0" w:color="D3D3D3"/>
              <w:right w:val="single" w:sz="0" w:space="0" w:color="D3D3D3"/>
            </w:tcBorders>
          </w:tcPr>
          <w:p w14:paraId="45B0C8C1" w14:textId="77777777" w:rsidR="00022B71" w:rsidRDefault="00022B71">
            <w:pPr>
              <w:keepNext/>
              <w:spacing w:after="60"/>
              <w:jc w:val="center"/>
            </w:pPr>
          </w:p>
        </w:tc>
      </w:tr>
      <w:tr w:rsidR="00022B71" w14:paraId="743BEC2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E83A98"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21CABCA"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60F744AA"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09121743" w14:textId="77777777" w:rsidR="00022B71" w:rsidRDefault="005B112A">
            <w:pPr>
              <w:keepNext/>
              <w:spacing w:after="60"/>
              <w:jc w:val="center"/>
            </w:pPr>
            <w:r>
              <w:rPr>
                <w:rFonts w:ascii="Calibri" w:hAnsi="Calibri"/>
                <w:sz w:val="20"/>
              </w:rPr>
              <w:t>10.4 (38)</w:t>
            </w:r>
          </w:p>
        </w:tc>
        <w:tc>
          <w:tcPr>
            <w:tcW w:w="0" w:type="auto"/>
            <w:tcBorders>
              <w:top w:val="single" w:sz="0" w:space="0" w:color="D3D3D3"/>
              <w:left w:val="single" w:sz="0" w:space="0" w:color="D3D3D3"/>
              <w:bottom w:val="single" w:sz="0" w:space="0" w:color="D3D3D3"/>
              <w:right w:val="single" w:sz="0" w:space="0" w:color="D3D3D3"/>
            </w:tcBorders>
          </w:tcPr>
          <w:p w14:paraId="16130F3A" w14:textId="77777777" w:rsidR="00022B71" w:rsidRDefault="00022B71">
            <w:pPr>
              <w:keepNext/>
              <w:spacing w:after="60"/>
              <w:jc w:val="center"/>
            </w:pPr>
          </w:p>
        </w:tc>
      </w:tr>
      <w:tr w:rsidR="00022B71" w14:paraId="6E7416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DF63F8" w14:textId="77777777" w:rsidR="00022B71" w:rsidRDefault="005B112A">
            <w:pPr>
              <w:keepNext/>
              <w:spacing w:after="60"/>
            </w:pPr>
            <w:r>
              <w:rPr>
                <w:rFonts w:ascii="Calibri" w:hAnsi="Calibri"/>
                <w:sz w:val="20"/>
              </w:rPr>
              <w:t>Les_medias_numeriques_Q1</w:t>
            </w:r>
          </w:p>
        </w:tc>
        <w:tc>
          <w:tcPr>
            <w:tcW w:w="0" w:type="auto"/>
            <w:tcBorders>
              <w:top w:val="single" w:sz="0" w:space="0" w:color="D3D3D3"/>
              <w:left w:val="single" w:sz="0" w:space="0" w:color="D3D3D3"/>
              <w:bottom w:val="single" w:sz="0" w:space="0" w:color="D3D3D3"/>
              <w:right w:val="single" w:sz="0" w:space="0" w:color="D3D3D3"/>
            </w:tcBorders>
          </w:tcPr>
          <w:p w14:paraId="4A0AE5C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1ED8F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76605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5B8117" w14:textId="77777777" w:rsidR="00022B71" w:rsidRDefault="005B112A">
            <w:pPr>
              <w:keepNext/>
              <w:spacing w:after="60"/>
              <w:jc w:val="center"/>
            </w:pPr>
            <w:r>
              <w:rPr>
                <w:rFonts w:ascii="Calibri" w:hAnsi="Calibri"/>
                <w:sz w:val="20"/>
              </w:rPr>
              <w:t>0.001</w:t>
            </w:r>
          </w:p>
        </w:tc>
      </w:tr>
      <w:tr w:rsidR="00022B71" w14:paraId="44AAF14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9FD463"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CA3E1F5" w14:textId="77777777" w:rsidR="00022B71" w:rsidRDefault="005B112A">
            <w:pPr>
              <w:keepNext/>
              <w:spacing w:after="60"/>
              <w:jc w:val="center"/>
            </w:pPr>
            <w:r>
              <w:rPr>
                <w:rFonts w:ascii="Calibri" w:hAnsi="Calibri"/>
                <w:sz w:val="20"/>
              </w:rPr>
              <w:t>12.4 (89)</w:t>
            </w:r>
          </w:p>
        </w:tc>
        <w:tc>
          <w:tcPr>
            <w:tcW w:w="0" w:type="auto"/>
            <w:tcBorders>
              <w:top w:val="single" w:sz="0" w:space="0" w:color="D3D3D3"/>
              <w:left w:val="single" w:sz="0" w:space="0" w:color="D3D3D3"/>
              <w:bottom w:val="single" w:sz="0" w:space="0" w:color="D3D3D3"/>
              <w:right w:val="single" w:sz="0" w:space="0" w:color="D3D3D3"/>
            </w:tcBorders>
          </w:tcPr>
          <w:p w14:paraId="662067EA" w14:textId="77777777" w:rsidR="00022B71" w:rsidRDefault="005B112A">
            <w:pPr>
              <w:keepNext/>
              <w:spacing w:after="60"/>
              <w:jc w:val="center"/>
            </w:pPr>
            <w:r>
              <w:rPr>
                <w:rFonts w:ascii="Calibri" w:hAnsi="Calibri"/>
                <w:sz w:val="20"/>
              </w:rPr>
              <w:t>8.4 (30)</w:t>
            </w:r>
          </w:p>
        </w:tc>
        <w:tc>
          <w:tcPr>
            <w:tcW w:w="0" w:type="auto"/>
            <w:tcBorders>
              <w:top w:val="single" w:sz="0" w:space="0" w:color="D3D3D3"/>
              <w:left w:val="single" w:sz="0" w:space="0" w:color="D3D3D3"/>
              <w:bottom w:val="single" w:sz="0" w:space="0" w:color="D3D3D3"/>
              <w:right w:val="single" w:sz="0" w:space="0" w:color="D3D3D3"/>
            </w:tcBorders>
          </w:tcPr>
          <w:p w14:paraId="043F7C37" w14:textId="77777777" w:rsidR="00022B71" w:rsidRDefault="005B112A">
            <w:pPr>
              <w:keepNext/>
              <w:spacing w:after="60"/>
              <w:jc w:val="center"/>
            </w:pPr>
            <w:r>
              <w:rPr>
                <w:rFonts w:ascii="Calibri" w:hAnsi="Calibri"/>
                <w:sz w:val="20"/>
              </w:rPr>
              <w:t>16.4 (59)</w:t>
            </w:r>
          </w:p>
        </w:tc>
        <w:tc>
          <w:tcPr>
            <w:tcW w:w="0" w:type="auto"/>
            <w:tcBorders>
              <w:top w:val="single" w:sz="0" w:space="0" w:color="D3D3D3"/>
              <w:left w:val="single" w:sz="0" w:space="0" w:color="D3D3D3"/>
              <w:bottom w:val="single" w:sz="0" w:space="0" w:color="D3D3D3"/>
              <w:right w:val="single" w:sz="0" w:space="0" w:color="D3D3D3"/>
            </w:tcBorders>
          </w:tcPr>
          <w:p w14:paraId="128CF54B" w14:textId="77777777" w:rsidR="00022B71" w:rsidRDefault="00022B71">
            <w:pPr>
              <w:keepNext/>
              <w:spacing w:after="60"/>
              <w:jc w:val="center"/>
            </w:pPr>
          </w:p>
        </w:tc>
      </w:tr>
      <w:tr w:rsidR="00022B71" w14:paraId="66D7C2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F6D8A7"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4E270C8" w14:textId="77777777" w:rsidR="00022B71" w:rsidRDefault="005B112A">
            <w:pPr>
              <w:keepNext/>
              <w:spacing w:after="60"/>
              <w:jc w:val="center"/>
            </w:pPr>
            <w:r>
              <w:rPr>
                <w:rFonts w:ascii="Calibri" w:hAnsi="Calibri"/>
                <w:sz w:val="20"/>
              </w:rPr>
              <w:t>24.9 (180)</w:t>
            </w:r>
          </w:p>
        </w:tc>
        <w:tc>
          <w:tcPr>
            <w:tcW w:w="0" w:type="auto"/>
            <w:tcBorders>
              <w:top w:val="single" w:sz="0" w:space="0" w:color="D3D3D3"/>
              <w:left w:val="single" w:sz="0" w:space="0" w:color="D3D3D3"/>
              <w:bottom w:val="single" w:sz="0" w:space="0" w:color="D3D3D3"/>
              <w:right w:val="single" w:sz="0" w:space="0" w:color="D3D3D3"/>
            </w:tcBorders>
          </w:tcPr>
          <w:p w14:paraId="0E0D9B13" w14:textId="77777777" w:rsidR="00022B71" w:rsidRDefault="005B112A">
            <w:pPr>
              <w:keepNext/>
              <w:spacing w:after="60"/>
              <w:jc w:val="center"/>
            </w:pPr>
            <w:r>
              <w:rPr>
                <w:rFonts w:ascii="Calibri" w:hAnsi="Calibri"/>
                <w:sz w:val="20"/>
              </w:rPr>
              <w:t>21.5 (77)</w:t>
            </w:r>
          </w:p>
        </w:tc>
        <w:tc>
          <w:tcPr>
            <w:tcW w:w="0" w:type="auto"/>
            <w:tcBorders>
              <w:top w:val="single" w:sz="0" w:space="0" w:color="D3D3D3"/>
              <w:left w:val="single" w:sz="0" w:space="0" w:color="D3D3D3"/>
              <w:bottom w:val="single" w:sz="0" w:space="0" w:color="D3D3D3"/>
              <w:right w:val="single" w:sz="0" w:space="0" w:color="D3D3D3"/>
            </w:tcBorders>
          </w:tcPr>
          <w:p w14:paraId="3B02E964" w14:textId="77777777" w:rsidR="00022B71" w:rsidRDefault="005B112A">
            <w:pPr>
              <w:keepNext/>
              <w:spacing w:after="60"/>
              <w:jc w:val="center"/>
            </w:pPr>
            <w:r>
              <w:rPr>
                <w:rFonts w:ascii="Calibri" w:hAnsi="Calibri"/>
                <w:sz w:val="20"/>
              </w:rPr>
              <w:t>28.3 (102)</w:t>
            </w:r>
          </w:p>
        </w:tc>
        <w:tc>
          <w:tcPr>
            <w:tcW w:w="0" w:type="auto"/>
            <w:tcBorders>
              <w:top w:val="single" w:sz="0" w:space="0" w:color="D3D3D3"/>
              <w:left w:val="single" w:sz="0" w:space="0" w:color="D3D3D3"/>
              <w:bottom w:val="single" w:sz="0" w:space="0" w:color="D3D3D3"/>
              <w:right w:val="single" w:sz="0" w:space="0" w:color="D3D3D3"/>
            </w:tcBorders>
          </w:tcPr>
          <w:p w14:paraId="79C071B9" w14:textId="77777777" w:rsidR="00022B71" w:rsidRDefault="00022B71">
            <w:pPr>
              <w:keepNext/>
              <w:spacing w:after="60"/>
              <w:jc w:val="center"/>
            </w:pPr>
          </w:p>
        </w:tc>
      </w:tr>
      <w:tr w:rsidR="00022B71" w14:paraId="4C29399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50E269"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00AC1E5" w14:textId="77777777" w:rsidR="00022B71" w:rsidRDefault="005B112A">
            <w:pPr>
              <w:keepNext/>
              <w:spacing w:after="60"/>
              <w:jc w:val="center"/>
            </w:pPr>
            <w:r>
              <w:rPr>
                <w:rFonts w:ascii="Calibri" w:hAnsi="Calibri"/>
                <w:sz w:val="20"/>
              </w:rPr>
              <w:t>40.4 (291)</w:t>
            </w:r>
          </w:p>
        </w:tc>
        <w:tc>
          <w:tcPr>
            <w:tcW w:w="0" w:type="auto"/>
            <w:tcBorders>
              <w:top w:val="single" w:sz="0" w:space="0" w:color="D3D3D3"/>
              <w:left w:val="single" w:sz="0" w:space="0" w:color="D3D3D3"/>
              <w:bottom w:val="single" w:sz="0" w:space="0" w:color="D3D3D3"/>
              <w:right w:val="single" w:sz="0" w:space="0" w:color="D3D3D3"/>
            </w:tcBorders>
          </w:tcPr>
          <w:p w14:paraId="37BD2976" w14:textId="77777777" w:rsidR="00022B71" w:rsidRDefault="005B112A">
            <w:pPr>
              <w:keepNext/>
              <w:spacing w:after="60"/>
              <w:jc w:val="center"/>
            </w:pPr>
            <w:r>
              <w:rPr>
                <w:rFonts w:ascii="Calibri" w:hAnsi="Calibri"/>
                <w:sz w:val="20"/>
              </w:rPr>
              <w:t>46.3 (166)</w:t>
            </w:r>
          </w:p>
        </w:tc>
        <w:tc>
          <w:tcPr>
            <w:tcW w:w="0" w:type="auto"/>
            <w:tcBorders>
              <w:top w:val="single" w:sz="0" w:space="0" w:color="D3D3D3"/>
              <w:left w:val="single" w:sz="0" w:space="0" w:color="D3D3D3"/>
              <w:bottom w:val="single" w:sz="0" w:space="0" w:color="D3D3D3"/>
              <w:right w:val="single" w:sz="0" w:space="0" w:color="D3D3D3"/>
            </w:tcBorders>
          </w:tcPr>
          <w:p w14:paraId="6EEC6158" w14:textId="77777777" w:rsidR="00022B71" w:rsidRDefault="005B112A">
            <w:pPr>
              <w:keepNext/>
              <w:spacing w:after="60"/>
              <w:jc w:val="center"/>
            </w:pPr>
            <w:r>
              <w:rPr>
                <w:rFonts w:ascii="Calibri" w:hAnsi="Calibri"/>
                <w:sz w:val="20"/>
              </w:rPr>
              <w:t>34.5 (125)</w:t>
            </w:r>
          </w:p>
        </w:tc>
        <w:tc>
          <w:tcPr>
            <w:tcW w:w="0" w:type="auto"/>
            <w:tcBorders>
              <w:top w:val="single" w:sz="0" w:space="0" w:color="D3D3D3"/>
              <w:left w:val="single" w:sz="0" w:space="0" w:color="D3D3D3"/>
              <w:bottom w:val="single" w:sz="0" w:space="0" w:color="D3D3D3"/>
              <w:right w:val="single" w:sz="0" w:space="0" w:color="D3D3D3"/>
            </w:tcBorders>
          </w:tcPr>
          <w:p w14:paraId="7D5F4D66" w14:textId="77777777" w:rsidR="00022B71" w:rsidRDefault="00022B71">
            <w:pPr>
              <w:keepNext/>
              <w:spacing w:after="60"/>
              <w:jc w:val="center"/>
            </w:pPr>
          </w:p>
        </w:tc>
      </w:tr>
      <w:tr w:rsidR="00022B71" w14:paraId="28F951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923EB9"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97D313F" w14:textId="77777777" w:rsidR="00022B71" w:rsidRDefault="005B112A">
            <w:pPr>
              <w:keepNext/>
              <w:spacing w:after="60"/>
              <w:jc w:val="center"/>
            </w:pPr>
            <w:r>
              <w:rPr>
                <w:rFonts w:ascii="Calibri" w:hAnsi="Calibri"/>
                <w:sz w:val="20"/>
              </w:rPr>
              <w:t>18.9 (136)</w:t>
            </w:r>
          </w:p>
        </w:tc>
        <w:tc>
          <w:tcPr>
            <w:tcW w:w="0" w:type="auto"/>
            <w:tcBorders>
              <w:top w:val="single" w:sz="0" w:space="0" w:color="D3D3D3"/>
              <w:left w:val="single" w:sz="0" w:space="0" w:color="D3D3D3"/>
              <w:bottom w:val="single" w:sz="0" w:space="0" w:color="D3D3D3"/>
              <w:right w:val="single" w:sz="0" w:space="0" w:color="D3D3D3"/>
            </w:tcBorders>
          </w:tcPr>
          <w:p w14:paraId="32D72943" w14:textId="77777777" w:rsidR="00022B71" w:rsidRDefault="005B112A">
            <w:pPr>
              <w:keepNext/>
              <w:spacing w:after="60"/>
              <w:jc w:val="center"/>
            </w:pPr>
            <w:r>
              <w:rPr>
                <w:rFonts w:ascii="Calibri" w:hAnsi="Calibri"/>
                <w:sz w:val="20"/>
              </w:rPr>
              <w:t>21.4 (77)</w:t>
            </w:r>
          </w:p>
        </w:tc>
        <w:tc>
          <w:tcPr>
            <w:tcW w:w="0" w:type="auto"/>
            <w:tcBorders>
              <w:top w:val="single" w:sz="0" w:space="0" w:color="D3D3D3"/>
              <w:left w:val="single" w:sz="0" w:space="0" w:color="D3D3D3"/>
              <w:bottom w:val="single" w:sz="0" w:space="0" w:color="D3D3D3"/>
              <w:right w:val="single" w:sz="0" w:space="0" w:color="D3D3D3"/>
            </w:tcBorders>
          </w:tcPr>
          <w:p w14:paraId="0356ADFC" w14:textId="77777777" w:rsidR="00022B71" w:rsidRDefault="005B112A">
            <w:pPr>
              <w:keepNext/>
              <w:spacing w:after="60"/>
              <w:jc w:val="center"/>
            </w:pPr>
            <w:r>
              <w:rPr>
                <w:rFonts w:ascii="Calibri" w:hAnsi="Calibri"/>
                <w:sz w:val="20"/>
              </w:rPr>
              <w:t>16.5 (60)</w:t>
            </w:r>
          </w:p>
        </w:tc>
        <w:tc>
          <w:tcPr>
            <w:tcW w:w="0" w:type="auto"/>
            <w:tcBorders>
              <w:top w:val="single" w:sz="0" w:space="0" w:color="D3D3D3"/>
              <w:left w:val="single" w:sz="0" w:space="0" w:color="D3D3D3"/>
              <w:bottom w:val="single" w:sz="0" w:space="0" w:color="D3D3D3"/>
              <w:right w:val="single" w:sz="0" w:space="0" w:color="D3D3D3"/>
            </w:tcBorders>
          </w:tcPr>
          <w:p w14:paraId="2F5D4A54" w14:textId="77777777" w:rsidR="00022B71" w:rsidRDefault="00022B71">
            <w:pPr>
              <w:keepNext/>
              <w:spacing w:after="60"/>
              <w:jc w:val="center"/>
            </w:pPr>
          </w:p>
        </w:tc>
      </w:tr>
      <w:tr w:rsidR="00022B71" w14:paraId="26EB8B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BF5FE4"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BCEAC4E" w14:textId="77777777" w:rsidR="00022B71" w:rsidRDefault="005B112A">
            <w:pPr>
              <w:keepNext/>
              <w:spacing w:after="60"/>
              <w:jc w:val="center"/>
            </w:pPr>
            <w:r>
              <w:rPr>
                <w:rFonts w:ascii="Calibri" w:hAnsi="Calibri"/>
                <w:sz w:val="20"/>
              </w:rPr>
              <w:t>3.4 (24)</w:t>
            </w:r>
          </w:p>
        </w:tc>
        <w:tc>
          <w:tcPr>
            <w:tcW w:w="0" w:type="auto"/>
            <w:tcBorders>
              <w:top w:val="single" w:sz="0" w:space="0" w:color="D3D3D3"/>
              <w:left w:val="single" w:sz="0" w:space="0" w:color="D3D3D3"/>
              <w:bottom w:val="single" w:sz="0" w:space="0" w:color="D3D3D3"/>
              <w:right w:val="single" w:sz="0" w:space="0" w:color="D3D3D3"/>
            </w:tcBorders>
          </w:tcPr>
          <w:p w14:paraId="72B51D8D" w14:textId="77777777" w:rsidR="00022B71" w:rsidRDefault="005B112A">
            <w:pPr>
              <w:keepNext/>
              <w:spacing w:after="60"/>
              <w:jc w:val="center"/>
            </w:pPr>
            <w:r>
              <w:rPr>
                <w:rFonts w:ascii="Calibri" w:hAnsi="Calibri"/>
                <w:sz w:val="20"/>
              </w:rPr>
              <w:t>2.4 (9)</w:t>
            </w:r>
          </w:p>
        </w:tc>
        <w:tc>
          <w:tcPr>
            <w:tcW w:w="0" w:type="auto"/>
            <w:tcBorders>
              <w:top w:val="single" w:sz="0" w:space="0" w:color="D3D3D3"/>
              <w:left w:val="single" w:sz="0" w:space="0" w:color="D3D3D3"/>
              <w:bottom w:val="single" w:sz="0" w:space="0" w:color="D3D3D3"/>
              <w:right w:val="single" w:sz="0" w:space="0" w:color="D3D3D3"/>
            </w:tcBorders>
          </w:tcPr>
          <w:p w14:paraId="293B95BF" w14:textId="77777777" w:rsidR="00022B71" w:rsidRDefault="005B112A">
            <w:pPr>
              <w:keepNext/>
              <w:spacing w:after="60"/>
              <w:jc w:val="center"/>
            </w:pPr>
            <w:r>
              <w:rPr>
                <w:rFonts w:ascii="Calibri" w:hAnsi="Calibri"/>
                <w:sz w:val="20"/>
              </w:rPr>
              <w:t>4.4 (16)</w:t>
            </w:r>
          </w:p>
        </w:tc>
        <w:tc>
          <w:tcPr>
            <w:tcW w:w="0" w:type="auto"/>
            <w:tcBorders>
              <w:top w:val="single" w:sz="0" w:space="0" w:color="D3D3D3"/>
              <w:left w:val="single" w:sz="0" w:space="0" w:color="D3D3D3"/>
              <w:bottom w:val="single" w:sz="0" w:space="0" w:color="D3D3D3"/>
              <w:right w:val="single" w:sz="0" w:space="0" w:color="D3D3D3"/>
            </w:tcBorders>
          </w:tcPr>
          <w:p w14:paraId="6DEC8D09" w14:textId="77777777" w:rsidR="00022B71" w:rsidRDefault="00022B71">
            <w:pPr>
              <w:keepNext/>
              <w:spacing w:after="60"/>
              <w:jc w:val="center"/>
            </w:pPr>
          </w:p>
        </w:tc>
      </w:tr>
      <w:tr w:rsidR="00022B71" w14:paraId="65A62AC9" w14:textId="77777777" w:rsidTr="00022B71">
        <w:trPr>
          <w:cantSplit/>
          <w:jc w:val="center"/>
        </w:trPr>
        <w:tc>
          <w:tcPr>
            <w:tcW w:w="0" w:type="auto"/>
            <w:gridSpan w:val="5"/>
          </w:tcPr>
          <w:p w14:paraId="3553A9CF"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305FF593" w14:textId="77777777" w:rsidTr="00022B71">
        <w:trPr>
          <w:cantSplit/>
          <w:jc w:val="center"/>
        </w:trPr>
        <w:tc>
          <w:tcPr>
            <w:tcW w:w="0" w:type="auto"/>
            <w:gridSpan w:val="5"/>
          </w:tcPr>
          <w:p w14:paraId="32C450E3"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6C5CCB76" w14:textId="77777777" w:rsidR="00022B71" w:rsidRDefault="005B112A">
      <w:pPr>
        <w:pStyle w:val="Titre3"/>
      </w:pPr>
      <w:bookmarkStart w:id="41" w:name="Xb5033412267eed03896167583db1e1239050645"/>
      <w:bookmarkStart w:id="42" w:name="_Toc209544831"/>
      <w:bookmarkEnd w:id="38"/>
      <w:r>
        <w:t>Quête d’informations selon le lieu de residence</w:t>
      </w:r>
      <w:bookmarkEnd w:id="42"/>
    </w:p>
    <w:p w14:paraId="3EF65D83" w14:textId="77777777" w:rsidR="00022B71" w:rsidRDefault="005B112A">
      <w:r>
        <w:br w:type="page"/>
      </w:r>
    </w:p>
    <w:p w14:paraId="0C6E36F2" w14:textId="77777777" w:rsidR="00022B71" w:rsidRDefault="005B112A">
      <w:pPr>
        <w:pStyle w:val="En-ttedetabledesmatires"/>
      </w:pPr>
      <w:r>
        <w:rPr>
          <w:rStyle w:val="NormalTok"/>
        </w:rPr>
        <w:t xml:space="preserve">Table_Quête_informations_Lieu_de_residence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(Votre_mere, Votre_pere, Votre_soeur, Votre_frere, Vos_amis, A_l_ecole, Vos_colle</w:t>
      </w:r>
      <w:r>
        <w:rPr>
          <w:rStyle w:val="NormalTok"/>
        </w:rPr>
        <w:t>ges_de_travail, Les_medias_traditionnels, Les_medias_numeriques_Q1),</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"**Quête_informations selon le lieu de residence**"</w:t>
      </w:r>
      <w:r>
        <w:rPr>
          <w:rStyle w:val="NormalTok"/>
        </w:rPr>
        <w:t>)</w:t>
      </w:r>
      <w:r>
        <w:br/>
      </w:r>
      <w:r>
        <w:br/>
      </w:r>
      <w:r>
        <w:rPr>
          <w:rStyle w:val="NormalTok"/>
        </w:rPr>
        <w:t>Table_Quête_informations_Lieu_de_residence</w:t>
      </w:r>
    </w:p>
    <w:tbl>
      <w:tblPr>
        <w:tblStyle w:val="Table"/>
        <w:tblW w:w="0" w:type="auto"/>
        <w:jc w:val="center"/>
        <w:tblCellMar>
          <w:left w:w="60" w:type="dxa"/>
          <w:right w:w="60" w:type="dxa"/>
        </w:tblCellMar>
        <w:tblLook w:val="0000" w:firstRow="0" w:lastRow="0" w:firstColumn="0" w:lastColumn="0" w:noHBand="0" w:noVBand="0"/>
      </w:tblPr>
      <w:tblGrid>
        <w:gridCol w:w="2474"/>
        <w:gridCol w:w="1453"/>
        <w:gridCol w:w="2416"/>
        <w:gridCol w:w="2083"/>
        <w:gridCol w:w="805"/>
      </w:tblGrid>
      <w:tr w:rsidR="00022B71" w14:paraId="280C4B64"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7B3E98E8"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B7D08E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6CC1D53"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0F8DDFF5"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0D57592" w14:textId="77777777" w:rsidR="00022B71" w:rsidRDefault="005B112A">
            <w:pPr>
              <w:keepNext/>
              <w:spacing w:after="60"/>
              <w:jc w:val="center"/>
            </w:pPr>
            <w:r>
              <w:rPr>
                <w:rFonts w:ascii="Calibri" w:hAnsi="Calibri"/>
                <w:b/>
                <w:sz w:val="20"/>
              </w:rPr>
              <w:t>p-valu</w:t>
            </w:r>
            <w:r>
              <w:rPr>
                <w:rFonts w:ascii="Calibri" w:hAnsi="Calibri"/>
                <w:b/>
                <w:sz w:val="20"/>
              </w:rPr>
              <w:t>e</w:t>
            </w:r>
            <w:r>
              <w:rPr>
                <w:rFonts w:ascii="Calibri" w:hAnsi="Calibri"/>
                <w:i/>
                <w:sz w:val="20"/>
                <w:vertAlign w:val="superscript"/>
              </w:rPr>
              <w:t>2</w:t>
            </w:r>
          </w:p>
        </w:tc>
      </w:tr>
      <w:tr w:rsidR="00022B71" w14:paraId="735811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B4FDA3" w14:textId="77777777" w:rsidR="00022B71" w:rsidRDefault="005B112A">
            <w:pPr>
              <w:keepNext/>
              <w:spacing w:after="60"/>
            </w:pPr>
            <w:r>
              <w:rPr>
                <w:rFonts w:ascii="Calibri" w:hAnsi="Calibri"/>
                <w:sz w:val="20"/>
              </w:rPr>
              <w:t>Votre_mere</w:t>
            </w:r>
          </w:p>
        </w:tc>
        <w:tc>
          <w:tcPr>
            <w:tcW w:w="0" w:type="auto"/>
            <w:tcBorders>
              <w:top w:val="single" w:sz="0" w:space="0" w:color="D3D3D3"/>
              <w:left w:val="single" w:sz="0" w:space="0" w:color="D3D3D3"/>
              <w:bottom w:val="single" w:sz="0" w:space="0" w:color="D3D3D3"/>
              <w:right w:val="single" w:sz="0" w:space="0" w:color="D3D3D3"/>
            </w:tcBorders>
          </w:tcPr>
          <w:p w14:paraId="0C734CE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5A08F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16DDC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46B9F0" w14:textId="77777777" w:rsidR="00022B71" w:rsidRDefault="005B112A">
            <w:pPr>
              <w:keepNext/>
              <w:spacing w:after="60"/>
              <w:jc w:val="center"/>
            </w:pPr>
            <w:r>
              <w:rPr>
                <w:rFonts w:ascii="Calibri" w:hAnsi="Calibri"/>
                <w:sz w:val="20"/>
              </w:rPr>
              <w:t>0.8</w:t>
            </w:r>
          </w:p>
        </w:tc>
      </w:tr>
      <w:tr w:rsidR="00022B71" w14:paraId="53A8FD5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9858F3"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33991528" w14:textId="77777777" w:rsidR="00022B71" w:rsidRDefault="005B112A">
            <w:pPr>
              <w:keepNext/>
              <w:spacing w:after="60"/>
              <w:jc w:val="center"/>
            </w:pPr>
            <w:r>
              <w:rPr>
                <w:rFonts w:ascii="Calibri" w:hAnsi="Calibri"/>
                <w:sz w:val="20"/>
              </w:rPr>
              <w:t>5.6 (40)</w:t>
            </w:r>
          </w:p>
        </w:tc>
        <w:tc>
          <w:tcPr>
            <w:tcW w:w="0" w:type="auto"/>
            <w:tcBorders>
              <w:top w:val="single" w:sz="0" w:space="0" w:color="D3D3D3"/>
              <w:left w:val="single" w:sz="0" w:space="0" w:color="D3D3D3"/>
              <w:bottom w:val="single" w:sz="0" w:space="0" w:color="D3D3D3"/>
              <w:right w:val="single" w:sz="0" w:space="0" w:color="D3D3D3"/>
            </w:tcBorders>
          </w:tcPr>
          <w:p w14:paraId="12CD5FD3" w14:textId="77777777" w:rsidR="00022B71" w:rsidRDefault="005B112A">
            <w:pPr>
              <w:keepNext/>
              <w:spacing w:after="60"/>
              <w:jc w:val="center"/>
            </w:pPr>
            <w:r>
              <w:rPr>
                <w:rFonts w:ascii="Calibri" w:hAnsi="Calibri"/>
                <w:sz w:val="20"/>
              </w:rPr>
              <w:t>6.0 (24)</w:t>
            </w:r>
          </w:p>
        </w:tc>
        <w:tc>
          <w:tcPr>
            <w:tcW w:w="0" w:type="auto"/>
            <w:tcBorders>
              <w:top w:val="single" w:sz="0" w:space="0" w:color="D3D3D3"/>
              <w:left w:val="single" w:sz="0" w:space="0" w:color="D3D3D3"/>
              <w:bottom w:val="single" w:sz="0" w:space="0" w:color="D3D3D3"/>
              <w:right w:val="single" w:sz="0" w:space="0" w:color="D3D3D3"/>
            </w:tcBorders>
          </w:tcPr>
          <w:p w14:paraId="6BE1CF48" w14:textId="77777777" w:rsidR="00022B71" w:rsidRDefault="005B112A">
            <w:pPr>
              <w:keepNext/>
              <w:spacing w:after="60"/>
              <w:jc w:val="center"/>
            </w:pPr>
            <w:r>
              <w:rPr>
                <w:rFonts w:ascii="Calibri" w:hAnsi="Calibri"/>
                <w:sz w:val="20"/>
              </w:rPr>
              <w:t>5.2 (17)</w:t>
            </w:r>
          </w:p>
        </w:tc>
        <w:tc>
          <w:tcPr>
            <w:tcW w:w="0" w:type="auto"/>
            <w:tcBorders>
              <w:top w:val="single" w:sz="0" w:space="0" w:color="D3D3D3"/>
              <w:left w:val="single" w:sz="0" w:space="0" w:color="D3D3D3"/>
              <w:bottom w:val="single" w:sz="0" w:space="0" w:color="D3D3D3"/>
              <w:right w:val="single" w:sz="0" w:space="0" w:color="D3D3D3"/>
            </w:tcBorders>
          </w:tcPr>
          <w:p w14:paraId="50D9EEBF" w14:textId="77777777" w:rsidR="00022B71" w:rsidRDefault="00022B71">
            <w:pPr>
              <w:keepNext/>
              <w:spacing w:after="60"/>
              <w:jc w:val="center"/>
            </w:pPr>
          </w:p>
        </w:tc>
      </w:tr>
      <w:tr w:rsidR="00022B71" w14:paraId="7E10A1F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0ABD6F"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811F6DB" w14:textId="77777777" w:rsidR="00022B71" w:rsidRDefault="005B112A">
            <w:pPr>
              <w:keepNext/>
              <w:spacing w:after="60"/>
              <w:jc w:val="center"/>
            </w:pPr>
            <w:r>
              <w:rPr>
                <w:rFonts w:ascii="Calibri" w:hAnsi="Calibri"/>
                <w:sz w:val="20"/>
              </w:rPr>
              <w:t>10.7 (77)</w:t>
            </w:r>
          </w:p>
        </w:tc>
        <w:tc>
          <w:tcPr>
            <w:tcW w:w="0" w:type="auto"/>
            <w:tcBorders>
              <w:top w:val="single" w:sz="0" w:space="0" w:color="D3D3D3"/>
              <w:left w:val="single" w:sz="0" w:space="0" w:color="D3D3D3"/>
              <w:bottom w:val="single" w:sz="0" w:space="0" w:color="D3D3D3"/>
              <w:right w:val="single" w:sz="0" w:space="0" w:color="D3D3D3"/>
            </w:tcBorders>
          </w:tcPr>
          <w:p w14:paraId="44381DDA" w14:textId="77777777" w:rsidR="00022B71" w:rsidRDefault="005B112A">
            <w:pPr>
              <w:keepNext/>
              <w:spacing w:after="60"/>
              <w:jc w:val="center"/>
            </w:pPr>
            <w:r>
              <w:rPr>
                <w:rFonts w:ascii="Calibri" w:hAnsi="Calibri"/>
                <w:sz w:val="20"/>
              </w:rPr>
              <w:t>10.6 (42)</w:t>
            </w:r>
          </w:p>
        </w:tc>
        <w:tc>
          <w:tcPr>
            <w:tcW w:w="0" w:type="auto"/>
            <w:tcBorders>
              <w:top w:val="single" w:sz="0" w:space="0" w:color="D3D3D3"/>
              <w:left w:val="single" w:sz="0" w:space="0" w:color="D3D3D3"/>
              <w:bottom w:val="single" w:sz="0" w:space="0" w:color="D3D3D3"/>
              <w:right w:val="single" w:sz="0" w:space="0" w:color="D3D3D3"/>
            </w:tcBorders>
          </w:tcPr>
          <w:p w14:paraId="37DE1C6C" w14:textId="77777777" w:rsidR="00022B71" w:rsidRDefault="005B112A">
            <w:pPr>
              <w:keepNext/>
              <w:spacing w:after="60"/>
              <w:jc w:val="center"/>
            </w:pPr>
            <w:r>
              <w:rPr>
                <w:rFonts w:ascii="Calibri" w:hAnsi="Calibri"/>
                <w:sz w:val="20"/>
              </w:rPr>
              <w:t>10.8 (35)</w:t>
            </w:r>
          </w:p>
        </w:tc>
        <w:tc>
          <w:tcPr>
            <w:tcW w:w="0" w:type="auto"/>
            <w:tcBorders>
              <w:top w:val="single" w:sz="0" w:space="0" w:color="D3D3D3"/>
              <w:left w:val="single" w:sz="0" w:space="0" w:color="D3D3D3"/>
              <w:bottom w:val="single" w:sz="0" w:space="0" w:color="D3D3D3"/>
              <w:right w:val="single" w:sz="0" w:space="0" w:color="D3D3D3"/>
            </w:tcBorders>
          </w:tcPr>
          <w:p w14:paraId="5EF5281C" w14:textId="77777777" w:rsidR="00022B71" w:rsidRDefault="00022B71">
            <w:pPr>
              <w:keepNext/>
              <w:spacing w:after="60"/>
              <w:jc w:val="center"/>
            </w:pPr>
          </w:p>
        </w:tc>
      </w:tr>
      <w:tr w:rsidR="00022B71" w14:paraId="2A56894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21B0B5"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A84E9E5" w14:textId="77777777" w:rsidR="00022B71" w:rsidRDefault="005B112A">
            <w:pPr>
              <w:keepNext/>
              <w:spacing w:after="60"/>
              <w:jc w:val="center"/>
            </w:pPr>
            <w:r>
              <w:rPr>
                <w:rFonts w:ascii="Calibri" w:hAnsi="Calibri"/>
                <w:sz w:val="20"/>
              </w:rPr>
              <w:t>21.0 (152)</w:t>
            </w:r>
          </w:p>
        </w:tc>
        <w:tc>
          <w:tcPr>
            <w:tcW w:w="0" w:type="auto"/>
            <w:tcBorders>
              <w:top w:val="single" w:sz="0" w:space="0" w:color="D3D3D3"/>
              <w:left w:val="single" w:sz="0" w:space="0" w:color="D3D3D3"/>
              <w:bottom w:val="single" w:sz="0" w:space="0" w:color="D3D3D3"/>
              <w:right w:val="single" w:sz="0" w:space="0" w:color="D3D3D3"/>
            </w:tcBorders>
          </w:tcPr>
          <w:p w14:paraId="480DBD60" w14:textId="77777777" w:rsidR="00022B71" w:rsidRDefault="005B112A">
            <w:pPr>
              <w:keepNext/>
              <w:spacing w:after="60"/>
              <w:jc w:val="center"/>
            </w:pPr>
            <w:r>
              <w:rPr>
                <w:rFonts w:ascii="Calibri" w:hAnsi="Calibri"/>
                <w:sz w:val="20"/>
              </w:rPr>
              <w:t>20.3 (80)</w:t>
            </w:r>
          </w:p>
        </w:tc>
        <w:tc>
          <w:tcPr>
            <w:tcW w:w="0" w:type="auto"/>
            <w:tcBorders>
              <w:top w:val="single" w:sz="0" w:space="0" w:color="D3D3D3"/>
              <w:left w:val="single" w:sz="0" w:space="0" w:color="D3D3D3"/>
              <w:bottom w:val="single" w:sz="0" w:space="0" w:color="D3D3D3"/>
              <w:right w:val="single" w:sz="0" w:space="0" w:color="D3D3D3"/>
            </w:tcBorders>
          </w:tcPr>
          <w:p w14:paraId="5226D4C8" w14:textId="77777777" w:rsidR="00022B71" w:rsidRDefault="005B112A">
            <w:pPr>
              <w:keepNext/>
              <w:spacing w:after="60"/>
              <w:jc w:val="center"/>
            </w:pPr>
            <w:r>
              <w:rPr>
                <w:rFonts w:ascii="Calibri" w:hAnsi="Calibri"/>
                <w:sz w:val="20"/>
              </w:rPr>
              <w:t>21.9 (71)</w:t>
            </w:r>
          </w:p>
        </w:tc>
        <w:tc>
          <w:tcPr>
            <w:tcW w:w="0" w:type="auto"/>
            <w:tcBorders>
              <w:top w:val="single" w:sz="0" w:space="0" w:color="D3D3D3"/>
              <w:left w:val="single" w:sz="0" w:space="0" w:color="D3D3D3"/>
              <w:bottom w:val="single" w:sz="0" w:space="0" w:color="D3D3D3"/>
              <w:right w:val="single" w:sz="0" w:space="0" w:color="D3D3D3"/>
            </w:tcBorders>
          </w:tcPr>
          <w:p w14:paraId="36BDCC61" w14:textId="77777777" w:rsidR="00022B71" w:rsidRDefault="00022B71">
            <w:pPr>
              <w:keepNext/>
              <w:spacing w:after="60"/>
              <w:jc w:val="center"/>
            </w:pPr>
          </w:p>
        </w:tc>
      </w:tr>
      <w:tr w:rsidR="00022B71" w14:paraId="6DEFC63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DCE259"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8E458B5" w14:textId="77777777" w:rsidR="00022B71" w:rsidRDefault="005B112A">
            <w:pPr>
              <w:keepNext/>
              <w:spacing w:after="60"/>
              <w:jc w:val="center"/>
            </w:pPr>
            <w:r>
              <w:rPr>
                <w:rFonts w:ascii="Calibri" w:hAnsi="Calibri"/>
                <w:sz w:val="20"/>
              </w:rPr>
              <w:t>35.2 (254)</w:t>
            </w:r>
          </w:p>
        </w:tc>
        <w:tc>
          <w:tcPr>
            <w:tcW w:w="0" w:type="auto"/>
            <w:tcBorders>
              <w:top w:val="single" w:sz="0" w:space="0" w:color="D3D3D3"/>
              <w:left w:val="single" w:sz="0" w:space="0" w:color="D3D3D3"/>
              <w:bottom w:val="single" w:sz="0" w:space="0" w:color="D3D3D3"/>
              <w:right w:val="single" w:sz="0" w:space="0" w:color="D3D3D3"/>
            </w:tcBorders>
          </w:tcPr>
          <w:p w14:paraId="2B2BF292" w14:textId="77777777" w:rsidR="00022B71" w:rsidRDefault="005B112A">
            <w:pPr>
              <w:keepNext/>
              <w:spacing w:after="60"/>
              <w:jc w:val="center"/>
            </w:pPr>
            <w:r>
              <w:rPr>
                <w:rFonts w:ascii="Calibri" w:hAnsi="Calibri"/>
                <w:sz w:val="20"/>
              </w:rPr>
              <w:t>33.7 (133)</w:t>
            </w:r>
          </w:p>
        </w:tc>
        <w:tc>
          <w:tcPr>
            <w:tcW w:w="0" w:type="auto"/>
            <w:tcBorders>
              <w:top w:val="single" w:sz="0" w:space="0" w:color="D3D3D3"/>
              <w:left w:val="single" w:sz="0" w:space="0" w:color="D3D3D3"/>
              <w:bottom w:val="single" w:sz="0" w:space="0" w:color="D3D3D3"/>
              <w:right w:val="single" w:sz="0" w:space="0" w:color="D3D3D3"/>
            </w:tcBorders>
          </w:tcPr>
          <w:p w14:paraId="50058435" w14:textId="77777777" w:rsidR="00022B71" w:rsidRDefault="005B112A">
            <w:pPr>
              <w:keepNext/>
              <w:spacing w:after="60"/>
              <w:jc w:val="center"/>
            </w:pPr>
            <w:r>
              <w:rPr>
                <w:rFonts w:ascii="Calibri" w:hAnsi="Calibri"/>
                <w:sz w:val="20"/>
              </w:rPr>
              <w:t>36.9 (120)</w:t>
            </w:r>
          </w:p>
        </w:tc>
        <w:tc>
          <w:tcPr>
            <w:tcW w:w="0" w:type="auto"/>
            <w:tcBorders>
              <w:top w:val="single" w:sz="0" w:space="0" w:color="D3D3D3"/>
              <w:left w:val="single" w:sz="0" w:space="0" w:color="D3D3D3"/>
              <w:bottom w:val="single" w:sz="0" w:space="0" w:color="D3D3D3"/>
              <w:right w:val="single" w:sz="0" w:space="0" w:color="D3D3D3"/>
            </w:tcBorders>
          </w:tcPr>
          <w:p w14:paraId="7EADD5CB" w14:textId="77777777" w:rsidR="00022B71" w:rsidRDefault="00022B71">
            <w:pPr>
              <w:keepNext/>
              <w:spacing w:after="60"/>
              <w:jc w:val="center"/>
            </w:pPr>
          </w:p>
        </w:tc>
      </w:tr>
      <w:tr w:rsidR="00022B71" w14:paraId="66BE085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93A3AA" w14:textId="77777777" w:rsidR="00022B71" w:rsidRDefault="005B112A">
            <w:pPr>
              <w:keepNext/>
              <w:spacing w:after="60"/>
            </w:pPr>
            <w:r>
              <w:rPr>
                <w:rFonts w:ascii="Calibri" w:hAnsi="Calibri"/>
                <w:sz w:val="20"/>
              </w:rPr>
              <w:t xml:space="preserve">    Très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14FA8475"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69B82BDB" w14:textId="77777777" w:rsidR="00022B71" w:rsidRDefault="005B112A">
            <w:pPr>
              <w:keepNext/>
              <w:spacing w:after="60"/>
              <w:jc w:val="center"/>
            </w:pPr>
            <w:r>
              <w:rPr>
                <w:rFonts w:ascii="Calibri" w:hAnsi="Calibri"/>
                <w:sz w:val="20"/>
              </w:rPr>
              <w:t>29.3 (116)</w:t>
            </w:r>
          </w:p>
        </w:tc>
        <w:tc>
          <w:tcPr>
            <w:tcW w:w="0" w:type="auto"/>
            <w:tcBorders>
              <w:top w:val="single" w:sz="0" w:space="0" w:color="D3D3D3"/>
              <w:left w:val="single" w:sz="0" w:space="0" w:color="D3D3D3"/>
              <w:bottom w:val="single" w:sz="0" w:space="0" w:color="D3D3D3"/>
              <w:right w:val="single" w:sz="0" w:space="0" w:color="D3D3D3"/>
            </w:tcBorders>
          </w:tcPr>
          <w:p w14:paraId="597768F8" w14:textId="77777777" w:rsidR="00022B71" w:rsidRDefault="005B112A">
            <w:pPr>
              <w:keepNext/>
              <w:spacing w:after="60"/>
              <w:jc w:val="center"/>
            </w:pPr>
            <w:r>
              <w:rPr>
                <w:rFonts w:ascii="Calibri" w:hAnsi="Calibri"/>
                <w:sz w:val="20"/>
              </w:rPr>
              <w:t>25.3 (82)</w:t>
            </w:r>
          </w:p>
        </w:tc>
        <w:tc>
          <w:tcPr>
            <w:tcW w:w="0" w:type="auto"/>
            <w:tcBorders>
              <w:top w:val="single" w:sz="0" w:space="0" w:color="D3D3D3"/>
              <w:left w:val="single" w:sz="0" w:space="0" w:color="D3D3D3"/>
              <w:bottom w:val="single" w:sz="0" w:space="0" w:color="D3D3D3"/>
              <w:right w:val="single" w:sz="0" w:space="0" w:color="D3D3D3"/>
            </w:tcBorders>
          </w:tcPr>
          <w:p w14:paraId="5502C7F6" w14:textId="77777777" w:rsidR="00022B71" w:rsidRDefault="00022B71">
            <w:pPr>
              <w:keepNext/>
              <w:spacing w:after="60"/>
              <w:jc w:val="center"/>
            </w:pPr>
          </w:p>
        </w:tc>
      </w:tr>
      <w:tr w:rsidR="00022B71" w14:paraId="645ADC1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533253" w14:textId="77777777" w:rsidR="00022B71" w:rsidRDefault="005B112A">
            <w:pPr>
              <w:keepNext/>
              <w:spacing w:after="60"/>
            </w:pPr>
            <w:r>
              <w:rPr>
                <w:rFonts w:ascii="Calibri" w:hAnsi="Calibri"/>
                <w:sz w:val="20"/>
              </w:rPr>
              <w:t>Votre_pere</w:t>
            </w:r>
          </w:p>
        </w:tc>
        <w:tc>
          <w:tcPr>
            <w:tcW w:w="0" w:type="auto"/>
            <w:tcBorders>
              <w:top w:val="single" w:sz="0" w:space="0" w:color="D3D3D3"/>
              <w:left w:val="single" w:sz="0" w:space="0" w:color="D3D3D3"/>
              <w:bottom w:val="single" w:sz="0" w:space="0" w:color="D3D3D3"/>
              <w:right w:val="single" w:sz="0" w:space="0" w:color="D3D3D3"/>
            </w:tcBorders>
          </w:tcPr>
          <w:p w14:paraId="49BE548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BD5F4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FC6B3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AA5A67" w14:textId="77777777" w:rsidR="00022B71" w:rsidRDefault="005B112A">
            <w:pPr>
              <w:keepNext/>
              <w:spacing w:after="60"/>
              <w:jc w:val="center"/>
            </w:pPr>
            <w:r>
              <w:rPr>
                <w:rFonts w:ascii="Calibri" w:hAnsi="Calibri"/>
                <w:sz w:val="20"/>
              </w:rPr>
              <w:t>0.4</w:t>
            </w:r>
          </w:p>
        </w:tc>
      </w:tr>
      <w:tr w:rsidR="00022B71" w14:paraId="046CF1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BA1A74"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A957B2D" w14:textId="77777777" w:rsidR="00022B71" w:rsidRDefault="005B112A">
            <w:pPr>
              <w:keepNext/>
              <w:spacing w:after="60"/>
              <w:jc w:val="center"/>
            </w:pPr>
            <w:r>
              <w:rPr>
                <w:rFonts w:ascii="Calibri" w:hAnsi="Calibri"/>
                <w:sz w:val="20"/>
              </w:rPr>
              <w:t>9.3 (67)</w:t>
            </w:r>
          </w:p>
        </w:tc>
        <w:tc>
          <w:tcPr>
            <w:tcW w:w="0" w:type="auto"/>
            <w:tcBorders>
              <w:top w:val="single" w:sz="0" w:space="0" w:color="D3D3D3"/>
              <w:left w:val="single" w:sz="0" w:space="0" w:color="D3D3D3"/>
              <w:bottom w:val="single" w:sz="0" w:space="0" w:color="D3D3D3"/>
              <w:right w:val="single" w:sz="0" w:space="0" w:color="D3D3D3"/>
            </w:tcBorders>
          </w:tcPr>
          <w:p w14:paraId="33A35F8A" w14:textId="77777777" w:rsidR="00022B71" w:rsidRDefault="005B112A">
            <w:pPr>
              <w:keepNext/>
              <w:spacing w:after="60"/>
              <w:jc w:val="center"/>
            </w:pPr>
            <w:r>
              <w:rPr>
                <w:rFonts w:ascii="Calibri" w:hAnsi="Calibri"/>
                <w:sz w:val="20"/>
              </w:rPr>
              <w:t>9.6 (38)</w:t>
            </w:r>
          </w:p>
        </w:tc>
        <w:tc>
          <w:tcPr>
            <w:tcW w:w="0" w:type="auto"/>
            <w:tcBorders>
              <w:top w:val="single" w:sz="0" w:space="0" w:color="D3D3D3"/>
              <w:left w:val="single" w:sz="0" w:space="0" w:color="D3D3D3"/>
              <w:bottom w:val="single" w:sz="0" w:space="0" w:color="D3D3D3"/>
              <w:right w:val="single" w:sz="0" w:space="0" w:color="D3D3D3"/>
            </w:tcBorders>
          </w:tcPr>
          <w:p w14:paraId="1D950415" w14:textId="77777777" w:rsidR="00022B71" w:rsidRDefault="005B112A">
            <w:pPr>
              <w:keepNext/>
              <w:spacing w:after="60"/>
              <w:jc w:val="center"/>
            </w:pPr>
            <w:r>
              <w:rPr>
                <w:rFonts w:ascii="Calibri" w:hAnsi="Calibri"/>
                <w:sz w:val="20"/>
              </w:rPr>
              <w:t>8.8 (29)</w:t>
            </w:r>
          </w:p>
        </w:tc>
        <w:tc>
          <w:tcPr>
            <w:tcW w:w="0" w:type="auto"/>
            <w:tcBorders>
              <w:top w:val="single" w:sz="0" w:space="0" w:color="D3D3D3"/>
              <w:left w:val="single" w:sz="0" w:space="0" w:color="D3D3D3"/>
              <w:bottom w:val="single" w:sz="0" w:space="0" w:color="D3D3D3"/>
              <w:right w:val="single" w:sz="0" w:space="0" w:color="D3D3D3"/>
            </w:tcBorders>
          </w:tcPr>
          <w:p w14:paraId="78CA5006" w14:textId="77777777" w:rsidR="00022B71" w:rsidRDefault="00022B71">
            <w:pPr>
              <w:keepNext/>
              <w:spacing w:after="60"/>
              <w:jc w:val="center"/>
            </w:pPr>
          </w:p>
        </w:tc>
      </w:tr>
      <w:tr w:rsidR="00022B71" w14:paraId="489D70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7727E2"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041ECE9" w14:textId="77777777" w:rsidR="00022B71" w:rsidRDefault="005B112A">
            <w:pPr>
              <w:keepNext/>
              <w:spacing w:after="60"/>
              <w:jc w:val="center"/>
            </w:pPr>
            <w:r>
              <w:rPr>
                <w:rFonts w:ascii="Calibri" w:hAnsi="Calibri"/>
                <w:sz w:val="20"/>
              </w:rPr>
              <w:t>7.1 (51)</w:t>
            </w:r>
          </w:p>
        </w:tc>
        <w:tc>
          <w:tcPr>
            <w:tcW w:w="0" w:type="auto"/>
            <w:tcBorders>
              <w:top w:val="single" w:sz="0" w:space="0" w:color="D3D3D3"/>
              <w:left w:val="single" w:sz="0" w:space="0" w:color="D3D3D3"/>
              <w:bottom w:val="single" w:sz="0" w:space="0" w:color="D3D3D3"/>
              <w:right w:val="single" w:sz="0" w:space="0" w:color="D3D3D3"/>
            </w:tcBorders>
          </w:tcPr>
          <w:p w14:paraId="4C2A5806" w14:textId="77777777" w:rsidR="00022B71" w:rsidRDefault="005B112A">
            <w:pPr>
              <w:keepNext/>
              <w:spacing w:after="60"/>
              <w:jc w:val="center"/>
            </w:pPr>
            <w:r>
              <w:rPr>
                <w:rFonts w:ascii="Calibri" w:hAnsi="Calibri"/>
                <w:sz w:val="20"/>
              </w:rPr>
              <w:t>6.5 (26)</w:t>
            </w:r>
          </w:p>
        </w:tc>
        <w:tc>
          <w:tcPr>
            <w:tcW w:w="0" w:type="auto"/>
            <w:tcBorders>
              <w:top w:val="single" w:sz="0" w:space="0" w:color="D3D3D3"/>
              <w:left w:val="single" w:sz="0" w:space="0" w:color="D3D3D3"/>
              <w:bottom w:val="single" w:sz="0" w:space="0" w:color="D3D3D3"/>
              <w:right w:val="single" w:sz="0" w:space="0" w:color="D3D3D3"/>
            </w:tcBorders>
          </w:tcPr>
          <w:p w14:paraId="0F7FAC8F" w14:textId="77777777" w:rsidR="00022B71" w:rsidRDefault="005B112A">
            <w:pPr>
              <w:keepNext/>
              <w:spacing w:after="60"/>
              <w:jc w:val="center"/>
            </w:pPr>
            <w:r>
              <w:rPr>
                <w:rFonts w:ascii="Calibri" w:hAnsi="Calibri"/>
                <w:sz w:val="20"/>
              </w:rPr>
              <w:t>7.8 (25)</w:t>
            </w:r>
          </w:p>
        </w:tc>
        <w:tc>
          <w:tcPr>
            <w:tcW w:w="0" w:type="auto"/>
            <w:tcBorders>
              <w:top w:val="single" w:sz="0" w:space="0" w:color="D3D3D3"/>
              <w:left w:val="single" w:sz="0" w:space="0" w:color="D3D3D3"/>
              <w:bottom w:val="single" w:sz="0" w:space="0" w:color="D3D3D3"/>
              <w:right w:val="single" w:sz="0" w:space="0" w:color="D3D3D3"/>
            </w:tcBorders>
          </w:tcPr>
          <w:p w14:paraId="300B9D47" w14:textId="77777777" w:rsidR="00022B71" w:rsidRDefault="00022B71">
            <w:pPr>
              <w:keepNext/>
              <w:spacing w:after="60"/>
              <w:jc w:val="center"/>
            </w:pPr>
          </w:p>
        </w:tc>
      </w:tr>
      <w:tr w:rsidR="00022B71" w14:paraId="75D9609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F2CCA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FA2D653" w14:textId="77777777" w:rsidR="00022B71" w:rsidRDefault="005B112A">
            <w:pPr>
              <w:keepNext/>
              <w:spacing w:after="60"/>
              <w:jc w:val="center"/>
            </w:pPr>
            <w:r>
              <w:rPr>
                <w:rFonts w:ascii="Calibri" w:hAnsi="Calibri"/>
                <w:sz w:val="20"/>
              </w:rPr>
              <w:t>22.6 (163)</w:t>
            </w:r>
          </w:p>
        </w:tc>
        <w:tc>
          <w:tcPr>
            <w:tcW w:w="0" w:type="auto"/>
            <w:tcBorders>
              <w:top w:val="single" w:sz="0" w:space="0" w:color="D3D3D3"/>
              <w:left w:val="single" w:sz="0" w:space="0" w:color="D3D3D3"/>
              <w:bottom w:val="single" w:sz="0" w:space="0" w:color="D3D3D3"/>
              <w:right w:val="single" w:sz="0" w:space="0" w:color="D3D3D3"/>
            </w:tcBorders>
          </w:tcPr>
          <w:p w14:paraId="150500F3" w14:textId="77777777" w:rsidR="00022B71" w:rsidRDefault="005B112A">
            <w:pPr>
              <w:keepNext/>
              <w:spacing w:after="60"/>
              <w:jc w:val="center"/>
            </w:pPr>
            <w:r>
              <w:rPr>
                <w:rFonts w:ascii="Calibri" w:hAnsi="Calibri"/>
                <w:sz w:val="20"/>
              </w:rPr>
              <w:t>22.2 (88)</w:t>
            </w:r>
          </w:p>
        </w:tc>
        <w:tc>
          <w:tcPr>
            <w:tcW w:w="0" w:type="auto"/>
            <w:tcBorders>
              <w:top w:val="single" w:sz="0" w:space="0" w:color="D3D3D3"/>
              <w:left w:val="single" w:sz="0" w:space="0" w:color="D3D3D3"/>
              <w:bottom w:val="single" w:sz="0" w:space="0" w:color="D3D3D3"/>
              <w:right w:val="single" w:sz="0" w:space="0" w:color="D3D3D3"/>
            </w:tcBorders>
          </w:tcPr>
          <w:p w14:paraId="7C023919" w14:textId="77777777" w:rsidR="00022B71" w:rsidRDefault="005B112A">
            <w:pPr>
              <w:keepNext/>
              <w:spacing w:after="60"/>
              <w:jc w:val="center"/>
            </w:pPr>
            <w:r>
              <w:rPr>
                <w:rFonts w:ascii="Calibri" w:hAnsi="Calibri"/>
                <w:sz w:val="20"/>
              </w:rPr>
              <w:t>23.0 (75)</w:t>
            </w:r>
          </w:p>
        </w:tc>
        <w:tc>
          <w:tcPr>
            <w:tcW w:w="0" w:type="auto"/>
            <w:tcBorders>
              <w:top w:val="single" w:sz="0" w:space="0" w:color="D3D3D3"/>
              <w:left w:val="single" w:sz="0" w:space="0" w:color="D3D3D3"/>
              <w:bottom w:val="single" w:sz="0" w:space="0" w:color="D3D3D3"/>
              <w:right w:val="single" w:sz="0" w:space="0" w:color="D3D3D3"/>
            </w:tcBorders>
          </w:tcPr>
          <w:p w14:paraId="7C557794" w14:textId="77777777" w:rsidR="00022B71" w:rsidRDefault="00022B71">
            <w:pPr>
              <w:keepNext/>
              <w:spacing w:after="60"/>
              <w:jc w:val="center"/>
            </w:pPr>
          </w:p>
        </w:tc>
      </w:tr>
      <w:tr w:rsidR="00022B71" w14:paraId="7222D17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5AD25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A439BC9" w14:textId="77777777" w:rsidR="00022B71" w:rsidRDefault="005B112A">
            <w:pPr>
              <w:keepNext/>
              <w:spacing w:after="60"/>
              <w:jc w:val="center"/>
            </w:pPr>
            <w:r>
              <w:rPr>
                <w:rFonts w:ascii="Calibri" w:hAnsi="Calibri"/>
                <w:sz w:val="20"/>
              </w:rPr>
              <w:t>33.6 (242)</w:t>
            </w:r>
          </w:p>
        </w:tc>
        <w:tc>
          <w:tcPr>
            <w:tcW w:w="0" w:type="auto"/>
            <w:tcBorders>
              <w:top w:val="single" w:sz="0" w:space="0" w:color="D3D3D3"/>
              <w:left w:val="single" w:sz="0" w:space="0" w:color="D3D3D3"/>
              <w:bottom w:val="single" w:sz="0" w:space="0" w:color="D3D3D3"/>
              <w:right w:val="single" w:sz="0" w:space="0" w:color="D3D3D3"/>
            </w:tcBorders>
          </w:tcPr>
          <w:p w14:paraId="1EBC3B7F" w14:textId="77777777" w:rsidR="00022B71" w:rsidRDefault="005B112A">
            <w:pPr>
              <w:keepNext/>
              <w:spacing w:after="60"/>
              <w:jc w:val="center"/>
            </w:pPr>
            <w:r>
              <w:rPr>
                <w:rFonts w:ascii="Calibri" w:hAnsi="Calibri"/>
                <w:sz w:val="20"/>
              </w:rPr>
              <w:t>31.1 (123)</w:t>
            </w:r>
          </w:p>
        </w:tc>
        <w:tc>
          <w:tcPr>
            <w:tcW w:w="0" w:type="auto"/>
            <w:tcBorders>
              <w:top w:val="single" w:sz="0" w:space="0" w:color="D3D3D3"/>
              <w:left w:val="single" w:sz="0" w:space="0" w:color="D3D3D3"/>
              <w:bottom w:val="single" w:sz="0" w:space="0" w:color="D3D3D3"/>
              <w:right w:val="single" w:sz="0" w:space="0" w:color="D3D3D3"/>
            </w:tcBorders>
          </w:tcPr>
          <w:p w14:paraId="364349EF" w14:textId="77777777" w:rsidR="00022B71" w:rsidRDefault="005B112A">
            <w:pPr>
              <w:keepNext/>
              <w:spacing w:after="60"/>
              <w:jc w:val="center"/>
            </w:pPr>
            <w:r>
              <w:rPr>
                <w:rFonts w:ascii="Calibri" w:hAnsi="Calibri"/>
                <w:sz w:val="20"/>
              </w:rPr>
              <w:t>36.6 (119)</w:t>
            </w:r>
          </w:p>
        </w:tc>
        <w:tc>
          <w:tcPr>
            <w:tcW w:w="0" w:type="auto"/>
            <w:tcBorders>
              <w:top w:val="single" w:sz="0" w:space="0" w:color="D3D3D3"/>
              <w:left w:val="single" w:sz="0" w:space="0" w:color="D3D3D3"/>
              <w:bottom w:val="single" w:sz="0" w:space="0" w:color="D3D3D3"/>
              <w:right w:val="single" w:sz="0" w:space="0" w:color="D3D3D3"/>
            </w:tcBorders>
          </w:tcPr>
          <w:p w14:paraId="4E7824A6" w14:textId="77777777" w:rsidR="00022B71" w:rsidRDefault="00022B71">
            <w:pPr>
              <w:keepNext/>
              <w:spacing w:after="60"/>
              <w:jc w:val="center"/>
            </w:pPr>
          </w:p>
        </w:tc>
      </w:tr>
      <w:tr w:rsidR="00022B71" w14:paraId="62C5CF4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C9AD6C"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00EEC44"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778AB2FC" w14:textId="77777777" w:rsidR="00022B71" w:rsidRDefault="005B112A">
            <w:pPr>
              <w:keepNext/>
              <w:spacing w:after="60"/>
              <w:jc w:val="center"/>
            </w:pPr>
            <w:r>
              <w:rPr>
                <w:rFonts w:ascii="Calibri" w:hAnsi="Calibri"/>
                <w:sz w:val="20"/>
              </w:rPr>
              <w:t>30.5 (121)</w:t>
            </w:r>
          </w:p>
        </w:tc>
        <w:tc>
          <w:tcPr>
            <w:tcW w:w="0" w:type="auto"/>
            <w:tcBorders>
              <w:top w:val="single" w:sz="0" w:space="0" w:color="D3D3D3"/>
              <w:left w:val="single" w:sz="0" w:space="0" w:color="D3D3D3"/>
              <w:bottom w:val="single" w:sz="0" w:space="0" w:color="D3D3D3"/>
              <w:right w:val="single" w:sz="0" w:space="0" w:color="D3D3D3"/>
            </w:tcBorders>
          </w:tcPr>
          <w:p w14:paraId="1F0155ED" w14:textId="77777777" w:rsidR="00022B71" w:rsidRDefault="005B112A">
            <w:pPr>
              <w:keepNext/>
              <w:spacing w:after="60"/>
              <w:jc w:val="center"/>
            </w:pPr>
            <w:r>
              <w:rPr>
                <w:rFonts w:ascii="Calibri" w:hAnsi="Calibri"/>
                <w:sz w:val="20"/>
              </w:rPr>
              <w:t>23.8 (78)</w:t>
            </w:r>
          </w:p>
        </w:tc>
        <w:tc>
          <w:tcPr>
            <w:tcW w:w="0" w:type="auto"/>
            <w:tcBorders>
              <w:top w:val="single" w:sz="0" w:space="0" w:color="D3D3D3"/>
              <w:left w:val="single" w:sz="0" w:space="0" w:color="D3D3D3"/>
              <w:bottom w:val="single" w:sz="0" w:space="0" w:color="D3D3D3"/>
              <w:right w:val="single" w:sz="0" w:space="0" w:color="D3D3D3"/>
            </w:tcBorders>
          </w:tcPr>
          <w:p w14:paraId="114A19A0" w14:textId="77777777" w:rsidR="00022B71" w:rsidRDefault="00022B71">
            <w:pPr>
              <w:keepNext/>
              <w:spacing w:after="60"/>
              <w:jc w:val="center"/>
            </w:pPr>
          </w:p>
        </w:tc>
      </w:tr>
      <w:tr w:rsidR="00022B71" w14:paraId="11F5036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AD29C3" w14:textId="77777777" w:rsidR="00022B71" w:rsidRDefault="005B112A">
            <w:pPr>
              <w:keepNext/>
              <w:spacing w:after="60"/>
            </w:pPr>
            <w:r>
              <w:rPr>
                <w:rFonts w:ascii="Calibri" w:hAnsi="Calibri"/>
                <w:sz w:val="20"/>
              </w:rPr>
              <w:t>Votre_soeur</w:t>
            </w:r>
          </w:p>
        </w:tc>
        <w:tc>
          <w:tcPr>
            <w:tcW w:w="0" w:type="auto"/>
            <w:tcBorders>
              <w:top w:val="single" w:sz="0" w:space="0" w:color="D3D3D3"/>
              <w:left w:val="single" w:sz="0" w:space="0" w:color="D3D3D3"/>
              <w:bottom w:val="single" w:sz="0" w:space="0" w:color="D3D3D3"/>
              <w:right w:val="single" w:sz="0" w:space="0" w:color="D3D3D3"/>
            </w:tcBorders>
          </w:tcPr>
          <w:p w14:paraId="6327F14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E614AE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8251C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8860C4" w14:textId="77777777" w:rsidR="00022B71" w:rsidRDefault="005B112A">
            <w:pPr>
              <w:keepNext/>
              <w:spacing w:after="60"/>
              <w:jc w:val="center"/>
            </w:pPr>
            <w:r>
              <w:rPr>
                <w:rFonts w:ascii="Calibri" w:hAnsi="Calibri"/>
                <w:sz w:val="20"/>
              </w:rPr>
              <w:t>0.2</w:t>
            </w:r>
          </w:p>
        </w:tc>
      </w:tr>
      <w:tr w:rsidR="00022B71" w14:paraId="65657DA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8FD20A"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B79CB1C"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1A71C638" w14:textId="77777777" w:rsidR="00022B71" w:rsidRDefault="005B112A">
            <w:pPr>
              <w:keepNext/>
              <w:spacing w:after="60"/>
              <w:jc w:val="center"/>
            </w:pPr>
            <w:r>
              <w:rPr>
                <w:rFonts w:ascii="Calibri" w:hAnsi="Calibri"/>
                <w:sz w:val="20"/>
              </w:rPr>
              <w:t>23.7 (94)</w:t>
            </w:r>
          </w:p>
        </w:tc>
        <w:tc>
          <w:tcPr>
            <w:tcW w:w="0" w:type="auto"/>
            <w:tcBorders>
              <w:top w:val="single" w:sz="0" w:space="0" w:color="D3D3D3"/>
              <w:left w:val="single" w:sz="0" w:space="0" w:color="D3D3D3"/>
              <w:bottom w:val="single" w:sz="0" w:space="0" w:color="D3D3D3"/>
              <w:right w:val="single" w:sz="0" w:space="0" w:color="D3D3D3"/>
            </w:tcBorders>
          </w:tcPr>
          <w:p w14:paraId="19CE0C0B" w14:textId="77777777" w:rsidR="00022B71" w:rsidRDefault="005B112A">
            <w:pPr>
              <w:keepNext/>
              <w:spacing w:after="60"/>
              <w:jc w:val="center"/>
            </w:pPr>
            <w:r>
              <w:rPr>
                <w:rFonts w:ascii="Calibri" w:hAnsi="Calibri"/>
                <w:sz w:val="20"/>
              </w:rPr>
              <w:t>27.2 (89)</w:t>
            </w:r>
          </w:p>
        </w:tc>
        <w:tc>
          <w:tcPr>
            <w:tcW w:w="0" w:type="auto"/>
            <w:tcBorders>
              <w:top w:val="single" w:sz="0" w:space="0" w:color="D3D3D3"/>
              <w:left w:val="single" w:sz="0" w:space="0" w:color="D3D3D3"/>
              <w:bottom w:val="single" w:sz="0" w:space="0" w:color="D3D3D3"/>
              <w:right w:val="single" w:sz="0" w:space="0" w:color="D3D3D3"/>
            </w:tcBorders>
          </w:tcPr>
          <w:p w14:paraId="10B0B03B" w14:textId="77777777" w:rsidR="00022B71" w:rsidRDefault="00022B71">
            <w:pPr>
              <w:keepNext/>
              <w:spacing w:after="60"/>
              <w:jc w:val="center"/>
            </w:pPr>
          </w:p>
        </w:tc>
      </w:tr>
      <w:tr w:rsidR="00022B71" w14:paraId="76DD2CF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936989"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F4460C6"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4D4141A7" w14:textId="77777777" w:rsidR="00022B71" w:rsidRDefault="005B112A">
            <w:pPr>
              <w:keepNext/>
              <w:spacing w:after="60"/>
              <w:jc w:val="center"/>
            </w:pPr>
            <w:r>
              <w:rPr>
                <w:rFonts w:ascii="Calibri" w:hAnsi="Calibri"/>
                <w:sz w:val="20"/>
              </w:rPr>
              <w:t>6.6 (26)</w:t>
            </w:r>
          </w:p>
        </w:tc>
        <w:tc>
          <w:tcPr>
            <w:tcW w:w="0" w:type="auto"/>
            <w:tcBorders>
              <w:top w:val="single" w:sz="0" w:space="0" w:color="D3D3D3"/>
              <w:left w:val="single" w:sz="0" w:space="0" w:color="D3D3D3"/>
              <w:bottom w:val="single" w:sz="0" w:space="0" w:color="D3D3D3"/>
              <w:right w:val="single" w:sz="0" w:space="0" w:color="D3D3D3"/>
            </w:tcBorders>
          </w:tcPr>
          <w:p w14:paraId="5B809213" w14:textId="77777777" w:rsidR="00022B71" w:rsidRDefault="005B112A">
            <w:pPr>
              <w:keepNext/>
              <w:spacing w:after="60"/>
              <w:jc w:val="center"/>
            </w:pPr>
            <w:r>
              <w:rPr>
                <w:rFonts w:ascii="Calibri" w:hAnsi="Calibri"/>
                <w:sz w:val="20"/>
              </w:rPr>
              <w:t>10.1 (33)</w:t>
            </w:r>
          </w:p>
        </w:tc>
        <w:tc>
          <w:tcPr>
            <w:tcW w:w="0" w:type="auto"/>
            <w:tcBorders>
              <w:top w:val="single" w:sz="0" w:space="0" w:color="D3D3D3"/>
              <w:left w:val="single" w:sz="0" w:space="0" w:color="D3D3D3"/>
              <w:bottom w:val="single" w:sz="0" w:space="0" w:color="D3D3D3"/>
              <w:right w:val="single" w:sz="0" w:space="0" w:color="D3D3D3"/>
            </w:tcBorders>
          </w:tcPr>
          <w:p w14:paraId="6E70C25C" w14:textId="77777777" w:rsidR="00022B71" w:rsidRDefault="00022B71">
            <w:pPr>
              <w:keepNext/>
              <w:spacing w:after="60"/>
              <w:jc w:val="center"/>
            </w:pPr>
          </w:p>
        </w:tc>
      </w:tr>
      <w:tr w:rsidR="00022B71" w14:paraId="507F86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1409EE"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1CDBA78" w14:textId="77777777" w:rsidR="00022B71" w:rsidRDefault="005B112A">
            <w:pPr>
              <w:keepNext/>
              <w:spacing w:after="60"/>
              <w:jc w:val="center"/>
            </w:pPr>
            <w:r>
              <w:rPr>
                <w:rFonts w:ascii="Calibri" w:hAnsi="Calibri"/>
                <w:sz w:val="20"/>
              </w:rPr>
              <w:t>25.8 (186)</w:t>
            </w:r>
          </w:p>
        </w:tc>
        <w:tc>
          <w:tcPr>
            <w:tcW w:w="0" w:type="auto"/>
            <w:tcBorders>
              <w:top w:val="single" w:sz="0" w:space="0" w:color="D3D3D3"/>
              <w:left w:val="single" w:sz="0" w:space="0" w:color="D3D3D3"/>
              <w:bottom w:val="single" w:sz="0" w:space="0" w:color="D3D3D3"/>
              <w:right w:val="single" w:sz="0" w:space="0" w:color="D3D3D3"/>
            </w:tcBorders>
          </w:tcPr>
          <w:p w14:paraId="4C773A40" w14:textId="77777777" w:rsidR="00022B71" w:rsidRDefault="005B112A">
            <w:pPr>
              <w:keepNext/>
              <w:spacing w:after="60"/>
              <w:jc w:val="center"/>
            </w:pPr>
            <w:r>
              <w:rPr>
                <w:rFonts w:ascii="Calibri" w:hAnsi="Calibri"/>
                <w:sz w:val="20"/>
              </w:rPr>
              <w:t xml:space="preserve">26.6 </w:t>
            </w: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15028CFC" w14:textId="77777777" w:rsidR="00022B71" w:rsidRDefault="005B112A">
            <w:pPr>
              <w:keepNext/>
              <w:spacing w:after="60"/>
              <w:jc w:val="center"/>
            </w:pPr>
            <w:r>
              <w:rPr>
                <w:rFonts w:ascii="Calibri" w:hAnsi="Calibri"/>
                <w:sz w:val="20"/>
              </w:rPr>
              <w:t>24.9 (81)</w:t>
            </w:r>
          </w:p>
        </w:tc>
        <w:tc>
          <w:tcPr>
            <w:tcW w:w="0" w:type="auto"/>
            <w:tcBorders>
              <w:top w:val="single" w:sz="0" w:space="0" w:color="D3D3D3"/>
              <w:left w:val="single" w:sz="0" w:space="0" w:color="D3D3D3"/>
              <w:bottom w:val="single" w:sz="0" w:space="0" w:color="D3D3D3"/>
              <w:right w:val="single" w:sz="0" w:space="0" w:color="D3D3D3"/>
            </w:tcBorders>
          </w:tcPr>
          <w:p w14:paraId="1DE760F6" w14:textId="77777777" w:rsidR="00022B71" w:rsidRDefault="00022B71">
            <w:pPr>
              <w:keepNext/>
              <w:spacing w:after="60"/>
              <w:jc w:val="center"/>
            </w:pPr>
          </w:p>
        </w:tc>
      </w:tr>
      <w:tr w:rsidR="00022B71" w14:paraId="32EC7AA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31A3F"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FF2D06F" w14:textId="77777777" w:rsidR="00022B71" w:rsidRDefault="005B112A">
            <w:pPr>
              <w:keepNext/>
              <w:spacing w:after="60"/>
              <w:jc w:val="center"/>
            </w:pPr>
            <w:r>
              <w:rPr>
                <w:rFonts w:ascii="Calibri" w:hAnsi="Calibri"/>
                <w:sz w:val="20"/>
              </w:rPr>
              <w:t>24.0 (173)</w:t>
            </w:r>
          </w:p>
        </w:tc>
        <w:tc>
          <w:tcPr>
            <w:tcW w:w="0" w:type="auto"/>
            <w:tcBorders>
              <w:top w:val="single" w:sz="0" w:space="0" w:color="D3D3D3"/>
              <w:left w:val="single" w:sz="0" w:space="0" w:color="D3D3D3"/>
              <w:bottom w:val="single" w:sz="0" w:space="0" w:color="D3D3D3"/>
              <w:right w:val="single" w:sz="0" w:space="0" w:color="D3D3D3"/>
            </w:tcBorders>
          </w:tcPr>
          <w:p w14:paraId="6132FB3A" w14:textId="77777777" w:rsidR="00022B71" w:rsidRDefault="005B112A">
            <w:pPr>
              <w:keepNext/>
              <w:spacing w:after="60"/>
              <w:jc w:val="center"/>
            </w:pPr>
            <w:r>
              <w:rPr>
                <w:rFonts w:ascii="Calibri" w:hAnsi="Calibri"/>
                <w:sz w:val="20"/>
              </w:rPr>
              <w:t>24.0 (95)</w:t>
            </w:r>
          </w:p>
        </w:tc>
        <w:tc>
          <w:tcPr>
            <w:tcW w:w="0" w:type="auto"/>
            <w:tcBorders>
              <w:top w:val="single" w:sz="0" w:space="0" w:color="D3D3D3"/>
              <w:left w:val="single" w:sz="0" w:space="0" w:color="D3D3D3"/>
              <w:bottom w:val="single" w:sz="0" w:space="0" w:color="D3D3D3"/>
              <w:right w:val="single" w:sz="0" w:space="0" w:color="D3D3D3"/>
            </w:tcBorders>
          </w:tcPr>
          <w:p w14:paraId="7BDCD627" w14:textId="77777777" w:rsidR="00022B71" w:rsidRDefault="005B112A">
            <w:pPr>
              <w:keepNext/>
              <w:spacing w:after="60"/>
              <w:jc w:val="center"/>
            </w:pPr>
            <w:r>
              <w:rPr>
                <w:rFonts w:ascii="Calibri" w:hAnsi="Calibri"/>
                <w:sz w:val="20"/>
              </w:rPr>
              <w:t>23.9 (78)</w:t>
            </w:r>
          </w:p>
        </w:tc>
        <w:tc>
          <w:tcPr>
            <w:tcW w:w="0" w:type="auto"/>
            <w:tcBorders>
              <w:top w:val="single" w:sz="0" w:space="0" w:color="D3D3D3"/>
              <w:left w:val="single" w:sz="0" w:space="0" w:color="D3D3D3"/>
              <w:bottom w:val="single" w:sz="0" w:space="0" w:color="D3D3D3"/>
              <w:right w:val="single" w:sz="0" w:space="0" w:color="D3D3D3"/>
            </w:tcBorders>
          </w:tcPr>
          <w:p w14:paraId="6210A08F" w14:textId="77777777" w:rsidR="00022B71" w:rsidRDefault="00022B71">
            <w:pPr>
              <w:keepNext/>
              <w:spacing w:after="60"/>
              <w:jc w:val="center"/>
            </w:pPr>
          </w:p>
        </w:tc>
      </w:tr>
      <w:tr w:rsidR="00022B71" w14:paraId="459C71E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AE177"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91868EC" w14:textId="77777777" w:rsidR="00022B71" w:rsidRDefault="005B112A">
            <w:pPr>
              <w:keepNext/>
              <w:spacing w:after="60"/>
              <w:jc w:val="center"/>
            </w:pPr>
            <w:r>
              <w:rPr>
                <w:rFonts w:ascii="Calibri" w:hAnsi="Calibri"/>
                <w:sz w:val="20"/>
              </w:rPr>
              <w:t>16.7 (121)</w:t>
            </w:r>
          </w:p>
        </w:tc>
        <w:tc>
          <w:tcPr>
            <w:tcW w:w="0" w:type="auto"/>
            <w:tcBorders>
              <w:top w:val="single" w:sz="0" w:space="0" w:color="D3D3D3"/>
              <w:left w:val="single" w:sz="0" w:space="0" w:color="D3D3D3"/>
              <w:bottom w:val="single" w:sz="0" w:space="0" w:color="D3D3D3"/>
              <w:right w:val="single" w:sz="0" w:space="0" w:color="D3D3D3"/>
            </w:tcBorders>
          </w:tcPr>
          <w:p w14:paraId="487E05A4" w14:textId="77777777" w:rsidR="00022B71" w:rsidRDefault="005B112A">
            <w:pPr>
              <w:keepNext/>
              <w:spacing w:after="60"/>
              <w:jc w:val="center"/>
            </w:pPr>
            <w:r>
              <w:rPr>
                <w:rFonts w:ascii="Calibri" w:hAnsi="Calibri"/>
                <w:sz w:val="20"/>
              </w:rPr>
              <w:t>19.1 (75)</w:t>
            </w:r>
          </w:p>
        </w:tc>
        <w:tc>
          <w:tcPr>
            <w:tcW w:w="0" w:type="auto"/>
            <w:tcBorders>
              <w:top w:val="single" w:sz="0" w:space="0" w:color="D3D3D3"/>
              <w:left w:val="single" w:sz="0" w:space="0" w:color="D3D3D3"/>
              <w:bottom w:val="single" w:sz="0" w:space="0" w:color="D3D3D3"/>
              <w:right w:val="single" w:sz="0" w:space="0" w:color="D3D3D3"/>
            </w:tcBorders>
          </w:tcPr>
          <w:p w14:paraId="25AB519A" w14:textId="77777777" w:rsidR="00022B71" w:rsidRDefault="005B112A">
            <w:pPr>
              <w:keepNext/>
              <w:spacing w:after="60"/>
              <w:jc w:val="center"/>
            </w:pPr>
            <w:r>
              <w:rPr>
                <w:rFonts w:ascii="Calibri" w:hAnsi="Calibri"/>
                <w:sz w:val="20"/>
              </w:rPr>
              <w:t>13.9 (45)</w:t>
            </w:r>
          </w:p>
        </w:tc>
        <w:tc>
          <w:tcPr>
            <w:tcW w:w="0" w:type="auto"/>
            <w:tcBorders>
              <w:top w:val="single" w:sz="0" w:space="0" w:color="D3D3D3"/>
              <w:left w:val="single" w:sz="0" w:space="0" w:color="D3D3D3"/>
              <w:bottom w:val="single" w:sz="0" w:space="0" w:color="D3D3D3"/>
              <w:right w:val="single" w:sz="0" w:space="0" w:color="D3D3D3"/>
            </w:tcBorders>
          </w:tcPr>
          <w:p w14:paraId="38663F70" w14:textId="77777777" w:rsidR="00022B71" w:rsidRDefault="00022B71">
            <w:pPr>
              <w:keepNext/>
              <w:spacing w:after="60"/>
              <w:jc w:val="center"/>
            </w:pPr>
          </w:p>
        </w:tc>
      </w:tr>
      <w:tr w:rsidR="00022B71" w14:paraId="7D0FCD9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CA3F9A" w14:textId="77777777" w:rsidR="00022B71" w:rsidRDefault="005B112A">
            <w:pPr>
              <w:keepNext/>
              <w:spacing w:after="60"/>
            </w:pPr>
            <w:r>
              <w:rPr>
                <w:rFonts w:ascii="Calibri" w:hAnsi="Calibri"/>
                <w:sz w:val="20"/>
              </w:rPr>
              <w:t>Votre_frere</w:t>
            </w:r>
          </w:p>
        </w:tc>
        <w:tc>
          <w:tcPr>
            <w:tcW w:w="0" w:type="auto"/>
            <w:tcBorders>
              <w:top w:val="single" w:sz="0" w:space="0" w:color="D3D3D3"/>
              <w:left w:val="single" w:sz="0" w:space="0" w:color="D3D3D3"/>
              <w:bottom w:val="single" w:sz="0" w:space="0" w:color="D3D3D3"/>
              <w:right w:val="single" w:sz="0" w:space="0" w:color="D3D3D3"/>
            </w:tcBorders>
          </w:tcPr>
          <w:p w14:paraId="72F6AF8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B83A1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9A386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71FD51" w14:textId="77777777" w:rsidR="00022B71" w:rsidRDefault="005B112A">
            <w:pPr>
              <w:keepNext/>
              <w:spacing w:after="60"/>
              <w:jc w:val="center"/>
            </w:pPr>
            <w:r>
              <w:rPr>
                <w:rFonts w:ascii="Calibri" w:hAnsi="Calibri"/>
                <w:sz w:val="20"/>
              </w:rPr>
              <w:t>0.7</w:t>
            </w:r>
          </w:p>
        </w:tc>
      </w:tr>
      <w:tr w:rsidR="00022B71" w14:paraId="77C489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4FDAEC"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C8E7650" w14:textId="77777777" w:rsidR="00022B71" w:rsidRDefault="005B112A">
            <w:pPr>
              <w:keepNext/>
              <w:spacing w:after="60"/>
              <w:jc w:val="center"/>
            </w:pPr>
            <w:r>
              <w:rPr>
                <w:rFonts w:ascii="Calibri" w:hAnsi="Calibri"/>
                <w:sz w:val="20"/>
              </w:rPr>
              <w:t>27.7 (200)</w:t>
            </w:r>
          </w:p>
        </w:tc>
        <w:tc>
          <w:tcPr>
            <w:tcW w:w="0" w:type="auto"/>
            <w:tcBorders>
              <w:top w:val="single" w:sz="0" w:space="0" w:color="D3D3D3"/>
              <w:left w:val="single" w:sz="0" w:space="0" w:color="D3D3D3"/>
              <w:bottom w:val="single" w:sz="0" w:space="0" w:color="D3D3D3"/>
              <w:right w:val="single" w:sz="0" w:space="0" w:color="D3D3D3"/>
            </w:tcBorders>
          </w:tcPr>
          <w:p w14:paraId="705DA816" w14:textId="77777777" w:rsidR="00022B71" w:rsidRDefault="005B112A">
            <w:pPr>
              <w:keepNext/>
              <w:spacing w:after="60"/>
              <w:jc w:val="center"/>
            </w:pPr>
            <w:r>
              <w:rPr>
                <w:rFonts w:ascii="Calibri" w:hAnsi="Calibri"/>
                <w:sz w:val="20"/>
              </w:rPr>
              <w:t>27.0 (107)</w:t>
            </w:r>
          </w:p>
        </w:tc>
        <w:tc>
          <w:tcPr>
            <w:tcW w:w="0" w:type="auto"/>
            <w:tcBorders>
              <w:top w:val="single" w:sz="0" w:space="0" w:color="D3D3D3"/>
              <w:left w:val="single" w:sz="0" w:space="0" w:color="D3D3D3"/>
              <w:bottom w:val="single" w:sz="0" w:space="0" w:color="D3D3D3"/>
              <w:right w:val="single" w:sz="0" w:space="0" w:color="D3D3D3"/>
            </w:tcBorders>
          </w:tcPr>
          <w:p w14:paraId="540649B4" w14:textId="77777777" w:rsidR="00022B71" w:rsidRDefault="005B112A">
            <w:pPr>
              <w:keepNext/>
              <w:spacing w:after="60"/>
              <w:jc w:val="center"/>
            </w:pPr>
            <w:r>
              <w:rPr>
                <w:rFonts w:ascii="Calibri" w:hAnsi="Calibri"/>
                <w:sz w:val="20"/>
              </w:rPr>
              <w:t>28.6 (93)</w:t>
            </w:r>
          </w:p>
        </w:tc>
        <w:tc>
          <w:tcPr>
            <w:tcW w:w="0" w:type="auto"/>
            <w:tcBorders>
              <w:top w:val="single" w:sz="0" w:space="0" w:color="D3D3D3"/>
              <w:left w:val="single" w:sz="0" w:space="0" w:color="D3D3D3"/>
              <w:bottom w:val="single" w:sz="0" w:space="0" w:color="D3D3D3"/>
              <w:right w:val="single" w:sz="0" w:space="0" w:color="D3D3D3"/>
            </w:tcBorders>
          </w:tcPr>
          <w:p w14:paraId="10466605" w14:textId="77777777" w:rsidR="00022B71" w:rsidRDefault="00022B71">
            <w:pPr>
              <w:keepNext/>
              <w:spacing w:after="60"/>
              <w:jc w:val="center"/>
            </w:pPr>
          </w:p>
        </w:tc>
      </w:tr>
      <w:tr w:rsidR="00022B71" w14:paraId="6F54C07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D47E14"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7F5B222"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27BFBFA2" w14:textId="77777777" w:rsidR="00022B71" w:rsidRDefault="005B112A">
            <w:pPr>
              <w:keepNext/>
              <w:spacing w:after="60"/>
              <w:jc w:val="center"/>
            </w:pPr>
            <w:r>
              <w:rPr>
                <w:rFonts w:ascii="Calibri" w:hAnsi="Calibri"/>
                <w:sz w:val="20"/>
              </w:rPr>
              <w:t>7.5 (30)</w:t>
            </w:r>
          </w:p>
        </w:tc>
        <w:tc>
          <w:tcPr>
            <w:tcW w:w="0" w:type="auto"/>
            <w:tcBorders>
              <w:top w:val="single" w:sz="0" w:space="0" w:color="D3D3D3"/>
              <w:left w:val="single" w:sz="0" w:space="0" w:color="D3D3D3"/>
              <w:bottom w:val="single" w:sz="0" w:space="0" w:color="D3D3D3"/>
              <w:right w:val="single" w:sz="0" w:space="0" w:color="D3D3D3"/>
            </w:tcBorders>
          </w:tcPr>
          <w:p w14:paraId="0227784E" w14:textId="77777777" w:rsidR="00022B71" w:rsidRDefault="005B112A">
            <w:pPr>
              <w:keepNext/>
              <w:spacing w:after="60"/>
              <w:jc w:val="center"/>
            </w:pPr>
            <w:r>
              <w:rPr>
                <w:rFonts w:ascii="Calibri" w:hAnsi="Calibri"/>
                <w:sz w:val="20"/>
              </w:rPr>
              <w:t>9.0 (29)</w:t>
            </w:r>
          </w:p>
        </w:tc>
        <w:tc>
          <w:tcPr>
            <w:tcW w:w="0" w:type="auto"/>
            <w:tcBorders>
              <w:top w:val="single" w:sz="0" w:space="0" w:color="D3D3D3"/>
              <w:left w:val="single" w:sz="0" w:space="0" w:color="D3D3D3"/>
              <w:bottom w:val="single" w:sz="0" w:space="0" w:color="D3D3D3"/>
              <w:right w:val="single" w:sz="0" w:space="0" w:color="D3D3D3"/>
            </w:tcBorders>
          </w:tcPr>
          <w:p w14:paraId="3F3F02A1" w14:textId="77777777" w:rsidR="00022B71" w:rsidRDefault="00022B71">
            <w:pPr>
              <w:keepNext/>
              <w:spacing w:after="60"/>
              <w:jc w:val="center"/>
            </w:pPr>
          </w:p>
        </w:tc>
      </w:tr>
      <w:tr w:rsidR="00022B71" w14:paraId="39A5911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688E3E"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4325A17D" w14:textId="77777777" w:rsidR="00022B71" w:rsidRDefault="005B112A">
            <w:pPr>
              <w:keepNext/>
              <w:spacing w:after="60"/>
              <w:jc w:val="center"/>
            </w:pPr>
            <w:r>
              <w:rPr>
                <w:rFonts w:ascii="Calibri" w:hAnsi="Calibri"/>
                <w:sz w:val="20"/>
              </w:rPr>
              <w:t>27.1 (195)</w:t>
            </w:r>
          </w:p>
        </w:tc>
        <w:tc>
          <w:tcPr>
            <w:tcW w:w="0" w:type="auto"/>
            <w:tcBorders>
              <w:top w:val="single" w:sz="0" w:space="0" w:color="D3D3D3"/>
              <w:left w:val="single" w:sz="0" w:space="0" w:color="D3D3D3"/>
              <w:bottom w:val="single" w:sz="0" w:space="0" w:color="D3D3D3"/>
              <w:right w:val="single" w:sz="0" w:space="0" w:color="D3D3D3"/>
            </w:tcBorders>
          </w:tcPr>
          <w:p w14:paraId="15B0FE65" w14:textId="77777777" w:rsidR="00022B71" w:rsidRDefault="005B112A">
            <w:pPr>
              <w:keepNext/>
              <w:spacing w:after="60"/>
              <w:jc w:val="center"/>
            </w:pPr>
            <w:r>
              <w:rPr>
                <w:rFonts w:ascii="Calibri" w:hAnsi="Calibri"/>
                <w:sz w:val="20"/>
              </w:rPr>
              <w:t>27.6 (109)</w:t>
            </w:r>
          </w:p>
        </w:tc>
        <w:tc>
          <w:tcPr>
            <w:tcW w:w="0" w:type="auto"/>
            <w:tcBorders>
              <w:top w:val="single" w:sz="0" w:space="0" w:color="D3D3D3"/>
              <w:left w:val="single" w:sz="0" w:space="0" w:color="D3D3D3"/>
              <w:bottom w:val="single" w:sz="0" w:space="0" w:color="D3D3D3"/>
              <w:right w:val="single" w:sz="0" w:space="0" w:color="D3D3D3"/>
            </w:tcBorders>
          </w:tcPr>
          <w:p w14:paraId="421C3532" w14:textId="77777777" w:rsidR="00022B71" w:rsidRDefault="005B112A">
            <w:pPr>
              <w:keepNext/>
              <w:spacing w:after="60"/>
              <w:jc w:val="center"/>
            </w:pPr>
            <w:r>
              <w:rPr>
                <w:rFonts w:ascii="Calibri" w:hAnsi="Calibri"/>
                <w:sz w:val="20"/>
              </w:rPr>
              <w:t>26.4 (86)</w:t>
            </w:r>
          </w:p>
        </w:tc>
        <w:tc>
          <w:tcPr>
            <w:tcW w:w="0" w:type="auto"/>
            <w:tcBorders>
              <w:top w:val="single" w:sz="0" w:space="0" w:color="D3D3D3"/>
              <w:left w:val="single" w:sz="0" w:space="0" w:color="D3D3D3"/>
              <w:bottom w:val="single" w:sz="0" w:space="0" w:color="D3D3D3"/>
              <w:right w:val="single" w:sz="0" w:space="0" w:color="D3D3D3"/>
            </w:tcBorders>
          </w:tcPr>
          <w:p w14:paraId="4F318419" w14:textId="77777777" w:rsidR="00022B71" w:rsidRDefault="00022B71">
            <w:pPr>
              <w:keepNext/>
              <w:spacing w:after="60"/>
              <w:jc w:val="center"/>
            </w:pPr>
          </w:p>
        </w:tc>
      </w:tr>
      <w:tr w:rsidR="00022B71" w14:paraId="02A394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BD042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155980D" w14:textId="77777777" w:rsidR="00022B71" w:rsidRDefault="005B112A">
            <w:pPr>
              <w:keepNext/>
              <w:spacing w:after="60"/>
              <w:jc w:val="center"/>
            </w:pPr>
            <w:r>
              <w:rPr>
                <w:rFonts w:ascii="Calibri" w:hAnsi="Calibri"/>
                <w:sz w:val="20"/>
              </w:rPr>
              <w:t>23.2 (167)</w:t>
            </w:r>
          </w:p>
        </w:tc>
        <w:tc>
          <w:tcPr>
            <w:tcW w:w="0" w:type="auto"/>
            <w:tcBorders>
              <w:top w:val="single" w:sz="0" w:space="0" w:color="D3D3D3"/>
              <w:left w:val="single" w:sz="0" w:space="0" w:color="D3D3D3"/>
              <w:bottom w:val="single" w:sz="0" w:space="0" w:color="D3D3D3"/>
              <w:right w:val="single" w:sz="0" w:space="0" w:color="D3D3D3"/>
            </w:tcBorders>
          </w:tcPr>
          <w:p w14:paraId="3BB6E791" w14:textId="77777777" w:rsidR="00022B71" w:rsidRDefault="005B112A">
            <w:pPr>
              <w:keepNext/>
              <w:spacing w:after="60"/>
              <w:jc w:val="center"/>
            </w:pPr>
            <w:r>
              <w:rPr>
                <w:rFonts w:ascii="Calibri" w:hAnsi="Calibri"/>
                <w:sz w:val="20"/>
              </w:rPr>
              <w:t>22.6 (89)</w:t>
            </w:r>
          </w:p>
        </w:tc>
        <w:tc>
          <w:tcPr>
            <w:tcW w:w="0" w:type="auto"/>
            <w:tcBorders>
              <w:top w:val="single" w:sz="0" w:space="0" w:color="D3D3D3"/>
              <w:left w:val="single" w:sz="0" w:space="0" w:color="D3D3D3"/>
              <w:bottom w:val="single" w:sz="0" w:space="0" w:color="D3D3D3"/>
              <w:right w:val="single" w:sz="0" w:space="0" w:color="D3D3D3"/>
            </w:tcBorders>
          </w:tcPr>
          <w:p w14:paraId="72DE6C08" w14:textId="77777777" w:rsidR="00022B71" w:rsidRDefault="005B112A">
            <w:pPr>
              <w:keepNext/>
              <w:spacing w:after="60"/>
              <w:jc w:val="center"/>
            </w:pPr>
            <w:r>
              <w:rPr>
                <w:rFonts w:ascii="Calibri" w:hAnsi="Calibri"/>
                <w:sz w:val="20"/>
              </w:rPr>
              <w:t>24.0 (78)</w:t>
            </w:r>
          </w:p>
        </w:tc>
        <w:tc>
          <w:tcPr>
            <w:tcW w:w="0" w:type="auto"/>
            <w:tcBorders>
              <w:top w:val="single" w:sz="0" w:space="0" w:color="D3D3D3"/>
              <w:left w:val="single" w:sz="0" w:space="0" w:color="D3D3D3"/>
              <w:bottom w:val="single" w:sz="0" w:space="0" w:color="D3D3D3"/>
              <w:right w:val="single" w:sz="0" w:space="0" w:color="D3D3D3"/>
            </w:tcBorders>
          </w:tcPr>
          <w:p w14:paraId="59E35E40" w14:textId="77777777" w:rsidR="00022B71" w:rsidRDefault="00022B71">
            <w:pPr>
              <w:keepNext/>
              <w:spacing w:after="60"/>
              <w:jc w:val="center"/>
            </w:pPr>
          </w:p>
        </w:tc>
      </w:tr>
      <w:tr w:rsidR="00022B71" w14:paraId="64C8A19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752433"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0FA9D4F"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4971B5F1" w14:textId="77777777" w:rsidR="00022B71" w:rsidRDefault="005B112A">
            <w:pPr>
              <w:keepNext/>
              <w:spacing w:after="60"/>
              <w:jc w:val="center"/>
            </w:pPr>
            <w:r>
              <w:rPr>
                <w:rFonts w:ascii="Calibri" w:hAnsi="Calibri"/>
                <w:sz w:val="20"/>
              </w:rPr>
              <w:t>15.4 (61)</w:t>
            </w:r>
          </w:p>
        </w:tc>
        <w:tc>
          <w:tcPr>
            <w:tcW w:w="0" w:type="auto"/>
            <w:tcBorders>
              <w:top w:val="single" w:sz="0" w:space="0" w:color="D3D3D3"/>
              <w:left w:val="single" w:sz="0" w:space="0" w:color="D3D3D3"/>
              <w:bottom w:val="single" w:sz="0" w:space="0" w:color="D3D3D3"/>
              <w:right w:val="single" w:sz="0" w:space="0" w:color="D3D3D3"/>
            </w:tcBorders>
          </w:tcPr>
          <w:p w14:paraId="2A5DBB04" w14:textId="77777777" w:rsidR="00022B71" w:rsidRDefault="005B112A">
            <w:pPr>
              <w:keepNext/>
              <w:spacing w:after="60"/>
              <w:jc w:val="center"/>
            </w:pPr>
            <w:r>
              <w:rPr>
                <w:rFonts w:ascii="Calibri" w:hAnsi="Calibri"/>
                <w:sz w:val="20"/>
              </w:rPr>
              <w:t>12.0 (39)</w:t>
            </w:r>
          </w:p>
        </w:tc>
        <w:tc>
          <w:tcPr>
            <w:tcW w:w="0" w:type="auto"/>
            <w:tcBorders>
              <w:top w:val="single" w:sz="0" w:space="0" w:color="D3D3D3"/>
              <w:left w:val="single" w:sz="0" w:space="0" w:color="D3D3D3"/>
              <w:bottom w:val="single" w:sz="0" w:space="0" w:color="D3D3D3"/>
              <w:right w:val="single" w:sz="0" w:space="0" w:color="D3D3D3"/>
            </w:tcBorders>
          </w:tcPr>
          <w:p w14:paraId="68DC4179" w14:textId="77777777" w:rsidR="00022B71" w:rsidRDefault="00022B71">
            <w:pPr>
              <w:keepNext/>
              <w:spacing w:after="60"/>
              <w:jc w:val="center"/>
            </w:pPr>
          </w:p>
        </w:tc>
      </w:tr>
      <w:tr w:rsidR="00022B71" w14:paraId="26E6908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EAECA6" w14:textId="77777777" w:rsidR="00022B71" w:rsidRDefault="005B112A">
            <w:pPr>
              <w:keepNext/>
              <w:spacing w:after="60"/>
            </w:pPr>
            <w:r>
              <w:rPr>
                <w:rFonts w:ascii="Calibri" w:hAnsi="Calibri"/>
                <w:sz w:val="20"/>
              </w:rPr>
              <w:t>Vos_amis</w:t>
            </w:r>
          </w:p>
        </w:tc>
        <w:tc>
          <w:tcPr>
            <w:tcW w:w="0" w:type="auto"/>
            <w:tcBorders>
              <w:top w:val="single" w:sz="0" w:space="0" w:color="D3D3D3"/>
              <w:left w:val="single" w:sz="0" w:space="0" w:color="D3D3D3"/>
              <w:bottom w:val="single" w:sz="0" w:space="0" w:color="D3D3D3"/>
              <w:right w:val="single" w:sz="0" w:space="0" w:color="D3D3D3"/>
            </w:tcBorders>
          </w:tcPr>
          <w:p w14:paraId="7285864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7C3F7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9B4F3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3B8193" w14:textId="77777777" w:rsidR="00022B71" w:rsidRDefault="005B112A">
            <w:pPr>
              <w:keepNext/>
              <w:spacing w:after="60"/>
              <w:jc w:val="center"/>
            </w:pPr>
            <w:r>
              <w:rPr>
                <w:rFonts w:ascii="Calibri" w:hAnsi="Calibri"/>
                <w:sz w:val="20"/>
              </w:rPr>
              <w:t>0.3</w:t>
            </w:r>
          </w:p>
        </w:tc>
      </w:tr>
      <w:tr w:rsidR="00022B71" w14:paraId="6CFE6E4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3B11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DED6040" w14:textId="77777777" w:rsidR="00022B71" w:rsidRDefault="005B112A">
            <w:pPr>
              <w:keepNext/>
              <w:spacing w:after="60"/>
              <w:jc w:val="center"/>
            </w:pPr>
            <w:r>
              <w:rPr>
                <w:rFonts w:ascii="Calibri" w:hAnsi="Calibri"/>
                <w:sz w:val="20"/>
              </w:rPr>
              <w:t>1.8 (13)</w:t>
            </w:r>
          </w:p>
        </w:tc>
        <w:tc>
          <w:tcPr>
            <w:tcW w:w="0" w:type="auto"/>
            <w:tcBorders>
              <w:top w:val="single" w:sz="0" w:space="0" w:color="D3D3D3"/>
              <w:left w:val="single" w:sz="0" w:space="0" w:color="D3D3D3"/>
              <w:bottom w:val="single" w:sz="0" w:space="0" w:color="D3D3D3"/>
              <w:right w:val="single" w:sz="0" w:space="0" w:color="D3D3D3"/>
            </w:tcBorders>
          </w:tcPr>
          <w:p w14:paraId="36924733"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24C2421A" w14:textId="77777777" w:rsidR="00022B71" w:rsidRDefault="005B112A">
            <w:pPr>
              <w:keepNext/>
              <w:spacing w:after="60"/>
              <w:jc w:val="center"/>
            </w:pPr>
            <w:r>
              <w:rPr>
                <w:rFonts w:ascii="Calibri" w:hAnsi="Calibri"/>
                <w:sz w:val="20"/>
              </w:rPr>
              <w:t>2.7 (9)</w:t>
            </w:r>
          </w:p>
        </w:tc>
        <w:tc>
          <w:tcPr>
            <w:tcW w:w="0" w:type="auto"/>
            <w:tcBorders>
              <w:top w:val="single" w:sz="0" w:space="0" w:color="D3D3D3"/>
              <w:left w:val="single" w:sz="0" w:space="0" w:color="D3D3D3"/>
              <w:bottom w:val="single" w:sz="0" w:space="0" w:color="D3D3D3"/>
              <w:right w:val="single" w:sz="0" w:space="0" w:color="D3D3D3"/>
            </w:tcBorders>
          </w:tcPr>
          <w:p w14:paraId="4B6E995D" w14:textId="77777777" w:rsidR="00022B71" w:rsidRDefault="00022B71">
            <w:pPr>
              <w:keepNext/>
              <w:spacing w:after="60"/>
              <w:jc w:val="center"/>
            </w:pPr>
          </w:p>
        </w:tc>
      </w:tr>
      <w:tr w:rsidR="00022B71" w14:paraId="1AD0B7C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D9B6C4" w14:textId="77777777" w:rsidR="00022B71" w:rsidRDefault="005B112A">
            <w:pPr>
              <w:keepNext/>
              <w:spacing w:after="60"/>
            </w:pPr>
            <w:r>
              <w:rPr>
                <w:rFonts w:ascii="Calibri" w:hAnsi="Calibri"/>
                <w:sz w:val="20"/>
              </w:rPr>
              <w:t xml:space="preserve">    Peu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76456BB8" w14:textId="77777777" w:rsidR="00022B71" w:rsidRDefault="005B112A">
            <w:pPr>
              <w:keepNext/>
              <w:spacing w:after="60"/>
              <w:jc w:val="center"/>
            </w:pPr>
            <w:r>
              <w:rPr>
                <w:rFonts w:ascii="Calibri" w:hAnsi="Calibri"/>
                <w:sz w:val="20"/>
              </w:rPr>
              <w:t>7.5 (54)</w:t>
            </w:r>
          </w:p>
        </w:tc>
        <w:tc>
          <w:tcPr>
            <w:tcW w:w="0" w:type="auto"/>
            <w:tcBorders>
              <w:top w:val="single" w:sz="0" w:space="0" w:color="D3D3D3"/>
              <w:left w:val="single" w:sz="0" w:space="0" w:color="D3D3D3"/>
              <w:bottom w:val="single" w:sz="0" w:space="0" w:color="D3D3D3"/>
              <w:right w:val="single" w:sz="0" w:space="0" w:color="D3D3D3"/>
            </w:tcBorders>
          </w:tcPr>
          <w:p w14:paraId="60426F0C" w14:textId="77777777" w:rsidR="00022B71" w:rsidRDefault="005B112A">
            <w:pPr>
              <w:keepNext/>
              <w:spacing w:after="60"/>
              <w:jc w:val="center"/>
            </w:pPr>
            <w:r>
              <w:rPr>
                <w:rFonts w:ascii="Calibri" w:hAnsi="Calibri"/>
                <w:sz w:val="20"/>
              </w:rPr>
              <w:t>6.9 (27)</w:t>
            </w:r>
          </w:p>
        </w:tc>
        <w:tc>
          <w:tcPr>
            <w:tcW w:w="0" w:type="auto"/>
            <w:tcBorders>
              <w:top w:val="single" w:sz="0" w:space="0" w:color="D3D3D3"/>
              <w:left w:val="single" w:sz="0" w:space="0" w:color="D3D3D3"/>
              <w:bottom w:val="single" w:sz="0" w:space="0" w:color="D3D3D3"/>
              <w:right w:val="single" w:sz="0" w:space="0" w:color="D3D3D3"/>
            </w:tcBorders>
          </w:tcPr>
          <w:p w14:paraId="6FAB0D47" w14:textId="77777777" w:rsidR="00022B71" w:rsidRDefault="005B112A">
            <w:pPr>
              <w:keepNext/>
              <w:spacing w:after="60"/>
              <w:jc w:val="center"/>
            </w:pPr>
            <w:r>
              <w:rPr>
                <w:rFonts w:ascii="Calibri" w:hAnsi="Calibri"/>
                <w:sz w:val="20"/>
              </w:rPr>
              <w:t>8.3 (27)</w:t>
            </w:r>
          </w:p>
        </w:tc>
        <w:tc>
          <w:tcPr>
            <w:tcW w:w="0" w:type="auto"/>
            <w:tcBorders>
              <w:top w:val="single" w:sz="0" w:space="0" w:color="D3D3D3"/>
              <w:left w:val="single" w:sz="0" w:space="0" w:color="D3D3D3"/>
              <w:bottom w:val="single" w:sz="0" w:space="0" w:color="D3D3D3"/>
              <w:right w:val="single" w:sz="0" w:space="0" w:color="D3D3D3"/>
            </w:tcBorders>
          </w:tcPr>
          <w:p w14:paraId="1029488B" w14:textId="77777777" w:rsidR="00022B71" w:rsidRDefault="00022B71">
            <w:pPr>
              <w:keepNext/>
              <w:spacing w:after="60"/>
              <w:jc w:val="center"/>
            </w:pPr>
          </w:p>
        </w:tc>
      </w:tr>
      <w:tr w:rsidR="00022B71" w14:paraId="31FC77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26A7AE"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9FB9101" w14:textId="77777777" w:rsidR="00022B71" w:rsidRDefault="005B112A">
            <w:pPr>
              <w:keepNext/>
              <w:spacing w:after="60"/>
              <w:jc w:val="center"/>
            </w:pPr>
            <w:r>
              <w:rPr>
                <w:rFonts w:ascii="Calibri" w:hAnsi="Calibri"/>
                <w:sz w:val="20"/>
              </w:rPr>
              <w:t>30.9 (222)</w:t>
            </w:r>
          </w:p>
        </w:tc>
        <w:tc>
          <w:tcPr>
            <w:tcW w:w="0" w:type="auto"/>
            <w:tcBorders>
              <w:top w:val="single" w:sz="0" w:space="0" w:color="D3D3D3"/>
              <w:left w:val="single" w:sz="0" w:space="0" w:color="D3D3D3"/>
              <w:bottom w:val="single" w:sz="0" w:space="0" w:color="D3D3D3"/>
              <w:right w:val="single" w:sz="0" w:space="0" w:color="D3D3D3"/>
            </w:tcBorders>
          </w:tcPr>
          <w:p w14:paraId="72F6C88C" w14:textId="77777777" w:rsidR="00022B71" w:rsidRDefault="005B112A">
            <w:pPr>
              <w:keepNext/>
              <w:spacing w:after="60"/>
              <w:jc w:val="center"/>
            </w:pPr>
            <w:r>
              <w:rPr>
                <w:rFonts w:ascii="Calibri" w:hAnsi="Calibri"/>
                <w:sz w:val="20"/>
              </w:rPr>
              <w:t>28.2 (111)</w:t>
            </w:r>
          </w:p>
        </w:tc>
        <w:tc>
          <w:tcPr>
            <w:tcW w:w="0" w:type="auto"/>
            <w:tcBorders>
              <w:top w:val="single" w:sz="0" w:space="0" w:color="D3D3D3"/>
              <w:left w:val="single" w:sz="0" w:space="0" w:color="D3D3D3"/>
              <w:bottom w:val="single" w:sz="0" w:space="0" w:color="D3D3D3"/>
              <w:right w:val="single" w:sz="0" w:space="0" w:color="D3D3D3"/>
            </w:tcBorders>
          </w:tcPr>
          <w:p w14:paraId="0078A65D" w14:textId="77777777" w:rsidR="00022B71" w:rsidRDefault="005B112A">
            <w:pPr>
              <w:keepNext/>
              <w:spacing w:after="60"/>
              <w:jc w:val="center"/>
            </w:pPr>
            <w:r>
              <w:rPr>
                <w:rFonts w:ascii="Calibri" w:hAnsi="Calibri"/>
                <w:sz w:val="20"/>
              </w:rPr>
              <w:t>34.0 (111)</w:t>
            </w:r>
          </w:p>
        </w:tc>
        <w:tc>
          <w:tcPr>
            <w:tcW w:w="0" w:type="auto"/>
            <w:tcBorders>
              <w:top w:val="single" w:sz="0" w:space="0" w:color="D3D3D3"/>
              <w:left w:val="single" w:sz="0" w:space="0" w:color="D3D3D3"/>
              <w:bottom w:val="single" w:sz="0" w:space="0" w:color="D3D3D3"/>
              <w:right w:val="single" w:sz="0" w:space="0" w:color="D3D3D3"/>
            </w:tcBorders>
          </w:tcPr>
          <w:p w14:paraId="2F92E8DF" w14:textId="77777777" w:rsidR="00022B71" w:rsidRDefault="00022B71">
            <w:pPr>
              <w:keepNext/>
              <w:spacing w:after="60"/>
              <w:jc w:val="center"/>
            </w:pPr>
          </w:p>
        </w:tc>
      </w:tr>
      <w:tr w:rsidR="00022B71" w14:paraId="46C0F38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81293A"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F176F5A" w14:textId="77777777" w:rsidR="00022B71" w:rsidRDefault="005B112A">
            <w:pPr>
              <w:keepNext/>
              <w:spacing w:after="60"/>
              <w:jc w:val="center"/>
            </w:pPr>
            <w:r>
              <w:rPr>
                <w:rFonts w:ascii="Calibri" w:hAnsi="Calibri"/>
                <w:sz w:val="20"/>
              </w:rPr>
              <w:t>47.1 (340)</w:t>
            </w:r>
          </w:p>
        </w:tc>
        <w:tc>
          <w:tcPr>
            <w:tcW w:w="0" w:type="auto"/>
            <w:tcBorders>
              <w:top w:val="single" w:sz="0" w:space="0" w:color="D3D3D3"/>
              <w:left w:val="single" w:sz="0" w:space="0" w:color="D3D3D3"/>
              <w:bottom w:val="single" w:sz="0" w:space="0" w:color="D3D3D3"/>
              <w:right w:val="single" w:sz="0" w:space="0" w:color="D3D3D3"/>
            </w:tcBorders>
          </w:tcPr>
          <w:p w14:paraId="6117803F" w14:textId="77777777" w:rsidR="00022B71" w:rsidRDefault="005B112A">
            <w:pPr>
              <w:keepNext/>
              <w:spacing w:after="60"/>
              <w:jc w:val="center"/>
            </w:pPr>
            <w:r>
              <w:rPr>
                <w:rFonts w:ascii="Calibri" w:hAnsi="Calibri"/>
                <w:sz w:val="20"/>
              </w:rPr>
              <w:t>49.7 (196)</w:t>
            </w:r>
          </w:p>
        </w:tc>
        <w:tc>
          <w:tcPr>
            <w:tcW w:w="0" w:type="auto"/>
            <w:tcBorders>
              <w:top w:val="single" w:sz="0" w:space="0" w:color="D3D3D3"/>
              <w:left w:val="single" w:sz="0" w:space="0" w:color="D3D3D3"/>
              <w:bottom w:val="single" w:sz="0" w:space="0" w:color="D3D3D3"/>
              <w:right w:val="single" w:sz="0" w:space="0" w:color="D3D3D3"/>
            </w:tcBorders>
          </w:tcPr>
          <w:p w14:paraId="5D9FE5B3" w14:textId="77777777" w:rsidR="00022B71" w:rsidRDefault="005B112A">
            <w:pPr>
              <w:keepNext/>
              <w:spacing w:after="60"/>
              <w:jc w:val="center"/>
            </w:pPr>
            <w:r>
              <w:rPr>
                <w:rFonts w:ascii="Calibri" w:hAnsi="Calibri"/>
                <w:sz w:val="20"/>
              </w:rPr>
              <w:t>44.0 (143)</w:t>
            </w:r>
          </w:p>
        </w:tc>
        <w:tc>
          <w:tcPr>
            <w:tcW w:w="0" w:type="auto"/>
            <w:tcBorders>
              <w:top w:val="single" w:sz="0" w:space="0" w:color="D3D3D3"/>
              <w:left w:val="single" w:sz="0" w:space="0" w:color="D3D3D3"/>
              <w:bottom w:val="single" w:sz="0" w:space="0" w:color="D3D3D3"/>
              <w:right w:val="single" w:sz="0" w:space="0" w:color="D3D3D3"/>
            </w:tcBorders>
          </w:tcPr>
          <w:p w14:paraId="5A3BE4AF" w14:textId="77777777" w:rsidR="00022B71" w:rsidRDefault="00022B71">
            <w:pPr>
              <w:keepNext/>
              <w:spacing w:after="60"/>
              <w:jc w:val="center"/>
            </w:pPr>
          </w:p>
        </w:tc>
      </w:tr>
      <w:tr w:rsidR="00022B71" w14:paraId="692FAA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4C4A3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0C88363" w14:textId="77777777" w:rsidR="00022B71" w:rsidRDefault="005B112A">
            <w:pPr>
              <w:keepNext/>
              <w:spacing w:after="60"/>
              <w:jc w:val="center"/>
            </w:pPr>
            <w:r>
              <w:rPr>
                <w:rFonts w:ascii="Calibri" w:hAnsi="Calibri"/>
                <w:sz w:val="20"/>
              </w:rPr>
              <w:t>12.7 (91)</w:t>
            </w:r>
          </w:p>
        </w:tc>
        <w:tc>
          <w:tcPr>
            <w:tcW w:w="0" w:type="auto"/>
            <w:tcBorders>
              <w:top w:val="single" w:sz="0" w:space="0" w:color="D3D3D3"/>
              <w:left w:val="single" w:sz="0" w:space="0" w:color="D3D3D3"/>
              <w:bottom w:val="single" w:sz="0" w:space="0" w:color="D3D3D3"/>
              <w:right w:val="single" w:sz="0" w:space="0" w:color="D3D3D3"/>
            </w:tcBorders>
          </w:tcPr>
          <w:p w14:paraId="37655198" w14:textId="77777777" w:rsidR="00022B71" w:rsidRDefault="005B112A">
            <w:pPr>
              <w:keepNext/>
              <w:spacing w:after="60"/>
              <w:jc w:val="center"/>
            </w:pPr>
            <w:r>
              <w:rPr>
                <w:rFonts w:ascii="Calibri" w:hAnsi="Calibri"/>
                <w:sz w:val="20"/>
              </w:rPr>
              <w:t>14.0 (55)</w:t>
            </w:r>
          </w:p>
        </w:tc>
        <w:tc>
          <w:tcPr>
            <w:tcW w:w="0" w:type="auto"/>
            <w:tcBorders>
              <w:top w:val="single" w:sz="0" w:space="0" w:color="D3D3D3"/>
              <w:left w:val="single" w:sz="0" w:space="0" w:color="D3D3D3"/>
              <w:bottom w:val="single" w:sz="0" w:space="0" w:color="D3D3D3"/>
              <w:right w:val="single" w:sz="0" w:space="0" w:color="D3D3D3"/>
            </w:tcBorders>
          </w:tcPr>
          <w:p w14:paraId="44F80BE3" w14:textId="77777777" w:rsidR="00022B71" w:rsidRDefault="005B112A">
            <w:pPr>
              <w:keepNext/>
              <w:spacing w:after="60"/>
              <w:jc w:val="center"/>
            </w:pPr>
            <w:r>
              <w:rPr>
                <w:rFonts w:ascii="Calibri" w:hAnsi="Calibri"/>
                <w:sz w:val="20"/>
              </w:rPr>
              <w:t>11.0 (36)</w:t>
            </w:r>
          </w:p>
        </w:tc>
        <w:tc>
          <w:tcPr>
            <w:tcW w:w="0" w:type="auto"/>
            <w:tcBorders>
              <w:top w:val="single" w:sz="0" w:space="0" w:color="D3D3D3"/>
              <w:left w:val="single" w:sz="0" w:space="0" w:color="D3D3D3"/>
              <w:bottom w:val="single" w:sz="0" w:space="0" w:color="D3D3D3"/>
              <w:right w:val="single" w:sz="0" w:space="0" w:color="D3D3D3"/>
            </w:tcBorders>
          </w:tcPr>
          <w:p w14:paraId="7AECCADE" w14:textId="77777777" w:rsidR="00022B71" w:rsidRDefault="00022B71">
            <w:pPr>
              <w:keepNext/>
              <w:spacing w:after="60"/>
              <w:jc w:val="center"/>
            </w:pPr>
          </w:p>
        </w:tc>
      </w:tr>
      <w:tr w:rsidR="00022B71" w14:paraId="0B993BB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B92403" w14:textId="77777777" w:rsidR="00022B71" w:rsidRDefault="005B112A">
            <w:pPr>
              <w:keepNext/>
              <w:spacing w:after="60"/>
            </w:pPr>
            <w:r>
              <w:rPr>
                <w:rFonts w:ascii="Calibri" w:hAnsi="Calibri"/>
                <w:sz w:val="20"/>
              </w:rPr>
              <w:t>A_l_ecole</w:t>
            </w:r>
          </w:p>
        </w:tc>
        <w:tc>
          <w:tcPr>
            <w:tcW w:w="0" w:type="auto"/>
            <w:tcBorders>
              <w:top w:val="single" w:sz="0" w:space="0" w:color="D3D3D3"/>
              <w:left w:val="single" w:sz="0" w:space="0" w:color="D3D3D3"/>
              <w:bottom w:val="single" w:sz="0" w:space="0" w:color="D3D3D3"/>
              <w:right w:val="single" w:sz="0" w:space="0" w:color="D3D3D3"/>
            </w:tcBorders>
          </w:tcPr>
          <w:p w14:paraId="2DA76C3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F0689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E9D33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595EDD" w14:textId="77777777" w:rsidR="00022B71" w:rsidRDefault="005B112A">
            <w:pPr>
              <w:keepNext/>
              <w:spacing w:after="60"/>
              <w:jc w:val="center"/>
            </w:pPr>
            <w:r>
              <w:rPr>
                <w:rFonts w:ascii="Calibri" w:hAnsi="Calibri"/>
                <w:sz w:val="20"/>
              </w:rPr>
              <w:t>0.9</w:t>
            </w:r>
          </w:p>
        </w:tc>
      </w:tr>
      <w:tr w:rsidR="00022B71" w14:paraId="56B1FC3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94F05E"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3CD5F68D" w14:textId="77777777" w:rsidR="00022B71" w:rsidRDefault="005B112A">
            <w:pPr>
              <w:keepNext/>
              <w:spacing w:after="60"/>
              <w:jc w:val="center"/>
            </w:pPr>
            <w:r>
              <w:rPr>
                <w:rFonts w:ascii="Calibri" w:hAnsi="Calibri"/>
                <w:sz w:val="20"/>
              </w:rPr>
              <w:t xml:space="preserve">10.3 </w:t>
            </w:r>
            <w:r>
              <w:rPr>
                <w:rFonts w:ascii="Calibri" w:hAnsi="Calibri"/>
                <w:sz w:val="20"/>
              </w:rPr>
              <w:t>(74)</w:t>
            </w:r>
          </w:p>
        </w:tc>
        <w:tc>
          <w:tcPr>
            <w:tcW w:w="0" w:type="auto"/>
            <w:tcBorders>
              <w:top w:val="single" w:sz="0" w:space="0" w:color="D3D3D3"/>
              <w:left w:val="single" w:sz="0" w:space="0" w:color="D3D3D3"/>
              <w:bottom w:val="single" w:sz="0" w:space="0" w:color="D3D3D3"/>
              <w:right w:val="single" w:sz="0" w:space="0" w:color="D3D3D3"/>
            </w:tcBorders>
          </w:tcPr>
          <w:p w14:paraId="77606619" w14:textId="77777777" w:rsidR="00022B71" w:rsidRDefault="005B112A">
            <w:pPr>
              <w:keepNext/>
              <w:spacing w:after="60"/>
              <w:jc w:val="center"/>
            </w:pPr>
            <w:r>
              <w:rPr>
                <w:rFonts w:ascii="Calibri" w:hAnsi="Calibri"/>
                <w:sz w:val="20"/>
              </w:rPr>
              <w:t>10.3 (41)</w:t>
            </w:r>
          </w:p>
        </w:tc>
        <w:tc>
          <w:tcPr>
            <w:tcW w:w="0" w:type="auto"/>
            <w:tcBorders>
              <w:top w:val="single" w:sz="0" w:space="0" w:color="D3D3D3"/>
              <w:left w:val="single" w:sz="0" w:space="0" w:color="D3D3D3"/>
              <w:bottom w:val="single" w:sz="0" w:space="0" w:color="D3D3D3"/>
              <w:right w:val="single" w:sz="0" w:space="0" w:color="D3D3D3"/>
            </w:tcBorders>
          </w:tcPr>
          <w:p w14:paraId="4839B5FB" w14:textId="77777777" w:rsidR="00022B71" w:rsidRDefault="005B112A">
            <w:pPr>
              <w:keepNext/>
              <w:spacing w:after="60"/>
              <w:jc w:val="center"/>
            </w:pPr>
            <w:r>
              <w:rPr>
                <w:rFonts w:ascii="Calibri" w:hAnsi="Calibri"/>
                <w:sz w:val="20"/>
              </w:rPr>
              <w:t>10.3 (34)</w:t>
            </w:r>
          </w:p>
        </w:tc>
        <w:tc>
          <w:tcPr>
            <w:tcW w:w="0" w:type="auto"/>
            <w:tcBorders>
              <w:top w:val="single" w:sz="0" w:space="0" w:color="D3D3D3"/>
              <w:left w:val="single" w:sz="0" w:space="0" w:color="D3D3D3"/>
              <w:bottom w:val="single" w:sz="0" w:space="0" w:color="D3D3D3"/>
              <w:right w:val="single" w:sz="0" w:space="0" w:color="D3D3D3"/>
            </w:tcBorders>
          </w:tcPr>
          <w:p w14:paraId="69074369" w14:textId="77777777" w:rsidR="00022B71" w:rsidRDefault="00022B71">
            <w:pPr>
              <w:keepNext/>
              <w:spacing w:after="60"/>
              <w:jc w:val="center"/>
            </w:pPr>
          </w:p>
        </w:tc>
      </w:tr>
      <w:tr w:rsidR="00022B71" w14:paraId="2A66B64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24D6F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157A289" w14:textId="77777777" w:rsidR="00022B71" w:rsidRDefault="005B112A">
            <w:pPr>
              <w:keepNext/>
              <w:spacing w:after="60"/>
              <w:jc w:val="center"/>
            </w:pPr>
            <w:r>
              <w:rPr>
                <w:rFonts w:ascii="Calibri" w:hAnsi="Calibri"/>
                <w:sz w:val="20"/>
              </w:rPr>
              <w:t>9.4 (68)</w:t>
            </w:r>
          </w:p>
        </w:tc>
        <w:tc>
          <w:tcPr>
            <w:tcW w:w="0" w:type="auto"/>
            <w:tcBorders>
              <w:top w:val="single" w:sz="0" w:space="0" w:color="D3D3D3"/>
              <w:left w:val="single" w:sz="0" w:space="0" w:color="D3D3D3"/>
              <w:bottom w:val="single" w:sz="0" w:space="0" w:color="D3D3D3"/>
              <w:right w:val="single" w:sz="0" w:space="0" w:color="D3D3D3"/>
            </w:tcBorders>
          </w:tcPr>
          <w:p w14:paraId="4A0355AF" w14:textId="77777777" w:rsidR="00022B71" w:rsidRDefault="005B112A">
            <w:pPr>
              <w:keepNext/>
              <w:spacing w:after="60"/>
              <w:jc w:val="center"/>
            </w:pPr>
            <w:r>
              <w:rPr>
                <w:rFonts w:ascii="Calibri" w:hAnsi="Calibri"/>
                <w:sz w:val="20"/>
              </w:rPr>
              <w:t>8.6 (34)</w:t>
            </w:r>
          </w:p>
        </w:tc>
        <w:tc>
          <w:tcPr>
            <w:tcW w:w="0" w:type="auto"/>
            <w:tcBorders>
              <w:top w:val="single" w:sz="0" w:space="0" w:color="D3D3D3"/>
              <w:left w:val="single" w:sz="0" w:space="0" w:color="D3D3D3"/>
              <w:bottom w:val="single" w:sz="0" w:space="0" w:color="D3D3D3"/>
              <w:right w:val="single" w:sz="0" w:space="0" w:color="D3D3D3"/>
            </w:tcBorders>
          </w:tcPr>
          <w:p w14:paraId="7CFAF469" w14:textId="77777777" w:rsidR="00022B71" w:rsidRDefault="005B112A">
            <w:pPr>
              <w:keepNext/>
              <w:spacing w:after="60"/>
              <w:jc w:val="center"/>
            </w:pPr>
            <w:r>
              <w:rPr>
                <w:rFonts w:ascii="Calibri" w:hAnsi="Calibri"/>
                <w:sz w:val="20"/>
              </w:rPr>
              <w:t>10.3 (34)</w:t>
            </w:r>
          </w:p>
        </w:tc>
        <w:tc>
          <w:tcPr>
            <w:tcW w:w="0" w:type="auto"/>
            <w:tcBorders>
              <w:top w:val="single" w:sz="0" w:space="0" w:color="D3D3D3"/>
              <w:left w:val="single" w:sz="0" w:space="0" w:color="D3D3D3"/>
              <w:bottom w:val="single" w:sz="0" w:space="0" w:color="D3D3D3"/>
              <w:right w:val="single" w:sz="0" w:space="0" w:color="D3D3D3"/>
            </w:tcBorders>
          </w:tcPr>
          <w:p w14:paraId="427F582E" w14:textId="77777777" w:rsidR="00022B71" w:rsidRDefault="00022B71">
            <w:pPr>
              <w:keepNext/>
              <w:spacing w:after="60"/>
              <w:jc w:val="center"/>
            </w:pPr>
          </w:p>
        </w:tc>
      </w:tr>
      <w:tr w:rsidR="00022B71" w14:paraId="0B1E4B4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A9169"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30595305" w14:textId="77777777" w:rsidR="00022B71" w:rsidRDefault="005B112A">
            <w:pPr>
              <w:keepNext/>
              <w:spacing w:after="60"/>
              <w:jc w:val="center"/>
            </w:pPr>
            <w:r>
              <w:rPr>
                <w:rFonts w:ascii="Calibri" w:hAnsi="Calibri"/>
                <w:sz w:val="20"/>
              </w:rPr>
              <w:t>28.1 (203)</w:t>
            </w:r>
          </w:p>
        </w:tc>
        <w:tc>
          <w:tcPr>
            <w:tcW w:w="0" w:type="auto"/>
            <w:tcBorders>
              <w:top w:val="single" w:sz="0" w:space="0" w:color="D3D3D3"/>
              <w:left w:val="single" w:sz="0" w:space="0" w:color="D3D3D3"/>
              <w:bottom w:val="single" w:sz="0" w:space="0" w:color="D3D3D3"/>
              <w:right w:val="single" w:sz="0" w:space="0" w:color="D3D3D3"/>
            </w:tcBorders>
          </w:tcPr>
          <w:p w14:paraId="6DD2B38A" w14:textId="77777777" w:rsidR="00022B71" w:rsidRDefault="005B112A">
            <w:pPr>
              <w:keepNext/>
              <w:spacing w:after="60"/>
              <w:jc w:val="center"/>
            </w:pPr>
            <w:r>
              <w:rPr>
                <w:rFonts w:ascii="Calibri" w:hAnsi="Calibri"/>
                <w:sz w:val="20"/>
              </w:rPr>
              <w:t>27.6 (109)</w:t>
            </w:r>
          </w:p>
        </w:tc>
        <w:tc>
          <w:tcPr>
            <w:tcW w:w="0" w:type="auto"/>
            <w:tcBorders>
              <w:top w:val="single" w:sz="0" w:space="0" w:color="D3D3D3"/>
              <w:left w:val="single" w:sz="0" w:space="0" w:color="D3D3D3"/>
              <w:bottom w:val="single" w:sz="0" w:space="0" w:color="D3D3D3"/>
              <w:right w:val="single" w:sz="0" w:space="0" w:color="D3D3D3"/>
            </w:tcBorders>
          </w:tcPr>
          <w:p w14:paraId="473EB556" w14:textId="77777777" w:rsidR="00022B71" w:rsidRDefault="005B112A">
            <w:pPr>
              <w:keepNext/>
              <w:spacing w:after="60"/>
              <w:jc w:val="center"/>
            </w:pPr>
            <w:r>
              <w:rPr>
                <w:rFonts w:ascii="Calibri" w:hAnsi="Calibri"/>
                <w:sz w:val="20"/>
              </w:rPr>
              <w:t>28.7 (94)</w:t>
            </w:r>
          </w:p>
        </w:tc>
        <w:tc>
          <w:tcPr>
            <w:tcW w:w="0" w:type="auto"/>
            <w:tcBorders>
              <w:top w:val="single" w:sz="0" w:space="0" w:color="D3D3D3"/>
              <w:left w:val="single" w:sz="0" w:space="0" w:color="D3D3D3"/>
              <w:bottom w:val="single" w:sz="0" w:space="0" w:color="D3D3D3"/>
              <w:right w:val="single" w:sz="0" w:space="0" w:color="D3D3D3"/>
            </w:tcBorders>
          </w:tcPr>
          <w:p w14:paraId="4BBF75FD" w14:textId="77777777" w:rsidR="00022B71" w:rsidRDefault="00022B71">
            <w:pPr>
              <w:keepNext/>
              <w:spacing w:after="60"/>
              <w:jc w:val="center"/>
            </w:pPr>
          </w:p>
        </w:tc>
      </w:tr>
      <w:tr w:rsidR="00022B71" w14:paraId="53BA56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3A602C"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E88441C" w14:textId="77777777" w:rsidR="00022B71" w:rsidRDefault="005B112A">
            <w:pPr>
              <w:keepNext/>
              <w:spacing w:after="60"/>
              <w:jc w:val="center"/>
            </w:pPr>
            <w:r>
              <w:rPr>
                <w:rFonts w:ascii="Calibri" w:hAnsi="Calibri"/>
                <w:sz w:val="20"/>
              </w:rPr>
              <w:t>39.5 (284)</w:t>
            </w:r>
          </w:p>
        </w:tc>
        <w:tc>
          <w:tcPr>
            <w:tcW w:w="0" w:type="auto"/>
            <w:tcBorders>
              <w:top w:val="single" w:sz="0" w:space="0" w:color="D3D3D3"/>
              <w:left w:val="single" w:sz="0" w:space="0" w:color="D3D3D3"/>
              <w:bottom w:val="single" w:sz="0" w:space="0" w:color="D3D3D3"/>
              <w:right w:val="single" w:sz="0" w:space="0" w:color="D3D3D3"/>
            </w:tcBorders>
          </w:tcPr>
          <w:p w14:paraId="7CA9D4FD" w14:textId="77777777" w:rsidR="00022B71" w:rsidRDefault="005B112A">
            <w:pPr>
              <w:keepNext/>
              <w:spacing w:after="60"/>
              <w:jc w:val="center"/>
            </w:pPr>
            <w:r>
              <w:rPr>
                <w:rFonts w:ascii="Calibri" w:hAnsi="Calibri"/>
                <w:sz w:val="20"/>
              </w:rPr>
              <w:t>39.6 (156)</w:t>
            </w:r>
          </w:p>
        </w:tc>
        <w:tc>
          <w:tcPr>
            <w:tcW w:w="0" w:type="auto"/>
            <w:tcBorders>
              <w:top w:val="single" w:sz="0" w:space="0" w:color="D3D3D3"/>
              <w:left w:val="single" w:sz="0" w:space="0" w:color="D3D3D3"/>
              <w:bottom w:val="single" w:sz="0" w:space="0" w:color="D3D3D3"/>
              <w:right w:val="single" w:sz="0" w:space="0" w:color="D3D3D3"/>
            </w:tcBorders>
          </w:tcPr>
          <w:p w14:paraId="1A5CE0A1" w14:textId="77777777" w:rsidR="00022B71" w:rsidRDefault="005B112A">
            <w:pPr>
              <w:keepNext/>
              <w:spacing w:after="60"/>
              <w:jc w:val="center"/>
            </w:pPr>
            <w:r>
              <w:rPr>
                <w:rFonts w:ascii="Calibri" w:hAnsi="Calibri"/>
                <w:sz w:val="20"/>
              </w:rPr>
              <w:t>39.3 (128)</w:t>
            </w:r>
          </w:p>
        </w:tc>
        <w:tc>
          <w:tcPr>
            <w:tcW w:w="0" w:type="auto"/>
            <w:tcBorders>
              <w:top w:val="single" w:sz="0" w:space="0" w:color="D3D3D3"/>
              <w:left w:val="single" w:sz="0" w:space="0" w:color="D3D3D3"/>
              <w:bottom w:val="single" w:sz="0" w:space="0" w:color="D3D3D3"/>
              <w:right w:val="single" w:sz="0" w:space="0" w:color="D3D3D3"/>
            </w:tcBorders>
          </w:tcPr>
          <w:p w14:paraId="7822378F" w14:textId="77777777" w:rsidR="00022B71" w:rsidRDefault="00022B71">
            <w:pPr>
              <w:keepNext/>
              <w:spacing w:after="60"/>
              <w:jc w:val="center"/>
            </w:pPr>
          </w:p>
        </w:tc>
      </w:tr>
      <w:tr w:rsidR="00022B71" w14:paraId="5F4B05A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98FB6"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E5B00E5" w14:textId="77777777" w:rsidR="00022B71" w:rsidRDefault="005B112A">
            <w:pPr>
              <w:keepNext/>
              <w:spacing w:after="60"/>
              <w:jc w:val="center"/>
            </w:pPr>
            <w:r>
              <w:rPr>
                <w:rFonts w:ascii="Calibri" w:hAnsi="Calibri"/>
                <w:sz w:val="20"/>
              </w:rPr>
              <w:t>12.7 (92)</w:t>
            </w:r>
          </w:p>
        </w:tc>
        <w:tc>
          <w:tcPr>
            <w:tcW w:w="0" w:type="auto"/>
            <w:tcBorders>
              <w:top w:val="single" w:sz="0" w:space="0" w:color="D3D3D3"/>
              <w:left w:val="single" w:sz="0" w:space="0" w:color="D3D3D3"/>
              <w:bottom w:val="single" w:sz="0" w:space="0" w:color="D3D3D3"/>
              <w:right w:val="single" w:sz="0" w:space="0" w:color="D3D3D3"/>
            </w:tcBorders>
          </w:tcPr>
          <w:p w14:paraId="343E51D8" w14:textId="77777777" w:rsidR="00022B71" w:rsidRDefault="005B112A">
            <w:pPr>
              <w:keepNext/>
              <w:spacing w:after="60"/>
              <w:jc w:val="center"/>
            </w:pPr>
            <w:r>
              <w:rPr>
                <w:rFonts w:ascii="Calibri" w:hAnsi="Calibri"/>
                <w:sz w:val="20"/>
              </w:rPr>
              <w:t>13.9 (55)</w:t>
            </w:r>
          </w:p>
        </w:tc>
        <w:tc>
          <w:tcPr>
            <w:tcW w:w="0" w:type="auto"/>
            <w:tcBorders>
              <w:top w:val="single" w:sz="0" w:space="0" w:color="D3D3D3"/>
              <w:left w:val="single" w:sz="0" w:space="0" w:color="D3D3D3"/>
              <w:bottom w:val="single" w:sz="0" w:space="0" w:color="D3D3D3"/>
              <w:right w:val="single" w:sz="0" w:space="0" w:color="D3D3D3"/>
            </w:tcBorders>
          </w:tcPr>
          <w:p w14:paraId="55D6A0A9" w14:textId="77777777" w:rsidR="00022B71" w:rsidRDefault="005B112A">
            <w:pPr>
              <w:keepNext/>
              <w:spacing w:after="60"/>
              <w:jc w:val="center"/>
            </w:pPr>
            <w:r>
              <w:rPr>
                <w:rFonts w:ascii="Calibri" w:hAnsi="Calibri"/>
                <w:sz w:val="20"/>
              </w:rPr>
              <w:t>11.3 (37)</w:t>
            </w:r>
          </w:p>
        </w:tc>
        <w:tc>
          <w:tcPr>
            <w:tcW w:w="0" w:type="auto"/>
            <w:tcBorders>
              <w:top w:val="single" w:sz="0" w:space="0" w:color="D3D3D3"/>
              <w:left w:val="single" w:sz="0" w:space="0" w:color="D3D3D3"/>
              <w:bottom w:val="single" w:sz="0" w:space="0" w:color="D3D3D3"/>
              <w:right w:val="single" w:sz="0" w:space="0" w:color="D3D3D3"/>
            </w:tcBorders>
          </w:tcPr>
          <w:p w14:paraId="25DE6164" w14:textId="77777777" w:rsidR="00022B71" w:rsidRDefault="00022B71">
            <w:pPr>
              <w:keepNext/>
              <w:spacing w:after="60"/>
              <w:jc w:val="center"/>
            </w:pPr>
          </w:p>
        </w:tc>
      </w:tr>
      <w:tr w:rsidR="00022B71" w14:paraId="287ABBC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25C192" w14:textId="77777777" w:rsidR="00022B71" w:rsidRDefault="005B112A">
            <w:pPr>
              <w:keepNext/>
              <w:spacing w:after="60"/>
            </w:pPr>
            <w:r>
              <w:rPr>
                <w:rFonts w:ascii="Calibri" w:hAnsi="Calibri"/>
                <w:sz w:val="20"/>
              </w:rPr>
              <w:t>Vos_colleges_de_travail</w:t>
            </w:r>
          </w:p>
        </w:tc>
        <w:tc>
          <w:tcPr>
            <w:tcW w:w="0" w:type="auto"/>
            <w:tcBorders>
              <w:top w:val="single" w:sz="0" w:space="0" w:color="D3D3D3"/>
              <w:left w:val="single" w:sz="0" w:space="0" w:color="D3D3D3"/>
              <w:bottom w:val="single" w:sz="0" w:space="0" w:color="D3D3D3"/>
              <w:right w:val="single" w:sz="0" w:space="0" w:color="D3D3D3"/>
            </w:tcBorders>
          </w:tcPr>
          <w:p w14:paraId="2F7FE45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66CEF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1DD36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433CA7" w14:textId="77777777" w:rsidR="00022B71" w:rsidRDefault="005B112A">
            <w:pPr>
              <w:keepNext/>
              <w:spacing w:after="60"/>
              <w:jc w:val="center"/>
            </w:pPr>
            <w:r>
              <w:rPr>
                <w:rFonts w:ascii="Calibri" w:hAnsi="Calibri"/>
                <w:sz w:val="20"/>
              </w:rPr>
              <w:t>0.4</w:t>
            </w:r>
          </w:p>
        </w:tc>
      </w:tr>
      <w:tr w:rsidR="00022B71" w14:paraId="180AA07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832E8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E9C5AA4" w14:textId="77777777" w:rsidR="00022B71" w:rsidRDefault="005B112A">
            <w:pPr>
              <w:keepNext/>
              <w:spacing w:after="60"/>
              <w:jc w:val="center"/>
            </w:pPr>
            <w:r>
              <w:rPr>
                <w:rFonts w:ascii="Calibri" w:hAnsi="Calibri"/>
                <w:sz w:val="20"/>
              </w:rPr>
              <w:t>6.7 (49)</w:t>
            </w:r>
          </w:p>
        </w:tc>
        <w:tc>
          <w:tcPr>
            <w:tcW w:w="0" w:type="auto"/>
            <w:tcBorders>
              <w:top w:val="single" w:sz="0" w:space="0" w:color="D3D3D3"/>
              <w:left w:val="single" w:sz="0" w:space="0" w:color="D3D3D3"/>
              <w:bottom w:val="single" w:sz="0" w:space="0" w:color="D3D3D3"/>
              <w:right w:val="single" w:sz="0" w:space="0" w:color="D3D3D3"/>
            </w:tcBorders>
          </w:tcPr>
          <w:p w14:paraId="5F4E1381" w14:textId="77777777" w:rsidR="00022B71" w:rsidRDefault="005B112A">
            <w:pPr>
              <w:keepNext/>
              <w:spacing w:after="60"/>
              <w:jc w:val="center"/>
            </w:pPr>
            <w:r>
              <w:rPr>
                <w:rFonts w:ascii="Calibri" w:hAnsi="Calibri"/>
                <w:sz w:val="20"/>
              </w:rPr>
              <w:t>6.8 (27)</w:t>
            </w:r>
          </w:p>
        </w:tc>
        <w:tc>
          <w:tcPr>
            <w:tcW w:w="0" w:type="auto"/>
            <w:tcBorders>
              <w:top w:val="single" w:sz="0" w:space="0" w:color="D3D3D3"/>
              <w:left w:val="single" w:sz="0" w:space="0" w:color="D3D3D3"/>
              <w:bottom w:val="single" w:sz="0" w:space="0" w:color="D3D3D3"/>
              <w:right w:val="single" w:sz="0" w:space="0" w:color="D3D3D3"/>
            </w:tcBorders>
          </w:tcPr>
          <w:p w14:paraId="514F121B" w14:textId="77777777" w:rsidR="00022B71" w:rsidRDefault="005B112A">
            <w:pPr>
              <w:keepNext/>
              <w:spacing w:after="60"/>
              <w:jc w:val="center"/>
            </w:pPr>
            <w:r>
              <w:rPr>
                <w:rFonts w:ascii="Calibri" w:hAnsi="Calibri"/>
                <w:sz w:val="20"/>
              </w:rPr>
              <w:t>6.7 (22)</w:t>
            </w:r>
          </w:p>
        </w:tc>
        <w:tc>
          <w:tcPr>
            <w:tcW w:w="0" w:type="auto"/>
            <w:tcBorders>
              <w:top w:val="single" w:sz="0" w:space="0" w:color="D3D3D3"/>
              <w:left w:val="single" w:sz="0" w:space="0" w:color="D3D3D3"/>
              <w:bottom w:val="single" w:sz="0" w:space="0" w:color="D3D3D3"/>
              <w:right w:val="single" w:sz="0" w:space="0" w:color="D3D3D3"/>
            </w:tcBorders>
          </w:tcPr>
          <w:p w14:paraId="61767245" w14:textId="77777777" w:rsidR="00022B71" w:rsidRDefault="00022B71">
            <w:pPr>
              <w:keepNext/>
              <w:spacing w:after="60"/>
              <w:jc w:val="center"/>
            </w:pPr>
          </w:p>
        </w:tc>
      </w:tr>
      <w:tr w:rsidR="00022B71" w14:paraId="1140345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BA3E61"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5F810F1" w14:textId="77777777" w:rsidR="00022B71" w:rsidRDefault="005B112A">
            <w:pPr>
              <w:keepNext/>
              <w:spacing w:after="60"/>
              <w:jc w:val="center"/>
            </w:pPr>
            <w:r>
              <w:rPr>
                <w:rFonts w:ascii="Calibri" w:hAnsi="Calibri"/>
                <w:sz w:val="20"/>
              </w:rPr>
              <w:t>15.8 (114)</w:t>
            </w:r>
          </w:p>
        </w:tc>
        <w:tc>
          <w:tcPr>
            <w:tcW w:w="0" w:type="auto"/>
            <w:tcBorders>
              <w:top w:val="single" w:sz="0" w:space="0" w:color="D3D3D3"/>
              <w:left w:val="single" w:sz="0" w:space="0" w:color="D3D3D3"/>
              <w:bottom w:val="single" w:sz="0" w:space="0" w:color="D3D3D3"/>
              <w:right w:val="single" w:sz="0" w:space="0" w:color="D3D3D3"/>
            </w:tcBorders>
          </w:tcPr>
          <w:p w14:paraId="18AEB124" w14:textId="77777777" w:rsidR="00022B71" w:rsidRDefault="005B112A">
            <w:pPr>
              <w:keepNext/>
              <w:spacing w:after="60"/>
              <w:jc w:val="center"/>
            </w:pPr>
            <w:r>
              <w:rPr>
                <w:rFonts w:ascii="Calibri" w:hAnsi="Calibri"/>
                <w:sz w:val="20"/>
              </w:rPr>
              <w:t>18.2 (72)</w:t>
            </w:r>
          </w:p>
        </w:tc>
        <w:tc>
          <w:tcPr>
            <w:tcW w:w="0" w:type="auto"/>
            <w:tcBorders>
              <w:top w:val="single" w:sz="0" w:space="0" w:color="D3D3D3"/>
              <w:left w:val="single" w:sz="0" w:space="0" w:color="D3D3D3"/>
              <w:bottom w:val="single" w:sz="0" w:space="0" w:color="D3D3D3"/>
              <w:right w:val="single" w:sz="0" w:space="0" w:color="D3D3D3"/>
            </w:tcBorders>
          </w:tcPr>
          <w:p w14:paraId="00CE5F6A" w14:textId="77777777" w:rsidR="00022B71" w:rsidRDefault="005B112A">
            <w:pPr>
              <w:keepNext/>
              <w:spacing w:after="60"/>
              <w:jc w:val="center"/>
            </w:pPr>
            <w:r>
              <w:rPr>
                <w:rFonts w:ascii="Calibri" w:hAnsi="Calibri"/>
                <w:sz w:val="20"/>
              </w:rPr>
              <w:t>12.8 (42)</w:t>
            </w:r>
          </w:p>
        </w:tc>
        <w:tc>
          <w:tcPr>
            <w:tcW w:w="0" w:type="auto"/>
            <w:tcBorders>
              <w:top w:val="single" w:sz="0" w:space="0" w:color="D3D3D3"/>
              <w:left w:val="single" w:sz="0" w:space="0" w:color="D3D3D3"/>
              <w:bottom w:val="single" w:sz="0" w:space="0" w:color="D3D3D3"/>
              <w:right w:val="single" w:sz="0" w:space="0" w:color="D3D3D3"/>
            </w:tcBorders>
          </w:tcPr>
          <w:p w14:paraId="082F14DE" w14:textId="77777777" w:rsidR="00022B71" w:rsidRDefault="00022B71">
            <w:pPr>
              <w:keepNext/>
              <w:spacing w:after="60"/>
              <w:jc w:val="center"/>
            </w:pPr>
          </w:p>
        </w:tc>
      </w:tr>
      <w:tr w:rsidR="00022B71" w14:paraId="4FA8F15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24823F"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EA59984" w14:textId="77777777" w:rsidR="00022B71" w:rsidRDefault="005B112A">
            <w:pPr>
              <w:keepNext/>
              <w:spacing w:after="60"/>
              <w:jc w:val="center"/>
            </w:pPr>
            <w:r>
              <w:rPr>
                <w:rFonts w:ascii="Calibri" w:hAnsi="Calibri"/>
                <w:sz w:val="20"/>
              </w:rPr>
              <w:t>35.9 (259)</w:t>
            </w:r>
          </w:p>
        </w:tc>
        <w:tc>
          <w:tcPr>
            <w:tcW w:w="0" w:type="auto"/>
            <w:tcBorders>
              <w:top w:val="single" w:sz="0" w:space="0" w:color="D3D3D3"/>
              <w:left w:val="single" w:sz="0" w:space="0" w:color="D3D3D3"/>
              <w:bottom w:val="single" w:sz="0" w:space="0" w:color="D3D3D3"/>
              <w:right w:val="single" w:sz="0" w:space="0" w:color="D3D3D3"/>
            </w:tcBorders>
          </w:tcPr>
          <w:p w14:paraId="31FF5165" w14:textId="77777777" w:rsidR="00022B71" w:rsidRDefault="005B112A">
            <w:pPr>
              <w:keepNext/>
              <w:spacing w:after="60"/>
              <w:jc w:val="center"/>
            </w:pPr>
            <w:r>
              <w:rPr>
                <w:rFonts w:ascii="Calibri" w:hAnsi="Calibri"/>
                <w:sz w:val="20"/>
              </w:rPr>
              <w:t>34.3 (136)</w:t>
            </w:r>
          </w:p>
        </w:tc>
        <w:tc>
          <w:tcPr>
            <w:tcW w:w="0" w:type="auto"/>
            <w:tcBorders>
              <w:top w:val="single" w:sz="0" w:space="0" w:color="D3D3D3"/>
              <w:left w:val="single" w:sz="0" w:space="0" w:color="D3D3D3"/>
              <w:bottom w:val="single" w:sz="0" w:space="0" w:color="D3D3D3"/>
              <w:right w:val="single" w:sz="0" w:space="0" w:color="D3D3D3"/>
            </w:tcBorders>
          </w:tcPr>
          <w:p w14:paraId="2AE24DA9" w14:textId="77777777" w:rsidR="00022B71" w:rsidRDefault="005B112A">
            <w:pPr>
              <w:keepNext/>
              <w:spacing w:after="60"/>
              <w:jc w:val="center"/>
            </w:pPr>
            <w:r>
              <w:rPr>
                <w:rFonts w:ascii="Calibri" w:hAnsi="Calibri"/>
                <w:sz w:val="20"/>
              </w:rPr>
              <w:t>37.9 (124)</w:t>
            </w:r>
          </w:p>
        </w:tc>
        <w:tc>
          <w:tcPr>
            <w:tcW w:w="0" w:type="auto"/>
            <w:tcBorders>
              <w:top w:val="single" w:sz="0" w:space="0" w:color="D3D3D3"/>
              <w:left w:val="single" w:sz="0" w:space="0" w:color="D3D3D3"/>
              <w:bottom w:val="single" w:sz="0" w:space="0" w:color="D3D3D3"/>
              <w:right w:val="single" w:sz="0" w:space="0" w:color="D3D3D3"/>
            </w:tcBorders>
          </w:tcPr>
          <w:p w14:paraId="46CA0830" w14:textId="77777777" w:rsidR="00022B71" w:rsidRDefault="00022B71">
            <w:pPr>
              <w:keepNext/>
              <w:spacing w:after="60"/>
              <w:jc w:val="center"/>
            </w:pPr>
          </w:p>
        </w:tc>
      </w:tr>
      <w:tr w:rsidR="00022B71" w14:paraId="30C3F62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3EFFD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EE93976" w14:textId="77777777" w:rsidR="00022B71" w:rsidRDefault="005B112A">
            <w:pPr>
              <w:keepNext/>
              <w:spacing w:after="60"/>
              <w:jc w:val="center"/>
            </w:pPr>
            <w:r>
              <w:rPr>
                <w:rFonts w:ascii="Calibri" w:hAnsi="Calibri"/>
                <w:sz w:val="20"/>
              </w:rPr>
              <w:t>35.0 (253)</w:t>
            </w:r>
          </w:p>
        </w:tc>
        <w:tc>
          <w:tcPr>
            <w:tcW w:w="0" w:type="auto"/>
            <w:tcBorders>
              <w:top w:val="single" w:sz="0" w:space="0" w:color="D3D3D3"/>
              <w:left w:val="single" w:sz="0" w:space="0" w:color="D3D3D3"/>
              <w:bottom w:val="single" w:sz="0" w:space="0" w:color="D3D3D3"/>
              <w:right w:val="single" w:sz="0" w:space="0" w:color="D3D3D3"/>
            </w:tcBorders>
          </w:tcPr>
          <w:p w14:paraId="644E4EB7" w14:textId="77777777" w:rsidR="00022B71" w:rsidRDefault="005B112A">
            <w:pPr>
              <w:keepNext/>
              <w:spacing w:after="60"/>
              <w:jc w:val="center"/>
            </w:pPr>
            <w:r>
              <w:rPr>
                <w:rFonts w:ascii="Calibri" w:hAnsi="Calibri"/>
                <w:sz w:val="20"/>
              </w:rPr>
              <w:t>35.0 (138)</w:t>
            </w:r>
          </w:p>
        </w:tc>
        <w:tc>
          <w:tcPr>
            <w:tcW w:w="0" w:type="auto"/>
            <w:tcBorders>
              <w:top w:val="single" w:sz="0" w:space="0" w:color="D3D3D3"/>
              <w:left w:val="single" w:sz="0" w:space="0" w:color="D3D3D3"/>
              <w:bottom w:val="single" w:sz="0" w:space="0" w:color="D3D3D3"/>
              <w:right w:val="single" w:sz="0" w:space="0" w:color="D3D3D3"/>
            </w:tcBorders>
          </w:tcPr>
          <w:p w14:paraId="2B2E9D12" w14:textId="77777777" w:rsidR="00022B71" w:rsidRDefault="005B112A">
            <w:pPr>
              <w:keepNext/>
              <w:spacing w:after="60"/>
              <w:jc w:val="center"/>
            </w:pPr>
            <w:r>
              <w:rPr>
                <w:rFonts w:ascii="Calibri" w:hAnsi="Calibri"/>
                <w:sz w:val="20"/>
              </w:rPr>
              <w:t>35.1 (114)</w:t>
            </w:r>
          </w:p>
        </w:tc>
        <w:tc>
          <w:tcPr>
            <w:tcW w:w="0" w:type="auto"/>
            <w:tcBorders>
              <w:top w:val="single" w:sz="0" w:space="0" w:color="D3D3D3"/>
              <w:left w:val="single" w:sz="0" w:space="0" w:color="D3D3D3"/>
              <w:bottom w:val="single" w:sz="0" w:space="0" w:color="D3D3D3"/>
              <w:right w:val="single" w:sz="0" w:space="0" w:color="D3D3D3"/>
            </w:tcBorders>
          </w:tcPr>
          <w:p w14:paraId="364C862B" w14:textId="77777777" w:rsidR="00022B71" w:rsidRDefault="00022B71">
            <w:pPr>
              <w:keepNext/>
              <w:spacing w:after="60"/>
              <w:jc w:val="center"/>
            </w:pPr>
          </w:p>
        </w:tc>
      </w:tr>
      <w:tr w:rsidR="00022B71" w14:paraId="24661D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C77B3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7CF5555"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780981FB" w14:textId="77777777" w:rsidR="00022B71" w:rsidRDefault="005B112A">
            <w:pPr>
              <w:keepNext/>
              <w:spacing w:after="60"/>
              <w:jc w:val="center"/>
            </w:pPr>
            <w:r>
              <w:rPr>
                <w:rFonts w:ascii="Calibri" w:hAnsi="Calibri"/>
                <w:sz w:val="20"/>
              </w:rPr>
              <w:t>5.7 (23)</w:t>
            </w:r>
          </w:p>
        </w:tc>
        <w:tc>
          <w:tcPr>
            <w:tcW w:w="0" w:type="auto"/>
            <w:tcBorders>
              <w:top w:val="single" w:sz="0" w:space="0" w:color="D3D3D3"/>
              <w:left w:val="single" w:sz="0" w:space="0" w:color="D3D3D3"/>
              <w:bottom w:val="single" w:sz="0" w:space="0" w:color="D3D3D3"/>
              <w:right w:val="single" w:sz="0" w:space="0" w:color="D3D3D3"/>
            </w:tcBorders>
          </w:tcPr>
          <w:p w14:paraId="1FCC6DCD" w14:textId="77777777" w:rsidR="00022B71" w:rsidRDefault="005B112A">
            <w:pPr>
              <w:keepNext/>
              <w:spacing w:after="60"/>
              <w:jc w:val="center"/>
            </w:pPr>
            <w:r>
              <w:rPr>
                <w:rFonts w:ascii="Calibri" w:hAnsi="Calibri"/>
                <w:sz w:val="20"/>
              </w:rPr>
              <w:t>7.4 (24)</w:t>
            </w:r>
          </w:p>
        </w:tc>
        <w:tc>
          <w:tcPr>
            <w:tcW w:w="0" w:type="auto"/>
            <w:tcBorders>
              <w:top w:val="single" w:sz="0" w:space="0" w:color="D3D3D3"/>
              <w:left w:val="single" w:sz="0" w:space="0" w:color="D3D3D3"/>
              <w:bottom w:val="single" w:sz="0" w:space="0" w:color="D3D3D3"/>
              <w:right w:val="single" w:sz="0" w:space="0" w:color="D3D3D3"/>
            </w:tcBorders>
          </w:tcPr>
          <w:p w14:paraId="009D0F71" w14:textId="77777777" w:rsidR="00022B71" w:rsidRDefault="00022B71">
            <w:pPr>
              <w:keepNext/>
              <w:spacing w:after="60"/>
              <w:jc w:val="center"/>
            </w:pPr>
          </w:p>
        </w:tc>
      </w:tr>
      <w:tr w:rsidR="00022B71" w14:paraId="07826E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93BF5C" w14:textId="77777777" w:rsidR="00022B71" w:rsidRDefault="005B112A">
            <w:pPr>
              <w:keepNext/>
              <w:spacing w:after="60"/>
            </w:pPr>
            <w:r>
              <w:rPr>
                <w:rFonts w:ascii="Calibri" w:hAnsi="Calibri"/>
                <w:sz w:val="20"/>
              </w:rPr>
              <w:t>Les_medias_traditionnels</w:t>
            </w:r>
          </w:p>
        </w:tc>
        <w:tc>
          <w:tcPr>
            <w:tcW w:w="0" w:type="auto"/>
            <w:tcBorders>
              <w:top w:val="single" w:sz="0" w:space="0" w:color="D3D3D3"/>
              <w:left w:val="single" w:sz="0" w:space="0" w:color="D3D3D3"/>
              <w:bottom w:val="single" w:sz="0" w:space="0" w:color="D3D3D3"/>
              <w:right w:val="single" w:sz="0" w:space="0" w:color="D3D3D3"/>
            </w:tcBorders>
          </w:tcPr>
          <w:p w14:paraId="4B21143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1221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AC830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2B55AC" w14:textId="77777777" w:rsidR="00022B71" w:rsidRDefault="005B112A">
            <w:pPr>
              <w:keepNext/>
              <w:spacing w:after="60"/>
              <w:jc w:val="center"/>
            </w:pPr>
            <w:r>
              <w:rPr>
                <w:rFonts w:ascii="Calibri" w:hAnsi="Calibri"/>
                <w:sz w:val="20"/>
              </w:rPr>
              <w:t>0.8</w:t>
            </w:r>
          </w:p>
        </w:tc>
      </w:tr>
      <w:tr w:rsidR="00022B71" w14:paraId="03BEB34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21EC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AC3330C" w14:textId="77777777" w:rsidR="00022B71" w:rsidRDefault="005B112A">
            <w:pPr>
              <w:keepNext/>
              <w:spacing w:after="60"/>
              <w:jc w:val="center"/>
            </w:pPr>
            <w:r>
              <w:rPr>
                <w:rFonts w:ascii="Calibri" w:hAnsi="Calibri"/>
                <w:sz w:val="20"/>
              </w:rPr>
              <w:t>9.7 (70)</w:t>
            </w:r>
          </w:p>
        </w:tc>
        <w:tc>
          <w:tcPr>
            <w:tcW w:w="0" w:type="auto"/>
            <w:tcBorders>
              <w:top w:val="single" w:sz="0" w:space="0" w:color="D3D3D3"/>
              <w:left w:val="single" w:sz="0" w:space="0" w:color="D3D3D3"/>
              <w:bottom w:val="single" w:sz="0" w:space="0" w:color="D3D3D3"/>
              <w:right w:val="single" w:sz="0" w:space="0" w:color="D3D3D3"/>
            </w:tcBorders>
          </w:tcPr>
          <w:p w14:paraId="3D8A3823" w14:textId="77777777" w:rsidR="00022B71" w:rsidRDefault="005B112A">
            <w:pPr>
              <w:keepNext/>
              <w:spacing w:after="60"/>
              <w:jc w:val="center"/>
            </w:pPr>
            <w:r>
              <w:rPr>
                <w:rFonts w:ascii="Calibri" w:hAnsi="Calibri"/>
                <w:sz w:val="20"/>
              </w:rPr>
              <w:t>10.4 (41)</w:t>
            </w:r>
          </w:p>
        </w:tc>
        <w:tc>
          <w:tcPr>
            <w:tcW w:w="0" w:type="auto"/>
            <w:tcBorders>
              <w:top w:val="single" w:sz="0" w:space="0" w:color="D3D3D3"/>
              <w:left w:val="single" w:sz="0" w:space="0" w:color="D3D3D3"/>
              <w:bottom w:val="single" w:sz="0" w:space="0" w:color="D3D3D3"/>
              <w:right w:val="single" w:sz="0" w:space="0" w:color="D3D3D3"/>
            </w:tcBorders>
          </w:tcPr>
          <w:p w14:paraId="7A987C50" w14:textId="77777777" w:rsidR="00022B71" w:rsidRDefault="005B112A">
            <w:pPr>
              <w:keepNext/>
              <w:spacing w:after="60"/>
              <w:jc w:val="center"/>
            </w:pPr>
            <w:r>
              <w:rPr>
                <w:rFonts w:ascii="Calibri" w:hAnsi="Calibri"/>
                <w:sz w:val="20"/>
              </w:rPr>
              <w:t>8.9 (29)</w:t>
            </w:r>
          </w:p>
        </w:tc>
        <w:tc>
          <w:tcPr>
            <w:tcW w:w="0" w:type="auto"/>
            <w:tcBorders>
              <w:top w:val="single" w:sz="0" w:space="0" w:color="D3D3D3"/>
              <w:left w:val="single" w:sz="0" w:space="0" w:color="D3D3D3"/>
              <w:bottom w:val="single" w:sz="0" w:space="0" w:color="D3D3D3"/>
              <w:right w:val="single" w:sz="0" w:space="0" w:color="D3D3D3"/>
            </w:tcBorders>
          </w:tcPr>
          <w:p w14:paraId="46E614F4" w14:textId="77777777" w:rsidR="00022B71" w:rsidRDefault="00022B71">
            <w:pPr>
              <w:keepNext/>
              <w:spacing w:after="60"/>
              <w:jc w:val="center"/>
            </w:pPr>
          </w:p>
        </w:tc>
      </w:tr>
      <w:tr w:rsidR="00022B71" w14:paraId="664D0C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F06E14"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33BBD374"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47ABC8FB" w14:textId="77777777" w:rsidR="00022B71" w:rsidRDefault="005B112A">
            <w:pPr>
              <w:keepNext/>
              <w:spacing w:after="60"/>
              <w:jc w:val="center"/>
            </w:pPr>
            <w:r>
              <w:rPr>
                <w:rFonts w:ascii="Calibri" w:hAnsi="Calibri"/>
                <w:sz w:val="20"/>
              </w:rPr>
              <w:t>18.5 (73)</w:t>
            </w:r>
          </w:p>
        </w:tc>
        <w:tc>
          <w:tcPr>
            <w:tcW w:w="0" w:type="auto"/>
            <w:tcBorders>
              <w:top w:val="single" w:sz="0" w:space="0" w:color="D3D3D3"/>
              <w:left w:val="single" w:sz="0" w:space="0" w:color="D3D3D3"/>
              <w:bottom w:val="single" w:sz="0" w:space="0" w:color="D3D3D3"/>
              <w:right w:val="single" w:sz="0" w:space="0" w:color="D3D3D3"/>
            </w:tcBorders>
          </w:tcPr>
          <w:p w14:paraId="244A15BC" w14:textId="77777777" w:rsidR="00022B71" w:rsidRDefault="005B112A">
            <w:pPr>
              <w:keepNext/>
              <w:spacing w:after="60"/>
              <w:jc w:val="center"/>
            </w:pPr>
            <w:r>
              <w:rPr>
                <w:rFonts w:ascii="Calibri" w:hAnsi="Calibri"/>
                <w:sz w:val="20"/>
              </w:rPr>
              <w:t>15.1 (49)</w:t>
            </w:r>
          </w:p>
        </w:tc>
        <w:tc>
          <w:tcPr>
            <w:tcW w:w="0" w:type="auto"/>
            <w:tcBorders>
              <w:top w:val="single" w:sz="0" w:space="0" w:color="D3D3D3"/>
              <w:left w:val="single" w:sz="0" w:space="0" w:color="D3D3D3"/>
              <w:bottom w:val="single" w:sz="0" w:space="0" w:color="D3D3D3"/>
              <w:right w:val="single" w:sz="0" w:space="0" w:color="D3D3D3"/>
            </w:tcBorders>
          </w:tcPr>
          <w:p w14:paraId="49308AE3" w14:textId="77777777" w:rsidR="00022B71" w:rsidRDefault="00022B71">
            <w:pPr>
              <w:keepNext/>
              <w:spacing w:after="60"/>
              <w:jc w:val="center"/>
            </w:pPr>
          </w:p>
        </w:tc>
      </w:tr>
      <w:tr w:rsidR="00022B71" w14:paraId="00EEE8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D7AD93"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512ABAD7" w14:textId="77777777" w:rsidR="00022B71" w:rsidRDefault="005B112A">
            <w:pPr>
              <w:keepNext/>
              <w:spacing w:after="60"/>
              <w:jc w:val="center"/>
            </w:pPr>
            <w:r>
              <w:rPr>
                <w:rFonts w:ascii="Calibri" w:hAnsi="Calibri"/>
                <w:sz w:val="20"/>
              </w:rPr>
              <w:t>35.6 (257)</w:t>
            </w:r>
          </w:p>
        </w:tc>
        <w:tc>
          <w:tcPr>
            <w:tcW w:w="0" w:type="auto"/>
            <w:tcBorders>
              <w:top w:val="single" w:sz="0" w:space="0" w:color="D3D3D3"/>
              <w:left w:val="single" w:sz="0" w:space="0" w:color="D3D3D3"/>
              <w:bottom w:val="single" w:sz="0" w:space="0" w:color="D3D3D3"/>
              <w:right w:val="single" w:sz="0" w:space="0" w:color="D3D3D3"/>
            </w:tcBorders>
          </w:tcPr>
          <w:p w14:paraId="6F4EAD28" w14:textId="77777777" w:rsidR="00022B71" w:rsidRDefault="005B112A">
            <w:pPr>
              <w:keepNext/>
              <w:spacing w:after="60"/>
              <w:jc w:val="center"/>
            </w:pPr>
            <w:r>
              <w:rPr>
                <w:rFonts w:ascii="Calibri" w:hAnsi="Calibri"/>
                <w:sz w:val="20"/>
              </w:rPr>
              <w:t>34.6 (136)</w:t>
            </w:r>
          </w:p>
        </w:tc>
        <w:tc>
          <w:tcPr>
            <w:tcW w:w="0" w:type="auto"/>
            <w:tcBorders>
              <w:top w:val="single" w:sz="0" w:space="0" w:color="D3D3D3"/>
              <w:left w:val="single" w:sz="0" w:space="0" w:color="D3D3D3"/>
              <w:bottom w:val="single" w:sz="0" w:space="0" w:color="D3D3D3"/>
              <w:right w:val="single" w:sz="0" w:space="0" w:color="D3D3D3"/>
            </w:tcBorders>
          </w:tcPr>
          <w:p w14:paraId="3855DCAE" w14:textId="77777777" w:rsidR="00022B71" w:rsidRDefault="005B112A">
            <w:pPr>
              <w:keepNext/>
              <w:spacing w:after="60"/>
              <w:jc w:val="center"/>
            </w:pPr>
            <w:r>
              <w:rPr>
                <w:rFonts w:ascii="Calibri" w:hAnsi="Calibri"/>
                <w:sz w:val="20"/>
              </w:rPr>
              <w:t>37.0 (121)</w:t>
            </w:r>
          </w:p>
        </w:tc>
        <w:tc>
          <w:tcPr>
            <w:tcW w:w="0" w:type="auto"/>
            <w:tcBorders>
              <w:top w:val="single" w:sz="0" w:space="0" w:color="D3D3D3"/>
              <w:left w:val="single" w:sz="0" w:space="0" w:color="D3D3D3"/>
              <w:bottom w:val="single" w:sz="0" w:space="0" w:color="D3D3D3"/>
              <w:right w:val="single" w:sz="0" w:space="0" w:color="D3D3D3"/>
            </w:tcBorders>
          </w:tcPr>
          <w:p w14:paraId="50FFD082" w14:textId="77777777" w:rsidR="00022B71" w:rsidRDefault="00022B71">
            <w:pPr>
              <w:keepNext/>
              <w:spacing w:after="60"/>
              <w:jc w:val="center"/>
            </w:pPr>
          </w:p>
        </w:tc>
      </w:tr>
      <w:tr w:rsidR="00022B71" w14:paraId="1A08EC4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4C698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679E9BD" w14:textId="77777777" w:rsidR="00022B71" w:rsidRDefault="005B112A">
            <w:pPr>
              <w:keepNext/>
              <w:spacing w:after="60"/>
              <w:jc w:val="center"/>
            </w:pPr>
            <w:r>
              <w:rPr>
                <w:rFonts w:ascii="Calibri" w:hAnsi="Calibri"/>
                <w:sz w:val="20"/>
              </w:rPr>
              <w:t>29.8 (215)</w:t>
            </w:r>
          </w:p>
        </w:tc>
        <w:tc>
          <w:tcPr>
            <w:tcW w:w="0" w:type="auto"/>
            <w:tcBorders>
              <w:top w:val="single" w:sz="0" w:space="0" w:color="D3D3D3"/>
              <w:left w:val="single" w:sz="0" w:space="0" w:color="D3D3D3"/>
              <w:bottom w:val="single" w:sz="0" w:space="0" w:color="D3D3D3"/>
              <w:right w:val="single" w:sz="0" w:space="0" w:color="D3D3D3"/>
            </w:tcBorders>
          </w:tcPr>
          <w:p w14:paraId="1E08E0B6" w14:textId="77777777" w:rsidR="00022B71" w:rsidRDefault="005B112A">
            <w:pPr>
              <w:keepNext/>
              <w:spacing w:after="60"/>
              <w:jc w:val="center"/>
            </w:pPr>
            <w:r>
              <w:rPr>
                <w:rFonts w:ascii="Calibri" w:hAnsi="Calibri"/>
                <w:sz w:val="20"/>
              </w:rPr>
              <w:t>29.1 (115)</w:t>
            </w:r>
          </w:p>
        </w:tc>
        <w:tc>
          <w:tcPr>
            <w:tcW w:w="0" w:type="auto"/>
            <w:tcBorders>
              <w:top w:val="single" w:sz="0" w:space="0" w:color="D3D3D3"/>
              <w:left w:val="single" w:sz="0" w:space="0" w:color="D3D3D3"/>
              <w:bottom w:val="single" w:sz="0" w:space="0" w:color="D3D3D3"/>
              <w:right w:val="single" w:sz="0" w:space="0" w:color="D3D3D3"/>
            </w:tcBorders>
          </w:tcPr>
          <w:p w14:paraId="55A172EB" w14:textId="77777777" w:rsidR="00022B71" w:rsidRDefault="005B112A">
            <w:pPr>
              <w:keepNext/>
              <w:spacing w:after="60"/>
              <w:jc w:val="center"/>
            </w:pPr>
            <w:r>
              <w:rPr>
                <w:rFonts w:ascii="Calibri" w:hAnsi="Calibri"/>
                <w:sz w:val="20"/>
              </w:rPr>
              <w:t>30.7 (100)</w:t>
            </w:r>
          </w:p>
        </w:tc>
        <w:tc>
          <w:tcPr>
            <w:tcW w:w="0" w:type="auto"/>
            <w:tcBorders>
              <w:top w:val="single" w:sz="0" w:space="0" w:color="D3D3D3"/>
              <w:left w:val="single" w:sz="0" w:space="0" w:color="D3D3D3"/>
              <w:bottom w:val="single" w:sz="0" w:space="0" w:color="D3D3D3"/>
              <w:right w:val="single" w:sz="0" w:space="0" w:color="D3D3D3"/>
            </w:tcBorders>
          </w:tcPr>
          <w:p w14:paraId="2DC2822E" w14:textId="77777777" w:rsidR="00022B71" w:rsidRDefault="00022B71">
            <w:pPr>
              <w:keepNext/>
              <w:spacing w:after="60"/>
              <w:jc w:val="center"/>
            </w:pPr>
          </w:p>
        </w:tc>
      </w:tr>
      <w:tr w:rsidR="00022B71" w14:paraId="249BC4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5CA01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7376F682"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35DBDD1A" w14:textId="77777777" w:rsidR="00022B71" w:rsidRDefault="005B112A">
            <w:pPr>
              <w:keepNext/>
              <w:spacing w:after="60"/>
              <w:jc w:val="center"/>
            </w:pPr>
            <w:r>
              <w:rPr>
                <w:rFonts w:ascii="Calibri" w:hAnsi="Calibri"/>
                <w:sz w:val="20"/>
              </w:rPr>
              <w:t>7.4 (29)</w:t>
            </w:r>
          </w:p>
        </w:tc>
        <w:tc>
          <w:tcPr>
            <w:tcW w:w="0" w:type="auto"/>
            <w:tcBorders>
              <w:top w:val="single" w:sz="0" w:space="0" w:color="D3D3D3"/>
              <w:left w:val="single" w:sz="0" w:space="0" w:color="D3D3D3"/>
              <w:bottom w:val="single" w:sz="0" w:space="0" w:color="D3D3D3"/>
              <w:right w:val="single" w:sz="0" w:space="0" w:color="D3D3D3"/>
            </w:tcBorders>
          </w:tcPr>
          <w:p w14:paraId="4EBDFC4C" w14:textId="77777777" w:rsidR="00022B71" w:rsidRDefault="005B112A">
            <w:pPr>
              <w:keepNext/>
              <w:spacing w:after="60"/>
              <w:jc w:val="center"/>
            </w:pPr>
            <w:r>
              <w:rPr>
                <w:rFonts w:ascii="Calibri" w:hAnsi="Calibri"/>
                <w:sz w:val="20"/>
              </w:rPr>
              <w:t>8.3 (27)</w:t>
            </w:r>
          </w:p>
        </w:tc>
        <w:tc>
          <w:tcPr>
            <w:tcW w:w="0" w:type="auto"/>
            <w:tcBorders>
              <w:top w:val="single" w:sz="0" w:space="0" w:color="D3D3D3"/>
              <w:left w:val="single" w:sz="0" w:space="0" w:color="D3D3D3"/>
              <w:bottom w:val="single" w:sz="0" w:space="0" w:color="D3D3D3"/>
              <w:right w:val="single" w:sz="0" w:space="0" w:color="D3D3D3"/>
            </w:tcBorders>
          </w:tcPr>
          <w:p w14:paraId="6984BEE2" w14:textId="77777777" w:rsidR="00022B71" w:rsidRDefault="00022B71">
            <w:pPr>
              <w:keepNext/>
              <w:spacing w:after="60"/>
              <w:jc w:val="center"/>
            </w:pPr>
          </w:p>
        </w:tc>
      </w:tr>
      <w:tr w:rsidR="00022B71" w14:paraId="48DCF2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D54C96" w14:textId="77777777" w:rsidR="00022B71" w:rsidRDefault="005B112A">
            <w:pPr>
              <w:keepNext/>
              <w:spacing w:after="60"/>
            </w:pPr>
            <w:r>
              <w:rPr>
                <w:rFonts w:ascii="Calibri" w:hAnsi="Calibri"/>
                <w:sz w:val="20"/>
              </w:rPr>
              <w:t>Les_medias_numeriques_Q1</w:t>
            </w:r>
          </w:p>
        </w:tc>
        <w:tc>
          <w:tcPr>
            <w:tcW w:w="0" w:type="auto"/>
            <w:tcBorders>
              <w:top w:val="single" w:sz="0" w:space="0" w:color="D3D3D3"/>
              <w:left w:val="single" w:sz="0" w:space="0" w:color="D3D3D3"/>
              <w:bottom w:val="single" w:sz="0" w:space="0" w:color="D3D3D3"/>
              <w:right w:val="single" w:sz="0" w:space="0" w:color="D3D3D3"/>
            </w:tcBorders>
          </w:tcPr>
          <w:p w14:paraId="3FE7D6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136B8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120EA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C94EB2" w14:textId="77777777" w:rsidR="00022B71" w:rsidRDefault="005B112A">
            <w:pPr>
              <w:keepNext/>
              <w:spacing w:after="60"/>
              <w:jc w:val="center"/>
            </w:pPr>
            <w:r>
              <w:rPr>
                <w:rFonts w:ascii="Calibri" w:hAnsi="Calibri"/>
                <w:sz w:val="20"/>
              </w:rPr>
              <w:t>0.7</w:t>
            </w:r>
          </w:p>
        </w:tc>
      </w:tr>
      <w:tr w:rsidR="00022B71" w14:paraId="67908E8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56EC41"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4B25ACC" w14:textId="77777777" w:rsidR="00022B71" w:rsidRDefault="005B112A">
            <w:pPr>
              <w:keepNext/>
              <w:spacing w:after="60"/>
              <w:jc w:val="center"/>
            </w:pPr>
            <w:r>
              <w:rPr>
                <w:rFonts w:ascii="Calibri" w:hAnsi="Calibri"/>
                <w:sz w:val="20"/>
              </w:rPr>
              <w:t>12.4 (89)</w:t>
            </w:r>
          </w:p>
        </w:tc>
        <w:tc>
          <w:tcPr>
            <w:tcW w:w="0" w:type="auto"/>
            <w:tcBorders>
              <w:top w:val="single" w:sz="0" w:space="0" w:color="D3D3D3"/>
              <w:left w:val="single" w:sz="0" w:space="0" w:color="D3D3D3"/>
              <w:bottom w:val="single" w:sz="0" w:space="0" w:color="D3D3D3"/>
              <w:right w:val="single" w:sz="0" w:space="0" w:color="D3D3D3"/>
            </w:tcBorders>
          </w:tcPr>
          <w:p w14:paraId="69520E23" w14:textId="77777777" w:rsidR="00022B71" w:rsidRDefault="005B112A">
            <w:pPr>
              <w:keepNext/>
              <w:spacing w:after="60"/>
              <w:jc w:val="center"/>
            </w:pPr>
            <w:r>
              <w:rPr>
                <w:rFonts w:ascii="Calibri" w:hAnsi="Calibri"/>
                <w:sz w:val="20"/>
              </w:rPr>
              <w:t>13.6 (54)</w:t>
            </w:r>
          </w:p>
        </w:tc>
        <w:tc>
          <w:tcPr>
            <w:tcW w:w="0" w:type="auto"/>
            <w:tcBorders>
              <w:top w:val="single" w:sz="0" w:space="0" w:color="D3D3D3"/>
              <w:left w:val="single" w:sz="0" w:space="0" w:color="D3D3D3"/>
              <w:bottom w:val="single" w:sz="0" w:space="0" w:color="D3D3D3"/>
              <w:right w:val="single" w:sz="0" w:space="0" w:color="D3D3D3"/>
            </w:tcBorders>
          </w:tcPr>
          <w:p w14:paraId="0BF5403E" w14:textId="77777777" w:rsidR="00022B71" w:rsidRDefault="005B112A">
            <w:pPr>
              <w:keepNext/>
              <w:spacing w:after="60"/>
              <w:jc w:val="center"/>
            </w:pPr>
            <w:r>
              <w:rPr>
                <w:rFonts w:ascii="Calibri" w:hAnsi="Calibri"/>
                <w:sz w:val="20"/>
              </w:rPr>
              <w:t>10.9 (35)</w:t>
            </w:r>
          </w:p>
        </w:tc>
        <w:tc>
          <w:tcPr>
            <w:tcW w:w="0" w:type="auto"/>
            <w:tcBorders>
              <w:top w:val="single" w:sz="0" w:space="0" w:color="D3D3D3"/>
              <w:left w:val="single" w:sz="0" w:space="0" w:color="D3D3D3"/>
              <w:bottom w:val="single" w:sz="0" w:space="0" w:color="D3D3D3"/>
              <w:right w:val="single" w:sz="0" w:space="0" w:color="D3D3D3"/>
            </w:tcBorders>
          </w:tcPr>
          <w:p w14:paraId="5AAE30BC" w14:textId="77777777" w:rsidR="00022B71" w:rsidRDefault="00022B71">
            <w:pPr>
              <w:keepNext/>
              <w:spacing w:after="60"/>
              <w:jc w:val="center"/>
            </w:pPr>
          </w:p>
        </w:tc>
      </w:tr>
      <w:tr w:rsidR="00022B71" w14:paraId="298993E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BA043A"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E40FDB7" w14:textId="77777777" w:rsidR="00022B71" w:rsidRDefault="005B112A">
            <w:pPr>
              <w:keepNext/>
              <w:spacing w:after="60"/>
              <w:jc w:val="center"/>
            </w:pPr>
            <w:r>
              <w:rPr>
                <w:rFonts w:ascii="Calibri" w:hAnsi="Calibri"/>
                <w:sz w:val="20"/>
              </w:rPr>
              <w:t>24.9 (180)</w:t>
            </w:r>
          </w:p>
        </w:tc>
        <w:tc>
          <w:tcPr>
            <w:tcW w:w="0" w:type="auto"/>
            <w:tcBorders>
              <w:top w:val="single" w:sz="0" w:space="0" w:color="D3D3D3"/>
              <w:left w:val="single" w:sz="0" w:space="0" w:color="D3D3D3"/>
              <w:bottom w:val="single" w:sz="0" w:space="0" w:color="D3D3D3"/>
              <w:right w:val="single" w:sz="0" w:space="0" w:color="D3D3D3"/>
            </w:tcBorders>
          </w:tcPr>
          <w:p w14:paraId="6E520462" w14:textId="77777777" w:rsidR="00022B71" w:rsidRDefault="005B112A">
            <w:pPr>
              <w:keepNext/>
              <w:spacing w:after="60"/>
              <w:jc w:val="center"/>
            </w:pPr>
            <w:r>
              <w:rPr>
                <w:rFonts w:ascii="Calibri" w:hAnsi="Calibri"/>
                <w:sz w:val="20"/>
              </w:rPr>
              <w:t>25.8 (102)</w:t>
            </w:r>
          </w:p>
        </w:tc>
        <w:tc>
          <w:tcPr>
            <w:tcW w:w="0" w:type="auto"/>
            <w:tcBorders>
              <w:top w:val="single" w:sz="0" w:space="0" w:color="D3D3D3"/>
              <w:left w:val="single" w:sz="0" w:space="0" w:color="D3D3D3"/>
              <w:bottom w:val="single" w:sz="0" w:space="0" w:color="D3D3D3"/>
              <w:right w:val="single" w:sz="0" w:space="0" w:color="D3D3D3"/>
            </w:tcBorders>
          </w:tcPr>
          <w:p w14:paraId="5B7F1890" w14:textId="77777777" w:rsidR="00022B71" w:rsidRDefault="005B112A">
            <w:pPr>
              <w:keepNext/>
              <w:spacing w:after="60"/>
              <w:jc w:val="center"/>
            </w:pPr>
            <w:r>
              <w:rPr>
                <w:rFonts w:ascii="Calibri" w:hAnsi="Calibri"/>
                <w:sz w:val="20"/>
              </w:rPr>
              <w:t>23.9 (78)</w:t>
            </w:r>
          </w:p>
        </w:tc>
        <w:tc>
          <w:tcPr>
            <w:tcW w:w="0" w:type="auto"/>
            <w:tcBorders>
              <w:top w:val="single" w:sz="0" w:space="0" w:color="D3D3D3"/>
              <w:left w:val="single" w:sz="0" w:space="0" w:color="D3D3D3"/>
              <w:bottom w:val="single" w:sz="0" w:space="0" w:color="D3D3D3"/>
              <w:right w:val="single" w:sz="0" w:space="0" w:color="D3D3D3"/>
            </w:tcBorders>
          </w:tcPr>
          <w:p w14:paraId="35DE3AFC" w14:textId="77777777" w:rsidR="00022B71" w:rsidRDefault="00022B71">
            <w:pPr>
              <w:keepNext/>
              <w:spacing w:after="60"/>
              <w:jc w:val="center"/>
            </w:pPr>
          </w:p>
        </w:tc>
      </w:tr>
      <w:tr w:rsidR="00022B71" w14:paraId="287520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FB4A1A" w14:textId="77777777" w:rsidR="00022B71" w:rsidRDefault="005B112A">
            <w:pPr>
              <w:keepNext/>
              <w:spacing w:after="60"/>
            </w:pPr>
            <w:r>
              <w:rPr>
                <w:rFonts w:ascii="Calibri" w:hAnsi="Calibri"/>
                <w:sz w:val="20"/>
              </w:rPr>
              <w:t xml:space="preserve">    Plus ou </w:t>
            </w:r>
            <w:r>
              <w:rPr>
                <w:rFonts w:ascii="Calibri" w:hAnsi="Calibri"/>
                <w:sz w:val="20"/>
              </w:rPr>
              <w:t>moins important</w:t>
            </w:r>
          </w:p>
        </w:tc>
        <w:tc>
          <w:tcPr>
            <w:tcW w:w="0" w:type="auto"/>
            <w:tcBorders>
              <w:top w:val="single" w:sz="0" w:space="0" w:color="D3D3D3"/>
              <w:left w:val="single" w:sz="0" w:space="0" w:color="D3D3D3"/>
              <w:bottom w:val="single" w:sz="0" w:space="0" w:color="D3D3D3"/>
              <w:right w:val="single" w:sz="0" w:space="0" w:color="D3D3D3"/>
            </w:tcBorders>
          </w:tcPr>
          <w:p w14:paraId="4C568ABB" w14:textId="77777777" w:rsidR="00022B71" w:rsidRDefault="005B112A">
            <w:pPr>
              <w:keepNext/>
              <w:spacing w:after="60"/>
              <w:jc w:val="center"/>
            </w:pPr>
            <w:r>
              <w:rPr>
                <w:rFonts w:ascii="Calibri" w:hAnsi="Calibri"/>
                <w:sz w:val="20"/>
              </w:rPr>
              <w:t>40.4 (291)</w:t>
            </w:r>
          </w:p>
        </w:tc>
        <w:tc>
          <w:tcPr>
            <w:tcW w:w="0" w:type="auto"/>
            <w:tcBorders>
              <w:top w:val="single" w:sz="0" w:space="0" w:color="D3D3D3"/>
              <w:left w:val="single" w:sz="0" w:space="0" w:color="D3D3D3"/>
              <w:bottom w:val="single" w:sz="0" w:space="0" w:color="D3D3D3"/>
              <w:right w:val="single" w:sz="0" w:space="0" w:color="D3D3D3"/>
            </w:tcBorders>
          </w:tcPr>
          <w:p w14:paraId="2F15061F" w14:textId="77777777" w:rsidR="00022B71" w:rsidRDefault="005B112A">
            <w:pPr>
              <w:keepNext/>
              <w:spacing w:after="60"/>
              <w:jc w:val="center"/>
            </w:pPr>
            <w:r>
              <w:rPr>
                <w:rFonts w:ascii="Calibri" w:hAnsi="Calibri"/>
                <w:sz w:val="20"/>
              </w:rPr>
              <w:t>38.9 (153)</w:t>
            </w:r>
          </w:p>
        </w:tc>
        <w:tc>
          <w:tcPr>
            <w:tcW w:w="0" w:type="auto"/>
            <w:tcBorders>
              <w:top w:val="single" w:sz="0" w:space="0" w:color="D3D3D3"/>
              <w:left w:val="single" w:sz="0" w:space="0" w:color="D3D3D3"/>
              <w:bottom w:val="single" w:sz="0" w:space="0" w:color="D3D3D3"/>
              <w:right w:val="single" w:sz="0" w:space="0" w:color="D3D3D3"/>
            </w:tcBorders>
          </w:tcPr>
          <w:p w14:paraId="5498931A" w14:textId="77777777" w:rsidR="00022B71" w:rsidRDefault="005B112A">
            <w:pPr>
              <w:keepNext/>
              <w:spacing w:after="60"/>
              <w:jc w:val="center"/>
            </w:pPr>
            <w:r>
              <w:rPr>
                <w:rFonts w:ascii="Calibri" w:hAnsi="Calibri"/>
                <w:sz w:val="20"/>
              </w:rPr>
              <w:t>42.2 (138)</w:t>
            </w:r>
          </w:p>
        </w:tc>
        <w:tc>
          <w:tcPr>
            <w:tcW w:w="0" w:type="auto"/>
            <w:tcBorders>
              <w:top w:val="single" w:sz="0" w:space="0" w:color="D3D3D3"/>
              <w:left w:val="single" w:sz="0" w:space="0" w:color="D3D3D3"/>
              <w:bottom w:val="single" w:sz="0" w:space="0" w:color="D3D3D3"/>
              <w:right w:val="single" w:sz="0" w:space="0" w:color="D3D3D3"/>
            </w:tcBorders>
          </w:tcPr>
          <w:p w14:paraId="7C501CFD" w14:textId="77777777" w:rsidR="00022B71" w:rsidRDefault="00022B71">
            <w:pPr>
              <w:keepNext/>
              <w:spacing w:after="60"/>
              <w:jc w:val="center"/>
            </w:pPr>
          </w:p>
        </w:tc>
      </w:tr>
      <w:tr w:rsidR="00022B71" w14:paraId="53089BB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6236E6"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2E0E9A0" w14:textId="77777777" w:rsidR="00022B71" w:rsidRDefault="005B112A">
            <w:pPr>
              <w:keepNext/>
              <w:spacing w:after="60"/>
              <w:jc w:val="center"/>
            </w:pPr>
            <w:r>
              <w:rPr>
                <w:rFonts w:ascii="Calibri" w:hAnsi="Calibri"/>
                <w:sz w:val="20"/>
              </w:rPr>
              <w:t>18.9 (136)</w:t>
            </w:r>
          </w:p>
        </w:tc>
        <w:tc>
          <w:tcPr>
            <w:tcW w:w="0" w:type="auto"/>
            <w:tcBorders>
              <w:top w:val="single" w:sz="0" w:space="0" w:color="D3D3D3"/>
              <w:left w:val="single" w:sz="0" w:space="0" w:color="D3D3D3"/>
              <w:bottom w:val="single" w:sz="0" w:space="0" w:color="D3D3D3"/>
              <w:right w:val="single" w:sz="0" w:space="0" w:color="D3D3D3"/>
            </w:tcBorders>
          </w:tcPr>
          <w:p w14:paraId="496F7152" w14:textId="77777777" w:rsidR="00022B71" w:rsidRDefault="005B112A">
            <w:pPr>
              <w:keepNext/>
              <w:spacing w:after="60"/>
              <w:jc w:val="center"/>
            </w:pPr>
            <w:r>
              <w:rPr>
                <w:rFonts w:ascii="Calibri" w:hAnsi="Calibri"/>
                <w:sz w:val="20"/>
              </w:rPr>
              <w:t>18.9 (74)</w:t>
            </w:r>
          </w:p>
        </w:tc>
        <w:tc>
          <w:tcPr>
            <w:tcW w:w="0" w:type="auto"/>
            <w:tcBorders>
              <w:top w:val="single" w:sz="0" w:space="0" w:color="D3D3D3"/>
              <w:left w:val="single" w:sz="0" w:space="0" w:color="D3D3D3"/>
              <w:bottom w:val="single" w:sz="0" w:space="0" w:color="D3D3D3"/>
              <w:right w:val="single" w:sz="0" w:space="0" w:color="D3D3D3"/>
            </w:tcBorders>
          </w:tcPr>
          <w:p w14:paraId="535B3A98" w14:textId="77777777" w:rsidR="00022B71" w:rsidRDefault="005B112A">
            <w:pPr>
              <w:keepNext/>
              <w:spacing w:after="60"/>
              <w:jc w:val="center"/>
            </w:pPr>
            <w:r>
              <w:rPr>
                <w:rFonts w:ascii="Calibri" w:hAnsi="Calibri"/>
                <w:sz w:val="20"/>
              </w:rPr>
              <w:t>19.0 (62)</w:t>
            </w:r>
          </w:p>
        </w:tc>
        <w:tc>
          <w:tcPr>
            <w:tcW w:w="0" w:type="auto"/>
            <w:tcBorders>
              <w:top w:val="single" w:sz="0" w:space="0" w:color="D3D3D3"/>
              <w:left w:val="single" w:sz="0" w:space="0" w:color="D3D3D3"/>
              <w:bottom w:val="single" w:sz="0" w:space="0" w:color="D3D3D3"/>
              <w:right w:val="single" w:sz="0" w:space="0" w:color="D3D3D3"/>
            </w:tcBorders>
          </w:tcPr>
          <w:p w14:paraId="6DE3B0F5" w14:textId="77777777" w:rsidR="00022B71" w:rsidRDefault="00022B71">
            <w:pPr>
              <w:keepNext/>
              <w:spacing w:after="60"/>
              <w:jc w:val="center"/>
            </w:pPr>
          </w:p>
        </w:tc>
      </w:tr>
      <w:tr w:rsidR="00022B71" w14:paraId="6B751AA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4BA1DE"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C8D6CF5" w14:textId="77777777" w:rsidR="00022B71" w:rsidRDefault="005B112A">
            <w:pPr>
              <w:keepNext/>
              <w:spacing w:after="60"/>
              <w:jc w:val="center"/>
            </w:pPr>
            <w:r>
              <w:rPr>
                <w:rFonts w:ascii="Calibri" w:hAnsi="Calibri"/>
                <w:sz w:val="20"/>
              </w:rPr>
              <w:t>3.4 (24)</w:t>
            </w:r>
          </w:p>
        </w:tc>
        <w:tc>
          <w:tcPr>
            <w:tcW w:w="0" w:type="auto"/>
            <w:tcBorders>
              <w:top w:val="single" w:sz="0" w:space="0" w:color="D3D3D3"/>
              <w:left w:val="single" w:sz="0" w:space="0" w:color="D3D3D3"/>
              <w:bottom w:val="single" w:sz="0" w:space="0" w:color="D3D3D3"/>
              <w:right w:val="single" w:sz="0" w:space="0" w:color="D3D3D3"/>
            </w:tcBorders>
          </w:tcPr>
          <w:p w14:paraId="6899CC64" w14:textId="77777777" w:rsidR="00022B71" w:rsidRDefault="005B112A">
            <w:pPr>
              <w:keepNext/>
              <w:spacing w:after="60"/>
              <w:jc w:val="center"/>
            </w:pPr>
            <w:r>
              <w:rPr>
                <w:rFonts w:ascii="Calibri" w:hAnsi="Calibri"/>
                <w:sz w:val="20"/>
              </w:rPr>
              <w:t>2.9 (11)</w:t>
            </w:r>
          </w:p>
        </w:tc>
        <w:tc>
          <w:tcPr>
            <w:tcW w:w="0" w:type="auto"/>
            <w:tcBorders>
              <w:top w:val="single" w:sz="0" w:space="0" w:color="D3D3D3"/>
              <w:left w:val="single" w:sz="0" w:space="0" w:color="D3D3D3"/>
              <w:bottom w:val="single" w:sz="0" w:space="0" w:color="D3D3D3"/>
              <w:right w:val="single" w:sz="0" w:space="0" w:color="D3D3D3"/>
            </w:tcBorders>
          </w:tcPr>
          <w:p w14:paraId="6F430CEA" w14:textId="77777777" w:rsidR="00022B71" w:rsidRDefault="005B112A">
            <w:pPr>
              <w:keepNext/>
              <w:spacing w:after="60"/>
              <w:jc w:val="center"/>
            </w:pPr>
            <w:r>
              <w:rPr>
                <w:rFonts w:ascii="Calibri" w:hAnsi="Calibri"/>
                <w:sz w:val="20"/>
              </w:rPr>
              <w:t>4.0 (13)</w:t>
            </w:r>
          </w:p>
        </w:tc>
        <w:tc>
          <w:tcPr>
            <w:tcW w:w="0" w:type="auto"/>
            <w:tcBorders>
              <w:top w:val="single" w:sz="0" w:space="0" w:color="D3D3D3"/>
              <w:left w:val="single" w:sz="0" w:space="0" w:color="D3D3D3"/>
              <w:bottom w:val="single" w:sz="0" w:space="0" w:color="D3D3D3"/>
              <w:right w:val="single" w:sz="0" w:space="0" w:color="D3D3D3"/>
            </w:tcBorders>
          </w:tcPr>
          <w:p w14:paraId="7A535F1F" w14:textId="77777777" w:rsidR="00022B71" w:rsidRDefault="00022B71">
            <w:pPr>
              <w:keepNext/>
              <w:spacing w:after="60"/>
              <w:jc w:val="center"/>
            </w:pPr>
          </w:p>
        </w:tc>
      </w:tr>
      <w:tr w:rsidR="00022B71" w14:paraId="74E0F15E" w14:textId="77777777" w:rsidTr="00022B71">
        <w:trPr>
          <w:cantSplit/>
          <w:jc w:val="center"/>
        </w:trPr>
        <w:tc>
          <w:tcPr>
            <w:tcW w:w="0" w:type="auto"/>
            <w:gridSpan w:val="5"/>
          </w:tcPr>
          <w:p w14:paraId="068D46C7"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1E9A2733" w14:textId="77777777" w:rsidTr="00022B71">
        <w:trPr>
          <w:cantSplit/>
          <w:jc w:val="center"/>
        </w:trPr>
        <w:tc>
          <w:tcPr>
            <w:tcW w:w="0" w:type="auto"/>
            <w:gridSpan w:val="5"/>
          </w:tcPr>
          <w:p w14:paraId="7498A260"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1ADE9FC7" w14:textId="77777777" w:rsidR="00022B71" w:rsidRDefault="005B112A">
      <w:pPr>
        <w:pStyle w:val="Titre2"/>
      </w:pPr>
      <w:bookmarkStart w:id="43" w:name="tableau-pour-les-parents-des-repondants"/>
      <w:bookmarkStart w:id="44" w:name="_Toc209544832"/>
      <w:bookmarkEnd w:id="32"/>
      <w:bookmarkEnd w:id="41"/>
      <w:r>
        <w:t>Tableau pour les Parents des repondants</w:t>
      </w:r>
      <w:bookmarkEnd w:id="44"/>
    </w:p>
    <w:p w14:paraId="69A45D5F" w14:textId="77777777" w:rsidR="00022B71" w:rsidRDefault="005B112A">
      <w:pPr>
        <w:pStyle w:val="Titre3"/>
      </w:pPr>
      <w:bookmarkStart w:id="45" w:name="Xbf80935ed0f9047133777f7938b93b398ab4b2f"/>
      <w:bookmarkStart w:id="46" w:name="_Toc209544833"/>
      <w:r>
        <w:t>Parents des repondants selon le groupe d’âge</w:t>
      </w:r>
      <w:bookmarkEnd w:id="46"/>
    </w:p>
    <w:p w14:paraId="619EFBAC" w14:textId="77777777" w:rsidR="00022B71" w:rsidRDefault="005B112A">
      <w:r>
        <w:br w:type="page"/>
      </w:r>
    </w:p>
    <w:p w14:paraId="2B29E07C" w14:textId="77777777" w:rsidR="00022B71" w:rsidRDefault="005B112A">
      <w:pPr>
        <w:pStyle w:val="En-ttedetabledesmatires"/>
      </w:pPr>
      <w:r>
        <w:rPr>
          <w:rStyle w:val="NormalTok"/>
        </w:rPr>
        <w:t xml:space="preserve">Table_parents_gpe_age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gpe_age,  </w:t>
      </w:r>
      <w:r>
        <w:br/>
      </w:r>
      <w:r>
        <w:rPr>
          <w:rStyle w:val="NormalTok"/>
        </w:rPr>
        <w:t xml:space="preserve">  </w:t>
      </w:r>
      <w:r>
        <w:rPr>
          <w:rStyle w:val="AttributeTok"/>
        </w:rPr>
        <w:t>include =</w:t>
      </w:r>
      <w:r>
        <w:rPr>
          <w:rStyle w:val="NormalTok"/>
        </w:rPr>
        <w:t xml:space="preserve"> </w:t>
      </w:r>
      <w:r>
        <w:rPr>
          <w:rStyle w:val="FunctionTok"/>
        </w:rPr>
        <w:t>c</w:t>
      </w:r>
      <w:r>
        <w:rPr>
          <w:rStyle w:val="NormalTok"/>
        </w:rPr>
        <w:t>( Diplome_mere, Diplome_pere,Situation_civile_parents,Occupation_mere,Occupation_pere),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rPr>
          <w:rStyle w:val="SpecialCharTok"/>
        </w:rPr>
        <w:t>%</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br/>
      </w:r>
      <w:r>
        <w:rPr>
          <w:rStyle w:val="NormalTok"/>
        </w:rPr>
        <w:t xml:space="preserve">  </w:t>
      </w:r>
      <w:r>
        <w:rPr>
          <w:rStyle w:val="FunctionTok"/>
        </w:rPr>
        <w:t>modify_caption</w:t>
      </w:r>
      <w:r>
        <w:rPr>
          <w:rStyle w:val="NormalTok"/>
        </w:rPr>
        <w:t>(</w:t>
      </w:r>
      <w:r>
        <w:rPr>
          <w:rStyle w:val="StringTok"/>
        </w:rPr>
        <w:t>"**Parents selon le groupe d'âge**"</w:t>
      </w:r>
      <w:r>
        <w:rPr>
          <w:rStyle w:val="NormalTok"/>
        </w:rPr>
        <w:t>)</w:t>
      </w:r>
      <w:r>
        <w:br/>
      </w:r>
      <w:r>
        <w:br/>
      </w:r>
      <w:r>
        <w:rPr>
          <w:rStyle w:val="NormalTok"/>
        </w:rPr>
        <w:t>Table_parents_gpe_age</w:t>
      </w:r>
    </w:p>
    <w:tbl>
      <w:tblPr>
        <w:tblStyle w:val="Table"/>
        <w:tblW w:w="0" w:type="auto"/>
        <w:jc w:val="center"/>
        <w:tblCellMar>
          <w:left w:w="60" w:type="dxa"/>
          <w:right w:w="60" w:type="dxa"/>
        </w:tblCellMar>
        <w:tblLook w:val="0000" w:firstRow="0" w:lastRow="0" w:firstColumn="0" w:lastColumn="0" w:noHBand="0" w:noVBand="0"/>
      </w:tblPr>
      <w:tblGrid>
        <w:gridCol w:w="3097"/>
        <w:gridCol w:w="1453"/>
        <w:gridCol w:w="1653"/>
        <w:gridCol w:w="1653"/>
        <w:gridCol w:w="805"/>
      </w:tblGrid>
      <w:tr w:rsidR="00022B71" w14:paraId="6E43190C"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095B736"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AA25502"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0A3DEA9"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79A1A975"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9EEEE9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5537ED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24E28A" w14:textId="77777777" w:rsidR="00022B71" w:rsidRDefault="005B112A">
            <w:pPr>
              <w:keepNext/>
              <w:spacing w:after="60"/>
            </w:pPr>
            <w:r>
              <w:rPr>
                <w:rFonts w:ascii="Calibri" w:hAnsi="Calibri"/>
                <w:sz w:val="20"/>
              </w:rPr>
              <w:t>Diplome_mere</w:t>
            </w:r>
          </w:p>
        </w:tc>
        <w:tc>
          <w:tcPr>
            <w:tcW w:w="0" w:type="auto"/>
            <w:tcBorders>
              <w:top w:val="single" w:sz="0" w:space="0" w:color="D3D3D3"/>
              <w:left w:val="single" w:sz="0" w:space="0" w:color="D3D3D3"/>
              <w:bottom w:val="single" w:sz="0" w:space="0" w:color="D3D3D3"/>
              <w:right w:val="single" w:sz="0" w:space="0" w:color="D3D3D3"/>
            </w:tcBorders>
          </w:tcPr>
          <w:p w14:paraId="6513814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54578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AE360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5C550F" w14:textId="77777777" w:rsidR="00022B71" w:rsidRDefault="005B112A">
            <w:pPr>
              <w:keepNext/>
              <w:spacing w:after="60"/>
              <w:jc w:val="center"/>
            </w:pPr>
            <w:r>
              <w:rPr>
                <w:rFonts w:ascii="Calibri" w:hAnsi="Calibri"/>
                <w:sz w:val="20"/>
              </w:rPr>
              <w:t>&lt;0.001</w:t>
            </w:r>
          </w:p>
        </w:tc>
      </w:tr>
      <w:tr w:rsidR="00022B71" w14:paraId="5BD47E4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8FD151"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715DE637" w14:textId="77777777" w:rsidR="00022B71" w:rsidRDefault="005B112A">
            <w:pPr>
              <w:keepNext/>
              <w:spacing w:after="60"/>
              <w:jc w:val="center"/>
            </w:pPr>
            <w:r>
              <w:rPr>
                <w:rFonts w:ascii="Calibri" w:hAnsi="Calibri"/>
                <w:sz w:val="20"/>
              </w:rPr>
              <w:t>24.9 (172)</w:t>
            </w:r>
          </w:p>
        </w:tc>
        <w:tc>
          <w:tcPr>
            <w:tcW w:w="0" w:type="auto"/>
            <w:tcBorders>
              <w:top w:val="single" w:sz="0" w:space="0" w:color="D3D3D3"/>
              <w:left w:val="single" w:sz="0" w:space="0" w:color="D3D3D3"/>
              <w:bottom w:val="single" w:sz="0" w:space="0" w:color="D3D3D3"/>
              <w:right w:val="single" w:sz="0" w:space="0" w:color="D3D3D3"/>
            </w:tcBorders>
          </w:tcPr>
          <w:p w14:paraId="3A55CB5C" w14:textId="77777777" w:rsidR="00022B71" w:rsidRDefault="005B112A">
            <w:pPr>
              <w:keepNext/>
              <w:spacing w:after="60"/>
              <w:jc w:val="center"/>
            </w:pPr>
            <w:r>
              <w:rPr>
                <w:rFonts w:ascii="Calibri" w:hAnsi="Calibri"/>
                <w:sz w:val="20"/>
              </w:rPr>
              <w:t>17.2 (42)</w:t>
            </w:r>
          </w:p>
        </w:tc>
        <w:tc>
          <w:tcPr>
            <w:tcW w:w="0" w:type="auto"/>
            <w:tcBorders>
              <w:top w:val="single" w:sz="0" w:space="0" w:color="D3D3D3"/>
              <w:left w:val="single" w:sz="0" w:space="0" w:color="D3D3D3"/>
              <w:bottom w:val="single" w:sz="0" w:space="0" w:color="D3D3D3"/>
              <w:right w:val="single" w:sz="0" w:space="0" w:color="D3D3D3"/>
            </w:tcBorders>
          </w:tcPr>
          <w:p w14:paraId="08675A2C" w14:textId="77777777" w:rsidR="00022B71" w:rsidRDefault="005B112A">
            <w:pPr>
              <w:keepNext/>
              <w:spacing w:after="60"/>
              <w:jc w:val="center"/>
            </w:pPr>
            <w:r>
              <w:rPr>
                <w:rFonts w:ascii="Calibri" w:hAnsi="Calibri"/>
                <w:sz w:val="20"/>
              </w:rPr>
              <w:t>29.2 (130)</w:t>
            </w:r>
          </w:p>
        </w:tc>
        <w:tc>
          <w:tcPr>
            <w:tcW w:w="0" w:type="auto"/>
            <w:tcBorders>
              <w:top w:val="single" w:sz="0" w:space="0" w:color="D3D3D3"/>
              <w:left w:val="single" w:sz="0" w:space="0" w:color="D3D3D3"/>
              <w:bottom w:val="single" w:sz="0" w:space="0" w:color="D3D3D3"/>
              <w:right w:val="single" w:sz="0" w:space="0" w:color="D3D3D3"/>
            </w:tcBorders>
          </w:tcPr>
          <w:p w14:paraId="7FFB03FA" w14:textId="77777777" w:rsidR="00022B71" w:rsidRDefault="00022B71">
            <w:pPr>
              <w:keepNext/>
              <w:spacing w:after="60"/>
              <w:jc w:val="center"/>
            </w:pPr>
          </w:p>
        </w:tc>
      </w:tr>
      <w:tr w:rsidR="00022B71" w14:paraId="77E965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FDA917"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7B4C806A" w14:textId="77777777" w:rsidR="00022B71" w:rsidRDefault="005B112A">
            <w:pPr>
              <w:keepNext/>
              <w:spacing w:after="60"/>
              <w:jc w:val="center"/>
            </w:pPr>
            <w:r>
              <w:rPr>
                <w:rFonts w:ascii="Calibri" w:hAnsi="Calibri"/>
                <w:sz w:val="20"/>
              </w:rPr>
              <w:t>40.7 (281)</w:t>
            </w:r>
          </w:p>
        </w:tc>
        <w:tc>
          <w:tcPr>
            <w:tcW w:w="0" w:type="auto"/>
            <w:tcBorders>
              <w:top w:val="single" w:sz="0" w:space="0" w:color="D3D3D3"/>
              <w:left w:val="single" w:sz="0" w:space="0" w:color="D3D3D3"/>
              <w:bottom w:val="single" w:sz="0" w:space="0" w:color="D3D3D3"/>
              <w:right w:val="single" w:sz="0" w:space="0" w:color="D3D3D3"/>
            </w:tcBorders>
          </w:tcPr>
          <w:p w14:paraId="40E75108" w14:textId="77777777" w:rsidR="00022B71" w:rsidRDefault="005B112A">
            <w:pPr>
              <w:keepNext/>
              <w:spacing w:after="60"/>
              <w:jc w:val="center"/>
            </w:pPr>
            <w:r>
              <w:rPr>
                <w:rFonts w:ascii="Calibri" w:hAnsi="Calibri"/>
                <w:sz w:val="20"/>
              </w:rPr>
              <w:t>37.0 (91)</w:t>
            </w:r>
          </w:p>
        </w:tc>
        <w:tc>
          <w:tcPr>
            <w:tcW w:w="0" w:type="auto"/>
            <w:tcBorders>
              <w:top w:val="single" w:sz="0" w:space="0" w:color="D3D3D3"/>
              <w:left w:val="single" w:sz="0" w:space="0" w:color="D3D3D3"/>
              <w:bottom w:val="single" w:sz="0" w:space="0" w:color="D3D3D3"/>
              <w:right w:val="single" w:sz="0" w:space="0" w:color="D3D3D3"/>
            </w:tcBorders>
          </w:tcPr>
          <w:p w14:paraId="051C6751" w14:textId="77777777" w:rsidR="00022B71" w:rsidRDefault="005B112A">
            <w:pPr>
              <w:keepNext/>
              <w:spacing w:after="60"/>
              <w:jc w:val="center"/>
            </w:pPr>
            <w:r>
              <w:rPr>
                <w:rFonts w:ascii="Calibri" w:hAnsi="Calibri"/>
                <w:sz w:val="20"/>
              </w:rPr>
              <w:t>42.8 (190)</w:t>
            </w:r>
          </w:p>
        </w:tc>
        <w:tc>
          <w:tcPr>
            <w:tcW w:w="0" w:type="auto"/>
            <w:tcBorders>
              <w:top w:val="single" w:sz="0" w:space="0" w:color="D3D3D3"/>
              <w:left w:val="single" w:sz="0" w:space="0" w:color="D3D3D3"/>
              <w:bottom w:val="single" w:sz="0" w:space="0" w:color="D3D3D3"/>
              <w:right w:val="single" w:sz="0" w:space="0" w:color="D3D3D3"/>
            </w:tcBorders>
          </w:tcPr>
          <w:p w14:paraId="2DB445E0" w14:textId="77777777" w:rsidR="00022B71" w:rsidRDefault="00022B71">
            <w:pPr>
              <w:keepNext/>
              <w:spacing w:after="60"/>
              <w:jc w:val="center"/>
            </w:pPr>
          </w:p>
        </w:tc>
      </w:tr>
      <w:tr w:rsidR="00022B71" w14:paraId="44105A0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F0C273"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62609802" w14:textId="77777777" w:rsidR="00022B71" w:rsidRDefault="005B112A">
            <w:pPr>
              <w:keepNext/>
              <w:spacing w:after="60"/>
              <w:jc w:val="center"/>
            </w:pPr>
            <w:r>
              <w:rPr>
                <w:rFonts w:ascii="Calibri" w:hAnsi="Calibri"/>
                <w:sz w:val="20"/>
              </w:rPr>
              <w:t>34.3 (237)</w:t>
            </w:r>
          </w:p>
        </w:tc>
        <w:tc>
          <w:tcPr>
            <w:tcW w:w="0" w:type="auto"/>
            <w:tcBorders>
              <w:top w:val="single" w:sz="0" w:space="0" w:color="D3D3D3"/>
              <w:left w:val="single" w:sz="0" w:space="0" w:color="D3D3D3"/>
              <w:bottom w:val="single" w:sz="0" w:space="0" w:color="D3D3D3"/>
              <w:right w:val="single" w:sz="0" w:space="0" w:color="D3D3D3"/>
            </w:tcBorders>
          </w:tcPr>
          <w:p w14:paraId="2EB46396" w14:textId="77777777" w:rsidR="00022B71" w:rsidRDefault="005B112A">
            <w:pPr>
              <w:keepNext/>
              <w:spacing w:after="60"/>
              <w:jc w:val="center"/>
            </w:pPr>
            <w:r>
              <w:rPr>
                <w:rFonts w:ascii="Calibri" w:hAnsi="Calibri"/>
                <w:sz w:val="20"/>
              </w:rPr>
              <w:t>45.8 (112)</w:t>
            </w:r>
          </w:p>
        </w:tc>
        <w:tc>
          <w:tcPr>
            <w:tcW w:w="0" w:type="auto"/>
            <w:tcBorders>
              <w:top w:val="single" w:sz="0" w:space="0" w:color="D3D3D3"/>
              <w:left w:val="single" w:sz="0" w:space="0" w:color="D3D3D3"/>
              <w:bottom w:val="single" w:sz="0" w:space="0" w:color="D3D3D3"/>
              <w:right w:val="single" w:sz="0" w:space="0" w:color="D3D3D3"/>
            </w:tcBorders>
          </w:tcPr>
          <w:p w14:paraId="595D49AE" w14:textId="77777777" w:rsidR="00022B71" w:rsidRDefault="005B112A">
            <w:pPr>
              <w:keepNext/>
              <w:spacing w:after="60"/>
              <w:jc w:val="center"/>
            </w:pPr>
            <w:r>
              <w:rPr>
                <w:rFonts w:ascii="Calibri" w:hAnsi="Calibri"/>
                <w:sz w:val="20"/>
              </w:rPr>
              <w:t>28.1 (125)</w:t>
            </w:r>
          </w:p>
        </w:tc>
        <w:tc>
          <w:tcPr>
            <w:tcW w:w="0" w:type="auto"/>
            <w:tcBorders>
              <w:top w:val="single" w:sz="0" w:space="0" w:color="D3D3D3"/>
              <w:left w:val="single" w:sz="0" w:space="0" w:color="D3D3D3"/>
              <w:bottom w:val="single" w:sz="0" w:space="0" w:color="D3D3D3"/>
              <w:right w:val="single" w:sz="0" w:space="0" w:color="D3D3D3"/>
            </w:tcBorders>
          </w:tcPr>
          <w:p w14:paraId="6AE09065" w14:textId="77777777" w:rsidR="00022B71" w:rsidRDefault="00022B71">
            <w:pPr>
              <w:keepNext/>
              <w:spacing w:after="60"/>
              <w:jc w:val="center"/>
            </w:pPr>
          </w:p>
        </w:tc>
      </w:tr>
      <w:tr w:rsidR="00022B71" w14:paraId="053E603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5A37E0" w14:textId="77777777" w:rsidR="00022B71" w:rsidRDefault="005B112A">
            <w:pPr>
              <w:keepNext/>
              <w:spacing w:after="60"/>
            </w:pPr>
            <w:r>
              <w:rPr>
                <w:rFonts w:ascii="Calibri" w:hAnsi="Calibri"/>
                <w:sz w:val="20"/>
              </w:rPr>
              <w:t>Diplome_pere</w:t>
            </w:r>
          </w:p>
        </w:tc>
        <w:tc>
          <w:tcPr>
            <w:tcW w:w="0" w:type="auto"/>
            <w:tcBorders>
              <w:top w:val="single" w:sz="0" w:space="0" w:color="D3D3D3"/>
              <w:left w:val="single" w:sz="0" w:space="0" w:color="D3D3D3"/>
              <w:bottom w:val="single" w:sz="0" w:space="0" w:color="D3D3D3"/>
              <w:right w:val="single" w:sz="0" w:space="0" w:color="D3D3D3"/>
            </w:tcBorders>
          </w:tcPr>
          <w:p w14:paraId="1A1E5FD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4FC8A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D1405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9E9170" w14:textId="77777777" w:rsidR="00022B71" w:rsidRDefault="005B112A">
            <w:pPr>
              <w:keepNext/>
              <w:spacing w:after="60"/>
              <w:jc w:val="center"/>
            </w:pPr>
            <w:r>
              <w:rPr>
                <w:rFonts w:ascii="Calibri" w:hAnsi="Calibri"/>
                <w:sz w:val="20"/>
              </w:rPr>
              <w:t>0.10</w:t>
            </w:r>
          </w:p>
        </w:tc>
      </w:tr>
      <w:tr w:rsidR="00022B71" w14:paraId="1AEBEEE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FED9E1"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7FF95EC8" w14:textId="77777777" w:rsidR="00022B71" w:rsidRDefault="005B112A">
            <w:pPr>
              <w:keepNext/>
              <w:spacing w:after="60"/>
              <w:jc w:val="center"/>
            </w:pPr>
            <w:r>
              <w:rPr>
                <w:rFonts w:ascii="Calibri" w:hAnsi="Calibri"/>
                <w:sz w:val="20"/>
              </w:rPr>
              <w:t>31.1 (212)</w:t>
            </w:r>
          </w:p>
        </w:tc>
        <w:tc>
          <w:tcPr>
            <w:tcW w:w="0" w:type="auto"/>
            <w:tcBorders>
              <w:top w:val="single" w:sz="0" w:space="0" w:color="D3D3D3"/>
              <w:left w:val="single" w:sz="0" w:space="0" w:color="D3D3D3"/>
              <w:bottom w:val="single" w:sz="0" w:space="0" w:color="D3D3D3"/>
              <w:right w:val="single" w:sz="0" w:space="0" w:color="D3D3D3"/>
            </w:tcBorders>
          </w:tcPr>
          <w:p w14:paraId="1CB61AE4" w14:textId="77777777" w:rsidR="00022B71" w:rsidRDefault="005B112A">
            <w:pPr>
              <w:keepNext/>
              <w:spacing w:after="60"/>
              <w:jc w:val="center"/>
            </w:pPr>
            <w:r>
              <w:rPr>
                <w:rFonts w:ascii="Calibri" w:hAnsi="Calibri"/>
                <w:sz w:val="20"/>
              </w:rPr>
              <w:t>26.1 (64)</w:t>
            </w:r>
          </w:p>
        </w:tc>
        <w:tc>
          <w:tcPr>
            <w:tcW w:w="0" w:type="auto"/>
            <w:tcBorders>
              <w:top w:val="single" w:sz="0" w:space="0" w:color="D3D3D3"/>
              <w:left w:val="single" w:sz="0" w:space="0" w:color="D3D3D3"/>
              <w:bottom w:val="single" w:sz="0" w:space="0" w:color="D3D3D3"/>
              <w:right w:val="single" w:sz="0" w:space="0" w:color="D3D3D3"/>
            </w:tcBorders>
          </w:tcPr>
          <w:p w14:paraId="1132569A" w14:textId="77777777" w:rsidR="00022B71" w:rsidRDefault="005B112A">
            <w:pPr>
              <w:keepNext/>
              <w:spacing w:after="60"/>
              <w:jc w:val="center"/>
            </w:pPr>
            <w:r>
              <w:rPr>
                <w:rFonts w:ascii="Calibri" w:hAnsi="Calibri"/>
                <w:sz w:val="20"/>
              </w:rPr>
              <w:t>33.9 (148)</w:t>
            </w:r>
          </w:p>
        </w:tc>
        <w:tc>
          <w:tcPr>
            <w:tcW w:w="0" w:type="auto"/>
            <w:tcBorders>
              <w:top w:val="single" w:sz="0" w:space="0" w:color="D3D3D3"/>
              <w:left w:val="single" w:sz="0" w:space="0" w:color="D3D3D3"/>
              <w:bottom w:val="single" w:sz="0" w:space="0" w:color="D3D3D3"/>
              <w:right w:val="single" w:sz="0" w:space="0" w:color="D3D3D3"/>
            </w:tcBorders>
          </w:tcPr>
          <w:p w14:paraId="53310725" w14:textId="77777777" w:rsidR="00022B71" w:rsidRDefault="00022B71">
            <w:pPr>
              <w:keepNext/>
              <w:spacing w:after="60"/>
              <w:jc w:val="center"/>
            </w:pPr>
          </w:p>
        </w:tc>
      </w:tr>
      <w:tr w:rsidR="00022B71" w14:paraId="0E0A7C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3A0E27"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163DEB60" w14:textId="77777777" w:rsidR="00022B71" w:rsidRDefault="005B112A">
            <w:pPr>
              <w:keepNext/>
              <w:spacing w:after="60"/>
              <w:jc w:val="center"/>
            </w:pPr>
            <w:r>
              <w:rPr>
                <w:rFonts w:ascii="Calibri" w:hAnsi="Calibri"/>
                <w:sz w:val="20"/>
              </w:rPr>
              <w:t>37.8 (258)</w:t>
            </w:r>
          </w:p>
        </w:tc>
        <w:tc>
          <w:tcPr>
            <w:tcW w:w="0" w:type="auto"/>
            <w:tcBorders>
              <w:top w:val="single" w:sz="0" w:space="0" w:color="D3D3D3"/>
              <w:left w:val="single" w:sz="0" w:space="0" w:color="D3D3D3"/>
              <w:bottom w:val="single" w:sz="0" w:space="0" w:color="D3D3D3"/>
              <w:right w:val="single" w:sz="0" w:space="0" w:color="D3D3D3"/>
            </w:tcBorders>
          </w:tcPr>
          <w:p w14:paraId="607B895B" w14:textId="77777777" w:rsidR="00022B71" w:rsidRDefault="005B112A">
            <w:pPr>
              <w:keepNext/>
              <w:spacing w:after="60"/>
              <w:jc w:val="center"/>
            </w:pPr>
            <w:r>
              <w:rPr>
                <w:rFonts w:ascii="Calibri" w:hAnsi="Calibri"/>
                <w:sz w:val="20"/>
              </w:rPr>
              <w:t>38.9 (95)</w:t>
            </w:r>
          </w:p>
        </w:tc>
        <w:tc>
          <w:tcPr>
            <w:tcW w:w="0" w:type="auto"/>
            <w:tcBorders>
              <w:top w:val="single" w:sz="0" w:space="0" w:color="D3D3D3"/>
              <w:left w:val="single" w:sz="0" w:space="0" w:color="D3D3D3"/>
              <w:bottom w:val="single" w:sz="0" w:space="0" w:color="D3D3D3"/>
              <w:right w:val="single" w:sz="0" w:space="0" w:color="D3D3D3"/>
            </w:tcBorders>
          </w:tcPr>
          <w:p w14:paraId="7E514CD5" w14:textId="77777777" w:rsidR="00022B71" w:rsidRDefault="005B112A">
            <w:pPr>
              <w:keepNext/>
              <w:spacing w:after="60"/>
              <w:jc w:val="center"/>
            </w:pPr>
            <w:r>
              <w:rPr>
                <w:rFonts w:ascii="Calibri" w:hAnsi="Calibri"/>
                <w:sz w:val="20"/>
              </w:rPr>
              <w:t>37.3 (163)</w:t>
            </w:r>
          </w:p>
        </w:tc>
        <w:tc>
          <w:tcPr>
            <w:tcW w:w="0" w:type="auto"/>
            <w:tcBorders>
              <w:top w:val="single" w:sz="0" w:space="0" w:color="D3D3D3"/>
              <w:left w:val="single" w:sz="0" w:space="0" w:color="D3D3D3"/>
              <w:bottom w:val="single" w:sz="0" w:space="0" w:color="D3D3D3"/>
              <w:right w:val="single" w:sz="0" w:space="0" w:color="D3D3D3"/>
            </w:tcBorders>
          </w:tcPr>
          <w:p w14:paraId="0FFD9359" w14:textId="77777777" w:rsidR="00022B71" w:rsidRDefault="00022B71">
            <w:pPr>
              <w:keepNext/>
              <w:spacing w:after="60"/>
              <w:jc w:val="center"/>
            </w:pPr>
          </w:p>
        </w:tc>
      </w:tr>
      <w:tr w:rsidR="00022B71" w14:paraId="16B3346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56F2B2"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79A97957" w14:textId="77777777" w:rsidR="00022B71" w:rsidRDefault="005B112A">
            <w:pPr>
              <w:keepNext/>
              <w:spacing w:after="60"/>
              <w:jc w:val="center"/>
            </w:pPr>
            <w:r>
              <w:rPr>
                <w:rFonts w:ascii="Calibri" w:hAnsi="Calibri"/>
                <w:sz w:val="20"/>
              </w:rPr>
              <w:t>31.1 (211)</w:t>
            </w:r>
          </w:p>
        </w:tc>
        <w:tc>
          <w:tcPr>
            <w:tcW w:w="0" w:type="auto"/>
            <w:tcBorders>
              <w:top w:val="single" w:sz="0" w:space="0" w:color="D3D3D3"/>
              <w:left w:val="single" w:sz="0" w:space="0" w:color="D3D3D3"/>
              <w:bottom w:val="single" w:sz="0" w:space="0" w:color="D3D3D3"/>
              <w:right w:val="single" w:sz="0" w:space="0" w:color="D3D3D3"/>
            </w:tcBorders>
          </w:tcPr>
          <w:p w14:paraId="75A10746" w14:textId="77777777" w:rsidR="00022B71" w:rsidRDefault="005B112A">
            <w:pPr>
              <w:keepNext/>
              <w:spacing w:after="60"/>
              <w:jc w:val="center"/>
            </w:pPr>
            <w:r>
              <w:rPr>
                <w:rFonts w:ascii="Calibri" w:hAnsi="Calibri"/>
                <w:sz w:val="20"/>
              </w:rPr>
              <w:t>35.0 (85)</w:t>
            </w:r>
          </w:p>
        </w:tc>
        <w:tc>
          <w:tcPr>
            <w:tcW w:w="0" w:type="auto"/>
            <w:tcBorders>
              <w:top w:val="single" w:sz="0" w:space="0" w:color="D3D3D3"/>
              <w:left w:val="single" w:sz="0" w:space="0" w:color="D3D3D3"/>
              <w:bottom w:val="single" w:sz="0" w:space="0" w:color="D3D3D3"/>
              <w:right w:val="single" w:sz="0" w:space="0" w:color="D3D3D3"/>
            </w:tcBorders>
          </w:tcPr>
          <w:p w14:paraId="3DA0EE42" w14:textId="77777777" w:rsidR="00022B71" w:rsidRDefault="005B112A">
            <w:pPr>
              <w:keepNext/>
              <w:spacing w:after="60"/>
              <w:jc w:val="center"/>
            </w:pPr>
            <w:r>
              <w:rPr>
                <w:rFonts w:ascii="Calibri" w:hAnsi="Calibri"/>
                <w:sz w:val="20"/>
              </w:rPr>
              <w:t>28.8 (126)</w:t>
            </w:r>
          </w:p>
        </w:tc>
        <w:tc>
          <w:tcPr>
            <w:tcW w:w="0" w:type="auto"/>
            <w:tcBorders>
              <w:top w:val="single" w:sz="0" w:space="0" w:color="D3D3D3"/>
              <w:left w:val="single" w:sz="0" w:space="0" w:color="D3D3D3"/>
              <w:bottom w:val="single" w:sz="0" w:space="0" w:color="D3D3D3"/>
              <w:right w:val="single" w:sz="0" w:space="0" w:color="D3D3D3"/>
            </w:tcBorders>
          </w:tcPr>
          <w:p w14:paraId="61E12E1F" w14:textId="77777777" w:rsidR="00022B71" w:rsidRDefault="00022B71">
            <w:pPr>
              <w:keepNext/>
              <w:spacing w:after="60"/>
              <w:jc w:val="center"/>
            </w:pPr>
          </w:p>
        </w:tc>
      </w:tr>
      <w:tr w:rsidR="00022B71" w14:paraId="793F966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EF1947" w14:textId="77777777" w:rsidR="00022B71" w:rsidRDefault="005B112A">
            <w:pPr>
              <w:keepNext/>
              <w:spacing w:after="60"/>
            </w:pPr>
            <w:r>
              <w:rPr>
                <w:rFonts w:ascii="Calibri" w:hAnsi="Calibri"/>
                <w:sz w:val="20"/>
              </w:rPr>
              <w:t>Situation_civile_parents</w:t>
            </w:r>
          </w:p>
        </w:tc>
        <w:tc>
          <w:tcPr>
            <w:tcW w:w="0" w:type="auto"/>
            <w:tcBorders>
              <w:top w:val="single" w:sz="0" w:space="0" w:color="D3D3D3"/>
              <w:left w:val="single" w:sz="0" w:space="0" w:color="D3D3D3"/>
              <w:bottom w:val="single" w:sz="0" w:space="0" w:color="D3D3D3"/>
              <w:right w:val="single" w:sz="0" w:space="0" w:color="D3D3D3"/>
            </w:tcBorders>
          </w:tcPr>
          <w:p w14:paraId="36A9B74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E8C34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988C9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56DBEB" w14:textId="77777777" w:rsidR="00022B71" w:rsidRDefault="005B112A">
            <w:pPr>
              <w:keepNext/>
              <w:spacing w:after="60"/>
              <w:jc w:val="center"/>
            </w:pPr>
            <w:r>
              <w:rPr>
                <w:rFonts w:ascii="Calibri" w:hAnsi="Calibri"/>
                <w:sz w:val="20"/>
              </w:rPr>
              <w:t>0.088</w:t>
            </w:r>
          </w:p>
        </w:tc>
      </w:tr>
      <w:tr w:rsidR="00022B71" w14:paraId="044610A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797A3C" w14:textId="77777777" w:rsidR="00022B71" w:rsidRDefault="005B112A">
            <w:pPr>
              <w:keepNext/>
              <w:spacing w:after="60"/>
            </w:pPr>
            <w:r>
              <w:rPr>
                <w:rFonts w:ascii="Calibri" w:hAnsi="Calibri"/>
                <w:sz w:val="20"/>
              </w:rPr>
              <w:t>    Divorce</w:t>
            </w:r>
          </w:p>
        </w:tc>
        <w:tc>
          <w:tcPr>
            <w:tcW w:w="0" w:type="auto"/>
            <w:tcBorders>
              <w:top w:val="single" w:sz="0" w:space="0" w:color="D3D3D3"/>
              <w:left w:val="single" w:sz="0" w:space="0" w:color="D3D3D3"/>
              <w:bottom w:val="single" w:sz="0" w:space="0" w:color="D3D3D3"/>
              <w:right w:val="single" w:sz="0" w:space="0" w:color="D3D3D3"/>
            </w:tcBorders>
          </w:tcPr>
          <w:p w14:paraId="2A5305AC" w14:textId="77777777" w:rsidR="00022B71" w:rsidRDefault="005B112A">
            <w:pPr>
              <w:keepNext/>
              <w:spacing w:after="60"/>
              <w:jc w:val="center"/>
            </w:pPr>
            <w:r>
              <w:rPr>
                <w:rFonts w:ascii="Calibri" w:hAnsi="Calibri"/>
                <w:sz w:val="20"/>
              </w:rPr>
              <w:t>17.7 (126)</w:t>
            </w:r>
          </w:p>
        </w:tc>
        <w:tc>
          <w:tcPr>
            <w:tcW w:w="0" w:type="auto"/>
            <w:tcBorders>
              <w:top w:val="single" w:sz="0" w:space="0" w:color="D3D3D3"/>
              <w:left w:val="single" w:sz="0" w:space="0" w:color="D3D3D3"/>
              <w:bottom w:val="single" w:sz="0" w:space="0" w:color="D3D3D3"/>
              <w:right w:val="single" w:sz="0" w:space="0" w:color="D3D3D3"/>
            </w:tcBorders>
          </w:tcPr>
          <w:p w14:paraId="4E0D61F6" w14:textId="77777777" w:rsidR="00022B71" w:rsidRDefault="005B112A">
            <w:pPr>
              <w:keepNext/>
              <w:spacing w:after="60"/>
              <w:jc w:val="center"/>
            </w:pPr>
            <w:r>
              <w:rPr>
                <w:rFonts w:ascii="Calibri" w:hAnsi="Calibri"/>
                <w:sz w:val="20"/>
              </w:rPr>
              <w:t>14.0 (37)</w:t>
            </w:r>
          </w:p>
        </w:tc>
        <w:tc>
          <w:tcPr>
            <w:tcW w:w="0" w:type="auto"/>
            <w:tcBorders>
              <w:top w:val="single" w:sz="0" w:space="0" w:color="D3D3D3"/>
              <w:left w:val="single" w:sz="0" w:space="0" w:color="D3D3D3"/>
              <w:bottom w:val="single" w:sz="0" w:space="0" w:color="D3D3D3"/>
              <w:right w:val="single" w:sz="0" w:space="0" w:color="D3D3D3"/>
            </w:tcBorders>
          </w:tcPr>
          <w:p w14:paraId="72740955" w14:textId="77777777" w:rsidR="00022B71" w:rsidRDefault="005B112A">
            <w:pPr>
              <w:keepNext/>
              <w:spacing w:after="60"/>
              <w:jc w:val="center"/>
            </w:pPr>
            <w:r>
              <w:rPr>
                <w:rFonts w:ascii="Calibri" w:hAnsi="Calibri"/>
                <w:sz w:val="20"/>
              </w:rPr>
              <w:t>19.8 (89)</w:t>
            </w:r>
          </w:p>
        </w:tc>
        <w:tc>
          <w:tcPr>
            <w:tcW w:w="0" w:type="auto"/>
            <w:tcBorders>
              <w:top w:val="single" w:sz="0" w:space="0" w:color="D3D3D3"/>
              <w:left w:val="single" w:sz="0" w:space="0" w:color="D3D3D3"/>
              <w:bottom w:val="single" w:sz="0" w:space="0" w:color="D3D3D3"/>
              <w:right w:val="single" w:sz="0" w:space="0" w:color="D3D3D3"/>
            </w:tcBorders>
          </w:tcPr>
          <w:p w14:paraId="68970274" w14:textId="77777777" w:rsidR="00022B71" w:rsidRDefault="00022B71">
            <w:pPr>
              <w:keepNext/>
              <w:spacing w:after="60"/>
              <w:jc w:val="center"/>
            </w:pPr>
          </w:p>
        </w:tc>
      </w:tr>
      <w:tr w:rsidR="00022B71" w14:paraId="66C634B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F9C1D2" w14:textId="77777777" w:rsidR="00022B71" w:rsidRDefault="005B112A">
            <w:pPr>
              <w:keepNext/>
              <w:spacing w:after="60"/>
            </w:pPr>
            <w:r>
              <w:rPr>
                <w:rFonts w:ascii="Calibri" w:hAnsi="Calibri"/>
                <w:sz w:val="20"/>
              </w:rPr>
              <w:t>    Les deux sont defunts</w:t>
            </w:r>
          </w:p>
        </w:tc>
        <w:tc>
          <w:tcPr>
            <w:tcW w:w="0" w:type="auto"/>
            <w:tcBorders>
              <w:top w:val="single" w:sz="0" w:space="0" w:color="D3D3D3"/>
              <w:left w:val="single" w:sz="0" w:space="0" w:color="D3D3D3"/>
              <w:bottom w:val="single" w:sz="0" w:space="0" w:color="D3D3D3"/>
              <w:right w:val="single" w:sz="0" w:space="0" w:color="D3D3D3"/>
            </w:tcBorders>
          </w:tcPr>
          <w:p w14:paraId="1E8D3F07"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2BB7A9B0" w14:textId="77777777" w:rsidR="00022B71" w:rsidRDefault="005B112A">
            <w:pPr>
              <w:keepNext/>
              <w:spacing w:after="60"/>
              <w:jc w:val="center"/>
            </w:pPr>
            <w:r>
              <w:rPr>
                <w:rFonts w:ascii="Calibri" w:hAnsi="Calibri"/>
                <w:sz w:val="20"/>
              </w:rPr>
              <w:t>0.5 (1)</w:t>
            </w:r>
          </w:p>
        </w:tc>
        <w:tc>
          <w:tcPr>
            <w:tcW w:w="0" w:type="auto"/>
            <w:tcBorders>
              <w:top w:val="single" w:sz="0" w:space="0" w:color="D3D3D3"/>
              <w:left w:val="single" w:sz="0" w:space="0" w:color="D3D3D3"/>
              <w:bottom w:val="single" w:sz="0" w:space="0" w:color="D3D3D3"/>
              <w:right w:val="single" w:sz="0" w:space="0" w:color="D3D3D3"/>
            </w:tcBorders>
          </w:tcPr>
          <w:p w14:paraId="3FF59CFB" w14:textId="77777777" w:rsidR="00022B71" w:rsidRDefault="005B112A">
            <w:pPr>
              <w:keepNext/>
              <w:spacing w:after="60"/>
              <w:jc w:val="center"/>
            </w:pPr>
            <w:r>
              <w:rPr>
                <w:rFonts w:ascii="Calibri" w:hAnsi="Calibri"/>
                <w:sz w:val="20"/>
              </w:rPr>
              <w:t>0.8 (4)</w:t>
            </w:r>
          </w:p>
        </w:tc>
        <w:tc>
          <w:tcPr>
            <w:tcW w:w="0" w:type="auto"/>
            <w:tcBorders>
              <w:top w:val="single" w:sz="0" w:space="0" w:color="D3D3D3"/>
              <w:left w:val="single" w:sz="0" w:space="0" w:color="D3D3D3"/>
              <w:bottom w:val="single" w:sz="0" w:space="0" w:color="D3D3D3"/>
              <w:right w:val="single" w:sz="0" w:space="0" w:color="D3D3D3"/>
            </w:tcBorders>
          </w:tcPr>
          <w:p w14:paraId="4C940D11" w14:textId="77777777" w:rsidR="00022B71" w:rsidRDefault="00022B71">
            <w:pPr>
              <w:keepNext/>
              <w:spacing w:after="60"/>
              <w:jc w:val="center"/>
            </w:pPr>
          </w:p>
        </w:tc>
      </w:tr>
      <w:tr w:rsidR="00022B71" w14:paraId="4581D03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E2489E" w14:textId="77777777" w:rsidR="00022B71" w:rsidRDefault="005B112A">
            <w:pPr>
              <w:keepNext/>
              <w:spacing w:after="60"/>
            </w:pPr>
            <w:r>
              <w:rPr>
                <w:rFonts w:ascii="Calibri" w:hAnsi="Calibri"/>
                <w:sz w:val="20"/>
              </w:rPr>
              <w:t>    Separe</w:t>
            </w:r>
          </w:p>
        </w:tc>
        <w:tc>
          <w:tcPr>
            <w:tcW w:w="0" w:type="auto"/>
            <w:tcBorders>
              <w:top w:val="single" w:sz="0" w:space="0" w:color="D3D3D3"/>
              <w:left w:val="single" w:sz="0" w:space="0" w:color="D3D3D3"/>
              <w:bottom w:val="single" w:sz="0" w:space="0" w:color="D3D3D3"/>
              <w:right w:val="single" w:sz="0" w:space="0" w:color="D3D3D3"/>
            </w:tcBorders>
          </w:tcPr>
          <w:p w14:paraId="7008CF4E" w14:textId="77777777" w:rsidR="00022B71" w:rsidRDefault="005B112A">
            <w:pPr>
              <w:keepNext/>
              <w:spacing w:after="60"/>
              <w:jc w:val="center"/>
            </w:pPr>
            <w:r>
              <w:rPr>
                <w:rFonts w:ascii="Calibri" w:hAnsi="Calibri"/>
                <w:sz w:val="20"/>
              </w:rPr>
              <w:t xml:space="preserve">20.2 </w:t>
            </w:r>
            <w:r>
              <w:rPr>
                <w:rFonts w:ascii="Calibri" w:hAnsi="Calibri"/>
                <w:sz w:val="20"/>
              </w:rPr>
              <w:t>(145)</w:t>
            </w:r>
          </w:p>
        </w:tc>
        <w:tc>
          <w:tcPr>
            <w:tcW w:w="0" w:type="auto"/>
            <w:tcBorders>
              <w:top w:val="single" w:sz="0" w:space="0" w:color="D3D3D3"/>
              <w:left w:val="single" w:sz="0" w:space="0" w:color="D3D3D3"/>
              <w:bottom w:val="single" w:sz="0" w:space="0" w:color="D3D3D3"/>
              <w:right w:val="single" w:sz="0" w:space="0" w:color="D3D3D3"/>
            </w:tcBorders>
          </w:tcPr>
          <w:p w14:paraId="1D05D17C" w14:textId="77777777" w:rsidR="00022B71" w:rsidRDefault="005B112A">
            <w:pPr>
              <w:keepNext/>
              <w:spacing w:after="60"/>
              <w:jc w:val="center"/>
            </w:pPr>
            <w:r>
              <w:rPr>
                <w:rFonts w:ascii="Calibri" w:hAnsi="Calibri"/>
                <w:sz w:val="20"/>
              </w:rPr>
              <w:t>22.5 (59)</w:t>
            </w:r>
          </w:p>
        </w:tc>
        <w:tc>
          <w:tcPr>
            <w:tcW w:w="0" w:type="auto"/>
            <w:tcBorders>
              <w:top w:val="single" w:sz="0" w:space="0" w:color="D3D3D3"/>
              <w:left w:val="single" w:sz="0" w:space="0" w:color="D3D3D3"/>
              <w:bottom w:val="single" w:sz="0" w:space="0" w:color="D3D3D3"/>
              <w:right w:val="single" w:sz="0" w:space="0" w:color="D3D3D3"/>
            </w:tcBorders>
          </w:tcPr>
          <w:p w14:paraId="03423620" w14:textId="77777777" w:rsidR="00022B71" w:rsidRDefault="005B112A">
            <w:pPr>
              <w:keepNext/>
              <w:spacing w:after="60"/>
              <w:jc w:val="center"/>
            </w:pPr>
            <w:r>
              <w:rPr>
                <w:rFonts w:ascii="Calibri" w:hAnsi="Calibri"/>
                <w:sz w:val="20"/>
              </w:rPr>
              <w:t>18.9 (85)</w:t>
            </w:r>
          </w:p>
        </w:tc>
        <w:tc>
          <w:tcPr>
            <w:tcW w:w="0" w:type="auto"/>
            <w:tcBorders>
              <w:top w:val="single" w:sz="0" w:space="0" w:color="D3D3D3"/>
              <w:left w:val="single" w:sz="0" w:space="0" w:color="D3D3D3"/>
              <w:bottom w:val="single" w:sz="0" w:space="0" w:color="D3D3D3"/>
              <w:right w:val="single" w:sz="0" w:space="0" w:color="D3D3D3"/>
            </w:tcBorders>
          </w:tcPr>
          <w:p w14:paraId="1E232652" w14:textId="77777777" w:rsidR="00022B71" w:rsidRDefault="00022B71">
            <w:pPr>
              <w:keepNext/>
              <w:spacing w:after="60"/>
              <w:jc w:val="center"/>
            </w:pPr>
          </w:p>
        </w:tc>
      </w:tr>
      <w:tr w:rsidR="00022B71" w14:paraId="42F6E85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D8FD8" w14:textId="77777777" w:rsidR="00022B71" w:rsidRDefault="005B112A">
            <w:pPr>
              <w:keepNext/>
              <w:spacing w:after="60"/>
            </w:pPr>
            <w:r>
              <w:rPr>
                <w:rFonts w:ascii="Calibri" w:hAnsi="Calibri"/>
                <w:sz w:val="20"/>
              </w:rPr>
              <w:t>    Toujours ensemble</w:t>
            </w:r>
          </w:p>
        </w:tc>
        <w:tc>
          <w:tcPr>
            <w:tcW w:w="0" w:type="auto"/>
            <w:tcBorders>
              <w:top w:val="single" w:sz="0" w:space="0" w:color="D3D3D3"/>
              <w:left w:val="single" w:sz="0" w:space="0" w:color="D3D3D3"/>
              <w:bottom w:val="single" w:sz="0" w:space="0" w:color="D3D3D3"/>
              <w:right w:val="single" w:sz="0" w:space="0" w:color="D3D3D3"/>
            </w:tcBorders>
          </w:tcPr>
          <w:p w14:paraId="29241E59" w14:textId="77777777" w:rsidR="00022B71" w:rsidRDefault="005B112A">
            <w:pPr>
              <w:keepNext/>
              <w:spacing w:after="60"/>
              <w:jc w:val="center"/>
            </w:pPr>
            <w:r>
              <w:rPr>
                <w:rFonts w:ascii="Calibri" w:hAnsi="Calibri"/>
                <w:sz w:val="20"/>
              </w:rPr>
              <w:t>52.8 (378)</w:t>
            </w:r>
          </w:p>
        </w:tc>
        <w:tc>
          <w:tcPr>
            <w:tcW w:w="0" w:type="auto"/>
            <w:tcBorders>
              <w:top w:val="single" w:sz="0" w:space="0" w:color="D3D3D3"/>
              <w:left w:val="single" w:sz="0" w:space="0" w:color="D3D3D3"/>
              <w:bottom w:val="single" w:sz="0" w:space="0" w:color="D3D3D3"/>
              <w:right w:val="single" w:sz="0" w:space="0" w:color="D3D3D3"/>
            </w:tcBorders>
          </w:tcPr>
          <w:p w14:paraId="69ACFDBE" w14:textId="77777777" w:rsidR="00022B71" w:rsidRDefault="005B112A">
            <w:pPr>
              <w:keepNext/>
              <w:spacing w:after="60"/>
              <w:jc w:val="center"/>
            </w:pPr>
            <w:r>
              <w:rPr>
                <w:rFonts w:ascii="Calibri" w:hAnsi="Calibri"/>
                <w:sz w:val="20"/>
              </w:rPr>
              <w:t>56.8 (150)</w:t>
            </w:r>
          </w:p>
        </w:tc>
        <w:tc>
          <w:tcPr>
            <w:tcW w:w="0" w:type="auto"/>
            <w:tcBorders>
              <w:top w:val="single" w:sz="0" w:space="0" w:color="D3D3D3"/>
              <w:left w:val="single" w:sz="0" w:space="0" w:color="D3D3D3"/>
              <w:bottom w:val="single" w:sz="0" w:space="0" w:color="D3D3D3"/>
              <w:right w:val="single" w:sz="0" w:space="0" w:color="D3D3D3"/>
            </w:tcBorders>
          </w:tcPr>
          <w:p w14:paraId="2C8F51D1" w14:textId="77777777" w:rsidR="00022B71" w:rsidRDefault="005B112A">
            <w:pPr>
              <w:keepNext/>
              <w:spacing w:after="60"/>
              <w:jc w:val="center"/>
            </w:pPr>
            <w:r>
              <w:rPr>
                <w:rFonts w:ascii="Calibri" w:hAnsi="Calibri"/>
                <w:sz w:val="20"/>
              </w:rPr>
              <w:t>50.4 (228)</w:t>
            </w:r>
          </w:p>
        </w:tc>
        <w:tc>
          <w:tcPr>
            <w:tcW w:w="0" w:type="auto"/>
            <w:tcBorders>
              <w:top w:val="single" w:sz="0" w:space="0" w:color="D3D3D3"/>
              <w:left w:val="single" w:sz="0" w:space="0" w:color="D3D3D3"/>
              <w:bottom w:val="single" w:sz="0" w:space="0" w:color="D3D3D3"/>
              <w:right w:val="single" w:sz="0" w:space="0" w:color="D3D3D3"/>
            </w:tcBorders>
          </w:tcPr>
          <w:p w14:paraId="11429911" w14:textId="77777777" w:rsidR="00022B71" w:rsidRDefault="00022B71">
            <w:pPr>
              <w:keepNext/>
              <w:spacing w:after="60"/>
              <w:jc w:val="center"/>
            </w:pPr>
          </w:p>
        </w:tc>
      </w:tr>
      <w:tr w:rsidR="00022B71" w14:paraId="43CFA4F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CDA54" w14:textId="77777777" w:rsidR="00022B71" w:rsidRDefault="005B112A">
            <w:pPr>
              <w:keepNext/>
              <w:spacing w:after="60"/>
            </w:pPr>
            <w:r>
              <w:rPr>
                <w:rFonts w:ascii="Calibri" w:hAnsi="Calibri"/>
                <w:sz w:val="20"/>
              </w:rPr>
              <w:t>    </w:t>
            </w:r>
            <w:commentRangeStart w:id="47"/>
            <w:r>
              <w:rPr>
                <w:rFonts w:ascii="Calibri" w:hAnsi="Calibri"/>
                <w:sz w:val="20"/>
              </w:rPr>
              <w:t xml:space="preserve">Un des deux </w:t>
            </w:r>
            <w:proofErr w:type="spellStart"/>
            <w:r>
              <w:rPr>
                <w:rFonts w:ascii="Calibri" w:hAnsi="Calibri"/>
                <w:sz w:val="20"/>
              </w:rPr>
              <w:t>est</w:t>
            </w:r>
            <w:proofErr w:type="spellEnd"/>
            <w:r>
              <w:rPr>
                <w:rFonts w:ascii="Calibri" w:hAnsi="Calibri"/>
                <w:sz w:val="20"/>
              </w:rPr>
              <w:t xml:space="preserve"> </w:t>
            </w:r>
            <w:proofErr w:type="spellStart"/>
            <w:r>
              <w:rPr>
                <w:rFonts w:ascii="Calibri" w:hAnsi="Calibri"/>
                <w:sz w:val="20"/>
              </w:rPr>
              <w:t>defunt</w:t>
            </w:r>
            <w:commentRangeEnd w:id="47"/>
            <w:proofErr w:type="spellEnd"/>
            <w:r w:rsidR="00412956">
              <w:rPr>
                <w:rStyle w:val="Marquedecommentaire"/>
              </w:rPr>
              <w:commentReference w:id="47"/>
            </w:r>
          </w:p>
        </w:tc>
        <w:tc>
          <w:tcPr>
            <w:tcW w:w="0" w:type="auto"/>
            <w:tcBorders>
              <w:top w:val="single" w:sz="0" w:space="0" w:color="D3D3D3"/>
              <w:left w:val="single" w:sz="0" w:space="0" w:color="D3D3D3"/>
              <w:bottom w:val="single" w:sz="0" w:space="0" w:color="D3D3D3"/>
              <w:right w:val="single" w:sz="0" w:space="0" w:color="D3D3D3"/>
            </w:tcBorders>
          </w:tcPr>
          <w:p w14:paraId="5A90983D" w14:textId="77777777" w:rsidR="00022B71" w:rsidRDefault="005B112A">
            <w:pPr>
              <w:keepNext/>
              <w:spacing w:after="60"/>
              <w:jc w:val="center"/>
            </w:pPr>
            <w:r>
              <w:rPr>
                <w:rFonts w:ascii="Calibri" w:hAnsi="Calibri"/>
                <w:sz w:val="20"/>
              </w:rPr>
              <w:t>8.6 (62)</w:t>
            </w:r>
          </w:p>
        </w:tc>
        <w:tc>
          <w:tcPr>
            <w:tcW w:w="0" w:type="auto"/>
            <w:tcBorders>
              <w:top w:val="single" w:sz="0" w:space="0" w:color="D3D3D3"/>
              <w:left w:val="single" w:sz="0" w:space="0" w:color="D3D3D3"/>
              <w:bottom w:val="single" w:sz="0" w:space="0" w:color="D3D3D3"/>
              <w:right w:val="single" w:sz="0" w:space="0" w:color="D3D3D3"/>
            </w:tcBorders>
          </w:tcPr>
          <w:p w14:paraId="782D4030" w14:textId="77777777" w:rsidR="00022B71" w:rsidRDefault="005B112A">
            <w:pPr>
              <w:keepNext/>
              <w:spacing w:after="60"/>
              <w:jc w:val="center"/>
            </w:pPr>
            <w:r>
              <w:rPr>
                <w:rFonts w:ascii="Calibri" w:hAnsi="Calibri"/>
                <w:sz w:val="20"/>
              </w:rPr>
              <w:t>6.1 (16)</w:t>
            </w:r>
          </w:p>
        </w:tc>
        <w:tc>
          <w:tcPr>
            <w:tcW w:w="0" w:type="auto"/>
            <w:tcBorders>
              <w:top w:val="single" w:sz="0" w:space="0" w:color="D3D3D3"/>
              <w:left w:val="single" w:sz="0" w:space="0" w:color="D3D3D3"/>
              <w:bottom w:val="single" w:sz="0" w:space="0" w:color="D3D3D3"/>
              <w:right w:val="single" w:sz="0" w:space="0" w:color="D3D3D3"/>
            </w:tcBorders>
          </w:tcPr>
          <w:p w14:paraId="7B045E15" w14:textId="77777777" w:rsidR="00022B71" w:rsidRDefault="005B112A">
            <w:pPr>
              <w:keepNext/>
              <w:spacing w:after="60"/>
              <w:jc w:val="center"/>
            </w:pPr>
            <w:r>
              <w:rPr>
                <w:rFonts w:ascii="Calibri" w:hAnsi="Calibri"/>
                <w:sz w:val="20"/>
              </w:rPr>
              <w:t>10.1 (45)</w:t>
            </w:r>
          </w:p>
        </w:tc>
        <w:tc>
          <w:tcPr>
            <w:tcW w:w="0" w:type="auto"/>
            <w:tcBorders>
              <w:top w:val="single" w:sz="0" w:space="0" w:color="D3D3D3"/>
              <w:left w:val="single" w:sz="0" w:space="0" w:color="D3D3D3"/>
              <w:bottom w:val="single" w:sz="0" w:space="0" w:color="D3D3D3"/>
              <w:right w:val="single" w:sz="0" w:space="0" w:color="D3D3D3"/>
            </w:tcBorders>
          </w:tcPr>
          <w:p w14:paraId="719A3427" w14:textId="77777777" w:rsidR="00022B71" w:rsidRDefault="00022B71">
            <w:pPr>
              <w:keepNext/>
              <w:spacing w:after="60"/>
              <w:jc w:val="center"/>
            </w:pPr>
          </w:p>
        </w:tc>
      </w:tr>
      <w:tr w:rsidR="00022B71" w14:paraId="5AE71A2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F9829D" w14:textId="77777777" w:rsidR="00022B71" w:rsidRDefault="005B112A">
            <w:pPr>
              <w:keepNext/>
              <w:spacing w:after="60"/>
            </w:pPr>
            <w:r>
              <w:rPr>
                <w:rFonts w:ascii="Calibri" w:hAnsi="Calibri"/>
                <w:sz w:val="20"/>
              </w:rPr>
              <w:t>Occupation_mere</w:t>
            </w:r>
          </w:p>
        </w:tc>
        <w:tc>
          <w:tcPr>
            <w:tcW w:w="0" w:type="auto"/>
            <w:tcBorders>
              <w:top w:val="single" w:sz="0" w:space="0" w:color="D3D3D3"/>
              <w:left w:val="single" w:sz="0" w:space="0" w:color="D3D3D3"/>
              <w:bottom w:val="single" w:sz="0" w:space="0" w:color="D3D3D3"/>
              <w:right w:val="single" w:sz="0" w:space="0" w:color="D3D3D3"/>
            </w:tcBorders>
          </w:tcPr>
          <w:p w14:paraId="7214687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F7CC1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5D266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974963" w14:textId="77777777" w:rsidR="00022B71" w:rsidRDefault="005B112A">
            <w:pPr>
              <w:keepNext/>
              <w:spacing w:after="60"/>
              <w:jc w:val="center"/>
            </w:pPr>
            <w:r>
              <w:rPr>
                <w:rFonts w:ascii="Calibri" w:hAnsi="Calibri"/>
                <w:sz w:val="20"/>
              </w:rPr>
              <w:t>&lt;0.001</w:t>
            </w:r>
          </w:p>
        </w:tc>
      </w:tr>
      <w:tr w:rsidR="00022B71" w14:paraId="470C13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E2428C" w14:textId="77777777" w:rsidR="00022B71" w:rsidRPr="00412956" w:rsidRDefault="005B112A">
            <w:pPr>
              <w:keepNext/>
              <w:spacing w:after="60"/>
              <w:rPr>
                <w:highlight w:val="cyan"/>
                <w:rPrChange w:id="48" w:author="CYRIAQUE" w:date="2025-09-23T21:12:00Z">
                  <w:rPr/>
                </w:rPrChange>
              </w:rPr>
            </w:pPr>
            <w:r w:rsidRPr="00412956">
              <w:rPr>
                <w:rFonts w:ascii="Calibri" w:hAnsi="Calibri"/>
                <w:sz w:val="20"/>
                <w:highlight w:val="cyan"/>
                <w:rPrChange w:id="49" w:author="CYRIAQUE" w:date="2025-09-23T21:12:00Z">
                  <w:rPr>
                    <w:rFonts w:ascii="Calibri" w:hAnsi="Calibri"/>
                    <w:sz w:val="20"/>
                  </w:rPr>
                </w:rPrChange>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791FD789" w14:textId="77777777" w:rsidR="00022B71" w:rsidRPr="00412956" w:rsidRDefault="005B112A">
            <w:pPr>
              <w:keepNext/>
              <w:spacing w:after="60"/>
              <w:jc w:val="center"/>
              <w:rPr>
                <w:highlight w:val="cyan"/>
                <w:rPrChange w:id="50" w:author="CYRIAQUE" w:date="2025-09-23T21:12:00Z">
                  <w:rPr/>
                </w:rPrChange>
              </w:rPr>
            </w:pPr>
            <w:r w:rsidRPr="00412956">
              <w:rPr>
                <w:rFonts w:ascii="Calibri" w:hAnsi="Calibri"/>
                <w:sz w:val="20"/>
                <w:highlight w:val="cyan"/>
                <w:rPrChange w:id="51" w:author="CYRIAQUE" w:date="2025-09-23T21:12:00Z">
                  <w:rPr>
                    <w:rFonts w:ascii="Calibri" w:hAnsi="Calibri"/>
                    <w:sz w:val="20"/>
                  </w:rPr>
                </w:rPrChange>
              </w:rPr>
              <w:t>0.4 (3)</w:t>
            </w:r>
          </w:p>
        </w:tc>
        <w:tc>
          <w:tcPr>
            <w:tcW w:w="0" w:type="auto"/>
            <w:tcBorders>
              <w:top w:val="single" w:sz="0" w:space="0" w:color="D3D3D3"/>
              <w:left w:val="single" w:sz="0" w:space="0" w:color="D3D3D3"/>
              <w:bottom w:val="single" w:sz="0" w:space="0" w:color="D3D3D3"/>
              <w:right w:val="single" w:sz="0" w:space="0" w:color="D3D3D3"/>
            </w:tcBorders>
          </w:tcPr>
          <w:p w14:paraId="559CAB83" w14:textId="77777777" w:rsidR="00022B71" w:rsidRPr="00412956" w:rsidRDefault="005B112A">
            <w:pPr>
              <w:keepNext/>
              <w:spacing w:after="60"/>
              <w:jc w:val="center"/>
              <w:rPr>
                <w:highlight w:val="cyan"/>
                <w:rPrChange w:id="52" w:author="CYRIAQUE" w:date="2025-09-23T21:12:00Z">
                  <w:rPr/>
                </w:rPrChange>
              </w:rPr>
            </w:pPr>
            <w:r w:rsidRPr="00412956">
              <w:rPr>
                <w:rFonts w:ascii="Calibri" w:hAnsi="Calibri"/>
                <w:sz w:val="20"/>
                <w:highlight w:val="cyan"/>
                <w:rPrChange w:id="53" w:author="CYRIAQUE" w:date="2025-09-23T21:12:00Z">
                  <w:rPr>
                    <w:rFonts w:ascii="Calibri" w:hAnsi="Calibri"/>
                    <w:sz w:val="20"/>
                  </w:rPr>
                </w:rPrChange>
              </w:rPr>
              <w:t>0.4 (1)</w:t>
            </w:r>
          </w:p>
        </w:tc>
        <w:tc>
          <w:tcPr>
            <w:tcW w:w="0" w:type="auto"/>
            <w:tcBorders>
              <w:top w:val="single" w:sz="0" w:space="0" w:color="D3D3D3"/>
              <w:left w:val="single" w:sz="0" w:space="0" w:color="D3D3D3"/>
              <w:bottom w:val="single" w:sz="0" w:space="0" w:color="D3D3D3"/>
              <w:right w:val="single" w:sz="0" w:space="0" w:color="D3D3D3"/>
            </w:tcBorders>
          </w:tcPr>
          <w:p w14:paraId="766CAD75" w14:textId="77777777" w:rsidR="00022B71" w:rsidRPr="00412956" w:rsidRDefault="005B112A">
            <w:pPr>
              <w:keepNext/>
              <w:spacing w:after="60"/>
              <w:jc w:val="center"/>
              <w:rPr>
                <w:highlight w:val="cyan"/>
                <w:rPrChange w:id="54" w:author="CYRIAQUE" w:date="2025-09-23T21:12:00Z">
                  <w:rPr/>
                </w:rPrChange>
              </w:rPr>
            </w:pPr>
            <w:r w:rsidRPr="00412956">
              <w:rPr>
                <w:rFonts w:ascii="Calibri" w:hAnsi="Calibri"/>
                <w:sz w:val="20"/>
                <w:highlight w:val="cyan"/>
                <w:rPrChange w:id="55" w:author="CYRIAQUE" w:date="2025-09-23T21:12:00Z">
                  <w:rPr>
                    <w:rFonts w:ascii="Calibri" w:hAnsi="Calibri"/>
                    <w:sz w:val="20"/>
                  </w:rPr>
                </w:rPrChange>
              </w:rPr>
              <w:t>0.4 (2)</w:t>
            </w:r>
          </w:p>
        </w:tc>
        <w:tc>
          <w:tcPr>
            <w:tcW w:w="0" w:type="auto"/>
            <w:tcBorders>
              <w:top w:val="single" w:sz="0" w:space="0" w:color="D3D3D3"/>
              <w:left w:val="single" w:sz="0" w:space="0" w:color="D3D3D3"/>
              <w:bottom w:val="single" w:sz="0" w:space="0" w:color="D3D3D3"/>
              <w:right w:val="single" w:sz="0" w:space="0" w:color="D3D3D3"/>
            </w:tcBorders>
          </w:tcPr>
          <w:p w14:paraId="42475EC9" w14:textId="77777777" w:rsidR="00022B71" w:rsidRDefault="00022B71">
            <w:pPr>
              <w:keepNext/>
              <w:spacing w:after="60"/>
              <w:jc w:val="center"/>
            </w:pPr>
          </w:p>
        </w:tc>
      </w:tr>
      <w:tr w:rsidR="00022B71" w14:paraId="391194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53C341" w14:textId="77777777" w:rsidR="00022B71" w:rsidRPr="00412956" w:rsidRDefault="005B112A">
            <w:pPr>
              <w:keepNext/>
              <w:spacing w:after="60"/>
              <w:rPr>
                <w:highlight w:val="cyan"/>
                <w:rPrChange w:id="56" w:author="CYRIAQUE" w:date="2025-09-23T21:12:00Z">
                  <w:rPr/>
                </w:rPrChange>
              </w:rPr>
            </w:pPr>
            <w:r w:rsidRPr="00412956">
              <w:rPr>
                <w:rFonts w:ascii="Calibri" w:hAnsi="Calibri"/>
                <w:sz w:val="20"/>
                <w:highlight w:val="cyan"/>
                <w:rPrChange w:id="57" w:author="CYRIAQUE" w:date="2025-09-23T21:12:00Z">
                  <w:rPr>
                    <w:rFonts w:ascii="Calibri" w:hAnsi="Calibri"/>
                    <w:sz w:val="20"/>
                  </w:rPr>
                </w:rPrChange>
              </w:rPr>
              <w:t xml:space="preserve">    Artisants, </w:t>
            </w:r>
            <w:r w:rsidRPr="00412956">
              <w:rPr>
                <w:rFonts w:ascii="Calibri" w:hAnsi="Calibri"/>
                <w:sz w:val="20"/>
                <w:highlight w:val="cyan"/>
                <w:rPrChange w:id="58" w:author="CYRIAQUE" w:date="2025-09-23T21:12:00Z">
                  <w:rPr>
                    <w:rFonts w:ascii="Calibri" w:hAnsi="Calibri"/>
                    <w:sz w:val="20"/>
                  </w:rPr>
                </w:rPrChange>
              </w:rPr>
              <w:t>commerçants, chef</w:t>
            </w:r>
          </w:p>
        </w:tc>
        <w:tc>
          <w:tcPr>
            <w:tcW w:w="0" w:type="auto"/>
            <w:tcBorders>
              <w:top w:val="single" w:sz="0" w:space="0" w:color="D3D3D3"/>
              <w:left w:val="single" w:sz="0" w:space="0" w:color="D3D3D3"/>
              <w:bottom w:val="single" w:sz="0" w:space="0" w:color="D3D3D3"/>
              <w:right w:val="single" w:sz="0" w:space="0" w:color="D3D3D3"/>
            </w:tcBorders>
          </w:tcPr>
          <w:p w14:paraId="6976543A" w14:textId="77777777" w:rsidR="00022B71" w:rsidRPr="00412956" w:rsidRDefault="005B112A">
            <w:pPr>
              <w:keepNext/>
              <w:spacing w:after="60"/>
              <w:jc w:val="center"/>
              <w:rPr>
                <w:highlight w:val="cyan"/>
                <w:rPrChange w:id="59" w:author="CYRIAQUE" w:date="2025-09-23T21:12:00Z">
                  <w:rPr/>
                </w:rPrChange>
              </w:rPr>
            </w:pPr>
            <w:r w:rsidRPr="00412956">
              <w:rPr>
                <w:rFonts w:ascii="Calibri" w:hAnsi="Calibri"/>
                <w:sz w:val="20"/>
                <w:highlight w:val="cyan"/>
                <w:rPrChange w:id="60" w:author="CYRIAQUE" w:date="2025-09-23T21:12:00Z">
                  <w:rPr>
                    <w:rFonts w:ascii="Calibri" w:hAnsi="Calibri"/>
                    <w:sz w:val="20"/>
                  </w:rPr>
                </w:rPrChange>
              </w:rPr>
              <w:t>5.0 (34)</w:t>
            </w:r>
          </w:p>
        </w:tc>
        <w:tc>
          <w:tcPr>
            <w:tcW w:w="0" w:type="auto"/>
            <w:tcBorders>
              <w:top w:val="single" w:sz="0" w:space="0" w:color="D3D3D3"/>
              <w:left w:val="single" w:sz="0" w:space="0" w:color="D3D3D3"/>
              <w:bottom w:val="single" w:sz="0" w:space="0" w:color="D3D3D3"/>
              <w:right w:val="single" w:sz="0" w:space="0" w:color="D3D3D3"/>
            </w:tcBorders>
          </w:tcPr>
          <w:p w14:paraId="7B8A1713" w14:textId="77777777" w:rsidR="00022B71" w:rsidRPr="00412956" w:rsidRDefault="005B112A">
            <w:pPr>
              <w:keepNext/>
              <w:spacing w:after="60"/>
              <w:jc w:val="center"/>
              <w:rPr>
                <w:highlight w:val="cyan"/>
                <w:rPrChange w:id="61" w:author="CYRIAQUE" w:date="2025-09-23T21:12:00Z">
                  <w:rPr/>
                </w:rPrChange>
              </w:rPr>
            </w:pPr>
            <w:r w:rsidRPr="00412956">
              <w:rPr>
                <w:rFonts w:ascii="Calibri" w:hAnsi="Calibri"/>
                <w:sz w:val="20"/>
                <w:highlight w:val="cyan"/>
                <w:rPrChange w:id="62" w:author="CYRIAQUE" w:date="2025-09-23T21:12:00Z">
                  <w:rPr>
                    <w:rFonts w:ascii="Calibri" w:hAnsi="Calibri"/>
                    <w:sz w:val="20"/>
                  </w:rPr>
                </w:rPrChange>
              </w:rPr>
              <w:t>6.2 (15)</w:t>
            </w:r>
          </w:p>
        </w:tc>
        <w:tc>
          <w:tcPr>
            <w:tcW w:w="0" w:type="auto"/>
            <w:tcBorders>
              <w:top w:val="single" w:sz="0" w:space="0" w:color="D3D3D3"/>
              <w:left w:val="single" w:sz="0" w:space="0" w:color="D3D3D3"/>
              <w:bottom w:val="single" w:sz="0" w:space="0" w:color="D3D3D3"/>
              <w:right w:val="single" w:sz="0" w:space="0" w:color="D3D3D3"/>
            </w:tcBorders>
          </w:tcPr>
          <w:p w14:paraId="7BA42437" w14:textId="77777777" w:rsidR="00022B71" w:rsidRPr="00412956" w:rsidRDefault="005B112A">
            <w:pPr>
              <w:keepNext/>
              <w:spacing w:after="60"/>
              <w:jc w:val="center"/>
              <w:rPr>
                <w:highlight w:val="cyan"/>
                <w:rPrChange w:id="63" w:author="CYRIAQUE" w:date="2025-09-23T21:12:00Z">
                  <w:rPr/>
                </w:rPrChange>
              </w:rPr>
            </w:pPr>
            <w:r w:rsidRPr="00412956">
              <w:rPr>
                <w:rFonts w:ascii="Calibri" w:hAnsi="Calibri"/>
                <w:sz w:val="20"/>
                <w:highlight w:val="cyan"/>
                <w:rPrChange w:id="64" w:author="CYRIAQUE" w:date="2025-09-23T21:12:00Z">
                  <w:rPr>
                    <w:rFonts w:ascii="Calibri" w:hAnsi="Calibri"/>
                    <w:sz w:val="20"/>
                  </w:rPr>
                </w:rPrChange>
              </w:rPr>
              <w:t>4.3 (19)</w:t>
            </w:r>
          </w:p>
        </w:tc>
        <w:tc>
          <w:tcPr>
            <w:tcW w:w="0" w:type="auto"/>
            <w:tcBorders>
              <w:top w:val="single" w:sz="0" w:space="0" w:color="D3D3D3"/>
              <w:left w:val="single" w:sz="0" w:space="0" w:color="D3D3D3"/>
              <w:bottom w:val="single" w:sz="0" w:space="0" w:color="D3D3D3"/>
              <w:right w:val="single" w:sz="0" w:space="0" w:color="D3D3D3"/>
            </w:tcBorders>
          </w:tcPr>
          <w:p w14:paraId="630E5CF8" w14:textId="77777777" w:rsidR="00022B71" w:rsidRDefault="00022B71">
            <w:pPr>
              <w:keepNext/>
              <w:spacing w:after="60"/>
              <w:jc w:val="center"/>
            </w:pPr>
          </w:p>
        </w:tc>
      </w:tr>
      <w:tr w:rsidR="00022B71" w14:paraId="3B2BC18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6F36E6" w14:textId="77777777" w:rsidR="00022B71" w:rsidRPr="00412956" w:rsidRDefault="005B112A">
            <w:pPr>
              <w:keepNext/>
              <w:spacing w:after="60"/>
              <w:rPr>
                <w:highlight w:val="green"/>
                <w:rPrChange w:id="65" w:author="CYRIAQUE" w:date="2025-09-23T21:11:00Z">
                  <w:rPr/>
                </w:rPrChange>
              </w:rPr>
            </w:pPr>
            <w:r w:rsidRPr="00412956">
              <w:rPr>
                <w:rFonts w:ascii="Calibri" w:hAnsi="Calibri"/>
                <w:sz w:val="20"/>
                <w:highlight w:val="green"/>
                <w:rPrChange w:id="66" w:author="CYRIAQUE" w:date="2025-09-23T21:11:00Z">
                  <w:rPr>
                    <w:rFonts w:ascii="Calibri" w:hAnsi="Calibri"/>
                    <w:sz w:val="20"/>
                  </w:rPr>
                </w:rPrChange>
              </w:rPr>
              <w:t>    Autre sans activité professionnelle</w:t>
            </w:r>
          </w:p>
        </w:tc>
        <w:tc>
          <w:tcPr>
            <w:tcW w:w="0" w:type="auto"/>
            <w:tcBorders>
              <w:top w:val="single" w:sz="0" w:space="0" w:color="D3D3D3"/>
              <w:left w:val="single" w:sz="0" w:space="0" w:color="D3D3D3"/>
              <w:bottom w:val="single" w:sz="0" w:space="0" w:color="D3D3D3"/>
              <w:right w:val="single" w:sz="0" w:space="0" w:color="D3D3D3"/>
            </w:tcBorders>
          </w:tcPr>
          <w:p w14:paraId="2F9A159C" w14:textId="77777777" w:rsidR="00022B71" w:rsidRPr="00412956" w:rsidRDefault="005B112A">
            <w:pPr>
              <w:keepNext/>
              <w:spacing w:after="60"/>
              <w:jc w:val="center"/>
              <w:rPr>
                <w:highlight w:val="green"/>
                <w:rPrChange w:id="67" w:author="CYRIAQUE" w:date="2025-09-23T21:11:00Z">
                  <w:rPr/>
                </w:rPrChange>
              </w:rPr>
            </w:pPr>
            <w:r w:rsidRPr="00412956">
              <w:rPr>
                <w:rFonts w:ascii="Calibri" w:hAnsi="Calibri"/>
                <w:sz w:val="20"/>
                <w:highlight w:val="green"/>
                <w:rPrChange w:id="68" w:author="CYRIAQUE" w:date="2025-09-23T21:11:00Z">
                  <w:rPr>
                    <w:rFonts w:ascii="Calibri" w:hAnsi="Calibri"/>
                    <w:sz w:val="20"/>
                  </w:rPr>
                </w:rPrChange>
              </w:rPr>
              <w:t>5.6 (39)</w:t>
            </w:r>
          </w:p>
        </w:tc>
        <w:tc>
          <w:tcPr>
            <w:tcW w:w="0" w:type="auto"/>
            <w:tcBorders>
              <w:top w:val="single" w:sz="0" w:space="0" w:color="D3D3D3"/>
              <w:left w:val="single" w:sz="0" w:space="0" w:color="D3D3D3"/>
              <w:bottom w:val="single" w:sz="0" w:space="0" w:color="D3D3D3"/>
              <w:right w:val="single" w:sz="0" w:space="0" w:color="D3D3D3"/>
            </w:tcBorders>
          </w:tcPr>
          <w:p w14:paraId="453BC57B" w14:textId="77777777" w:rsidR="00022B71" w:rsidRPr="00412956" w:rsidRDefault="005B112A">
            <w:pPr>
              <w:keepNext/>
              <w:spacing w:after="60"/>
              <w:jc w:val="center"/>
              <w:rPr>
                <w:highlight w:val="green"/>
                <w:rPrChange w:id="69" w:author="CYRIAQUE" w:date="2025-09-23T21:11:00Z">
                  <w:rPr/>
                </w:rPrChange>
              </w:rPr>
            </w:pPr>
            <w:r w:rsidRPr="00412956">
              <w:rPr>
                <w:rFonts w:ascii="Calibri" w:hAnsi="Calibri"/>
                <w:sz w:val="20"/>
                <w:highlight w:val="green"/>
                <w:rPrChange w:id="70" w:author="CYRIAQUE" w:date="2025-09-23T21:11:00Z">
                  <w:rPr>
                    <w:rFonts w:ascii="Calibri" w:hAnsi="Calibri"/>
                    <w:sz w:val="20"/>
                  </w:rPr>
                </w:rPrChange>
              </w:rPr>
              <w:t>6.4 (16)</w:t>
            </w:r>
          </w:p>
        </w:tc>
        <w:tc>
          <w:tcPr>
            <w:tcW w:w="0" w:type="auto"/>
            <w:tcBorders>
              <w:top w:val="single" w:sz="0" w:space="0" w:color="D3D3D3"/>
              <w:left w:val="single" w:sz="0" w:space="0" w:color="D3D3D3"/>
              <w:bottom w:val="single" w:sz="0" w:space="0" w:color="D3D3D3"/>
              <w:right w:val="single" w:sz="0" w:space="0" w:color="D3D3D3"/>
            </w:tcBorders>
          </w:tcPr>
          <w:p w14:paraId="2113E849" w14:textId="77777777" w:rsidR="00022B71" w:rsidRPr="00412956" w:rsidRDefault="005B112A">
            <w:pPr>
              <w:keepNext/>
              <w:spacing w:after="60"/>
              <w:jc w:val="center"/>
              <w:rPr>
                <w:highlight w:val="green"/>
                <w:rPrChange w:id="71" w:author="CYRIAQUE" w:date="2025-09-23T21:11:00Z">
                  <w:rPr/>
                </w:rPrChange>
              </w:rPr>
            </w:pPr>
            <w:r w:rsidRPr="00412956">
              <w:rPr>
                <w:rFonts w:ascii="Calibri" w:hAnsi="Calibri"/>
                <w:sz w:val="20"/>
                <w:highlight w:val="green"/>
                <w:rPrChange w:id="72" w:author="CYRIAQUE" w:date="2025-09-23T21:11:00Z">
                  <w:rPr>
                    <w:rFonts w:ascii="Calibri" w:hAnsi="Calibri"/>
                    <w:sz w:val="20"/>
                  </w:rPr>
                </w:rPrChange>
              </w:rPr>
              <w:t>5.1 (23)</w:t>
            </w:r>
          </w:p>
        </w:tc>
        <w:tc>
          <w:tcPr>
            <w:tcW w:w="0" w:type="auto"/>
            <w:tcBorders>
              <w:top w:val="single" w:sz="0" w:space="0" w:color="D3D3D3"/>
              <w:left w:val="single" w:sz="0" w:space="0" w:color="D3D3D3"/>
              <w:bottom w:val="single" w:sz="0" w:space="0" w:color="D3D3D3"/>
              <w:right w:val="single" w:sz="0" w:space="0" w:color="D3D3D3"/>
            </w:tcBorders>
          </w:tcPr>
          <w:p w14:paraId="13C301E1" w14:textId="77777777" w:rsidR="00022B71" w:rsidRDefault="00022B71">
            <w:pPr>
              <w:keepNext/>
              <w:spacing w:after="60"/>
              <w:jc w:val="center"/>
            </w:pPr>
          </w:p>
        </w:tc>
      </w:tr>
      <w:tr w:rsidR="00022B71" w14:paraId="142277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ACE32A" w14:textId="77777777" w:rsidR="00022B71" w:rsidRPr="00412956" w:rsidRDefault="005B112A">
            <w:pPr>
              <w:keepNext/>
              <w:spacing w:after="60"/>
            </w:pPr>
            <w:r w:rsidRPr="00412956">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3B938ACA" w14:textId="77777777" w:rsidR="00022B71" w:rsidRPr="00412956" w:rsidRDefault="005B112A">
            <w:pPr>
              <w:keepNext/>
              <w:spacing w:after="60"/>
              <w:jc w:val="center"/>
            </w:pPr>
            <w:r w:rsidRPr="00412956">
              <w:rPr>
                <w:rFonts w:ascii="Calibri" w:hAnsi="Calibri"/>
                <w:sz w:val="20"/>
              </w:rPr>
              <w:t>10.0 (69)</w:t>
            </w:r>
          </w:p>
        </w:tc>
        <w:tc>
          <w:tcPr>
            <w:tcW w:w="0" w:type="auto"/>
            <w:tcBorders>
              <w:top w:val="single" w:sz="0" w:space="0" w:color="D3D3D3"/>
              <w:left w:val="single" w:sz="0" w:space="0" w:color="D3D3D3"/>
              <w:bottom w:val="single" w:sz="0" w:space="0" w:color="D3D3D3"/>
              <w:right w:val="single" w:sz="0" w:space="0" w:color="D3D3D3"/>
            </w:tcBorders>
          </w:tcPr>
          <w:p w14:paraId="26403AA1" w14:textId="77777777" w:rsidR="00022B71" w:rsidRPr="00412956" w:rsidRDefault="005B112A">
            <w:pPr>
              <w:keepNext/>
              <w:spacing w:after="60"/>
              <w:jc w:val="center"/>
            </w:pPr>
            <w:r w:rsidRPr="00412956">
              <w:rPr>
                <w:rFonts w:ascii="Calibri" w:hAnsi="Calibri"/>
                <w:sz w:val="20"/>
              </w:rPr>
              <w:t>12.0 (29)</w:t>
            </w:r>
          </w:p>
        </w:tc>
        <w:tc>
          <w:tcPr>
            <w:tcW w:w="0" w:type="auto"/>
            <w:tcBorders>
              <w:top w:val="single" w:sz="0" w:space="0" w:color="D3D3D3"/>
              <w:left w:val="single" w:sz="0" w:space="0" w:color="D3D3D3"/>
              <w:bottom w:val="single" w:sz="0" w:space="0" w:color="D3D3D3"/>
              <w:right w:val="single" w:sz="0" w:space="0" w:color="D3D3D3"/>
            </w:tcBorders>
          </w:tcPr>
          <w:p w14:paraId="091604C3" w14:textId="77777777" w:rsidR="00022B71" w:rsidRPr="00412956" w:rsidRDefault="005B112A">
            <w:pPr>
              <w:keepNext/>
              <w:spacing w:after="60"/>
              <w:jc w:val="center"/>
            </w:pPr>
            <w:r w:rsidRPr="00412956">
              <w:rPr>
                <w:rFonts w:ascii="Calibri" w:hAnsi="Calibri"/>
                <w:sz w:val="20"/>
              </w:rPr>
              <w:t>8.9 (40)</w:t>
            </w:r>
          </w:p>
        </w:tc>
        <w:tc>
          <w:tcPr>
            <w:tcW w:w="0" w:type="auto"/>
            <w:tcBorders>
              <w:top w:val="single" w:sz="0" w:space="0" w:color="D3D3D3"/>
              <w:left w:val="single" w:sz="0" w:space="0" w:color="D3D3D3"/>
              <w:bottom w:val="single" w:sz="0" w:space="0" w:color="D3D3D3"/>
              <w:right w:val="single" w:sz="0" w:space="0" w:color="D3D3D3"/>
            </w:tcBorders>
          </w:tcPr>
          <w:p w14:paraId="2CC17140" w14:textId="77777777" w:rsidR="00022B71" w:rsidRDefault="00022B71">
            <w:pPr>
              <w:keepNext/>
              <w:spacing w:after="60"/>
              <w:jc w:val="center"/>
            </w:pPr>
          </w:p>
        </w:tc>
      </w:tr>
      <w:tr w:rsidR="00022B71" w14:paraId="17DCBBA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D74C4" w14:textId="77777777" w:rsidR="00022B71" w:rsidRPr="00412956" w:rsidRDefault="005B112A">
            <w:pPr>
              <w:keepNext/>
              <w:spacing w:after="60"/>
            </w:pPr>
            <w:r w:rsidRPr="00412956">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61553301" w14:textId="77777777" w:rsidR="00022B71" w:rsidRPr="00412956" w:rsidRDefault="005B112A">
            <w:pPr>
              <w:keepNext/>
              <w:spacing w:after="60"/>
              <w:jc w:val="center"/>
            </w:pPr>
            <w:r w:rsidRPr="00412956">
              <w:rPr>
                <w:rFonts w:ascii="Calibri" w:hAnsi="Calibri"/>
                <w:sz w:val="20"/>
              </w:rPr>
              <w:t>45.1 (311)</w:t>
            </w:r>
          </w:p>
        </w:tc>
        <w:tc>
          <w:tcPr>
            <w:tcW w:w="0" w:type="auto"/>
            <w:tcBorders>
              <w:top w:val="single" w:sz="0" w:space="0" w:color="D3D3D3"/>
              <w:left w:val="single" w:sz="0" w:space="0" w:color="D3D3D3"/>
              <w:bottom w:val="single" w:sz="0" w:space="0" w:color="D3D3D3"/>
              <w:right w:val="single" w:sz="0" w:space="0" w:color="D3D3D3"/>
            </w:tcBorders>
          </w:tcPr>
          <w:p w14:paraId="1C92A939" w14:textId="77777777" w:rsidR="00022B71" w:rsidRPr="00412956" w:rsidRDefault="005B112A">
            <w:pPr>
              <w:keepNext/>
              <w:spacing w:after="60"/>
              <w:jc w:val="center"/>
            </w:pPr>
            <w:r w:rsidRPr="00412956">
              <w:rPr>
                <w:rFonts w:ascii="Calibri" w:hAnsi="Calibri"/>
                <w:sz w:val="20"/>
              </w:rPr>
              <w:t>49.1 (120)</w:t>
            </w:r>
          </w:p>
        </w:tc>
        <w:tc>
          <w:tcPr>
            <w:tcW w:w="0" w:type="auto"/>
            <w:tcBorders>
              <w:top w:val="single" w:sz="0" w:space="0" w:color="D3D3D3"/>
              <w:left w:val="single" w:sz="0" w:space="0" w:color="D3D3D3"/>
              <w:bottom w:val="single" w:sz="0" w:space="0" w:color="D3D3D3"/>
              <w:right w:val="single" w:sz="0" w:space="0" w:color="D3D3D3"/>
            </w:tcBorders>
          </w:tcPr>
          <w:p w14:paraId="4172ACD9" w14:textId="77777777" w:rsidR="00022B71" w:rsidRPr="00412956" w:rsidRDefault="005B112A">
            <w:pPr>
              <w:keepNext/>
              <w:spacing w:after="60"/>
              <w:jc w:val="center"/>
            </w:pPr>
            <w:r w:rsidRPr="00412956">
              <w:rPr>
                <w:rFonts w:ascii="Calibri" w:hAnsi="Calibri"/>
                <w:sz w:val="20"/>
              </w:rPr>
              <w:t>42.9 (190)</w:t>
            </w:r>
          </w:p>
        </w:tc>
        <w:tc>
          <w:tcPr>
            <w:tcW w:w="0" w:type="auto"/>
            <w:tcBorders>
              <w:top w:val="single" w:sz="0" w:space="0" w:color="D3D3D3"/>
              <w:left w:val="single" w:sz="0" w:space="0" w:color="D3D3D3"/>
              <w:bottom w:val="single" w:sz="0" w:space="0" w:color="D3D3D3"/>
              <w:right w:val="single" w:sz="0" w:space="0" w:color="D3D3D3"/>
            </w:tcBorders>
          </w:tcPr>
          <w:p w14:paraId="675DE310" w14:textId="77777777" w:rsidR="00022B71" w:rsidRDefault="00022B71">
            <w:pPr>
              <w:keepNext/>
              <w:spacing w:after="60"/>
              <w:jc w:val="center"/>
            </w:pPr>
          </w:p>
        </w:tc>
      </w:tr>
      <w:tr w:rsidR="00022B71" w14:paraId="724322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88DAE" w14:textId="77777777" w:rsidR="00022B71" w:rsidRPr="00412956" w:rsidRDefault="005B112A">
            <w:pPr>
              <w:keepNext/>
              <w:spacing w:after="60"/>
              <w:rPr>
                <w:highlight w:val="cyan"/>
                <w:rPrChange w:id="73" w:author="CYRIAQUE" w:date="2025-09-23T21:12:00Z">
                  <w:rPr/>
                </w:rPrChange>
              </w:rPr>
            </w:pPr>
            <w:r w:rsidRPr="00412956">
              <w:rPr>
                <w:rFonts w:ascii="Calibri" w:hAnsi="Calibri"/>
                <w:sz w:val="20"/>
                <w:highlight w:val="cyan"/>
                <w:rPrChange w:id="74" w:author="CYRIAQUE" w:date="2025-09-23T21:12:00Z">
                  <w:rPr>
                    <w:rFonts w:ascii="Calibri" w:hAnsi="Calibri"/>
                    <w:sz w:val="20"/>
                  </w:rPr>
                </w:rPrChange>
              </w:rPr>
              <w:t>    Ouvriers</w:t>
            </w:r>
          </w:p>
        </w:tc>
        <w:tc>
          <w:tcPr>
            <w:tcW w:w="0" w:type="auto"/>
            <w:tcBorders>
              <w:top w:val="single" w:sz="0" w:space="0" w:color="D3D3D3"/>
              <w:left w:val="single" w:sz="0" w:space="0" w:color="D3D3D3"/>
              <w:bottom w:val="single" w:sz="0" w:space="0" w:color="D3D3D3"/>
              <w:right w:val="single" w:sz="0" w:space="0" w:color="D3D3D3"/>
            </w:tcBorders>
          </w:tcPr>
          <w:p w14:paraId="6AFFF7AB" w14:textId="77777777" w:rsidR="00022B71" w:rsidRPr="00412956" w:rsidRDefault="005B112A">
            <w:pPr>
              <w:keepNext/>
              <w:spacing w:after="60"/>
              <w:jc w:val="center"/>
              <w:rPr>
                <w:highlight w:val="cyan"/>
                <w:rPrChange w:id="75" w:author="CYRIAQUE" w:date="2025-09-23T21:12:00Z">
                  <w:rPr/>
                </w:rPrChange>
              </w:rPr>
            </w:pPr>
            <w:r w:rsidRPr="00412956">
              <w:rPr>
                <w:rFonts w:ascii="Calibri" w:hAnsi="Calibri"/>
                <w:sz w:val="20"/>
                <w:highlight w:val="cyan"/>
                <w:rPrChange w:id="76" w:author="CYRIAQUE" w:date="2025-09-23T21:12:00Z">
                  <w:rPr>
                    <w:rFonts w:ascii="Calibri" w:hAnsi="Calibri"/>
                    <w:sz w:val="20"/>
                  </w:rPr>
                </w:rPrChange>
              </w:rPr>
              <w:t>2.4 (17)</w:t>
            </w:r>
          </w:p>
        </w:tc>
        <w:tc>
          <w:tcPr>
            <w:tcW w:w="0" w:type="auto"/>
            <w:tcBorders>
              <w:top w:val="single" w:sz="0" w:space="0" w:color="D3D3D3"/>
              <w:left w:val="single" w:sz="0" w:space="0" w:color="D3D3D3"/>
              <w:bottom w:val="single" w:sz="0" w:space="0" w:color="D3D3D3"/>
              <w:right w:val="single" w:sz="0" w:space="0" w:color="D3D3D3"/>
            </w:tcBorders>
          </w:tcPr>
          <w:p w14:paraId="78CD4272" w14:textId="77777777" w:rsidR="00022B71" w:rsidRPr="00412956" w:rsidRDefault="005B112A">
            <w:pPr>
              <w:keepNext/>
              <w:spacing w:after="60"/>
              <w:jc w:val="center"/>
              <w:rPr>
                <w:highlight w:val="cyan"/>
                <w:rPrChange w:id="77" w:author="CYRIAQUE" w:date="2025-09-23T21:12:00Z">
                  <w:rPr/>
                </w:rPrChange>
              </w:rPr>
            </w:pPr>
            <w:r w:rsidRPr="00412956">
              <w:rPr>
                <w:rFonts w:ascii="Calibri" w:hAnsi="Calibri"/>
                <w:sz w:val="20"/>
                <w:highlight w:val="cyan"/>
                <w:rPrChange w:id="78" w:author="CYRIAQUE" w:date="2025-09-23T21:12:00Z">
                  <w:rPr>
                    <w:rFonts w:ascii="Calibri" w:hAnsi="Calibri"/>
                    <w:sz w:val="20"/>
                  </w:rPr>
                </w:rPrChange>
              </w:rPr>
              <w:t xml:space="preserve">1.1 </w:t>
            </w:r>
            <w:r w:rsidRPr="00412956">
              <w:rPr>
                <w:rFonts w:ascii="Calibri" w:hAnsi="Calibri"/>
                <w:sz w:val="20"/>
                <w:highlight w:val="cyan"/>
                <w:rPrChange w:id="79" w:author="CYRIAQUE" w:date="2025-09-23T21:12:00Z">
                  <w:rPr>
                    <w:rFonts w:ascii="Calibri" w:hAnsi="Calibri"/>
                    <w:sz w:val="20"/>
                  </w:rPr>
                </w:rPrChange>
              </w:rPr>
              <w:t>(3)</w:t>
            </w:r>
          </w:p>
        </w:tc>
        <w:tc>
          <w:tcPr>
            <w:tcW w:w="0" w:type="auto"/>
            <w:tcBorders>
              <w:top w:val="single" w:sz="0" w:space="0" w:color="D3D3D3"/>
              <w:left w:val="single" w:sz="0" w:space="0" w:color="D3D3D3"/>
              <w:bottom w:val="single" w:sz="0" w:space="0" w:color="D3D3D3"/>
              <w:right w:val="single" w:sz="0" w:space="0" w:color="D3D3D3"/>
            </w:tcBorders>
          </w:tcPr>
          <w:p w14:paraId="757AFBD5" w14:textId="77777777" w:rsidR="00022B71" w:rsidRPr="00412956" w:rsidRDefault="005B112A">
            <w:pPr>
              <w:keepNext/>
              <w:spacing w:after="60"/>
              <w:jc w:val="center"/>
              <w:rPr>
                <w:highlight w:val="cyan"/>
                <w:rPrChange w:id="80" w:author="CYRIAQUE" w:date="2025-09-23T21:12:00Z">
                  <w:rPr/>
                </w:rPrChange>
              </w:rPr>
            </w:pPr>
            <w:r w:rsidRPr="00412956">
              <w:rPr>
                <w:rFonts w:ascii="Calibri" w:hAnsi="Calibri"/>
                <w:sz w:val="20"/>
                <w:highlight w:val="cyan"/>
                <w:rPrChange w:id="81" w:author="CYRIAQUE" w:date="2025-09-23T21:12:00Z">
                  <w:rPr>
                    <w:rFonts w:ascii="Calibri" w:hAnsi="Calibri"/>
                    <w:sz w:val="20"/>
                  </w:rPr>
                </w:rPrChange>
              </w:rPr>
              <w:t>3.2 (14)</w:t>
            </w:r>
          </w:p>
        </w:tc>
        <w:tc>
          <w:tcPr>
            <w:tcW w:w="0" w:type="auto"/>
            <w:tcBorders>
              <w:top w:val="single" w:sz="0" w:space="0" w:color="D3D3D3"/>
              <w:left w:val="single" w:sz="0" w:space="0" w:color="D3D3D3"/>
              <w:bottom w:val="single" w:sz="0" w:space="0" w:color="D3D3D3"/>
              <w:right w:val="single" w:sz="0" w:space="0" w:color="D3D3D3"/>
            </w:tcBorders>
          </w:tcPr>
          <w:p w14:paraId="0A1C144A" w14:textId="77777777" w:rsidR="00022B71" w:rsidRDefault="00022B71">
            <w:pPr>
              <w:keepNext/>
              <w:spacing w:after="60"/>
              <w:jc w:val="center"/>
            </w:pPr>
          </w:p>
        </w:tc>
      </w:tr>
      <w:tr w:rsidR="00022B71" w14:paraId="692407F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988DEC"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3B894185" w14:textId="77777777" w:rsidR="00022B71" w:rsidRDefault="005B112A">
            <w:pPr>
              <w:keepNext/>
              <w:spacing w:after="60"/>
              <w:jc w:val="center"/>
            </w:pPr>
            <w:r>
              <w:rPr>
                <w:rFonts w:ascii="Calibri" w:hAnsi="Calibri"/>
                <w:sz w:val="20"/>
              </w:rPr>
              <w:t>2.7 (18)</w:t>
            </w:r>
          </w:p>
        </w:tc>
        <w:tc>
          <w:tcPr>
            <w:tcW w:w="0" w:type="auto"/>
            <w:tcBorders>
              <w:top w:val="single" w:sz="0" w:space="0" w:color="D3D3D3"/>
              <w:left w:val="single" w:sz="0" w:space="0" w:color="D3D3D3"/>
              <w:bottom w:val="single" w:sz="0" w:space="0" w:color="D3D3D3"/>
              <w:right w:val="single" w:sz="0" w:space="0" w:color="D3D3D3"/>
            </w:tcBorders>
          </w:tcPr>
          <w:p w14:paraId="1BA35A4B" w14:textId="77777777" w:rsidR="00022B71" w:rsidRDefault="005B112A">
            <w:pPr>
              <w:keepNext/>
              <w:spacing w:after="60"/>
              <w:jc w:val="center"/>
            </w:pPr>
            <w:r>
              <w:rPr>
                <w:rFonts w:ascii="Calibri" w:hAnsi="Calibri"/>
                <w:sz w:val="20"/>
              </w:rPr>
              <w:t>4.8 (12)</w:t>
            </w:r>
          </w:p>
        </w:tc>
        <w:tc>
          <w:tcPr>
            <w:tcW w:w="0" w:type="auto"/>
            <w:tcBorders>
              <w:top w:val="single" w:sz="0" w:space="0" w:color="D3D3D3"/>
              <w:left w:val="single" w:sz="0" w:space="0" w:color="D3D3D3"/>
              <w:bottom w:val="single" w:sz="0" w:space="0" w:color="D3D3D3"/>
              <w:right w:val="single" w:sz="0" w:space="0" w:color="D3D3D3"/>
            </w:tcBorders>
          </w:tcPr>
          <w:p w14:paraId="64CBB3F4" w14:textId="77777777" w:rsidR="00022B71" w:rsidRDefault="005B112A">
            <w:pPr>
              <w:keepNext/>
              <w:spacing w:after="60"/>
              <w:jc w:val="center"/>
            </w:pPr>
            <w:r>
              <w:rPr>
                <w:rFonts w:ascii="Calibri" w:hAnsi="Calibri"/>
                <w:sz w:val="20"/>
              </w:rPr>
              <w:t>1.5 (7)</w:t>
            </w:r>
          </w:p>
        </w:tc>
        <w:tc>
          <w:tcPr>
            <w:tcW w:w="0" w:type="auto"/>
            <w:tcBorders>
              <w:top w:val="single" w:sz="0" w:space="0" w:color="D3D3D3"/>
              <w:left w:val="single" w:sz="0" w:space="0" w:color="D3D3D3"/>
              <w:bottom w:val="single" w:sz="0" w:space="0" w:color="D3D3D3"/>
              <w:right w:val="single" w:sz="0" w:space="0" w:color="D3D3D3"/>
            </w:tcBorders>
          </w:tcPr>
          <w:p w14:paraId="75C38722" w14:textId="77777777" w:rsidR="00022B71" w:rsidRDefault="00022B71">
            <w:pPr>
              <w:keepNext/>
              <w:spacing w:after="60"/>
              <w:jc w:val="center"/>
            </w:pPr>
          </w:p>
        </w:tc>
      </w:tr>
      <w:tr w:rsidR="00022B71" w14:paraId="4895EB2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2FFED"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5930F579" w14:textId="77777777" w:rsidR="00022B71" w:rsidRDefault="005B112A">
            <w:pPr>
              <w:keepNext/>
              <w:spacing w:after="60"/>
              <w:jc w:val="center"/>
            </w:pPr>
            <w:r>
              <w:rPr>
                <w:rFonts w:ascii="Calibri" w:hAnsi="Calibri"/>
                <w:sz w:val="20"/>
              </w:rPr>
              <w:t>11.6 (80)</w:t>
            </w:r>
          </w:p>
        </w:tc>
        <w:tc>
          <w:tcPr>
            <w:tcW w:w="0" w:type="auto"/>
            <w:tcBorders>
              <w:top w:val="single" w:sz="0" w:space="0" w:color="D3D3D3"/>
              <w:left w:val="single" w:sz="0" w:space="0" w:color="D3D3D3"/>
              <w:bottom w:val="single" w:sz="0" w:space="0" w:color="D3D3D3"/>
              <w:right w:val="single" w:sz="0" w:space="0" w:color="D3D3D3"/>
            </w:tcBorders>
          </w:tcPr>
          <w:p w14:paraId="4645FCA5" w14:textId="77777777" w:rsidR="00022B71" w:rsidRDefault="005B112A">
            <w:pPr>
              <w:keepNext/>
              <w:spacing w:after="60"/>
              <w:jc w:val="center"/>
            </w:pPr>
            <w:r>
              <w:rPr>
                <w:rFonts w:ascii="Calibri" w:hAnsi="Calibri"/>
                <w:sz w:val="20"/>
              </w:rPr>
              <w:t>12.4 (30)</w:t>
            </w:r>
          </w:p>
        </w:tc>
        <w:tc>
          <w:tcPr>
            <w:tcW w:w="0" w:type="auto"/>
            <w:tcBorders>
              <w:top w:val="single" w:sz="0" w:space="0" w:color="D3D3D3"/>
              <w:left w:val="single" w:sz="0" w:space="0" w:color="D3D3D3"/>
              <w:bottom w:val="single" w:sz="0" w:space="0" w:color="D3D3D3"/>
              <w:right w:val="single" w:sz="0" w:space="0" w:color="D3D3D3"/>
            </w:tcBorders>
          </w:tcPr>
          <w:p w14:paraId="05FA300B" w14:textId="77777777" w:rsidR="00022B71" w:rsidRDefault="005B112A">
            <w:pPr>
              <w:keepNext/>
              <w:spacing w:after="60"/>
              <w:jc w:val="center"/>
            </w:pPr>
            <w:r>
              <w:rPr>
                <w:rFonts w:ascii="Calibri" w:hAnsi="Calibri"/>
                <w:sz w:val="20"/>
              </w:rPr>
              <w:t>11.2 (50)</w:t>
            </w:r>
          </w:p>
        </w:tc>
        <w:tc>
          <w:tcPr>
            <w:tcW w:w="0" w:type="auto"/>
            <w:tcBorders>
              <w:top w:val="single" w:sz="0" w:space="0" w:color="D3D3D3"/>
              <w:left w:val="single" w:sz="0" w:space="0" w:color="D3D3D3"/>
              <w:bottom w:val="single" w:sz="0" w:space="0" w:color="D3D3D3"/>
              <w:right w:val="single" w:sz="0" w:space="0" w:color="D3D3D3"/>
            </w:tcBorders>
          </w:tcPr>
          <w:p w14:paraId="6A11D143" w14:textId="77777777" w:rsidR="00022B71" w:rsidRDefault="00022B71">
            <w:pPr>
              <w:keepNext/>
              <w:spacing w:after="60"/>
              <w:jc w:val="center"/>
            </w:pPr>
          </w:p>
        </w:tc>
      </w:tr>
      <w:tr w:rsidR="00022B71" w14:paraId="26704B5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C1682" w14:textId="77777777" w:rsidR="00022B71" w:rsidRPr="00412956" w:rsidRDefault="005B112A">
            <w:pPr>
              <w:keepNext/>
              <w:spacing w:after="60"/>
              <w:rPr>
                <w:highlight w:val="green"/>
                <w:rPrChange w:id="82" w:author="CYRIAQUE" w:date="2025-09-23T21:11:00Z">
                  <w:rPr/>
                </w:rPrChange>
              </w:rPr>
            </w:pPr>
            <w:r w:rsidRPr="00412956">
              <w:rPr>
                <w:rFonts w:ascii="Calibri" w:hAnsi="Calibri"/>
                <w:sz w:val="20"/>
                <w:highlight w:val="green"/>
                <w:rPrChange w:id="83" w:author="CYRIAQUE" w:date="2025-09-23T21:11:00Z">
                  <w:rPr>
                    <w:rFonts w:ascii="Calibri" w:hAnsi="Calibri"/>
                    <w:sz w:val="20"/>
                  </w:rPr>
                </w:rPrChange>
              </w:rPr>
              <w:t>    Retraités</w:t>
            </w:r>
          </w:p>
        </w:tc>
        <w:tc>
          <w:tcPr>
            <w:tcW w:w="0" w:type="auto"/>
            <w:tcBorders>
              <w:top w:val="single" w:sz="0" w:space="0" w:color="D3D3D3"/>
              <w:left w:val="single" w:sz="0" w:space="0" w:color="D3D3D3"/>
              <w:bottom w:val="single" w:sz="0" w:space="0" w:color="D3D3D3"/>
              <w:right w:val="single" w:sz="0" w:space="0" w:color="D3D3D3"/>
            </w:tcBorders>
          </w:tcPr>
          <w:p w14:paraId="5FA8480D" w14:textId="77777777" w:rsidR="00022B71" w:rsidRPr="00412956" w:rsidRDefault="005B112A">
            <w:pPr>
              <w:keepNext/>
              <w:spacing w:after="60"/>
              <w:jc w:val="center"/>
              <w:rPr>
                <w:highlight w:val="green"/>
                <w:rPrChange w:id="84" w:author="CYRIAQUE" w:date="2025-09-23T21:11:00Z">
                  <w:rPr/>
                </w:rPrChange>
              </w:rPr>
            </w:pPr>
            <w:r w:rsidRPr="00412956">
              <w:rPr>
                <w:rFonts w:ascii="Calibri" w:hAnsi="Calibri"/>
                <w:sz w:val="20"/>
                <w:highlight w:val="green"/>
                <w:rPrChange w:id="85" w:author="CYRIAQUE" w:date="2025-09-23T21:11:00Z">
                  <w:rPr>
                    <w:rFonts w:ascii="Calibri" w:hAnsi="Calibri"/>
                    <w:sz w:val="20"/>
                  </w:rPr>
                </w:rPrChange>
              </w:rPr>
              <w:t>17.2 (118)</w:t>
            </w:r>
          </w:p>
        </w:tc>
        <w:tc>
          <w:tcPr>
            <w:tcW w:w="0" w:type="auto"/>
            <w:tcBorders>
              <w:top w:val="single" w:sz="0" w:space="0" w:color="D3D3D3"/>
              <w:left w:val="single" w:sz="0" w:space="0" w:color="D3D3D3"/>
              <w:bottom w:val="single" w:sz="0" w:space="0" w:color="D3D3D3"/>
              <w:right w:val="single" w:sz="0" w:space="0" w:color="D3D3D3"/>
            </w:tcBorders>
          </w:tcPr>
          <w:p w14:paraId="55E0F7DC" w14:textId="77777777" w:rsidR="00022B71" w:rsidRPr="00412956" w:rsidRDefault="005B112A">
            <w:pPr>
              <w:keepNext/>
              <w:spacing w:after="60"/>
              <w:jc w:val="center"/>
              <w:rPr>
                <w:highlight w:val="green"/>
                <w:rPrChange w:id="86" w:author="CYRIAQUE" w:date="2025-09-23T21:11:00Z">
                  <w:rPr/>
                </w:rPrChange>
              </w:rPr>
            </w:pPr>
            <w:r w:rsidRPr="00412956">
              <w:rPr>
                <w:rFonts w:ascii="Calibri" w:hAnsi="Calibri"/>
                <w:sz w:val="20"/>
                <w:highlight w:val="green"/>
                <w:rPrChange w:id="87" w:author="CYRIAQUE" w:date="2025-09-23T21:11:00Z">
                  <w:rPr>
                    <w:rFonts w:ascii="Calibri" w:hAnsi="Calibri"/>
                    <w:sz w:val="20"/>
                  </w:rPr>
                </w:rPrChange>
              </w:rPr>
              <w:t>7.5 (18)</w:t>
            </w:r>
          </w:p>
        </w:tc>
        <w:tc>
          <w:tcPr>
            <w:tcW w:w="0" w:type="auto"/>
            <w:tcBorders>
              <w:top w:val="single" w:sz="0" w:space="0" w:color="D3D3D3"/>
              <w:left w:val="single" w:sz="0" w:space="0" w:color="D3D3D3"/>
              <w:bottom w:val="single" w:sz="0" w:space="0" w:color="D3D3D3"/>
              <w:right w:val="single" w:sz="0" w:space="0" w:color="D3D3D3"/>
            </w:tcBorders>
          </w:tcPr>
          <w:p w14:paraId="3291844C" w14:textId="77777777" w:rsidR="00022B71" w:rsidRPr="00412956" w:rsidRDefault="005B112A">
            <w:pPr>
              <w:keepNext/>
              <w:spacing w:after="60"/>
              <w:jc w:val="center"/>
              <w:rPr>
                <w:highlight w:val="green"/>
                <w:rPrChange w:id="88" w:author="CYRIAQUE" w:date="2025-09-23T21:11:00Z">
                  <w:rPr/>
                </w:rPrChange>
              </w:rPr>
            </w:pPr>
            <w:r w:rsidRPr="00412956">
              <w:rPr>
                <w:rFonts w:ascii="Calibri" w:hAnsi="Calibri"/>
                <w:sz w:val="20"/>
                <w:highlight w:val="green"/>
                <w:rPrChange w:id="89" w:author="CYRIAQUE" w:date="2025-09-23T21:11:00Z">
                  <w:rPr>
                    <w:rFonts w:ascii="Calibri" w:hAnsi="Calibri"/>
                    <w:sz w:val="20"/>
                  </w:rPr>
                </w:rPrChange>
              </w:rPr>
              <w:t>22.5 (100)</w:t>
            </w:r>
          </w:p>
        </w:tc>
        <w:tc>
          <w:tcPr>
            <w:tcW w:w="0" w:type="auto"/>
            <w:tcBorders>
              <w:top w:val="single" w:sz="0" w:space="0" w:color="D3D3D3"/>
              <w:left w:val="single" w:sz="0" w:space="0" w:color="D3D3D3"/>
              <w:bottom w:val="single" w:sz="0" w:space="0" w:color="D3D3D3"/>
              <w:right w:val="single" w:sz="0" w:space="0" w:color="D3D3D3"/>
            </w:tcBorders>
          </w:tcPr>
          <w:p w14:paraId="138D1521" w14:textId="77777777" w:rsidR="00022B71" w:rsidRDefault="00022B71">
            <w:pPr>
              <w:keepNext/>
              <w:spacing w:after="60"/>
              <w:jc w:val="center"/>
            </w:pPr>
          </w:p>
        </w:tc>
      </w:tr>
      <w:tr w:rsidR="00022B71" w14:paraId="562263E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06EC7F" w14:textId="77777777" w:rsidR="00022B71" w:rsidRDefault="005B112A">
            <w:pPr>
              <w:keepNext/>
              <w:spacing w:after="60"/>
            </w:pPr>
            <w:r>
              <w:rPr>
                <w:rFonts w:ascii="Calibri" w:hAnsi="Calibri"/>
                <w:sz w:val="20"/>
              </w:rPr>
              <w:t>Occupation_pere</w:t>
            </w:r>
          </w:p>
        </w:tc>
        <w:tc>
          <w:tcPr>
            <w:tcW w:w="0" w:type="auto"/>
            <w:tcBorders>
              <w:top w:val="single" w:sz="0" w:space="0" w:color="D3D3D3"/>
              <w:left w:val="single" w:sz="0" w:space="0" w:color="D3D3D3"/>
              <w:bottom w:val="single" w:sz="0" w:space="0" w:color="D3D3D3"/>
              <w:right w:val="single" w:sz="0" w:space="0" w:color="D3D3D3"/>
            </w:tcBorders>
          </w:tcPr>
          <w:p w14:paraId="4DAB9E3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E0F11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8E65D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E59217" w14:textId="77777777" w:rsidR="00022B71" w:rsidRDefault="005B112A">
            <w:pPr>
              <w:keepNext/>
              <w:spacing w:after="60"/>
              <w:jc w:val="center"/>
            </w:pPr>
            <w:r>
              <w:rPr>
                <w:rFonts w:ascii="Calibri" w:hAnsi="Calibri"/>
                <w:sz w:val="20"/>
              </w:rPr>
              <w:t>&lt;0.001</w:t>
            </w:r>
          </w:p>
        </w:tc>
      </w:tr>
      <w:tr w:rsidR="00022B71" w14:paraId="3A1B444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5F962C"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6E10D61F" w14:textId="77777777" w:rsidR="00022B71" w:rsidRDefault="005B112A">
            <w:pPr>
              <w:keepNext/>
              <w:spacing w:after="60"/>
              <w:jc w:val="center"/>
            </w:pPr>
            <w:r>
              <w:rPr>
                <w:rFonts w:ascii="Calibri" w:hAnsi="Calibri"/>
                <w:sz w:val="20"/>
              </w:rPr>
              <w:t>1.9 (13)</w:t>
            </w:r>
          </w:p>
        </w:tc>
        <w:tc>
          <w:tcPr>
            <w:tcW w:w="0" w:type="auto"/>
            <w:tcBorders>
              <w:top w:val="single" w:sz="0" w:space="0" w:color="D3D3D3"/>
              <w:left w:val="single" w:sz="0" w:space="0" w:color="D3D3D3"/>
              <w:bottom w:val="single" w:sz="0" w:space="0" w:color="D3D3D3"/>
              <w:right w:val="single" w:sz="0" w:space="0" w:color="D3D3D3"/>
            </w:tcBorders>
          </w:tcPr>
          <w:p w14:paraId="16F34FB0" w14:textId="77777777" w:rsidR="00022B71" w:rsidRDefault="005B112A">
            <w:pPr>
              <w:keepNext/>
              <w:spacing w:after="60"/>
              <w:jc w:val="center"/>
            </w:pPr>
            <w:r>
              <w:rPr>
                <w:rFonts w:ascii="Calibri" w:hAnsi="Calibri"/>
                <w:sz w:val="20"/>
              </w:rPr>
              <w:t>1.4 (3)</w:t>
            </w:r>
          </w:p>
        </w:tc>
        <w:tc>
          <w:tcPr>
            <w:tcW w:w="0" w:type="auto"/>
            <w:tcBorders>
              <w:top w:val="single" w:sz="0" w:space="0" w:color="D3D3D3"/>
              <w:left w:val="single" w:sz="0" w:space="0" w:color="D3D3D3"/>
              <w:bottom w:val="single" w:sz="0" w:space="0" w:color="D3D3D3"/>
              <w:right w:val="single" w:sz="0" w:space="0" w:color="D3D3D3"/>
            </w:tcBorders>
          </w:tcPr>
          <w:p w14:paraId="0F44CE82" w14:textId="77777777" w:rsidR="00022B71" w:rsidRDefault="005B112A">
            <w:pPr>
              <w:keepNext/>
              <w:spacing w:after="60"/>
              <w:jc w:val="center"/>
            </w:pPr>
            <w:r>
              <w:rPr>
                <w:rFonts w:ascii="Calibri" w:hAnsi="Calibri"/>
                <w:sz w:val="20"/>
              </w:rPr>
              <w:t>2.1 (9)</w:t>
            </w:r>
          </w:p>
        </w:tc>
        <w:tc>
          <w:tcPr>
            <w:tcW w:w="0" w:type="auto"/>
            <w:tcBorders>
              <w:top w:val="single" w:sz="0" w:space="0" w:color="D3D3D3"/>
              <w:left w:val="single" w:sz="0" w:space="0" w:color="D3D3D3"/>
              <w:bottom w:val="single" w:sz="0" w:space="0" w:color="D3D3D3"/>
              <w:right w:val="single" w:sz="0" w:space="0" w:color="D3D3D3"/>
            </w:tcBorders>
          </w:tcPr>
          <w:p w14:paraId="5DB31436" w14:textId="77777777" w:rsidR="00022B71" w:rsidRDefault="00022B71">
            <w:pPr>
              <w:keepNext/>
              <w:spacing w:after="60"/>
              <w:jc w:val="center"/>
            </w:pPr>
          </w:p>
        </w:tc>
      </w:tr>
      <w:tr w:rsidR="00022B71" w14:paraId="2977BB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17C192"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0169CD18" w14:textId="77777777" w:rsidR="00022B71" w:rsidRDefault="005B112A">
            <w:pPr>
              <w:keepNext/>
              <w:spacing w:after="60"/>
              <w:jc w:val="center"/>
            </w:pPr>
            <w:r>
              <w:rPr>
                <w:rFonts w:ascii="Calibri" w:hAnsi="Calibri"/>
                <w:sz w:val="20"/>
              </w:rPr>
              <w:t>7.6 (51)</w:t>
            </w:r>
          </w:p>
        </w:tc>
        <w:tc>
          <w:tcPr>
            <w:tcW w:w="0" w:type="auto"/>
            <w:tcBorders>
              <w:top w:val="single" w:sz="0" w:space="0" w:color="D3D3D3"/>
              <w:left w:val="single" w:sz="0" w:space="0" w:color="D3D3D3"/>
              <w:bottom w:val="single" w:sz="0" w:space="0" w:color="D3D3D3"/>
              <w:right w:val="single" w:sz="0" w:space="0" w:color="D3D3D3"/>
            </w:tcBorders>
          </w:tcPr>
          <w:p w14:paraId="52EDB708" w14:textId="77777777" w:rsidR="00022B71" w:rsidRDefault="005B112A">
            <w:pPr>
              <w:keepNext/>
              <w:spacing w:after="60"/>
              <w:jc w:val="center"/>
            </w:pPr>
            <w:r>
              <w:rPr>
                <w:rFonts w:ascii="Calibri" w:hAnsi="Calibri"/>
                <w:sz w:val="20"/>
              </w:rPr>
              <w:t>9.5 (23)</w:t>
            </w:r>
          </w:p>
        </w:tc>
        <w:tc>
          <w:tcPr>
            <w:tcW w:w="0" w:type="auto"/>
            <w:tcBorders>
              <w:top w:val="single" w:sz="0" w:space="0" w:color="D3D3D3"/>
              <w:left w:val="single" w:sz="0" w:space="0" w:color="D3D3D3"/>
              <w:bottom w:val="single" w:sz="0" w:space="0" w:color="D3D3D3"/>
              <w:right w:val="single" w:sz="0" w:space="0" w:color="D3D3D3"/>
            </w:tcBorders>
          </w:tcPr>
          <w:p w14:paraId="04939949" w14:textId="77777777" w:rsidR="00022B71" w:rsidRDefault="005B112A">
            <w:pPr>
              <w:keepNext/>
              <w:spacing w:after="60"/>
              <w:jc w:val="center"/>
            </w:pPr>
            <w:r>
              <w:rPr>
                <w:rFonts w:ascii="Calibri" w:hAnsi="Calibri"/>
                <w:sz w:val="20"/>
              </w:rPr>
              <w:t>6.5 (29)</w:t>
            </w:r>
          </w:p>
        </w:tc>
        <w:tc>
          <w:tcPr>
            <w:tcW w:w="0" w:type="auto"/>
            <w:tcBorders>
              <w:top w:val="single" w:sz="0" w:space="0" w:color="D3D3D3"/>
              <w:left w:val="single" w:sz="0" w:space="0" w:color="D3D3D3"/>
              <w:bottom w:val="single" w:sz="0" w:space="0" w:color="D3D3D3"/>
              <w:right w:val="single" w:sz="0" w:space="0" w:color="D3D3D3"/>
            </w:tcBorders>
          </w:tcPr>
          <w:p w14:paraId="2D6C2943" w14:textId="77777777" w:rsidR="00022B71" w:rsidRDefault="00022B71">
            <w:pPr>
              <w:keepNext/>
              <w:spacing w:after="60"/>
              <w:jc w:val="center"/>
            </w:pPr>
          </w:p>
        </w:tc>
      </w:tr>
      <w:tr w:rsidR="00022B71" w14:paraId="31EABBE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5FB30C"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7F64C5FF" w14:textId="77777777" w:rsidR="00022B71" w:rsidRDefault="005B112A">
            <w:pPr>
              <w:keepNext/>
              <w:spacing w:after="60"/>
              <w:jc w:val="center"/>
            </w:pPr>
            <w:r>
              <w:rPr>
                <w:rFonts w:ascii="Calibri" w:hAnsi="Calibri"/>
                <w:sz w:val="20"/>
              </w:rPr>
              <w:t>12.3 (83)</w:t>
            </w:r>
          </w:p>
        </w:tc>
        <w:tc>
          <w:tcPr>
            <w:tcW w:w="0" w:type="auto"/>
            <w:tcBorders>
              <w:top w:val="single" w:sz="0" w:space="0" w:color="D3D3D3"/>
              <w:left w:val="single" w:sz="0" w:space="0" w:color="D3D3D3"/>
              <w:bottom w:val="single" w:sz="0" w:space="0" w:color="D3D3D3"/>
              <w:right w:val="single" w:sz="0" w:space="0" w:color="D3D3D3"/>
            </w:tcBorders>
          </w:tcPr>
          <w:p w14:paraId="580CC48B" w14:textId="77777777" w:rsidR="00022B71" w:rsidRDefault="005B112A">
            <w:pPr>
              <w:keepNext/>
              <w:spacing w:after="60"/>
              <w:jc w:val="center"/>
            </w:pPr>
            <w:r>
              <w:rPr>
                <w:rFonts w:ascii="Calibri" w:hAnsi="Calibri"/>
                <w:sz w:val="20"/>
              </w:rPr>
              <w:t>11.9 (29)</w:t>
            </w:r>
          </w:p>
        </w:tc>
        <w:tc>
          <w:tcPr>
            <w:tcW w:w="0" w:type="auto"/>
            <w:tcBorders>
              <w:top w:val="single" w:sz="0" w:space="0" w:color="D3D3D3"/>
              <w:left w:val="single" w:sz="0" w:space="0" w:color="D3D3D3"/>
              <w:bottom w:val="single" w:sz="0" w:space="0" w:color="D3D3D3"/>
              <w:right w:val="single" w:sz="0" w:space="0" w:color="D3D3D3"/>
            </w:tcBorders>
          </w:tcPr>
          <w:p w14:paraId="7CDCDA8A" w14:textId="77777777" w:rsidR="00022B71" w:rsidRDefault="005B112A">
            <w:pPr>
              <w:keepNext/>
              <w:spacing w:after="60"/>
              <w:jc w:val="center"/>
            </w:pPr>
            <w:r>
              <w:rPr>
                <w:rFonts w:ascii="Calibri" w:hAnsi="Calibri"/>
                <w:sz w:val="20"/>
              </w:rPr>
              <w:t>12.5 (55)</w:t>
            </w:r>
          </w:p>
        </w:tc>
        <w:tc>
          <w:tcPr>
            <w:tcW w:w="0" w:type="auto"/>
            <w:tcBorders>
              <w:top w:val="single" w:sz="0" w:space="0" w:color="D3D3D3"/>
              <w:left w:val="single" w:sz="0" w:space="0" w:color="D3D3D3"/>
              <w:bottom w:val="single" w:sz="0" w:space="0" w:color="D3D3D3"/>
              <w:right w:val="single" w:sz="0" w:space="0" w:color="D3D3D3"/>
            </w:tcBorders>
          </w:tcPr>
          <w:p w14:paraId="3FB8DC5D" w14:textId="77777777" w:rsidR="00022B71" w:rsidRDefault="00022B71">
            <w:pPr>
              <w:keepNext/>
              <w:spacing w:after="60"/>
              <w:jc w:val="center"/>
            </w:pPr>
          </w:p>
        </w:tc>
      </w:tr>
      <w:tr w:rsidR="00022B71" w14:paraId="7E42B1B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801F0"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20AF0651" w14:textId="77777777" w:rsidR="00022B71" w:rsidRDefault="005B112A">
            <w:pPr>
              <w:keepNext/>
              <w:spacing w:after="60"/>
              <w:jc w:val="center"/>
            </w:pPr>
            <w:r>
              <w:rPr>
                <w:rFonts w:ascii="Calibri" w:hAnsi="Calibri"/>
                <w:sz w:val="20"/>
              </w:rPr>
              <w:t>36.1 (245)</w:t>
            </w:r>
          </w:p>
        </w:tc>
        <w:tc>
          <w:tcPr>
            <w:tcW w:w="0" w:type="auto"/>
            <w:tcBorders>
              <w:top w:val="single" w:sz="0" w:space="0" w:color="D3D3D3"/>
              <w:left w:val="single" w:sz="0" w:space="0" w:color="D3D3D3"/>
              <w:bottom w:val="single" w:sz="0" w:space="0" w:color="D3D3D3"/>
              <w:right w:val="single" w:sz="0" w:space="0" w:color="D3D3D3"/>
            </w:tcBorders>
          </w:tcPr>
          <w:p w14:paraId="759218C1" w14:textId="77777777" w:rsidR="00022B71" w:rsidRDefault="005B112A">
            <w:pPr>
              <w:keepNext/>
              <w:spacing w:after="60"/>
              <w:jc w:val="center"/>
            </w:pPr>
            <w:r>
              <w:rPr>
                <w:rFonts w:ascii="Calibri" w:hAnsi="Calibri"/>
                <w:sz w:val="20"/>
              </w:rPr>
              <w:t>42.0 (101)</w:t>
            </w:r>
          </w:p>
        </w:tc>
        <w:tc>
          <w:tcPr>
            <w:tcW w:w="0" w:type="auto"/>
            <w:tcBorders>
              <w:top w:val="single" w:sz="0" w:space="0" w:color="D3D3D3"/>
              <w:left w:val="single" w:sz="0" w:space="0" w:color="D3D3D3"/>
              <w:bottom w:val="single" w:sz="0" w:space="0" w:color="D3D3D3"/>
              <w:right w:val="single" w:sz="0" w:space="0" w:color="D3D3D3"/>
            </w:tcBorders>
          </w:tcPr>
          <w:p w14:paraId="00CCA153" w14:textId="77777777" w:rsidR="00022B71" w:rsidRDefault="005B112A">
            <w:pPr>
              <w:keepNext/>
              <w:spacing w:after="60"/>
              <w:jc w:val="center"/>
            </w:pPr>
            <w:r>
              <w:rPr>
                <w:rFonts w:ascii="Calibri" w:hAnsi="Calibri"/>
                <w:sz w:val="20"/>
              </w:rPr>
              <w:t>32.9 (144)</w:t>
            </w:r>
          </w:p>
        </w:tc>
        <w:tc>
          <w:tcPr>
            <w:tcW w:w="0" w:type="auto"/>
            <w:tcBorders>
              <w:top w:val="single" w:sz="0" w:space="0" w:color="D3D3D3"/>
              <w:left w:val="single" w:sz="0" w:space="0" w:color="D3D3D3"/>
              <w:bottom w:val="single" w:sz="0" w:space="0" w:color="D3D3D3"/>
              <w:right w:val="single" w:sz="0" w:space="0" w:color="D3D3D3"/>
            </w:tcBorders>
          </w:tcPr>
          <w:p w14:paraId="45558E58" w14:textId="77777777" w:rsidR="00022B71" w:rsidRDefault="00022B71">
            <w:pPr>
              <w:keepNext/>
              <w:spacing w:after="60"/>
              <w:jc w:val="center"/>
            </w:pPr>
          </w:p>
        </w:tc>
      </w:tr>
      <w:tr w:rsidR="00022B71" w14:paraId="5776E3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A8A66D"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640581A1" w14:textId="77777777" w:rsidR="00022B71" w:rsidRDefault="005B112A">
            <w:pPr>
              <w:keepNext/>
              <w:spacing w:after="60"/>
              <w:jc w:val="center"/>
            </w:pPr>
            <w:r>
              <w:rPr>
                <w:rFonts w:ascii="Calibri" w:hAnsi="Calibri"/>
                <w:sz w:val="20"/>
              </w:rPr>
              <w:t>7.9 (53)</w:t>
            </w:r>
          </w:p>
        </w:tc>
        <w:tc>
          <w:tcPr>
            <w:tcW w:w="0" w:type="auto"/>
            <w:tcBorders>
              <w:top w:val="single" w:sz="0" w:space="0" w:color="D3D3D3"/>
              <w:left w:val="single" w:sz="0" w:space="0" w:color="D3D3D3"/>
              <w:bottom w:val="single" w:sz="0" w:space="0" w:color="D3D3D3"/>
              <w:right w:val="single" w:sz="0" w:space="0" w:color="D3D3D3"/>
            </w:tcBorders>
          </w:tcPr>
          <w:p w14:paraId="424AFC1E" w14:textId="77777777" w:rsidR="00022B71" w:rsidRDefault="005B112A">
            <w:pPr>
              <w:keepNext/>
              <w:spacing w:after="60"/>
              <w:jc w:val="center"/>
            </w:pPr>
            <w:r>
              <w:rPr>
                <w:rFonts w:ascii="Calibri" w:hAnsi="Calibri"/>
                <w:sz w:val="20"/>
              </w:rPr>
              <w:t>8.2 (20)</w:t>
            </w:r>
          </w:p>
        </w:tc>
        <w:tc>
          <w:tcPr>
            <w:tcW w:w="0" w:type="auto"/>
            <w:tcBorders>
              <w:top w:val="single" w:sz="0" w:space="0" w:color="D3D3D3"/>
              <w:left w:val="single" w:sz="0" w:space="0" w:color="D3D3D3"/>
              <w:bottom w:val="single" w:sz="0" w:space="0" w:color="D3D3D3"/>
              <w:right w:val="single" w:sz="0" w:space="0" w:color="D3D3D3"/>
            </w:tcBorders>
          </w:tcPr>
          <w:p w14:paraId="51B6E3B0" w14:textId="77777777" w:rsidR="00022B71" w:rsidRDefault="005B112A">
            <w:pPr>
              <w:keepNext/>
              <w:spacing w:after="60"/>
              <w:jc w:val="center"/>
            </w:pPr>
            <w:r>
              <w:rPr>
                <w:rFonts w:ascii="Calibri" w:hAnsi="Calibri"/>
                <w:sz w:val="20"/>
              </w:rPr>
              <w:t>7.7 (34)</w:t>
            </w:r>
          </w:p>
        </w:tc>
        <w:tc>
          <w:tcPr>
            <w:tcW w:w="0" w:type="auto"/>
            <w:tcBorders>
              <w:top w:val="single" w:sz="0" w:space="0" w:color="D3D3D3"/>
              <w:left w:val="single" w:sz="0" w:space="0" w:color="D3D3D3"/>
              <w:bottom w:val="single" w:sz="0" w:space="0" w:color="D3D3D3"/>
              <w:right w:val="single" w:sz="0" w:space="0" w:color="D3D3D3"/>
            </w:tcBorders>
          </w:tcPr>
          <w:p w14:paraId="7049BA24" w14:textId="77777777" w:rsidR="00022B71" w:rsidRDefault="00022B71">
            <w:pPr>
              <w:keepNext/>
              <w:spacing w:after="60"/>
              <w:jc w:val="center"/>
            </w:pPr>
          </w:p>
        </w:tc>
      </w:tr>
      <w:tr w:rsidR="00022B71" w14:paraId="7F16C9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0DF888" w14:textId="77777777" w:rsidR="00022B71" w:rsidRDefault="005B112A">
            <w:pPr>
              <w:keepNext/>
              <w:spacing w:after="60"/>
            </w:pPr>
            <w:r>
              <w:rPr>
                <w:rFonts w:ascii="Calibri" w:hAnsi="Calibri"/>
                <w:sz w:val="20"/>
              </w:rPr>
              <w:t xml:space="preserve">    Préfère ne pas </w:t>
            </w:r>
            <w:r>
              <w:rPr>
                <w:rFonts w:ascii="Calibri" w:hAnsi="Calibri"/>
                <w:sz w:val="20"/>
              </w:rPr>
              <w:t>répondre</w:t>
            </w:r>
          </w:p>
        </w:tc>
        <w:tc>
          <w:tcPr>
            <w:tcW w:w="0" w:type="auto"/>
            <w:tcBorders>
              <w:top w:val="single" w:sz="0" w:space="0" w:color="D3D3D3"/>
              <w:left w:val="single" w:sz="0" w:space="0" w:color="D3D3D3"/>
              <w:bottom w:val="single" w:sz="0" w:space="0" w:color="D3D3D3"/>
              <w:right w:val="single" w:sz="0" w:space="0" w:color="D3D3D3"/>
            </w:tcBorders>
          </w:tcPr>
          <w:p w14:paraId="3E0430B4" w14:textId="77777777" w:rsidR="00022B71" w:rsidRDefault="005B112A">
            <w:pPr>
              <w:keepNext/>
              <w:spacing w:after="60"/>
              <w:jc w:val="center"/>
            </w:pPr>
            <w:r>
              <w:rPr>
                <w:rFonts w:ascii="Calibri" w:hAnsi="Calibri"/>
                <w:sz w:val="20"/>
              </w:rPr>
              <w:t>2.6 (18)</w:t>
            </w:r>
          </w:p>
        </w:tc>
        <w:tc>
          <w:tcPr>
            <w:tcW w:w="0" w:type="auto"/>
            <w:tcBorders>
              <w:top w:val="single" w:sz="0" w:space="0" w:color="D3D3D3"/>
              <w:left w:val="single" w:sz="0" w:space="0" w:color="D3D3D3"/>
              <w:bottom w:val="single" w:sz="0" w:space="0" w:color="D3D3D3"/>
              <w:right w:val="single" w:sz="0" w:space="0" w:color="D3D3D3"/>
            </w:tcBorders>
          </w:tcPr>
          <w:p w14:paraId="41CD452E" w14:textId="77777777" w:rsidR="00022B71" w:rsidRDefault="005B112A">
            <w:pPr>
              <w:keepNext/>
              <w:spacing w:after="60"/>
              <w:jc w:val="center"/>
            </w:pPr>
            <w:r>
              <w:rPr>
                <w:rFonts w:ascii="Calibri" w:hAnsi="Calibri"/>
                <w:sz w:val="20"/>
              </w:rPr>
              <w:t>4.1 (10)</w:t>
            </w:r>
          </w:p>
        </w:tc>
        <w:tc>
          <w:tcPr>
            <w:tcW w:w="0" w:type="auto"/>
            <w:tcBorders>
              <w:top w:val="single" w:sz="0" w:space="0" w:color="D3D3D3"/>
              <w:left w:val="single" w:sz="0" w:space="0" w:color="D3D3D3"/>
              <w:bottom w:val="single" w:sz="0" w:space="0" w:color="D3D3D3"/>
              <w:right w:val="single" w:sz="0" w:space="0" w:color="D3D3D3"/>
            </w:tcBorders>
          </w:tcPr>
          <w:p w14:paraId="7AE3BCBD" w14:textId="77777777" w:rsidR="00022B71" w:rsidRDefault="005B112A">
            <w:pPr>
              <w:keepNext/>
              <w:spacing w:after="60"/>
              <w:jc w:val="center"/>
            </w:pPr>
            <w:r>
              <w:rPr>
                <w:rFonts w:ascii="Calibri" w:hAnsi="Calibri"/>
                <w:sz w:val="20"/>
              </w:rPr>
              <w:t>1.7 (8)</w:t>
            </w:r>
          </w:p>
        </w:tc>
        <w:tc>
          <w:tcPr>
            <w:tcW w:w="0" w:type="auto"/>
            <w:tcBorders>
              <w:top w:val="single" w:sz="0" w:space="0" w:color="D3D3D3"/>
              <w:left w:val="single" w:sz="0" w:space="0" w:color="D3D3D3"/>
              <w:bottom w:val="single" w:sz="0" w:space="0" w:color="D3D3D3"/>
              <w:right w:val="single" w:sz="0" w:space="0" w:color="D3D3D3"/>
            </w:tcBorders>
          </w:tcPr>
          <w:p w14:paraId="0DCCA65C" w14:textId="77777777" w:rsidR="00022B71" w:rsidRDefault="00022B71">
            <w:pPr>
              <w:keepNext/>
              <w:spacing w:after="60"/>
              <w:jc w:val="center"/>
            </w:pPr>
          </w:p>
        </w:tc>
      </w:tr>
      <w:tr w:rsidR="00022B71" w14:paraId="2B4237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2DAE55"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7B85BC3B" w14:textId="77777777" w:rsidR="00022B71" w:rsidRDefault="005B112A">
            <w:pPr>
              <w:keepNext/>
              <w:spacing w:after="60"/>
              <w:jc w:val="center"/>
            </w:pPr>
            <w:r>
              <w:rPr>
                <w:rFonts w:ascii="Calibri" w:hAnsi="Calibri"/>
                <w:sz w:val="20"/>
              </w:rPr>
              <w:t>9.8 (66)</w:t>
            </w:r>
          </w:p>
        </w:tc>
        <w:tc>
          <w:tcPr>
            <w:tcW w:w="0" w:type="auto"/>
            <w:tcBorders>
              <w:top w:val="single" w:sz="0" w:space="0" w:color="D3D3D3"/>
              <w:left w:val="single" w:sz="0" w:space="0" w:color="D3D3D3"/>
              <w:bottom w:val="single" w:sz="0" w:space="0" w:color="D3D3D3"/>
              <w:right w:val="single" w:sz="0" w:space="0" w:color="D3D3D3"/>
            </w:tcBorders>
          </w:tcPr>
          <w:p w14:paraId="54931CF7" w14:textId="77777777" w:rsidR="00022B71" w:rsidRDefault="005B112A">
            <w:pPr>
              <w:keepNext/>
              <w:spacing w:after="60"/>
              <w:jc w:val="center"/>
            </w:pPr>
            <w:r>
              <w:rPr>
                <w:rFonts w:ascii="Calibri" w:hAnsi="Calibri"/>
                <w:sz w:val="20"/>
              </w:rPr>
              <w:t>11.3 (27)</w:t>
            </w:r>
          </w:p>
        </w:tc>
        <w:tc>
          <w:tcPr>
            <w:tcW w:w="0" w:type="auto"/>
            <w:tcBorders>
              <w:top w:val="single" w:sz="0" w:space="0" w:color="D3D3D3"/>
              <w:left w:val="single" w:sz="0" w:space="0" w:color="D3D3D3"/>
              <w:bottom w:val="single" w:sz="0" w:space="0" w:color="D3D3D3"/>
              <w:right w:val="single" w:sz="0" w:space="0" w:color="D3D3D3"/>
            </w:tcBorders>
          </w:tcPr>
          <w:p w14:paraId="2ACB218C" w14:textId="77777777" w:rsidR="00022B71" w:rsidRDefault="005B112A">
            <w:pPr>
              <w:keepNext/>
              <w:spacing w:after="60"/>
              <w:jc w:val="center"/>
            </w:pPr>
            <w:r>
              <w:rPr>
                <w:rFonts w:ascii="Calibri" w:hAnsi="Calibri"/>
                <w:sz w:val="20"/>
              </w:rPr>
              <w:t>8.9 (39)</w:t>
            </w:r>
          </w:p>
        </w:tc>
        <w:tc>
          <w:tcPr>
            <w:tcW w:w="0" w:type="auto"/>
            <w:tcBorders>
              <w:top w:val="single" w:sz="0" w:space="0" w:color="D3D3D3"/>
              <w:left w:val="single" w:sz="0" w:space="0" w:color="D3D3D3"/>
              <w:bottom w:val="single" w:sz="0" w:space="0" w:color="D3D3D3"/>
              <w:right w:val="single" w:sz="0" w:space="0" w:color="D3D3D3"/>
            </w:tcBorders>
          </w:tcPr>
          <w:p w14:paraId="4DD2CE53" w14:textId="77777777" w:rsidR="00022B71" w:rsidRDefault="00022B71">
            <w:pPr>
              <w:keepNext/>
              <w:spacing w:after="60"/>
              <w:jc w:val="center"/>
            </w:pPr>
          </w:p>
        </w:tc>
      </w:tr>
      <w:tr w:rsidR="00022B71" w14:paraId="1DB0388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8BC57"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353E12F9" w14:textId="77777777" w:rsidR="00022B71" w:rsidRDefault="005B112A">
            <w:pPr>
              <w:keepNext/>
              <w:spacing w:after="60"/>
              <w:jc w:val="center"/>
            </w:pPr>
            <w:r>
              <w:rPr>
                <w:rFonts w:ascii="Calibri" w:hAnsi="Calibri"/>
                <w:sz w:val="20"/>
              </w:rPr>
              <w:t>19.7 (134)</w:t>
            </w:r>
          </w:p>
        </w:tc>
        <w:tc>
          <w:tcPr>
            <w:tcW w:w="0" w:type="auto"/>
            <w:tcBorders>
              <w:top w:val="single" w:sz="0" w:space="0" w:color="D3D3D3"/>
              <w:left w:val="single" w:sz="0" w:space="0" w:color="D3D3D3"/>
              <w:bottom w:val="single" w:sz="0" w:space="0" w:color="D3D3D3"/>
              <w:right w:val="single" w:sz="0" w:space="0" w:color="D3D3D3"/>
            </w:tcBorders>
          </w:tcPr>
          <w:p w14:paraId="296AAB3B" w14:textId="77777777" w:rsidR="00022B71" w:rsidRDefault="005B112A">
            <w:pPr>
              <w:keepNext/>
              <w:spacing w:after="60"/>
              <w:jc w:val="center"/>
            </w:pPr>
            <w:r>
              <w:rPr>
                <w:rFonts w:ascii="Calibri" w:hAnsi="Calibri"/>
                <w:sz w:val="20"/>
              </w:rPr>
              <w:t>9.1 (22)</w:t>
            </w:r>
          </w:p>
        </w:tc>
        <w:tc>
          <w:tcPr>
            <w:tcW w:w="0" w:type="auto"/>
            <w:tcBorders>
              <w:top w:val="single" w:sz="0" w:space="0" w:color="D3D3D3"/>
              <w:left w:val="single" w:sz="0" w:space="0" w:color="D3D3D3"/>
              <w:bottom w:val="single" w:sz="0" w:space="0" w:color="D3D3D3"/>
              <w:right w:val="single" w:sz="0" w:space="0" w:color="D3D3D3"/>
            </w:tcBorders>
          </w:tcPr>
          <w:p w14:paraId="7C37C8ED" w14:textId="77777777" w:rsidR="00022B71" w:rsidRDefault="005B112A">
            <w:pPr>
              <w:keepNext/>
              <w:spacing w:after="60"/>
              <w:jc w:val="center"/>
            </w:pPr>
            <w:r>
              <w:rPr>
                <w:rFonts w:ascii="Calibri" w:hAnsi="Calibri"/>
                <w:sz w:val="20"/>
              </w:rPr>
              <w:t>25.6 (112)</w:t>
            </w:r>
          </w:p>
        </w:tc>
        <w:tc>
          <w:tcPr>
            <w:tcW w:w="0" w:type="auto"/>
            <w:tcBorders>
              <w:top w:val="single" w:sz="0" w:space="0" w:color="D3D3D3"/>
              <w:left w:val="single" w:sz="0" w:space="0" w:color="D3D3D3"/>
              <w:bottom w:val="single" w:sz="0" w:space="0" w:color="D3D3D3"/>
              <w:right w:val="single" w:sz="0" w:space="0" w:color="D3D3D3"/>
            </w:tcBorders>
          </w:tcPr>
          <w:p w14:paraId="03242BC8" w14:textId="77777777" w:rsidR="00022B71" w:rsidRDefault="00022B71">
            <w:pPr>
              <w:keepNext/>
              <w:spacing w:after="60"/>
              <w:jc w:val="center"/>
            </w:pPr>
          </w:p>
        </w:tc>
      </w:tr>
      <w:tr w:rsidR="00022B71" w14:paraId="268DDE4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76491A" w14:textId="77777777" w:rsidR="00022B71" w:rsidRDefault="005B112A">
            <w:pPr>
              <w:keepNext/>
              <w:spacing w:after="60"/>
            </w:pPr>
            <w:r>
              <w:rPr>
                <w:rFonts w:ascii="Calibri" w:hAnsi="Calibri"/>
                <w:sz w:val="20"/>
              </w:rPr>
              <w:t>    Sans activité profes</w:t>
            </w:r>
          </w:p>
        </w:tc>
        <w:tc>
          <w:tcPr>
            <w:tcW w:w="0" w:type="auto"/>
            <w:tcBorders>
              <w:top w:val="single" w:sz="0" w:space="0" w:color="D3D3D3"/>
              <w:left w:val="single" w:sz="0" w:space="0" w:color="D3D3D3"/>
              <w:bottom w:val="single" w:sz="0" w:space="0" w:color="D3D3D3"/>
              <w:right w:val="single" w:sz="0" w:space="0" w:color="D3D3D3"/>
            </w:tcBorders>
          </w:tcPr>
          <w:p w14:paraId="30DF26B0" w14:textId="77777777" w:rsidR="00022B71" w:rsidRDefault="005B112A">
            <w:pPr>
              <w:keepNext/>
              <w:spacing w:after="60"/>
              <w:jc w:val="center"/>
            </w:pPr>
            <w:r>
              <w:rPr>
                <w:rFonts w:ascii="Calibri" w:hAnsi="Calibri"/>
                <w:sz w:val="20"/>
              </w:rPr>
              <w:t>2.2 (15)</w:t>
            </w:r>
          </w:p>
        </w:tc>
        <w:tc>
          <w:tcPr>
            <w:tcW w:w="0" w:type="auto"/>
            <w:tcBorders>
              <w:top w:val="single" w:sz="0" w:space="0" w:color="D3D3D3"/>
              <w:left w:val="single" w:sz="0" w:space="0" w:color="D3D3D3"/>
              <w:bottom w:val="single" w:sz="0" w:space="0" w:color="D3D3D3"/>
              <w:right w:val="single" w:sz="0" w:space="0" w:color="D3D3D3"/>
            </w:tcBorders>
          </w:tcPr>
          <w:p w14:paraId="7BDC0946" w14:textId="77777777" w:rsidR="00022B71" w:rsidRDefault="005B112A">
            <w:pPr>
              <w:keepNext/>
              <w:spacing w:after="60"/>
              <w:jc w:val="center"/>
            </w:pPr>
            <w:r>
              <w:rPr>
                <w:rFonts w:ascii="Calibri" w:hAnsi="Calibri"/>
                <w:sz w:val="20"/>
              </w:rPr>
              <w:t>2.5 (6)</w:t>
            </w:r>
          </w:p>
        </w:tc>
        <w:tc>
          <w:tcPr>
            <w:tcW w:w="0" w:type="auto"/>
            <w:tcBorders>
              <w:top w:val="single" w:sz="0" w:space="0" w:color="D3D3D3"/>
              <w:left w:val="single" w:sz="0" w:space="0" w:color="D3D3D3"/>
              <w:bottom w:val="single" w:sz="0" w:space="0" w:color="D3D3D3"/>
              <w:right w:val="single" w:sz="0" w:space="0" w:color="D3D3D3"/>
            </w:tcBorders>
          </w:tcPr>
          <w:p w14:paraId="435CAC61" w14:textId="77777777" w:rsidR="00022B71" w:rsidRDefault="005B112A">
            <w:pPr>
              <w:keepNext/>
              <w:spacing w:after="60"/>
              <w:jc w:val="center"/>
            </w:pPr>
            <w:r>
              <w:rPr>
                <w:rFonts w:ascii="Calibri" w:hAnsi="Calibri"/>
                <w:sz w:val="20"/>
              </w:rPr>
              <w:t>2.0 (9)</w:t>
            </w:r>
          </w:p>
        </w:tc>
        <w:tc>
          <w:tcPr>
            <w:tcW w:w="0" w:type="auto"/>
            <w:tcBorders>
              <w:top w:val="single" w:sz="0" w:space="0" w:color="D3D3D3"/>
              <w:left w:val="single" w:sz="0" w:space="0" w:color="D3D3D3"/>
              <w:bottom w:val="single" w:sz="0" w:space="0" w:color="D3D3D3"/>
              <w:right w:val="single" w:sz="0" w:space="0" w:color="D3D3D3"/>
            </w:tcBorders>
          </w:tcPr>
          <w:p w14:paraId="554DD915" w14:textId="77777777" w:rsidR="00022B71" w:rsidRDefault="00022B71">
            <w:pPr>
              <w:keepNext/>
              <w:spacing w:after="60"/>
              <w:jc w:val="center"/>
            </w:pPr>
          </w:p>
        </w:tc>
      </w:tr>
      <w:tr w:rsidR="00022B71" w14:paraId="1C9D26C6" w14:textId="77777777" w:rsidTr="00022B71">
        <w:trPr>
          <w:cantSplit/>
          <w:jc w:val="center"/>
        </w:trPr>
        <w:tc>
          <w:tcPr>
            <w:tcW w:w="0" w:type="auto"/>
            <w:gridSpan w:val="5"/>
          </w:tcPr>
          <w:p w14:paraId="2B956053"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19E94202" w14:textId="77777777" w:rsidTr="00022B71">
        <w:trPr>
          <w:cantSplit/>
          <w:jc w:val="center"/>
        </w:trPr>
        <w:tc>
          <w:tcPr>
            <w:tcW w:w="0" w:type="auto"/>
            <w:gridSpan w:val="5"/>
          </w:tcPr>
          <w:p w14:paraId="53E52C81"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249604D8" w14:textId="77777777" w:rsidR="00022B71" w:rsidRDefault="005B112A">
      <w:pPr>
        <w:pStyle w:val="Titre3"/>
      </w:pPr>
      <w:bookmarkStart w:id="90" w:name="parents-des-repondants-selon-le-sexe"/>
      <w:bookmarkStart w:id="91" w:name="_Toc209544834"/>
      <w:bookmarkEnd w:id="45"/>
      <w:r>
        <w:t>Parents des repondants selon le sexe</w:t>
      </w:r>
      <w:bookmarkEnd w:id="91"/>
    </w:p>
    <w:p w14:paraId="2A449C33" w14:textId="77777777" w:rsidR="00022B71" w:rsidRDefault="005B112A">
      <w:r>
        <w:br w:type="page"/>
      </w:r>
    </w:p>
    <w:p w14:paraId="2529202E" w14:textId="77777777" w:rsidR="00022B71" w:rsidRDefault="005B112A">
      <w:pPr>
        <w:pStyle w:val="En-ttedetabledesmatires"/>
      </w:pPr>
      <w:r>
        <w:rPr>
          <w:rStyle w:val="NormalTok"/>
        </w:rPr>
        <w:t xml:space="preserve">Table_parents_sexe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sexe,  </w:t>
      </w:r>
      <w:r>
        <w:br/>
      </w:r>
      <w:r>
        <w:rPr>
          <w:rStyle w:val="NormalTok"/>
        </w:rPr>
        <w:t xml:space="preserve">  </w:t>
      </w:r>
      <w:r>
        <w:rPr>
          <w:rStyle w:val="AttributeTok"/>
        </w:rPr>
        <w:t>include =</w:t>
      </w:r>
      <w:r>
        <w:rPr>
          <w:rStyle w:val="NormalTok"/>
        </w:rPr>
        <w:t xml:space="preserve"> </w:t>
      </w:r>
      <w:r>
        <w:rPr>
          <w:rStyle w:val="FunctionTok"/>
        </w:rPr>
        <w:t>c</w:t>
      </w:r>
      <w:r>
        <w:rPr>
          <w:rStyle w:val="NormalTok"/>
        </w:rPr>
        <w:t>( Diplome_mere, Diplome_pere,Situation_civile_parents,Occupation_mere,Occupation_pere),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rPr>
          <w:rStyle w:val="SpecialCharTok"/>
        </w:rPr>
        <w:t>%</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br/>
      </w:r>
      <w:r>
        <w:rPr>
          <w:rStyle w:val="NormalTok"/>
        </w:rPr>
        <w:t xml:space="preserve">  </w:t>
      </w:r>
      <w:r>
        <w:rPr>
          <w:rStyle w:val="FunctionTok"/>
        </w:rPr>
        <w:t>modify_caption</w:t>
      </w:r>
      <w:r>
        <w:rPr>
          <w:rStyle w:val="NormalTok"/>
        </w:rPr>
        <w:t>(</w:t>
      </w:r>
      <w:r>
        <w:rPr>
          <w:rStyle w:val="StringTok"/>
        </w:rPr>
        <w:t>"**Parents selon le sexe**"</w:t>
      </w:r>
      <w:r>
        <w:rPr>
          <w:rStyle w:val="NormalTok"/>
        </w:rPr>
        <w:t>)</w:t>
      </w:r>
      <w:r>
        <w:br/>
      </w:r>
      <w:r>
        <w:br/>
      </w:r>
      <w:r>
        <w:rPr>
          <w:rStyle w:val="NormalTok"/>
        </w:rPr>
        <w:t>Table_parents_sexe</w:t>
      </w:r>
    </w:p>
    <w:tbl>
      <w:tblPr>
        <w:tblStyle w:val="Table"/>
        <w:tblW w:w="0" w:type="auto"/>
        <w:jc w:val="center"/>
        <w:tblCellMar>
          <w:left w:w="60" w:type="dxa"/>
          <w:right w:w="60" w:type="dxa"/>
        </w:tblCellMar>
        <w:tblLook w:val="0000" w:firstRow="0" w:lastRow="0" w:firstColumn="0" w:lastColumn="0" w:noHBand="0" w:noVBand="0"/>
      </w:tblPr>
      <w:tblGrid>
        <w:gridCol w:w="3097"/>
        <w:gridCol w:w="1453"/>
        <w:gridCol w:w="1473"/>
        <w:gridCol w:w="1515"/>
        <w:gridCol w:w="805"/>
      </w:tblGrid>
      <w:tr w:rsidR="00022B71" w14:paraId="4714766B"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5C43B69"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427F58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4C03E3DC"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4C494D42"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325AAC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5F633B2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0FCB92" w14:textId="77777777" w:rsidR="00022B71" w:rsidRDefault="005B112A">
            <w:pPr>
              <w:keepNext/>
              <w:spacing w:after="60"/>
            </w:pPr>
            <w:r>
              <w:rPr>
                <w:rFonts w:ascii="Calibri" w:hAnsi="Calibri"/>
                <w:sz w:val="20"/>
              </w:rPr>
              <w:t>Diplome_mere</w:t>
            </w:r>
          </w:p>
        </w:tc>
        <w:tc>
          <w:tcPr>
            <w:tcW w:w="0" w:type="auto"/>
            <w:tcBorders>
              <w:top w:val="single" w:sz="0" w:space="0" w:color="D3D3D3"/>
              <w:left w:val="single" w:sz="0" w:space="0" w:color="D3D3D3"/>
              <w:bottom w:val="single" w:sz="0" w:space="0" w:color="D3D3D3"/>
              <w:right w:val="single" w:sz="0" w:space="0" w:color="D3D3D3"/>
            </w:tcBorders>
          </w:tcPr>
          <w:p w14:paraId="3401A50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2533F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487C6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DA43AD" w14:textId="77777777" w:rsidR="00022B71" w:rsidRDefault="005B112A">
            <w:pPr>
              <w:keepNext/>
              <w:spacing w:after="60"/>
              <w:jc w:val="center"/>
            </w:pPr>
            <w:r>
              <w:rPr>
                <w:rFonts w:ascii="Calibri" w:hAnsi="Calibri"/>
                <w:sz w:val="20"/>
              </w:rPr>
              <w:t>0.4</w:t>
            </w:r>
          </w:p>
        </w:tc>
      </w:tr>
      <w:tr w:rsidR="00022B71" w14:paraId="2A838B8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E067C8"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47FA5B18" w14:textId="77777777" w:rsidR="00022B71" w:rsidRDefault="005B112A">
            <w:pPr>
              <w:keepNext/>
              <w:spacing w:after="60"/>
              <w:jc w:val="center"/>
            </w:pPr>
            <w:r>
              <w:rPr>
                <w:rFonts w:ascii="Calibri" w:hAnsi="Calibri"/>
                <w:sz w:val="20"/>
              </w:rPr>
              <w:t>24.9 (172)</w:t>
            </w:r>
          </w:p>
        </w:tc>
        <w:tc>
          <w:tcPr>
            <w:tcW w:w="0" w:type="auto"/>
            <w:tcBorders>
              <w:top w:val="single" w:sz="0" w:space="0" w:color="D3D3D3"/>
              <w:left w:val="single" w:sz="0" w:space="0" w:color="D3D3D3"/>
              <w:bottom w:val="single" w:sz="0" w:space="0" w:color="D3D3D3"/>
              <w:right w:val="single" w:sz="0" w:space="0" w:color="D3D3D3"/>
            </w:tcBorders>
          </w:tcPr>
          <w:p w14:paraId="6A856FDF" w14:textId="77777777" w:rsidR="00022B71" w:rsidRDefault="005B112A">
            <w:pPr>
              <w:keepNext/>
              <w:spacing w:after="60"/>
              <w:jc w:val="center"/>
            </w:pPr>
            <w:r>
              <w:rPr>
                <w:rFonts w:ascii="Calibri" w:hAnsi="Calibri"/>
                <w:sz w:val="20"/>
              </w:rPr>
              <w:t>24.4 (85)</w:t>
            </w:r>
          </w:p>
        </w:tc>
        <w:tc>
          <w:tcPr>
            <w:tcW w:w="0" w:type="auto"/>
            <w:tcBorders>
              <w:top w:val="single" w:sz="0" w:space="0" w:color="D3D3D3"/>
              <w:left w:val="single" w:sz="0" w:space="0" w:color="D3D3D3"/>
              <w:bottom w:val="single" w:sz="0" w:space="0" w:color="D3D3D3"/>
              <w:right w:val="single" w:sz="0" w:space="0" w:color="D3D3D3"/>
            </w:tcBorders>
          </w:tcPr>
          <w:p w14:paraId="1C21BB25" w14:textId="77777777" w:rsidR="00022B71" w:rsidRDefault="005B112A">
            <w:pPr>
              <w:keepNext/>
              <w:spacing w:after="60"/>
              <w:jc w:val="center"/>
            </w:pPr>
            <w:r>
              <w:rPr>
                <w:rFonts w:ascii="Calibri" w:hAnsi="Calibri"/>
                <w:sz w:val="20"/>
              </w:rPr>
              <w:t>25.5 (87)</w:t>
            </w:r>
          </w:p>
        </w:tc>
        <w:tc>
          <w:tcPr>
            <w:tcW w:w="0" w:type="auto"/>
            <w:tcBorders>
              <w:top w:val="single" w:sz="0" w:space="0" w:color="D3D3D3"/>
              <w:left w:val="single" w:sz="0" w:space="0" w:color="D3D3D3"/>
              <w:bottom w:val="single" w:sz="0" w:space="0" w:color="D3D3D3"/>
              <w:right w:val="single" w:sz="0" w:space="0" w:color="D3D3D3"/>
            </w:tcBorders>
          </w:tcPr>
          <w:p w14:paraId="55153AF4" w14:textId="77777777" w:rsidR="00022B71" w:rsidRDefault="00022B71">
            <w:pPr>
              <w:keepNext/>
              <w:spacing w:after="60"/>
              <w:jc w:val="center"/>
            </w:pPr>
          </w:p>
        </w:tc>
      </w:tr>
      <w:tr w:rsidR="00022B71" w14:paraId="7AFFFF4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8D125D"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26063C79" w14:textId="77777777" w:rsidR="00022B71" w:rsidRDefault="005B112A">
            <w:pPr>
              <w:keepNext/>
              <w:spacing w:after="60"/>
              <w:jc w:val="center"/>
            </w:pPr>
            <w:r>
              <w:rPr>
                <w:rFonts w:ascii="Calibri" w:hAnsi="Calibri"/>
                <w:sz w:val="20"/>
              </w:rPr>
              <w:t>40.7 (281)</w:t>
            </w:r>
          </w:p>
        </w:tc>
        <w:tc>
          <w:tcPr>
            <w:tcW w:w="0" w:type="auto"/>
            <w:tcBorders>
              <w:top w:val="single" w:sz="0" w:space="0" w:color="D3D3D3"/>
              <w:left w:val="single" w:sz="0" w:space="0" w:color="D3D3D3"/>
              <w:bottom w:val="single" w:sz="0" w:space="0" w:color="D3D3D3"/>
              <w:right w:val="single" w:sz="0" w:space="0" w:color="D3D3D3"/>
            </w:tcBorders>
          </w:tcPr>
          <w:p w14:paraId="584ABAC2" w14:textId="77777777" w:rsidR="00022B71" w:rsidRDefault="005B112A">
            <w:pPr>
              <w:keepNext/>
              <w:spacing w:after="60"/>
              <w:jc w:val="center"/>
            </w:pPr>
            <w:r>
              <w:rPr>
                <w:rFonts w:ascii="Calibri" w:hAnsi="Calibri"/>
                <w:sz w:val="20"/>
              </w:rPr>
              <w:t>43.6 (152)</w:t>
            </w:r>
          </w:p>
        </w:tc>
        <w:tc>
          <w:tcPr>
            <w:tcW w:w="0" w:type="auto"/>
            <w:tcBorders>
              <w:top w:val="single" w:sz="0" w:space="0" w:color="D3D3D3"/>
              <w:left w:val="single" w:sz="0" w:space="0" w:color="D3D3D3"/>
              <w:bottom w:val="single" w:sz="0" w:space="0" w:color="D3D3D3"/>
              <w:right w:val="single" w:sz="0" w:space="0" w:color="D3D3D3"/>
            </w:tcBorders>
          </w:tcPr>
          <w:p w14:paraId="45EB8549" w14:textId="77777777" w:rsidR="00022B71" w:rsidRDefault="005B112A">
            <w:pPr>
              <w:keepNext/>
              <w:spacing w:after="60"/>
              <w:jc w:val="center"/>
            </w:pPr>
            <w:r>
              <w:rPr>
                <w:rFonts w:ascii="Calibri" w:hAnsi="Calibri"/>
                <w:sz w:val="20"/>
              </w:rPr>
              <w:t>37.8 (129)</w:t>
            </w:r>
          </w:p>
        </w:tc>
        <w:tc>
          <w:tcPr>
            <w:tcW w:w="0" w:type="auto"/>
            <w:tcBorders>
              <w:top w:val="single" w:sz="0" w:space="0" w:color="D3D3D3"/>
              <w:left w:val="single" w:sz="0" w:space="0" w:color="D3D3D3"/>
              <w:bottom w:val="single" w:sz="0" w:space="0" w:color="D3D3D3"/>
              <w:right w:val="single" w:sz="0" w:space="0" w:color="D3D3D3"/>
            </w:tcBorders>
          </w:tcPr>
          <w:p w14:paraId="77650F11" w14:textId="77777777" w:rsidR="00022B71" w:rsidRDefault="00022B71">
            <w:pPr>
              <w:keepNext/>
              <w:spacing w:after="60"/>
              <w:jc w:val="center"/>
            </w:pPr>
          </w:p>
        </w:tc>
      </w:tr>
      <w:tr w:rsidR="00022B71" w14:paraId="440F65B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F21E30"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687D02F5" w14:textId="77777777" w:rsidR="00022B71" w:rsidRDefault="005B112A">
            <w:pPr>
              <w:keepNext/>
              <w:spacing w:after="60"/>
              <w:jc w:val="center"/>
            </w:pPr>
            <w:r>
              <w:rPr>
                <w:rFonts w:ascii="Calibri" w:hAnsi="Calibri"/>
                <w:sz w:val="20"/>
              </w:rPr>
              <w:t>34.3 (237)</w:t>
            </w:r>
          </w:p>
        </w:tc>
        <w:tc>
          <w:tcPr>
            <w:tcW w:w="0" w:type="auto"/>
            <w:tcBorders>
              <w:top w:val="single" w:sz="0" w:space="0" w:color="D3D3D3"/>
              <w:left w:val="single" w:sz="0" w:space="0" w:color="D3D3D3"/>
              <w:bottom w:val="single" w:sz="0" w:space="0" w:color="D3D3D3"/>
              <w:right w:val="single" w:sz="0" w:space="0" w:color="D3D3D3"/>
            </w:tcBorders>
          </w:tcPr>
          <w:p w14:paraId="1EE763F2" w14:textId="77777777" w:rsidR="00022B71" w:rsidRDefault="005B112A">
            <w:pPr>
              <w:keepNext/>
              <w:spacing w:after="60"/>
              <w:jc w:val="center"/>
            </w:pPr>
            <w:r>
              <w:rPr>
                <w:rFonts w:ascii="Calibri" w:hAnsi="Calibri"/>
                <w:sz w:val="20"/>
              </w:rPr>
              <w:t>32.1 (112)</w:t>
            </w:r>
          </w:p>
        </w:tc>
        <w:tc>
          <w:tcPr>
            <w:tcW w:w="0" w:type="auto"/>
            <w:tcBorders>
              <w:top w:val="single" w:sz="0" w:space="0" w:color="D3D3D3"/>
              <w:left w:val="single" w:sz="0" w:space="0" w:color="D3D3D3"/>
              <w:bottom w:val="single" w:sz="0" w:space="0" w:color="D3D3D3"/>
              <w:right w:val="single" w:sz="0" w:space="0" w:color="D3D3D3"/>
            </w:tcBorders>
          </w:tcPr>
          <w:p w14:paraId="2DF206D1" w14:textId="77777777" w:rsidR="00022B71" w:rsidRDefault="005B112A">
            <w:pPr>
              <w:keepNext/>
              <w:spacing w:after="60"/>
              <w:jc w:val="center"/>
            </w:pPr>
            <w:r>
              <w:rPr>
                <w:rFonts w:ascii="Calibri" w:hAnsi="Calibri"/>
                <w:sz w:val="20"/>
              </w:rPr>
              <w:t>36.7 (125)</w:t>
            </w:r>
          </w:p>
        </w:tc>
        <w:tc>
          <w:tcPr>
            <w:tcW w:w="0" w:type="auto"/>
            <w:tcBorders>
              <w:top w:val="single" w:sz="0" w:space="0" w:color="D3D3D3"/>
              <w:left w:val="single" w:sz="0" w:space="0" w:color="D3D3D3"/>
              <w:bottom w:val="single" w:sz="0" w:space="0" w:color="D3D3D3"/>
              <w:right w:val="single" w:sz="0" w:space="0" w:color="D3D3D3"/>
            </w:tcBorders>
          </w:tcPr>
          <w:p w14:paraId="38FC59D7" w14:textId="77777777" w:rsidR="00022B71" w:rsidRDefault="00022B71">
            <w:pPr>
              <w:keepNext/>
              <w:spacing w:after="60"/>
              <w:jc w:val="center"/>
            </w:pPr>
          </w:p>
        </w:tc>
      </w:tr>
      <w:tr w:rsidR="00022B71" w14:paraId="7766B36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BF25A8" w14:textId="77777777" w:rsidR="00022B71" w:rsidRDefault="005B112A">
            <w:pPr>
              <w:keepNext/>
              <w:spacing w:after="60"/>
            </w:pPr>
            <w:r>
              <w:rPr>
                <w:rFonts w:ascii="Calibri" w:hAnsi="Calibri"/>
                <w:sz w:val="20"/>
              </w:rPr>
              <w:t>Diplome_pere</w:t>
            </w:r>
          </w:p>
        </w:tc>
        <w:tc>
          <w:tcPr>
            <w:tcW w:w="0" w:type="auto"/>
            <w:tcBorders>
              <w:top w:val="single" w:sz="0" w:space="0" w:color="D3D3D3"/>
              <w:left w:val="single" w:sz="0" w:space="0" w:color="D3D3D3"/>
              <w:bottom w:val="single" w:sz="0" w:space="0" w:color="D3D3D3"/>
              <w:right w:val="single" w:sz="0" w:space="0" w:color="D3D3D3"/>
            </w:tcBorders>
          </w:tcPr>
          <w:p w14:paraId="49146CA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984B1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85425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4FCC8B" w14:textId="77777777" w:rsidR="00022B71" w:rsidRDefault="005B112A">
            <w:pPr>
              <w:keepNext/>
              <w:spacing w:after="60"/>
              <w:jc w:val="center"/>
            </w:pPr>
            <w:r>
              <w:rPr>
                <w:rFonts w:ascii="Calibri" w:hAnsi="Calibri"/>
                <w:sz w:val="20"/>
              </w:rPr>
              <w:t>0.3</w:t>
            </w:r>
          </w:p>
        </w:tc>
      </w:tr>
      <w:tr w:rsidR="00022B71" w14:paraId="4DC765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FD89FD"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4EA3920A" w14:textId="77777777" w:rsidR="00022B71" w:rsidRDefault="005B112A">
            <w:pPr>
              <w:keepNext/>
              <w:spacing w:after="60"/>
              <w:jc w:val="center"/>
            </w:pPr>
            <w:r>
              <w:rPr>
                <w:rFonts w:ascii="Calibri" w:hAnsi="Calibri"/>
                <w:sz w:val="20"/>
              </w:rPr>
              <w:t>31.1 (212)</w:t>
            </w:r>
          </w:p>
        </w:tc>
        <w:tc>
          <w:tcPr>
            <w:tcW w:w="0" w:type="auto"/>
            <w:tcBorders>
              <w:top w:val="single" w:sz="0" w:space="0" w:color="D3D3D3"/>
              <w:left w:val="single" w:sz="0" w:space="0" w:color="D3D3D3"/>
              <w:bottom w:val="single" w:sz="0" w:space="0" w:color="D3D3D3"/>
              <w:right w:val="single" w:sz="0" w:space="0" w:color="D3D3D3"/>
            </w:tcBorders>
          </w:tcPr>
          <w:p w14:paraId="74266F62" w14:textId="77777777" w:rsidR="00022B71" w:rsidRDefault="005B112A">
            <w:pPr>
              <w:keepNext/>
              <w:spacing w:after="60"/>
              <w:jc w:val="center"/>
            </w:pPr>
            <w:r>
              <w:rPr>
                <w:rFonts w:ascii="Calibri" w:hAnsi="Calibri"/>
                <w:sz w:val="20"/>
              </w:rPr>
              <w:t>32.7 (111)</w:t>
            </w:r>
          </w:p>
        </w:tc>
        <w:tc>
          <w:tcPr>
            <w:tcW w:w="0" w:type="auto"/>
            <w:tcBorders>
              <w:top w:val="single" w:sz="0" w:space="0" w:color="D3D3D3"/>
              <w:left w:val="single" w:sz="0" w:space="0" w:color="D3D3D3"/>
              <w:bottom w:val="single" w:sz="0" w:space="0" w:color="D3D3D3"/>
              <w:right w:val="single" w:sz="0" w:space="0" w:color="D3D3D3"/>
            </w:tcBorders>
          </w:tcPr>
          <w:p w14:paraId="018BF612" w14:textId="77777777" w:rsidR="00022B71" w:rsidRDefault="005B112A">
            <w:pPr>
              <w:keepNext/>
              <w:spacing w:after="60"/>
              <w:jc w:val="center"/>
            </w:pPr>
            <w:r>
              <w:rPr>
                <w:rFonts w:ascii="Calibri" w:hAnsi="Calibri"/>
                <w:sz w:val="20"/>
              </w:rPr>
              <w:t>29.6 (100)</w:t>
            </w:r>
          </w:p>
        </w:tc>
        <w:tc>
          <w:tcPr>
            <w:tcW w:w="0" w:type="auto"/>
            <w:tcBorders>
              <w:top w:val="single" w:sz="0" w:space="0" w:color="D3D3D3"/>
              <w:left w:val="single" w:sz="0" w:space="0" w:color="D3D3D3"/>
              <w:bottom w:val="single" w:sz="0" w:space="0" w:color="D3D3D3"/>
              <w:right w:val="single" w:sz="0" w:space="0" w:color="D3D3D3"/>
            </w:tcBorders>
          </w:tcPr>
          <w:p w14:paraId="716BC091" w14:textId="77777777" w:rsidR="00022B71" w:rsidRDefault="00022B71">
            <w:pPr>
              <w:keepNext/>
              <w:spacing w:after="60"/>
              <w:jc w:val="center"/>
            </w:pPr>
          </w:p>
        </w:tc>
      </w:tr>
      <w:tr w:rsidR="00022B71" w14:paraId="1FF7AAD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7D6C94"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67BB726F" w14:textId="77777777" w:rsidR="00022B71" w:rsidRDefault="005B112A">
            <w:pPr>
              <w:keepNext/>
              <w:spacing w:after="60"/>
              <w:jc w:val="center"/>
            </w:pPr>
            <w:r>
              <w:rPr>
                <w:rFonts w:ascii="Calibri" w:hAnsi="Calibri"/>
                <w:sz w:val="20"/>
              </w:rPr>
              <w:t>37.8 (258)</w:t>
            </w:r>
          </w:p>
        </w:tc>
        <w:tc>
          <w:tcPr>
            <w:tcW w:w="0" w:type="auto"/>
            <w:tcBorders>
              <w:top w:val="single" w:sz="0" w:space="0" w:color="D3D3D3"/>
              <w:left w:val="single" w:sz="0" w:space="0" w:color="D3D3D3"/>
              <w:bottom w:val="single" w:sz="0" w:space="0" w:color="D3D3D3"/>
              <w:right w:val="single" w:sz="0" w:space="0" w:color="D3D3D3"/>
            </w:tcBorders>
          </w:tcPr>
          <w:p w14:paraId="1D21F227" w14:textId="77777777" w:rsidR="00022B71" w:rsidRDefault="005B112A">
            <w:pPr>
              <w:keepNext/>
              <w:spacing w:after="60"/>
              <w:jc w:val="center"/>
            </w:pPr>
            <w:r>
              <w:rPr>
                <w:rFonts w:ascii="Calibri" w:hAnsi="Calibri"/>
                <w:sz w:val="20"/>
              </w:rPr>
              <w:t>39.3 (134)</w:t>
            </w:r>
          </w:p>
        </w:tc>
        <w:tc>
          <w:tcPr>
            <w:tcW w:w="0" w:type="auto"/>
            <w:tcBorders>
              <w:top w:val="single" w:sz="0" w:space="0" w:color="D3D3D3"/>
              <w:left w:val="single" w:sz="0" w:space="0" w:color="D3D3D3"/>
              <w:bottom w:val="single" w:sz="0" w:space="0" w:color="D3D3D3"/>
              <w:right w:val="single" w:sz="0" w:space="0" w:color="D3D3D3"/>
            </w:tcBorders>
          </w:tcPr>
          <w:p w14:paraId="3A53963D" w14:textId="77777777" w:rsidR="00022B71" w:rsidRDefault="005B112A">
            <w:pPr>
              <w:keepNext/>
              <w:spacing w:after="60"/>
              <w:jc w:val="center"/>
            </w:pPr>
            <w:r>
              <w:rPr>
                <w:rFonts w:ascii="Calibri" w:hAnsi="Calibri"/>
                <w:sz w:val="20"/>
              </w:rPr>
              <w:t>36.4 (124)</w:t>
            </w:r>
          </w:p>
        </w:tc>
        <w:tc>
          <w:tcPr>
            <w:tcW w:w="0" w:type="auto"/>
            <w:tcBorders>
              <w:top w:val="single" w:sz="0" w:space="0" w:color="D3D3D3"/>
              <w:left w:val="single" w:sz="0" w:space="0" w:color="D3D3D3"/>
              <w:bottom w:val="single" w:sz="0" w:space="0" w:color="D3D3D3"/>
              <w:right w:val="single" w:sz="0" w:space="0" w:color="D3D3D3"/>
            </w:tcBorders>
          </w:tcPr>
          <w:p w14:paraId="33B7745C" w14:textId="77777777" w:rsidR="00022B71" w:rsidRDefault="00022B71">
            <w:pPr>
              <w:keepNext/>
              <w:spacing w:after="60"/>
              <w:jc w:val="center"/>
            </w:pPr>
          </w:p>
        </w:tc>
      </w:tr>
      <w:tr w:rsidR="00022B71" w14:paraId="559B13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62B806"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153AB2EC" w14:textId="77777777" w:rsidR="00022B71" w:rsidRDefault="005B112A">
            <w:pPr>
              <w:keepNext/>
              <w:spacing w:after="60"/>
              <w:jc w:val="center"/>
            </w:pPr>
            <w:r>
              <w:rPr>
                <w:rFonts w:ascii="Calibri" w:hAnsi="Calibri"/>
                <w:sz w:val="20"/>
              </w:rPr>
              <w:t>31.1 (211)</w:t>
            </w:r>
          </w:p>
        </w:tc>
        <w:tc>
          <w:tcPr>
            <w:tcW w:w="0" w:type="auto"/>
            <w:tcBorders>
              <w:top w:val="single" w:sz="0" w:space="0" w:color="D3D3D3"/>
              <w:left w:val="single" w:sz="0" w:space="0" w:color="D3D3D3"/>
              <w:bottom w:val="single" w:sz="0" w:space="0" w:color="D3D3D3"/>
              <w:right w:val="single" w:sz="0" w:space="0" w:color="D3D3D3"/>
            </w:tcBorders>
          </w:tcPr>
          <w:p w14:paraId="07EEBB37" w14:textId="77777777" w:rsidR="00022B71" w:rsidRDefault="005B112A">
            <w:pPr>
              <w:keepNext/>
              <w:spacing w:after="60"/>
              <w:jc w:val="center"/>
            </w:pPr>
            <w:r>
              <w:rPr>
                <w:rFonts w:ascii="Calibri" w:hAnsi="Calibri"/>
                <w:sz w:val="20"/>
              </w:rPr>
              <w:t>28.1 (96)</w:t>
            </w:r>
          </w:p>
        </w:tc>
        <w:tc>
          <w:tcPr>
            <w:tcW w:w="0" w:type="auto"/>
            <w:tcBorders>
              <w:top w:val="single" w:sz="0" w:space="0" w:color="D3D3D3"/>
              <w:left w:val="single" w:sz="0" w:space="0" w:color="D3D3D3"/>
              <w:bottom w:val="single" w:sz="0" w:space="0" w:color="D3D3D3"/>
              <w:right w:val="single" w:sz="0" w:space="0" w:color="D3D3D3"/>
            </w:tcBorders>
          </w:tcPr>
          <w:p w14:paraId="6C90D849" w14:textId="77777777" w:rsidR="00022B71" w:rsidRDefault="005B112A">
            <w:pPr>
              <w:keepNext/>
              <w:spacing w:after="60"/>
              <w:jc w:val="center"/>
            </w:pPr>
            <w:r>
              <w:rPr>
                <w:rFonts w:ascii="Calibri" w:hAnsi="Calibri"/>
                <w:sz w:val="20"/>
              </w:rPr>
              <w:t>34.0 (116)</w:t>
            </w:r>
          </w:p>
        </w:tc>
        <w:tc>
          <w:tcPr>
            <w:tcW w:w="0" w:type="auto"/>
            <w:tcBorders>
              <w:top w:val="single" w:sz="0" w:space="0" w:color="D3D3D3"/>
              <w:left w:val="single" w:sz="0" w:space="0" w:color="D3D3D3"/>
              <w:bottom w:val="single" w:sz="0" w:space="0" w:color="D3D3D3"/>
              <w:right w:val="single" w:sz="0" w:space="0" w:color="D3D3D3"/>
            </w:tcBorders>
          </w:tcPr>
          <w:p w14:paraId="0BC66847" w14:textId="77777777" w:rsidR="00022B71" w:rsidRDefault="00022B71">
            <w:pPr>
              <w:keepNext/>
              <w:spacing w:after="60"/>
              <w:jc w:val="center"/>
            </w:pPr>
          </w:p>
        </w:tc>
      </w:tr>
      <w:tr w:rsidR="00022B71" w14:paraId="41BE8E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50BFA8" w14:textId="77777777" w:rsidR="00022B71" w:rsidRDefault="005B112A">
            <w:pPr>
              <w:keepNext/>
              <w:spacing w:after="60"/>
            </w:pPr>
            <w:r>
              <w:rPr>
                <w:rFonts w:ascii="Calibri" w:hAnsi="Calibri"/>
                <w:sz w:val="20"/>
              </w:rPr>
              <w:t>Situation_civile_parents</w:t>
            </w:r>
          </w:p>
        </w:tc>
        <w:tc>
          <w:tcPr>
            <w:tcW w:w="0" w:type="auto"/>
            <w:tcBorders>
              <w:top w:val="single" w:sz="0" w:space="0" w:color="D3D3D3"/>
              <w:left w:val="single" w:sz="0" w:space="0" w:color="D3D3D3"/>
              <w:bottom w:val="single" w:sz="0" w:space="0" w:color="D3D3D3"/>
              <w:right w:val="single" w:sz="0" w:space="0" w:color="D3D3D3"/>
            </w:tcBorders>
          </w:tcPr>
          <w:p w14:paraId="69D557E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9980B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EC0A3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50544B" w14:textId="77777777" w:rsidR="00022B71" w:rsidRDefault="005B112A">
            <w:pPr>
              <w:keepNext/>
              <w:spacing w:after="60"/>
              <w:jc w:val="center"/>
            </w:pPr>
            <w:r>
              <w:rPr>
                <w:rFonts w:ascii="Calibri" w:hAnsi="Calibri"/>
                <w:sz w:val="20"/>
              </w:rPr>
              <w:t>0.3</w:t>
            </w:r>
          </w:p>
        </w:tc>
      </w:tr>
      <w:tr w:rsidR="00022B71" w14:paraId="5DEEF2D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6202E8" w14:textId="77777777" w:rsidR="00022B71" w:rsidRDefault="005B112A">
            <w:pPr>
              <w:keepNext/>
              <w:spacing w:after="60"/>
            </w:pPr>
            <w:r>
              <w:rPr>
                <w:rFonts w:ascii="Calibri" w:hAnsi="Calibri"/>
                <w:sz w:val="20"/>
              </w:rPr>
              <w:t>    Divorce</w:t>
            </w:r>
          </w:p>
        </w:tc>
        <w:tc>
          <w:tcPr>
            <w:tcW w:w="0" w:type="auto"/>
            <w:tcBorders>
              <w:top w:val="single" w:sz="0" w:space="0" w:color="D3D3D3"/>
              <w:left w:val="single" w:sz="0" w:space="0" w:color="D3D3D3"/>
              <w:bottom w:val="single" w:sz="0" w:space="0" w:color="D3D3D3"/>
              <w:right w:val="single" w:sz="0" w:space="0" w:color="D3D3D3"/>
            </w:tcBorders>
          </w:tcPr>
          <w:p w14:paraId="391669F4" w14:textId="77777777" w:rsidR="00022B71" w:rsidRDefault="005B112A">
            <w:pPr>
              <w:keepNext/>
              <w:spacing w:after="60"/>
              <w:jc w:val="center"/>
            </w:pPr>
            <w:r>
              <w:rPr>
                <w:rFonts w:ascii="Calibri" w:hAnsi="Calibri"/>
                <w:sz w:val="20"/>
              </w:rPr>
              <w:t>17.7 (126)</w:t>
            </w:r>
          </w:p>
        </w:tc>
        <w:tc>
          <w:tcPr>
            <w:tcW w:w="0" w:type="auto"/>
            <w:tcBorders>
              <w:top w:val="single" w:sz="0" w:space="0" w:color="D3D3D3"/>
              <w:left w:val="single" w:sz="0" w:space="0" w:color="D3D3D3"/>
              <w:bottom w:val="single" w:sz="0" w:space="0" w:color="D3D3D3"/>
              <w:right w:val="single" w:sz="0" w:space="0" w:color="D3D3D3"/>
            </w:tcBorders>
          </w:tcPr>
          <w:p w14:paraId="2BEB9028" w14:textId="77777777" w:rsidR="00022B71" w:rsidRDefault="005B112A">
            <w:pPr>
              <w:keepNext/>
              <w:spacing w:after="60"/>
              <w:jc w:val="center"/>
            </w:pPr>
            <w:r>
              <w:rPr>
                <w:rFonts w:ascii="Calibri" w:hAnsi="Calibri"/>
                <w:sz w:val="20"/>
              </w:rPr>
              <w:t>17.2 (61)</w:t>
            </w:r>
          </w:p>
        </w:tc>
        <w:tc>
          <w:tcPr>
            <w:tcW w:w="0" w:type="auto"/>
            <w:tcBorders>
              <w:top w:val="single" w:sz="0" w:space="0" w:color="D3D3D3"/>
              <w:left w:val="single" w:sz="0" w:space="0" w:color="D3D3D3"/>
              <w:bottom w:val="single" w:sz="0" w:space="0" w:color="D3D3D3"/>
              <w:right w:val="single" w:sz="0" w:space="0" w:color="D3D3D3"/>
            </w:tcBorders>
          </w:tcPr>
          <w:p w14:paraId="07061232" w14:textId="77777777" w:rsidR="00022B71" w:rsidRDefault="005B112A">
            <w:pPr>
              <w:keepNext/>
              <w:spacing w:after="60"/>
              <w:jc w:val="center"/>
            </w:pPr>
            <w:r>
              <w:rPr>
                <w:rFonts w:ascii="Calibri" w:hAnsi="Calibri"/>
                <w:sz w:val="20"/>
              </w:rPr>
              <w:t>18.2 (65)</w:t>
            </w:r>
          </w:p>
        </w:tc>
        <w:tc>
          <w:tcPr>
            <w:tcW w:w="0" w:type="auto"/>
            <w:tcBorders>
              <w:top w:val="single" w:sz="0" w:space="0" w:color="D3D3D3"/>
              <w:left w:val="single" w:sz="0" w:space="0" w:color="D3D3D3"/>
              <w:bottom w:val="single" w:sz="0" w:space="0" w:color="D3D3D3"/>
              <w:right w:val="single" w:sz="0" w:space="0" w:color="D3D3D3"/>
            </w:tcBorders>
          </w:tcPr>
          <w:p w14:paraId="0EF4BC78" w14:textId="77777777" w:rsidR="00022B71" w:rsidRDefault="00022B71">
            <w:pPr>
              <w:keepNext/>
              <w:spacing w:after="60"/>
              <w:jc w:val="center"/>
            </w:pPr>
          </w:p>
        </w:tc>
      </w:tr>
      <w:tr w:rsidR="00022B71" w14:paraId="69979C0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E68170" w14:textId="77777777" w:rsidR="00022B71" w:rsidRDefault="005B112A">
            <w:pPr>
              <w:keepNext/>
              <w:spacing w:after="60"/>
            </w:pPr>
            <w:r>
              <w:rPr>
                <w:rFonts w:ascii="Calibri" w:hAnsi="Calibri"/>
                <w:sz w:val="20"/>
              </w:rPr>
              <w:t>    Les deux sont defunts</w:t>
            </w:r>
          </w:p>
        </w:tc>
        <w:tc>
          <w:tcPr>
            <w:tcW w:w="0" w:type="auto"/>
            <w:tcBorders>
              <w:top w:val="single" w:sz="0" w:space="0" w:color="D3D3D3"/>
              <w:left w:val="single" w:sz="0" w:space="0" w:color="D3D3D3"/>
              <w:bottom w:val="single" w:sz="0" w:space="0" w:color="D3D3D3"/>
              <w:right w:val="single" w:sz="0" w:space="0" w:color="D3D3D3"/>
            </w:tcBorders>
          </w:tcPr>
          <w:p w14:paraId="50007808"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3D09BCA6" w14:textId="77777777" w:rsidR="00022B71" w:rsidRDefault="005B112A">
            <w:pPr>
              <w:keepNext/>
              <w:spacing w:after="60"/>
              <w:jc w:val="center"/>
            </w:pPr>
            <w:r>
              <w:rPr>
                <w:rFonts w:ascii="Calibri" w:hAnsi="Calibri"/>
                <w:sz w:val="20"/>
              </w:rPr>
              <w:t>0.6 (2)</w:t>
            </w:r>
          </w:p>
        </w:tc>
        <w:tc>
          <w:tcPr>
            <w:tcW w:w="0" w:type="auto"/>
            <w:tcBorders>
              <w:top w:val="single" w:sz="0" w:space="0" w:color="D3D3D3"/>
              <w:left w:val="single" w:sz="0" w:space="0" w:color="D3D3D3"/>
              <w:bottom w:val="single" w:sz="0" w:space="0" w:color="D3D3D3"/>
              <w:right w:val="single" w:sz="0" w:space="0" w:color="D3D3D3"/>
            </w:tcBorders>
          </w:tcPr>
          <w:p w14:paraId="3996FBCE"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7046DCF5" w14:textId="77777777" w:rsidR="00022B71" w:rsidRDefault="00022B71">
            <w:pPr>
              <w:keepNext/>
              <w:spacing w:after="60"/>
              <w:jc w:val="center"/>
            </w:pPr>
          </w:p>
        </w:tc>
      </w:tr>
      <w:tr w:rsidR="00022B71" w14:paraId="5DFCDCE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49066A" w14:textId="77777777" w:rsidR="00022B71" w:rsidRDefault="005B112A">
            <w:pPr>
              <w:keepNext/>
              <w:spacing w:after="60"/>
            </w:pPr>
            <w:r>
              <w:rPr>
                <w:rFonts w:ascii="Calibri" w:hAnsi="Calibri"/>
                <w:sz w:val="20"/>
              </w:rPr>
              <w:t>    Separe</w:t>
            </w:r>
          </w:p>
        </w:tc>
        <w:tc>
          <w:tcPr>
            <w:tcW w:w="0" w:type="auto"/>
            <w:tcBorders>
              <w:top w:val="single" w:sz="0" w:space="0" w:color="D3D3D3"/>
              <w:left w:val="single" w:sz="0" w:space="0" w:color="D3D3D3"/>
              <w:bottom w:val="single" w:sz="0" w:space="0" w:color="D3D3D3"/>
              <w:right w:val="single" w:sz="0" w:space="0" w:color="D3D3D3"/>
            </w:tcBorders>
          </w:tcPr>
          <w:p w14:paraId="2487FCDB" w14:textId="77777777" w:rsidR="00022B71" w:rsidRDefault="005B112A">
            <w:pPr>
              <w:keepNext/>
              <w:spacing w:after="60"/>
              <w:jc w:val="center"/>
            </w:pPr>
            <w:r>
              <w:rPr>
                <w:rFonts w:ascii="Calibri" w:hAnsi="Calibri"/>
                <w:sz w:val="20"/>
              </w:rPr>
              <w:t xml:space="preserve">20.2 </w:t>
            </w:r>
            <w:r>
              <w:rPr>
                <w:rFonts w:ascii="Calibri" w:hAnsi="Calibri"/>
                <w:sz w:val="20"/>
              </w:rPr>
              <w:t>(145)</w:t>
            </w:r>
          </w:p>
        </w:tc>
        <w:tc>
          <w:tcPr>
            <w:tcW w:w="0" w:type="auto"/>
            <w:tcBorders>
              <w:top w:val="single" w:sz="0" w:space="0" w:color="D3D3D3"/>
              <w:left w:val="single" w:sz="0" w:space="0" w:color="D3D3D3"/>
              <w:bottom w:val="single" w:sz="0" w:space="0" w:color="D3D3D3"/>
              <w:right w:val="single" w:sz="0" w:space="0" w:color="D3D3D3"/>
            </w:tcBorders>
          </w:tcPr>
          <w:p w14:paraId="0FFC2A37" w14:textId="77777777" w:rsidR="00022B71" w:rsidRDefault="005B112A">
            <w:pPr>
              <w:keepNext/>
              <w:spacing w:after="60"/>
              <w:jc w:val="center"/>
            </w:pPr>
            <w:r>
              <w:rPr>
                <w:rFonts w:ascii="Calibri" w:hAnsi="Calibri"/>
                <w:sz w:val="20"/>
              </w:rPr>
              <w:t>23.7 (84)</w:t>
            </w:r>
          </w:p>
        </w:tc>
        <w:tc>
          <w:tcPr>
            <w:tcW w:w="0" w:type="auto"/>
            <w:tcBorders>
              <w:top w:val="single" w:sz="0" w:space="0" w:color="D3D3D3"/>
              <w:left w:val="single" w:sz="0" w:space="0" w:color="D3D3D3"/>
              <w:bottom w:val="single" w:sz="0" w:space="0" w:color="D3D3D3"/>
              <w:right w:val="single" w:sz="0" w:space="0" w:color="D3D3D3"/>
            </w:tcBorders>
          </w:tcPr>
          <w:p w14:paraId="57EC2C7D" w14:textId="77777777" w:rsidR="00022B71" w:rsidRDefault="005B112A">
            <w:pPr>
              <w:keepNext/>
              <w:spacing w:after="60"/>
              <w:jc w:val="center"/>
            </w:pPr>
            <w:r>
              <w:rPr>
                <w:rFonts w:ascii="Calibri" w:hAnsi="Calibri"/>
                <w:sz w:val="20"/>
              </w:rPr>
              <w:t>16.8 (60)</w:t>
            </w:r>
          </w:p>
        </w:tc>
        <w:tc>
          <w:tcPr>
            <w:tcW w:w="0" w:type="auto"/>
            <w:tcBorders>
              <w:top w:val="single" w:sz="0" w:space="0" w:color="D3D3D3"/>
              <w:left w:val="single" w:sz="0" w:space="0" w:color="D3D3D3"/>
              <w:bottom w:val="single" w:sz="0" w:space="0" w:color="D3D3D3"/>
              <w:right w:val="single" w:sz="0" w:space="0" w:color="D3D3D3"/>
            </w:tcBorders>
          </w:tcPr>
          <w:p w14:paraId="1A738D35" w14:textId="77777777" w:rsidR="00022B71" w:rsidRDefault="00022B71">
            <w:pPr>
              <w:keepNext/>
              <w:spacing w:after="60"/>
              <w:jc w:val="center"/>
            </w:pPr>
          </w:p>
        </w:tc>
      </w:tr>
      <w:tr w:rsidR="00022B71" w14:paraId="39EF5D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B38207" w14:textId="77777777" w:rsidR="00022B71" w:rsidRDefault="005B112A">
            <w:pPr>
              <w:keepNext/>
              <w:spacing w:after="60"/>
            </w:pPr>
            <w:r>
              <w:rPr>
                <w:rFonts w:ascii="Calibri" w:hAnsi="Calibri"/>
                <w:sz w:val="20"/>
              </w:rPr>
              <w:t>    Toujours ensemble</w:t>
            </w:r>
          </w:p>
        </w:tc>
        <w:tc>
          <w:tcPr>
            <w:tcW w:w="0" w:type="auto"/>
            <w:tcBorders>
              <w:top w:val="single" w:sz="0" w:space="0" w:color="D3D3D3"/>
              <w:left w:val="single" w:sz="0" w:space="0" w:color="D3D3D3"/>
              <w:bottom w:val="single" w:sz="0" w:space="0" w:color="D3D3D3"/>
              <w:right w:val="single" w:sz="0" w:space="0" w:color="D3D3D3"/>
            </w:tcBorders>
          </w:tcPr>
          <w:p w14:paraId="299026E7" w14:textId="77777777" w:rsidR="00022B71" w:rsidRDefault="005B112A">
            <w:pPr>
              <w:keepNext/>
              <w:spacing w:after="60"/>
              <w:jc w:val="center"/>
            </w:pPr>
            <w:r>
              <w:rPr>
                <w:rFonts w:ascii="Calibri" w:hAnsi="Calibri"/>
                <w:sz w:val="20"/>
              </w:rPr>
              <w:t>52.8 (378)</w:t>
            </w:r>
          </w:p>
        </w:tc>
        <w:tc>
          <w:tcPr>
            <w:tcW w:w="0" w:type="auto"/>
            <w:tcBorders>
              <w:top w:val="single" w:sz="0" w:space="0" w:color="D3D3D3"/>
              <w:left w:val="single" w:sz="0" w:space="0" w:color="D3D3D3"/>
              <w:bottom w:val="single" w:sz="0" w:space="0" w:color="D3D3D3"/>
              <w:right w:val="single" w:sz="0" w:space="0" w:color="D3D3D3"/>
            </w:tcBorders>
          </w:tcPr>
          <w:p w14:paraId="1A313606" w14:textId="77777777" w:rsidR="00022B71" w:rsidRDefault="005B112A">
            <w:pPr>
              <w:keepNext/>
              <w:spacing w:after="60"/>
              <w:jc w:val="center"/>
            </w:pPr>
            <w:r>
              <w:rPr>
                <w:rFonts w:ascii="Calibri" w:hAnsi="Calibri"/>
                <w:sz w:val="20"/>
              </w:rPr>
              <w:t>50.3 (179)</w:t>
            </w:r>
          </w:p>
        </w:tc>
        <w:tc>
          <w:tcPr>
            <w:tcW w:w="0" w:type="auto"/>
            <w:tcBorders>
              <w:top w:val="single" w:sz="0" w:space="0" w:color="D3D3D3"/>
              <w:left w:val="single" w:sz="0" w:space="0" w:color="D3D3D3"/>
              <w:bottom w:val="single" w:sz="0" w:space="0" w:color="D3D3D3"/>
              <w:right w:val="single" w:sz="0" w:space="0" w:color="D3D3D3"/>
            </w:tcBorders>
          </w:tcPr>
          <w:p w14:paraId="6CF2504E" w14:textId="77777777" w:rsidR="00022B71" w:rsidRDefault="005B112A">
            <w:pPr>
              <w:keepNext/>
              <w:spacing w:after="60"/>
              <w:jc w:val="center"/>
            </w:pPr>
            <w:r>
              <w:rPr>
                <w:rFonts w:ascii="Calibri" w:hAnsi="Calibri"/>
                <w:sz w:val="20"/>
              </w:rPr>
              <w:t>55.3 (199)</w:t>
            </w:r>
          </w:p>
        </w:tc>
        <w:tc>
          <w:tcPr>
            <w:tcW w:w="0" w:type="auto"/>
            <w:tcBorders>
              <w:top w:val="single" w:sz="0" w:space="0" w:color="D3D3D3"/>
              <w:left w:val="single" w:sz="0" w:space="0" w:color="D3D3D3"/>
              <w:bottom w:val="single" w:sz="0" w:space="0" w:color="D3D3D3"/>
              <w:right w:val="single" w:sz="0" w:space="0" w:color="D3D3D3"/>
            </w:tcBorders>
          </w:tcPr>
          <w:p w14:paraId="26FFAF28" w14:textId="77777777" w:rsidR="00022B71" w:rsidRDefault="00022B71">
            <w:pPr>
              <w:keepNext/>
              <w:spacing w:after="60"/>
              <w:jc w:val="center"/>
            </w:pPr>
          </w:p>
        </w:tc>
      </w:tr>
      <w:tr w:rsidR="00022B71" w14:paraId="50A8110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F18477" w14:textId="77777777" w:rsidR="00022B71" w:rsidRDefault="005B112A">
            <w:pPr>
              <w:keepNext/>
              <w:spacing w:after="60"/>
            </w:pPr>
            <w:r>
              <w:rPr>
                <w:rFonts w:ascii="Calibri" w:hAnsi="Calibri"/>
                <w:sz w:val="20"/>
              </w:rPr>
              <w:t>    Un des deux est defunt</w:t>
            </w:r>
          </w:p>
        </w:tc>
        <w:tc>
          <w:tcPr>
            <w:tcW w:w="0" w:type="auto"/>
            <w:tcBorders>
              <w:top w:val="single" w:sz="0" w:space="0" w:color="D3D3D3"/>
              <w:left w:val="single" w:sz="0" w:space="0" w:color="D3D3D3"/>
              <w:bottom w:val="single" w:sz="0" w:space="0" w:color="D3D3D3"/>
              <w:right w:val="single" w:sz="0" w:space="0" w:color="D3D3D3"/>
            </w:tcBorders>
          </w:tcPr>
          <w:p w14:paraId="02738926" w14:textId="77777777" w:rsidR="00022B71" w:rsidRDefault="005B112A">
            <w:pPr>
              <w:keepNext/>
              <w:spacing w:after="60"/>
              <w:jc w:val="center"/>
            </w:pPr>
            <w:r>
              <w:rPr>
                <w:rFonts w:ascii="Calibri" w:hAnsi="Calibri"/>
                <w:sz w:val="20"/>
              </w:rPr>
              <w:t>8.6 (62)</w:t>
            </w:r>
          </w:p>
        </w:tc>
        <w:tc>
          <w:tcPr>
            <w:tcW w:w="0" w:type="auto"/>
            <w:tcBorders>
              <w:top w:val="single" w:sz="0" w:space="0" w:color="D3D3D3"/>
              <w:left w:val="single" w:sz="0" w:space="0" w:color="D3D3D3"/>
              <w:bottom w:val="single" w:sz="0" w:space="0" w:color="D3D3D3"/>
              <w:right w:val="single" w:sz="0" w:space="0" w:color="D3D3D3"/>
            </w:tcBorders>
          </w:tcPr>
          <w:p w14:paraId="256127F6" w14:textId="77777777" w:rsidR="00022B71" w:rsidRDefault="005B112A">
            <w:pPr>
              <w:keepNext/>
              <w:spacing w:after="60"/>
              <w:jc w:val="center"/>
            </w:pPr>
            <w:r>
              <w:rPr>
                <w:rFonts w:ascii="Calibri" w:hAnsi="Calibri"/>
                <w:sz w:val="20"/>
              </w:rPr>
              <w:t>8.3 (29)</w:t>
            </w:r>
          </w:p>
        </w:tc>
        <w:tc>
          <w:tcPr>
            <w:tcW w:w="0" w:type="auto"/>
            <w:tcBorders>
              <w:top w:val="single" w:sz="0" w:space="0" w:color="D3D3D3"/>
              <w:left w:val="single" w:sz="0" w:space="0" w:color="D3D3D3"/>
              <w:bottom w:val="single" w:sz="0" w:space="0" w:color="D3D3D3"/>
              <w:right w:val="single" w:sz="0" w:space="0" w:color="D3D3D3"/>
            </w:tcBorders>
          </w:tcPr>
          <w:p w14:paraId="1B46C1D8" w14:textId="77777777" w:rsidR="00022B71" w:rsidRDefault="005B112A">
            <w:pPr>
              <w:keepNext/>
              <w:spacing w:after="60"/>
              <w:jc w:val="center"/>
            </w:pPr>
            <w:r>
              <w:rPr>
                <w:rFonts w:ascii="Calibri" w:hAnsi="Calibri"/>
                <w:sz w:val="20"/>
              </w:rPr>
              <w:t>8.9 (32)</w:t>
            </w:r>
          </w:p>
        </w:tc>
        <w:tc>
          <w:tcPr>
            <w:tcW w:w="0" w:type="auto"/>
            <w:tcBorders>
              <w:top w:val="single" w:sz="0" w:space="0" w:color="D3D3D3"/>
              <w:left w:val="single" w:sz="0" w:space="0" w:color="D3D3D3"/>
              <w:bottom w:val="single" w:sz="0" w:space="0" w:color="D3D3D3"/>
              <w:right w:val="single" w:sz="0" w:space="0" w:color="D3D3D3"/>
            </w:tcBorders>
          </w:tcPr>
          <w:p w14:paraId="04872BCD" w14:textId="77777777" w:rsidR="00022B71" w:rsidRDefault="00022B71">
            <w:pPr>
              <w:keepNext/>
              <w:spacing w:after="60"/>
              <w:jc w:val="center"/>
            </w:pPr>
          </w:p>
        </w:tc>
      </w:tr>
      <w:tr w:rsidR="00022B71" w14:paraId="5AF1567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A1B379" w14:textId="77777777" w:rsidR="00022B71" w:rsidRDefault="005B112A">
            <w:pPr>
              <w:keepNext/>
              <w:spacing w:after="60"/>
            </w:pPr>
            <w:r>
              <w:rPr>
                <w:rFonts w:ascii="Calibri" w:hAnsi="Calibri"/>
                <w:sz w:val="20"/>
              </w:rPr>
              <w:t>Occupation_mere</w:t>
            </w:r>
          </w:p>
        </w:tc>
        <w:tc>
          <w:tcPr>
            <w:tcW w:w="0" w:type="auto"/>
            <w:tcBorders>
              <w:top w:val="single" w:sz="0" w:space="0" w:color="D3D3D3"/>
              <w:left w:val="single" w:sz="0" w:space="0" w:color="D3D3D3"/>
              <w:bottom w:val="single" w:sz="0" w:space="0" w:color="D3D3D3"/>
              <w:right w:val="single" w:sz="0" w:space="0" w:color="D3D3D3"/>
            </w:tcBorders>
          </w:tcPr>
          <w:p w14:paraId="086F0DD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71AAC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B128F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D7DB763" w14:textId="77777777" w:rsidR="00022B71" w:rsidRDefault="005B112A">
            <w:pPr>
              <w:keepNext/>
              <w:spacing w:after="60"/>
              <w:jc w:val="center"/>
            </w:pPr>
            <w:r>
              <w:rPr>
                <w:rFonts w:ascii="Calibri" w:hAnsi="Calibri"/>
                <w:sz w:val="20"/>
              </w:rPr>
              <w:t>0.6</w:t>
            </w:r>
          </w:p>
        </w:tc>
      </w:tr>
      <w:tr w:rsidR="00022B71" w14:paraId="48D456A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8FC742"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61DC249D"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55757BC4"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1719FB27" w14:textId="77777777" w:rsidR="00022B71" w:rsidRDefault="005B112A">
            <w:pPr>
              <w:keepNext/>
              <w:spacing w:after="60"/>
              <w:jc w:val="center"/>
            </w:pPr>
            <w:r>
              <w:rPr>
                <w:rFonts w:ascii="Calibri" w:hAnsi="Calibri"/>
                <w:sz w:val="20"/>
              </w:rPr>
              <w:t>0.6 (2)</w:t>
            </w:r>
          </w:p>
        </w:tc>
        <w:tc>
          <w:tcPr>
            <w:tcW w:w="0" w:type="auto"/>
            <w:tcBorders>
              <w:top w:val="single" w:sz="0" w:space="0" w:color="D3D3D3"/>
              <w:left w:val="single" w:sz="0" w:space="0" w:color="D3D3D3"/>
              <w:bottom w:val="single" w:sz="0" w:space="0" w:color="D3D3D3"/>
              <w:right w:val="single" w:sz="0" w:space="0" w:color="D3D3D3"/>
            </w:tcBorders>
          </w:tcPr>
          <w:p w14:paraId="5AC4BEB0" w14:textId="77777777" w:rsidR="00022B71" w:rsidRDefault="00022B71">
            <w:pPr>
              <w:keepNext/>
              <w:spacing w:after="60"/>
              <w:jc w:val="center"/>
            </w:pPr>
          </w:p>
        </w:tc>
      </w:tr>
      <w:tr w:rsidR="00022B71" w14:paraId="167AE1C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0C3F86" w14:textId="77777777" w:rsidR="00022B71" w:rsidRDefault="005B112A">
            <w:pPr>
              <w:keepNext/>
              <w:spacing w:after="60"/>
            </w:pPr>
            <w:r>
              <w:rPr>
                <w:rFonts w:ascii="Calibri" w:hAnsi="Calibri"/>
                <w:sz w:val="20"/>
              </w:rPr>
              <w:t xml:space="preserve">    Artisants, </w:t>
            </w:r>
            <w:r>
              <w:rPr>
                <w:rFonts w:ascii="Calibri" w:hAnsi="Calibri"/>
                <w:sz w:val="20"/>
              </w:rPr>
              <w:t>commerçants, chef</w:t>
            </w:r>
          </w:p>
        </w:tc>
        <w:tc>
          <w:tcPr>
            <w:tcW w:w="0" w:type="auto"/>
            <w:tcBorders>
              <w:top w:val="single" w:sz="0" w:space="0" w:color="D3D3D3"/>
              <w:left w:val="single" w:sz="0" w:space="0" w:color="D3D3D3"/>
              <w:bottom w:val="single" w:sz="0" w:space="0" w:color="D3D3D3"/>
              <w:right w:val="single" w:sz="0" w:space="0" w:color="D3D3D3"/>
            </w:tcBorders>
          </w:tcPr>
          <w:p w14:paraId="11EDB3C6" w14:textId="77777777" w:rsidR="00022B71" w:rsidRDefault="005B112A">
            <w:pPr>
              <w:keepNext/>
              <w:spacing w:after="60"/>
              <w:jc w:val="center"/>
            </w:pPr>
            <w:r>
              <w:rPr>
                <w:rFonts w:ascii="Calibri" w:hAnsi="Calibri"/>
                <w:sz w:val="20"/>
              </w:rPr>
              <w:t>5.0 (34)</w:t>
            </w:r>
          </w:p>
        </w:tc>
        <w:tc>
          <w:tcPr>
            <w:tcW w:w="0" w:type="auto"/>
            <w:tcBorders>
              <w:top w:val="single" w:sz="0" w:space="0" w:color="D3D3D3"/>
              <w:left w:val="single" w:sz="0" w:space="0" w:color="D3D3D3"/>
              <w:bottom w:val="single" w:sz="0" w:space="0" w:color="D3D3D3"/>
              <w:right w:val="single" w:sz="0" w:space="0" w:color="D3D3D3"/>
            </w:tcBorders>
          </w:tcPr>
          <w:p w14:paraId="67168054" w14:textId="77777777" w:rsidR="00022B71" w:rsidRDefault="005B112A">
            <w:pPr>
              <w:keepNext/>
              <w:spacing w:after="60"/>
              <w:jc w:val="center"/>
            </w:pPr>
            <w:r>
              <w:rPr>
                <w:rFonts w:ascii="Calibri" w:hAnsi="Calibri"/>
                <w:sz w:val="20"/>
              </w:rPr>
              <w:t>5.9 (20)</w:t>
            </w:r>
          </w:p>
        </w:tc>
        <w:tc>
          <w:tcPr>
            <w:tcW w:w="0" w:type="auto"/>
            <w:tcBorders>
              <w:top w:val="single" w:sz="0" w:space="0" w:color="D3D3D3"/>
              <w:left w:val="single" w:sz="0" w:space="0" w:color="D3D3D3"/>
              <w:bottom w:val="single" w:sz="0" w:space="0" w:color="D3D3D3"/>
              <w:right w:val="single" w:sz="0" w:space="0" w:color="D3D3D3"/>
            </w:tcBorders>
          </w:tcPr>
          <w:p w14:paraId="654608B4" w14:textId="77777777" w:rsidR="00022B71" w:rsidRDefault="005B112A">
            <w:pPr>
              <w:keepNext/>
              <w:spacing w:after="60"/>
              <w:jc w:val="center"/>
            </w:pPr>
            <w:r>
              <w:rPr>
                <w:rFonts w:ascii="Calibri" w:hAnsi="Calibri"/>
                <w:sz w:val="20"/>
              </w:rPr>
              <w:t>4.1 (14)</w:t>
            </w:r>
          </w:p>
        </w:tc>
        <w:tc>
          <w:tcPr>
            <w:tcW w:w="0" w:type="auto"/>
            <w:tcBorders>
              <w:top w:val="single" w:sz="0" w:space="0" w:color="D3D3D3"/>
              <w:left w:val="single" w:sz="0" w:space="0" w:color="D3D3D3"/>
              <w:bottom w:val="single" w:sz="0" w:space="0" w:color="D3D3D3"/>
              <w:right w:val="single" w:sz="0" w:space="0" w:color="D3D3D3"/>
            </w:tcBorders>
          </w:tcPr>
          <w:p w14:paraId="4AC8DAB3" w14:textId="77777777" w:rsidR="00022B71" w:rsidRDefault="00022B71">
            <w:pPr>
              <w:keepNext/>
              <w:spacing w:after="60"/>
              <w:jc w:val="center"/>
            </w:pPr>
          </w:p>
        </w:tc>
      </w:tr>
      <w:tr w:rsidR="00022B71" w14:paraId="62D76E6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34D748" w14:textId="77777777" w:rsidR="00022B71" w:rsidRDefault="005B112A">
            <w:pPr>
              <w:keepNext/>
              <w:spacing w:after="60"/>
            </w:pPr>
            <w:r>
              <w:rPr>
                <w:rFonts w:ascii="Calibri" w:hAnsi="Calibri"/>
                <w:sz w:val="20"/>
              </w:rPr>
              <w:t>    Autre sans activité professionnelle</w:t>
            </w:r>
          </w:p>
        </w:tc>
        <w:tc>
          <w:tcPr>
            <w:tcW w:w="0" w:type="auto"/>
            <w:tcBorders>
              <w:top w:val="single" w:sz="0" w:space="0" w:color="D3D3D3"/>
              <w:left w:val="single" w:sz="0" w:space="0" w:color="D3D3D3"/>
              <w:bottom w:val="single" w:sz="0" w:space="0" w:color="D3D3D3"/>
              <w:right w:val="single" w:sz="0" w:space="0" w:color="D3D3D3"/>
            </w:tcBorders>
          </w:tcPr>
          <w:p w14:paraId="1D3390EB" w14:textId="77777777" w:rsidR="00022B71" w:rsidRDefault="005B112A">
            <w:pPr>
              <w:keepNext/>
              <w:spacing w:after="60"/>
              <w:jc w:val="center"/>
            </w:pPr>
            <w:r>
              <w:rPr>
                <w:rFonts w:ascii="Calibri" w:hAnsi="Calibri"/>
                <w:sz w:val="20"/>
              </w:rPr>
              <w:t>5.6 (39)</w:t>
            </w:r>
          </w:p>
        </w:tc>
        <w:tc>
          <w:tcPr>
            <w:tcW w:w="0" w:type="auto"/>
            <w:tcBorders>
              <w:top w:val="single" w:sz="0" w:space="0" w:color="D3D3D3"/>
              <w:left w:val="single" w:sz="0" w:space="0" w:color="D3D3D3"/>
              <w:bottom w:val="single" w:sz="0" w:space="0" w:color="D3D3D3"/>
              <w:right w:val="single" w:sz="0" w:space="0" w:color="D3D3D3"/>
            </w:tcBorders>
          </w:tcPr>
          <w:p w14:paraId="5E4B3DD8" w14:textId="77777777" w:rsidR="00022B71" w:rsidRDefault="005B112A">
            <w:pPr>
              <w:keepNext/>
              <w:spacing w:after="60"/>
              <w:jc w:val="center"/>
            </w:pPr>
            <w:r>
              <w:rPr>
                <w:rFonts w:ascii="Calibri" w:hAnsi="Calibri"/>
                <w:sz w:val="20"/>
              </w:rPr>
              <w:t>5.1 (18)</w:t>
            </w:r>
          </w:p>
        </w:tc>
        <w:tc>
          <w:tcPr>
            <w:tcW w:w="0" w:type="auto"/>
            <w:tcBorders>
              <w:top w:val="single" w:sz="0" w:space="0" w:color="D3D3D3"/>
              <w:left w:val="single" w:sz="0" w:space="0" w:color="D3D3D3"/>
              <w:bottom w:val="single" w:sz="0" w:space="0" w:color="D3D3D3"/>
              <w:right w:val="single" w:sz="0" w:space="0" w:color="D3D3D3"/>
            </w:tcBorders>
          </w:tcPr>
          <w:p w14:paraId="07907A56" w14:textId="77777777" w:rsidR="00022B71" w:rsidRDefault="005B112A">
            <w:pPr>
              <w:keepNext/>
              <w:spacing w:after="60"/>
              <w:jc w:val="center"/>
            </w:pPr>
            <w:r>
              <w:rPr>
                <w:rFonts w:ascii="Calibri" w:hAnsi="Calibri"/>
                <w:sz w:val="20"/>
              </w:rPr>
              <w:t>6.1 (21)</w:t>
            </w:r>
          </w:p>
        </w:tc>
        <w:tc>
          <w:tcPr>
            <w:tcW w:w="0" w:type="auto"/>
            <w:tcBorders>
              <w:top w:val="single" w:sz="0" w:space="0" w:color="D3D3D3"/>
              <w:left w:val="single" w:sz="0" w:space="0" w:color="D3D3D3"/>
              <w:bottom w:val="single" w:sz="0" w:space="0" w:color="D3D3D3"/>
              <w:right w:val="single" w:sz="0" w:space="0" w:color="D3D3D3"/>
            </w:tcBorders>
          </w:tcPr>
          <w:p w14:paraId="4CB1FA2D" w14:textId="77777777" w:rsidR="00022B71" w:rsidRDefault="00022B71">
            <w:pPr>
              <w:keepNext/>
              <w:spacing w:after="60"/>
              <w:jc w:val="center"/>
            </w:pPr>
          </w:p>
        </w:tc>
      </w:tr>
      <w:tr w:rsidR="00022B71" w14:paraId="33E9BFC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B27DDD"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43938670" w14:textId="77777777" w:rsidR="00022B71" w:rsidRDefault="005B112A">
            <w:pPr>
              <w:keepNext/>
              <w:spacing w:after="60"/>
              <w:jc w:val="center"/>
            </w:pPr>
            <w:r>
              <w:rPr>
                <w:rFonts w:ascii="Calibri" w:hAnsi="Calibri"/>
                <w:sz w:val="20"/>
              </w:rPr>
              <w:t>10.0 (69)</w:t>
            </w:r>
          </w:p>
        </w:tc>
        <w:tc>
          <w:tcPr>
            <w:tcW w:w="0" w:type="auto"/>
            <w:tcBorders>
              <w:top w:val="single" w:sz="0" w:space="0" w:color="D3D3D3"/>
              <w:left w:val="single" w:sz="0" w:space="0" w:color="D3D3D3"/>
              <w:bottom w:val="single" w:sz="0" w:space="0" w:color="D3D3D3"/>
              <w:right w:val="single" w:sz="0" w:space="0" w:color="D3D3D3"/>
            </w:tcBorders>
          </w:tcPr>
          <w:p w14:paraId="0D9959F9" w14:textId="77777777" w:rsidR="00022B71" w:rsidRDefault="005B112A">
            <w:pPr>
              <w:keepNext/>
              <w:spacing w:after="60"/>
              <w:jc w:val="center"/>
            </w:pPr>
            <w:r>
              <w:rPr>
                <w:rFonts w:ascii="Calibri" w:hAnsi="Calibri"/>
                <w:sz w:val="20"/>
              </w:rPr>
              <w:t>10.0 (35)</w:t>
            </w:r>
          </w:p>
        </w:tc>
        <w:tc>
          <w:tcPr>
            <w:tcW w:w="0" w:type="auto"/>
            <w:tcBorders>
              <w:top w:val="single" w:sz="0" w:space="0" w:color="D3D3D3"/>
              <w:left w:val="single" w:sz="0" w:space="0" w:color="D3D3D3"/>
              <w:bottom w:val="single" w:sz="0" w:space="0" w:color="D3D3D3"/>
              <w:right w:val="single" w:sz="0" w:space="0" w:color="D3D3D3"/>
            </w:tcBorders>
          </w:tcPr>
          <w:p w14:paraId="4F1D4C6B" w14:textId="77777777" w:rsidR="00022B71" w:rsidRDefault="005B112A">
            <w:pPr>
              <w:keepNext/>
              <w:spacing w:after="60"/>
              <w:jc w:val="center"/>
            </w:pPr>
            <w:r>
              <w:rPr>
                <w:rFonts w:ascii="Calibri" w:hAnsi="Calibri"/>
                <w:sz w:val="20"/>
              </w:rPr>
              <w:t>10.1 (34)</w:t>
            </w:r>
          </w:p>
        </w:tc>
        <w:tc>
          <w:tcPr>
            <w:tcW w:w="0" w:type="auto"/>
            <w:tcBorders>
              <w:top w:val="single" w:sz="0" w:space="0" w:color="D3D3D3"/>
              <w:left w:val="single" w:sz="0" w:space="0" w:color="D3D3D3"/>
              <w:bottom w:val="single" w:sz="0" w:space="0" w:color="D3D3D3"/>
              <w:right w:val="single" w:sz="0" w:space="0" w:color="D3D3D3"/>
            </w:tcBorders>
          </w:tcPr>
          <w:p w14:paraId="32099018" w14:textId="77777777" w:rsidR="00022B71" w:rsidRDefault="00022B71">
            <w:pPr>
              <w:keepNext/>
              <w:spacing w:after="60"/>
              <w:jc w:val="center"/>
            </w:pPr>
          </w:p>
        </w:tc>
      </w:tr>
      <w:tr w:rsidR="00022B71" w14:paraId="6A06727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6F5E68"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30859433" w14:textId="77777777" w:rsidR="00022B71" w:rsidRDefault="005B112A">
            <w:pPr>
              <w:keepNext/>
              <w:spacing w:after="60"/>
              <w:jc w:val="center"/>
            </w:pPr>
            <w:r>
              <w:rPr>
                <w:rFonts w:ascii="Calibri" w:hAnsi="Calibri"/>
                <w:sz w:val="20"/>
              </w:rPr>
              <w:t>45.1 (311)</w:t>
            </w:r>
          </w:p>
        </w:tc>
        <w:tc>
          <w:tcPr>
            <w:tcW w:w="0" w:type="auto"/>
            <w:tcBorders>
              <w:top w:val="single" w:sz="0" w:space="0" w:color="D3D3D3"/>
              <w:left w:val="single" w:sz="0" w:space="0" w:color="D3D3D3"/>
              <w:bottom w:val="single" w:sz="0" w:space="0" w:color="D3D3D3"/>
              <w:right w:val="single" w:sz="0" w:space="0" w:color="D3D3D3"/>
            </w:tcBorders>
          </w:tcPr>
          <w:p w14:paraId="0F9328E5" w14:textId="77777777" w:rsidR="00022B71" w:rsidRDefault="005B112A">
            <w:pPr>
              <w:keepNext/>
              <w:spacing w:after="60"/>
              <w:jc w:val="center"/>
            </w:pPr>
            <w:r>
              <w:rPr>
                <w:rFonts w:ascii="Calibri" w:hAnsi="Calibri"/>
                <w:sz w:val="20"/>
              </w:rPr>
              <w:t>45.8 (159)</w:t>
            </w:r>
          </w:p>
        </w:tc>
        <w:tc>
          <w:tcPr>
            <w:tcW w:w="0" w:type="auto"/>
            <w:tcBorders>
              <w:top w:val="single" w:sz="0" w:space="0" w:color="D3D3D3"/>
              <w:left w:val="single" w:sz="0" w:space="0" w:color="D3D3D3"/>
              <w:bottom w:val="single" w:sz="0" w:space="0" w:color="D3D3D3"/>
              <w:right w:val="single" w:sz="0" w:space="0" w:color="D3D3D3"/>
            </w:tcBorders>
          </w:tcPr>
          <w:p w14:paraId="1B948DCB" w14:textId="77777777" w:rsidR="00022B71" w:rsidRDefault="005B112A">
            <w:pPr>
              <w:keepNext/>
              <w:spacing w:after="60"/>
              <w:jc w:val="center"/>
            </w:pPr>
            <w:r>
              <w:rPr>
                <w:rFonts w:ascii="Calibri" w:hAnsi="Calibri"/>
                <w:sz w:val="20"/>
              </w:rPr>
              <w:t>44.4 (151)</w:t>
            </w:r>
          </w:p>
        </w:tc>
        <w:tc>
          <w:tcPr>
            <w:tcW w:w="0" w:type="auto"/>
            <w:tcBorders>
              <w:top w:val="single" w:sz="0" w:space="0" w:color="D3D3D3"/>
              <w:left w:val="single" w:sz="0" w:space="0" w:color="D3D3D3"/>
              <w:bottom w:val="single" w:sz="0" w:space="0" w:color="D3D3D3"/>
              <w:right w:val="single" w:sz="0" w:space="0" w:color="D3D3D3"/>
            </w:tcBorders>
          </w:tcPr>
          <w:p w14:paraId="2D106BDB" w14:textId="77777777" w:rsidR="00022B71" w:rsidRDefault="00022B71">
            <w:pPr>
              <w:keepNext/>
              <w:spacing w:after="60"/>
              <w:jc w:val="center"/>
            </w:pPr>
          </w:p>
        </w:tc>
      </w:tr>
      <w:tr w:rsidR="00022B71" w14:paraId="270BFAF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6345FC"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3F8091D7" w14:textId="77777777" w:rsidR="00022B71" w:rsidRDefault="005B112A">
            <w:pPr>
              <w:keepNext/>
              <w:spacing w:after="60"/>
              <w:jc w:val="center"/>
            </w:pPr>
            <w:r>
              <w:rPr>
                <w:rFonts w:ascii="Calibri" w:hAnsi="Calibri"/>
                <w:sz w:val="20"/>
              </w:rPr>
              <w:t>2.4 (17)</w:t>
            </w:r>
          </w:p>
        </w:tc>
        <w:tc>
          <w:tcPr>
            <w:tcW w:w="0" w:type="auto"/>
            <w:tcBorders>
              <w:top w:val="single" w:sz="0" w:space="0" w:color="D3D3D3"/>
              <w:left w:val="single" w:sz="0" w:space="0" w:color="D3D3D3"/>
              <w:bottom w:val="single" w:sz="0" w:space="0" w:color="D3D3D3"/>
              <w:right w:val="single" w:sz="0" w:space="0" w:color="D3D3D3"/>
            </w:tcBorders>
          </w:tcPr>
          <w:p w14:paraId="4267AEE9" w14:textId="77777777" w:rsidR="00022B71" w:rsidRDefault="005B112A">
            <w:pPr>
              <w:keepNext/>
              <w:spacing w:after="60"/>
              <w:jc w:val="center"/>
            </w:pPr>
            <w:r>
              <w:rPr>
                <w:rFonts w:ascii="Calibri" w:hAnsi="Calibri"/>
                <w:sz w:val="20"/>
              </w:rPr>
              <w:t xml:space="preserve">2.3 </w:t>
            </w: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1EADF744" w14:textId="77777777" w:rsidR="00022B71" w:rsidRDefault="005B112A">
            <w:pPr>
              <w:keepNext/>
              <w:spacing w:after="60"/>
              <w:jc w:val="center"/>
            </w:pPr>
            <w:r>
              <w:rPr>
                <w:rFonts w:ascii="Calibri" w:hAnsi="Calibri"/>
                <w:sz w:val="20"/>
              </w:rPr>
              <w:t>2.6 (9)</w:t>
            </w:r>
          </w:p>
        </w:tc>
        <w:tc>
          <w:tcPr>
            <w:tcW w:w="0" w:type="auto"/>
            <w:tcBorders>
              <w:top w:val="single" w:sz="0" w:space="0" w:color="D3D3D3"/>
              <w:left w:val="single" w:sz="0" w:space="0" w:color="D3D3D3"/>
              <w:bottom w:val="single" w:sz="0" w:space="0" w:color="D3D3D3"/>
              <w:right w:val="single" w:sz="0" w:space="0" w:color="D3D3D3"/>
            </w:tcBorders>
          </w:tcPr>
          <w:p w14:paraId="12F39E48" w14:textId="77777777" w:rsidR="00022B71" w:rsidRDefault="00022B71">
            <w:pPr>
              <w:keepNext/>
              <w:spacing w:after="60"/>
              <w:jc w:val="center"/>
            </w:pPr>
          </w:p>
        </w:tc>
      </w:tr>
      <w:tr w:rsidR="00022B71" w14:paraId="064F53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6874E"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3CA18511" w14:textId="77777777" w:rsidR="00022B71" w:rsidRDefault="005B112A">
            <w:pPr>
              <w:keepNext/>
              <w:spacing w:after="60"/>
              <w:jc w:val="center"/>
            </w:pPr>
            <w:r>
              <w:rPr>
                <w:rFonts w:ascii="Calibri" w:hAnsi="Calibri"/>
                <w:sz w:val="20"/>
              </w:rPr>
              <w:t>2.7 (18)</w:t>
            </w:r>
          </w:p>
        </w:tc>
        <w:tc>
          <w:tcPr>
            <w:tcW w:w="0" w:type="auto"/>
            <w:tcBorders>
              <w:top w:val="single" w:sz="0" w:space="0" w:color="D3D3D3"/>
              <w:left w:val="single" w:sz="0" w:space="0" w:color="D3D3D3"/>
              <w:bottom w:val="single" w:sz="0" w:space="0" w:color="D3D3D3"/>
              <w:right w:val="single" w:sz="0" w:space="0" w:color="D3D3D3"/>
            </w:tcBorders>
          </w:tcPr>
          <w:p w14:paraId="1B7AACD4"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4C44F7B6" w14:textId="77777777" w:rsidR="00022B71" w:rsidRDefault="005B112A">
            <w:pPr>
              <w:keepNext/>
              <w:spacing w:after="60"/>
              <w:jc w:val="center"/>
            </w:pPr>
            <w:r>
              <w:rPr>
                <w:rFonts w:ascii="Calibri" w:hAnsi="Calibri"/>
                <w:sz w:val="20"/>
              </w:rPr>
              <w:t>3.3 (11)</w:t>
            </w:r>
          </w:p>
        </w:tc>
        <w:tc>
          <w:tcPr>
            <w:tcW w:w="0" w:type="auto"/>
            <w:tcBorders>
              <w:top w:val="single" w:sz="0" w:space="0" w:color="D3D3D3"/>
              <w:left w:val="single" w:sz="0" w:space="0" w:color="D3D3D3"/>
              <w:bottom w:val="single" w:sz="0" w:space="0" w:color="D3D3D3"/>
              <w:right w:val="single" w:sz="0" w:space="0" w:color="D3D3D3"/>
            </w:tcBorders>
          </w:tcPr>
          <w:p w14:paraId="0CDFF1E3" w14:textId="77777777" w:rsidR="00022B71" w:rsidRDefault="00022B71">
            <w:pPr>
              <w:keepNext/>
              <w:spacing w:after="60"/>
              <w:jc w:val="center"/>
            </w:pPr>
          </w:p>
        </w:tc>
      </w:tr>
      <w:tr w:rsidR="00022B71" w14:paraId="6D1B70F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33EAC8"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5EC2C86E" w14:textId="77777777" w:rsidR="00022B71" w:rsidRDefault="005B112A">
            <w:pPr>
              <w:keepNext/>
              <w:spacing w:after="60"/>
              <w:jc w:val="center"/>
            </w:pPr>
            <w:r>
              <w:rPr>
                <w:rFonts w:ascii="Calibri" w:hAnsi="Calibri"/>
                <w:sz w:val="20"/>
              </w:rPr>
              <w:t>11.6 (80)</w:t>
            </w:r>
          </w:p>
        </w:tc>
        <w:tc>
          <w:tcPr>
            <w:tcW w:w="0" w:type="auto"/>
            <w:tcBorders>
              <w:top w:val="single" w:sz="0" w:space="0" w:color="D3D3D3"/>
              <w:left w:val="single" w:sz="0" w:space="0" w:color="D3D3D3"/>
              <w:bottom w:val="single" w:sz="0" w:space="0" w:color="D3D3D3"/>
              <w:right w:val="single" w:sz="0" w:space="0" w:color="D3D3D3"/>
            </w:tcBorders>
          </w:tcPr>
          <w:p w14:paraId="719012A1" w14:textId="77777777" w:rsidR="00022B71" w:rsidRDefault="005B112A">
            <w:pPr>
              <w:keepNext/>
              <w:spacing w:after="60"/>
              <w:jc w:val="center"/>
            </w:pPr>
            <w:r>
              <w:rPr>
                <w:rFonts w:ascii="Calibri" w:hAnsi="Calibri"/>
                <w:sz w:val="20"/>
              </w:rPr>
              <w:t>13.6 (47)</w:t>
            </w:r>
          </w:p>
        </w:tc>
        <w:tc>
          <w:tcPr>
            <w:tcW w:w="0" w:type="auto"/>
            <w:tcBorders>
              <w:top w:val="single" w:sz="0" w:space="0" w:color="D3D3D3"/>
              <w:left w:val="single" w:sz="0" w:space="0" w:color="D3D3D3"/>
              <w:bottom w:val="single" w:sz="0" w:space="0" w:color="D3D3D3"/>
              <w:right w:val="single" w:sz="0" w:space="0" w:color="D3D3D3"/>
            </w:tcBorders>
          </w:tcPr>
          <w:p w14:paraId="3F278F31" w14:textId="77777777" w:rsidR="00022B71" w:rsidRDefault="005B112A">
            <w:pPr>
              <w:keepNext/>
              <w:spacing w:after="60"/>
              <w:jc w:val="center"/>
            </w:pPr>
            <w:r>
              <w:rPr>
                <w:rFonts w:ascii="Calibri" w:hAnsi="Calibri"/>
                <w:sz w:val="20"/>
              </w:rPr>
              <w:t>9.6 (33)</w:t>
            </w:r>
          </w:p>
        </w:tc>
        <w:tc>
          <w:tcPr>
            <w:tcW w:w="0" w:type="auto"/>
            <w:tcBorders>
              <w:top w:val="single" w:sz="0" w:space="0" w:color="D3D3D3"/>
              <w:left w:val="single" w:sz="0" w:space="0" w:color="D3D3D3"/>
              <w:bottom w:val="single" w:sz="0" w:space="0" w:color="D3D3D3"/>
              <w:right w:val="single" w:sz="0" w:space="0" w:color="D3D3D3"/>
            </w:tcBorders>
          </w:tcPr>
          <w:p w14:paraId="6BAD296F" w14:textId="77777777" w:rsidR="00022B71" w:rsidRDefault="00022B71">
            <w:pPr>
              <w:keepNext/>
              <w:spacing w:after="60"/>
              <w:jc w:val="center"/>
            </w:pPr>
          </w:p>
        </w:tc>
      </w:tr>
      <w:tr w:rsidR="00022B71" w14:paraId="6B5B16C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C9DECB"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6B74DF98" w14:textId="77777777" w:rsidR="00022B71" w:rsidRDefault="005B112A">
            <w:pPr>
              <w:keepNext/>
              <w:spacing w:after="60"/>
              <w:jc w:val="center"/>
            </w:pPr>
            <w:r>
              <w:rPr>
                <w:rFonts w:ascii="Calibri" w:hAnsi="Calibri"/>
                <w:sz w:val="20"/>
              </w:rPr>
              <w:t>17.2 (118)</w:t>
            </w:r>
          </w:p>
        </w:tc>
        <w:tc>
          <w:tcPr>
            <w:tcW w:w="0" w:type="auto"/>
            <w:tcBorders>
              <w:top w:val="single" w:sz="0" w:space="0" w:color="D3D3D3"/>
              <w:left w:val="single" w:sz="0" w:space="0" w:color="D3D3D3"/>
              <w:bottom w:val="single" w:sz="0" w:space="0" w:color="D3D3D3"/>
              <w:right w:val="single" w:sz="0" w:space="0" w:color="D3D3D3"/>
            </w:tcBorders>
          </w:tcPr>
          <w:p w14:paraId="7DB2BFDA" w14:textId="77777777" w:rsidR="00022B71" w:rsidRDefault="005B112A">
            <w:pPr>
              <w:keepNext/>
              <w:spacing w:after="60"/>
              <w:jc w:val="center"/>
            </w:pPr>
            <w:r>
              <w:rPr>
                <w:rFonts w:ascii="Calibri" w:hAnsi="Calibri"/>
                <w:sz w:val="20"/>
              </w:rPr>
              <w:t>15.0 (52)</w:t>
            </w:r>
          </w:p>
        </w:tc>
        <w:tc>
          <w:tcPr>
            <w:tcW w:w="0" w:type="auto"/>
            <w:tcBorders>
              <w:top w:val="single" w:sz="0" w:space="0" w:color="D3D3D3"/>
              <w:left w:val="single" w:sz="0" w:space="0" w:color="D3D3D3"/>
              <w:bottom w:val="single" w:sz="0" w:space="0" w:color="D3D3D3"/>
              <w:right w:val="single" w:sz="0" w:space="0" w:color="D3D3D3"/>
            </w:tcBorders>
          </w:tcPr>
          <w:p w14:paraId="4D77154A" w14:textId="77777777" w:rsidR="00022B71" w:rsidRDefault="005B112A">
            <w:pPr>
              <w:keepNext/>
              <w:spacing w:after="60"/>
              <w:jc w:val="center"/>
            </w:pPr>
            <w:r>
              <w:rPr>
                <w:rFonts w:ascii="Calibri" w:hAnsi="Calibri"/>
                <w:sz w:val="20"/>
              </w:rPr>
              <w:t>19.3 (66)</w:t>
            </w:r>
          </w:p>
        </w:tc>
        <w:tc>
          <w:tcPr>
            <w:tcW w:w="0" w:type="auto"/>
            <w:tcBorders>
              <w:top w:val="single" w:sz="0" w:space="0" w:color="D3D3D3"/>
              <w:left w:val="single" w:sz="0" w:space="0" w:color="D3D3D3"/>
              <w:bottom w:val="single" w:sz="0" w:space="0" w:color="D3D3D3"/>
              <w:right w:val="single" w:sz="0" w:space="0" w:color="D3D3D3"/>
            </w:tcBorders>
          </w:tcPr>
          <w:p w14:paraId="6C78A4E7" w14:textId="77777777" w:rsidR="00022B71" w:rsidRDefault="00022B71">
            <w:pPr>
              <w:keepNext/>
              <w:spacing w:after="60"/>
              <w:jc w:val="center"/>
            </w:pPr>
          </w:p>
        </w:tc>
      </w:tr>
      <w:tr w:rsidR="00022B71" w14:paraId="1966821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85704A" w14:textId="77777777" w:rsidR="00022B71" w:rsidRDefault="005B112A">
            <w:pPr>
              <w:keepNext/>
              <w:spacing w:after="60"/>
            </w:pPr>
            <w:r>
              <w:rPr>
                <w:rFonts w:ascii="Calibri" w:hAnsi="Calibri"/>
                <w:sz w:val="20"/>
              </w:rPr>
              <w:t>Occupation_pere</w:t>
            </w:r>
          </w:p>
        </w:tc>
        <w:tc>
          <w:tcPr>
            <w:tcW w:w="0" w:type="auto"/>
            <w:tcBorders>
              <w:top w:val="single" w:sz="0" w:space="0" w:color="D3D3D3"/>
              <w:left w:val="single" w:sz="0" w:space="0" w:color="D3D3D3"/>
              <w:bottom w:val="single" w:sz="0" w:space="0" w:color="D3D3D3"/>
              <w:right w:val="single" w:sz="0" w:space="0" w:color="D3D3D3"/>
            </w:tcBorders>
          </w:tcPr>
          <w:p w14:paraId="3A318FF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6BC7D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DEAB9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6AB9CC" w14:textId="77777777" w:rsidR="00022B71" w:rsidRDefault="005B112A">
            <w:pPr>
              <w:keepNext/>
              <w:spacing w:after="60"/>
              <w:jc w:val="center"/>
            </w:pPr>
            <w:r>
              <w:rPr>
                <w:rFonts w:ascii="Calibri" w:hAnsi="Calibri"/>
                <w:sz w:val="20"/>
              </w:rPr>
              <w:t>0.5</w:t>
            </w:r>
          </w:p>
        </w:tc>
      </w:tr>
      <w:tr w:rsidR="00022B71" w14:paraId="78C5DE9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99113C"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6736F337" w14:textId="77777777" w:rsidR="00022B71" w:rsidRDefault="005B112A">
            <w:pPr>
              <w:keepNext/>
              <w:spacing w:after="60"/>
              <w:jc w:val="center"/>
            </w:pPr>
            <w:r>
              <w:rPr>
                <w:rFonts w:ascii="Calibri" w:hAnsi="Calibri"/>
                <w:sz w:val="20"/>
              </w:rPr>
              <w:t>1.9 (13)</w:t>
            </w:r>
          </w:p>
        </w:tc>
        <w:tc>
          <w:tcPr>
            <w:tcW w:w="0" w:type="auto"/>
            <w:tcBorders>
              <w:top w:val="single" w:sz="0" w:space="0" w:color="D3D3D3"/>
              <w:left w:val="single" w:sz="0" w:space="0" w:color="D3D3D3"/>
              <w:bottom w:val="single" w:sz="0" w:space="0" w:color="D3D3D3"/>
              <w:right w:val="single" w:sz="0" w:space="0" w:color="D3D3D3"/>
            </w:tcBorders>
          </w:tcPr>
          <w:p w14:paraId="421D60F5"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7C1D5C3C" w14:textId="77777777" w:rsidR="00022B71" w:rsidRDefault="005B112A">
            <w:pPr>
              <w:keepNext/>
              <w:spacing w:after="60"/>
              <w:jc w:val="center"/>
            </w:pPr>
            <w:r>
              <w:rPr>
                <w:rFonts w:ascii="Calibri" w:hAnsi="Calibri"/>
                <w:sz w:val="20"/>
              </w:rPr>
              <w:t xml:space="preserve">1.6 </w:t>
            </w: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0D6863B5" w14:textId="77777777" w:rsidR="00022B71" w:rsidRDefault="00022B71">
            <w:pPr>
              <w:keepNext/>
              <w:spacing w:after="60"/>
              <w:jc w:val="center"/>
            </w:pPr>
          </w:p>
        </w:tc>
      </w:tr>
      <w:tr w:rsidR="00022B71" w14:paraId="136890C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F9E7ED"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6343669B" w14:textId="77777777" w:rsidR="00022B71" w:rsidRDefault="005B112A">
            <w:pPr>
              <w:keepNext/>
              <w:spacing w:after="60"/>
              <w:jc w:val="center"/>
            </w:pPr>
            <w:r>
              <w:rPr>
                <w:rFonts w:ascii="Calibri" w:hAnsi="Calibri"/>
                <w:sz w:val="20"/>
              </w:rPr>
              <w:t>7.6 (51)</w:t>
            </w:r>
          </w:p>
        </w:tc>
        <w:tc>
          <w:tcPr>
            <w:tcW w:w="0" w:type="auto"/>
            <w:tcBorders>
              <w:top w:val="single" w:sz="0" w:space="0" w:color="D3D3D3"/>
              <w:left w:val="single" w:sz="0" w:space="0" w:color="D3D3D3"/>
              <w:bottom w:val="single" w:sz="0" w:space="0" w:color="D3D3D3"/>
              <w:right w:val="single" w:sz="0" w:space="0" w:color="D3D3D3"/>
            </w:tcBorders>
          </w:tcPr>
          <w:p w14:paraId="2BC43DA6" w14:textId="77777777" w:rsidR="00022B71" w:rsidRDefault="005B112A">
            <w:pPr>
              <w:keepNext/>
              <w:spacing w:after="60"/>
              <w:jc w:val="center"/>
            </w:pPr>
            <w:r>
              <w:rPr>
                <w:rFonts w:ascii="Calibri" w:hAnsi="Calibri"/>
                <w:sz w:val="20"/>
              </w:rPr>
              <w:t>9.2 (31)</w:t>
            </w:r>
          </w:p>
        </w:tc>
        <w:tc>
          <w:tcPr>
            <w:tcW w:w="0" w:type="auto"/>
            <w:tcBorders>
              <w:top w:val="single" w:sz="0" w:space="0" w:color="D3D3D3"/>
              <w:left w:val="single" w:sz="0" w:space="0" w:color="D3D3D3"/>
              <w:bottom w:val="single" w:sz="0" w:space="0" w:color="D3D3D3"/>
              <w:right w:val="single" w:sz="0" w:space="0" w:color="D3D3D3"/>
            </w:tcBorders>
          </w:tcPr>
          <w:p w14:paraId="227DCE04" w14:textId="77777777" w:rsidR="00022B71" w:rsidRDefault="005B112A">
            <w:pPr>
              <w:keepNext/>
              <w:spacing w:after="60"/>
              <w:jc w:val="center"/>
            </w:pPr>
            <w:r>
              <w:rPr>
                <w:rFonts w:ascii="Calibri" w:hAnsi="Calibri"/>
                <w:sz w:val="20"/>
              </w:rPr>
              <w:t>6.0 (20)</w:t>
            </w:r>
          </w:p>
        </w:tc>
        <w:tc>
          <w:tcPr>
            <w:tcW w:w="0" w:type="auto"/>
            <w:tcBorders>
              <w:top w:val="single" w:sz="0" w:space="0" w:color="D3D3D3"/>
              <w:left w:val="single" w:sz="0" w:space="0" w:color="D3D3D3"/>
              <w:bottom w:val="single" w:sz="0" w:space="0" w:color="D3D3D3"/>
              <w:right w:val="single" w:sz="0" w:space="0" w:color="D3D3D3"/>
            </w:tcBorders>
          </w:tcPr>
          <w:p w14:paraId="4F553895" w14:textId="77777777" w:rsidR="00022B71" w:rsidRDefault="00022B71">
            <w:pPr>
              <w:keepNext/>
              <w:spacing w:after="60"/>
              <w:jc w:val="center"/>
            </w:pPr>
          </w:p>
        </w:tc>
      </w:tr>
      <w:tr w:rsidR="00022B71" w14:paraId="7365B3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863A25"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117164DA" w14:textId="77777777" w:rsidR="00022B71" w:rsidRDefault="005B112A">
            <w:pPr>
              <w:keepNext/>
              <w:spacing w:after="60"/>
              <w:jc w:val="center"/>
            </w:pPr>
            <w:r>
              <w:rPr>
                <w:rFonts w:ascii="Calibri" w:hAnsi="Calibri"/>
                <w:sz w:val="20"/>
              </w:rPr>
              <w:t>12.3 (83)</w:t>
            </w:r>
          </w:p>
        </w:tc>
        <w:tc>
          <w:tcPr>
            <w:tcW w:w="0" w:type="auto"/>
            <w:tcBorders>
              <w:top w:val="single" w:sz="0" w:space="0" w:color="D3D3D3"/>
              <w:left w:val="single" w:sz="0" w:space="0" w:color="D3D3D3"/>
              <w:bottom w:val="single" w:sz="0" w:space="0" w:color="D3D3D3"/>
              <w:right w:val="single" w:sz="0" w:space="0" w:color="D3D3D3"/>
            </w:tcBorders>
          </w:tcPr>
          <w:p w14:paraId="4636B6A4" w14:textId="77777777" w:rsidR="00022B71" w:rsidRDefault="005B112A">
            <w:pPr>
              <w:keepNext/>
              <w:spacing w:after="60"/>
              <w:jc w:val="center"/>
            </w:pPr>
            <w:r>
              <w:rPr>
                <w:rFonts w:ascii="Calibri" w:hAnsi="Calibri"/>
                <w:sz w:val="20"/>
              </w:rPr>
              <w:t>12.2 (42)</w:t>
            </w:r>
          </w:p>
        </w:tc>
        <w:tc>
          <w:tcPr>
            <w:tcW w:w="0" w:type="auto"/>
            <w:tcBorders>
              <w:top w:val="single" w:sz="0" w:space="0" w:color="D3D3D3"/>
              <w:left w:val="single" w:sz="0" w:space="0" w:color="D3D3D3"/>
              <w:bottom w:val="single" w:sz="0" w:space="0" w:color="D3D3D3"/>
              <w:right w:val="single" w:sz="0" w:space="0" w:color="D3D3D3"/>
            </w:tcBorders>
          </w:tcPr>
          <w:p w14:paraId="3C099B4D" w14:textId="77777777" w:rsidR="00022B71" w:rsidRDefault="005B112A">
            <w:pPr>
              <w:keepNext/>
              <w:spacing w:after="60"/>
              <w:jc w:val="center"/>
            </w:pPr>
            <w:r>
              <w:rPr>
                <w:rFonts w:ascii="Calibri" w:hAnsi="Calibri"/>
                <w:sz w:val="20"/>
              </w:rPr>
              <w:t>12.3 (42)</w:t>
            </w:r>
          </w:p>
        </w:tc>
        <w:tc>
          <w:tcPr>
            <w:tcW w:w="0" w:type="auto"/>
            <w:tcBorders>
              <w:top w:val="single" w:sz="0" w:space="0" w:color="D3D3D3"/>
              <w:left w:val="single" w:sz="0" w:space="0" w:color="D3D3D3"/>
              <w:bottom w:val="single" w:sz="0" w:space="0" w:color="D3D3D3"/>
              <w:right w:val="single" w:sz="0" w:space="0" w:color="D3D3D3"/>
            </w:tcBorders>
          </w:tcPr>
          <w:p w14:paraId="5797BE20" w14:textId="77777777" w:rsidR="00022B71" w:rsidRDefault="00022B71">
            <w:pPr>
              <w:keepNext/>
              <w:spacing w:after="60"/>
              <w:jc w:val="center"/>
            </w:pPr>
          </w:p>
        </w:tc>
      </w:tr>
      <w:tr w:rsidR="00022B71" w14:paraId="57CF07D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ABF7AE"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23498848" w14:textId="77777777" w:rsidR="00022B71" w:rsidRDefault="005B112A">
            <w:pPr>
              <w:keepNext/>
              <w:spacing w:after="60"/>
              <w:jc w:val="center"/>
            </w:pPr>
            <w:r>
              <w:rPr>
                <w:rFonts w:ascii="Calibri" w:hAnsi="Calibri"/>
                <w:sz w:val="20"/>
              </w:rPr>
              <w:t>36.1 (245)</w:t>
            </w:r>
          </w:p>
        </w:tc>
        <w:tc>
          <w:tcPr>
            <w:tcW w:w="0" w:type="auto"/>
            <w:tcBorders>
              <w:top w:val="single" w:sz="0" w:space="0" w:color="D3D3D3"/>
              <w:left w:val="single" w:sz="0" w:space="0" w:color="D3D3D3"/>
              <w:bottom w:val="single" w:sz="0" w:space="0" w:color="D3D3D3"/>
              <w:right w:val="single" w:sz="0" w:space="0" w:color="D3D3D3"/>
            </w:tcBorders>
          </w:tcPr>
          <w:p w14:paraId="56FE033A" w14:textId="77777777" w:rsidR="00022B71" w:rsidRDefault="005B112A">
            <w:pPr>
              <w:keepNext/>
              <w:spacing w:after="60"/>
              <w:jc w:val="center"/>
            </w:pPr>
            <w:r>
              <w:rPr>
                <w:rFonts w:ascii="Calibri" w:hAnsi="Calibri"/>
                <w:sz w:val="20"/>
              </w:rPr>
              <w:t>38.2 (130)</w:t>
            </w:r>
          </w:p>
        </w:tc>
        <w:tc>
          <w:tcPr>
            <w:tcW w:w="0" w:type="auto"/>
            <w:tcBorders>
              <w:top w:val="single" w:sz="0" w:space="0" w:color="D3D3D3"/>
              <w:left w:val="single" w:sz="0" w:space="0" w:color="D3D3D3"/>
              <w:bottom w:val="single" w:sz="0" w:space="0" w:color="D3D3D3"/>
              <w:right w:val="single" w:sz="0" w:space="0" w:color="D3D3D3"/>
            </w:tcBorders>
          </w:tcPr>
          <w:p w14:paraId="69CEB670" w14:textId="77777777" w:rsidR="00022B71" w:rsidRDefault="005B112A">
            <w:pPr>
              <w:keepNext/>
              <w:spacing w:after="60"/>
              <w:jc w:val="center"/>
            </w:pPr>
            <w:r>
              <w:rPr>
                <w:rFonts w:ascii="Calibri" w:hAnsi="Calibri"/>
                <w:sz w:val="20"/>
              </w:rPr>
              <w:t>34.1 (115)</w:t>
            </w:r>
          </w:p>
        </w:tc>
        <w:tc>
          <w:tcPr>
            <w:tcW w:w="0" w:type="auto"/>
            <w:tcBorders>
              <w:top w:val="single" w:sz="0" w:space="0" w:color="D3D3D3"/>
              <w:left w:val="single" w:sz="0" w:space="0" w:color="D3D3D3"/>
              <w:bottom w:val="single" w:sz="0" w:space="0" w:color="D3D3D3"/>
              <w:right w:val="single" w:sz="0" w:space="0" w:color="D3D3D3"/>
            </w:tcBorders>
          </w:tcPr>
          <w:p w14:paraId="3A39D5E2" w14:textId="77777777" w:rsidR="00022B71" w:rsidRDefault="00022B71">
            <w:pPr>
              <w:keepNext/>
              <w:spacing w:after="60"/>
              <w:jc w:val="center"/>
            </w:pPr>
          </w:p>
        </w:tc>
      </w:tr>
      <w:tr w:rsidR="00022B71" w14:paraId="660A24B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6D44B6"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46F1C006" w14:textId="77777777" w:rsidR="00022B71" w:rsidRDefault="005B112A">
            <w:pPr>
              <w:keepNext/>
              <w:spacing w:after="60"/>
              <w:jc w:val="center"/>
            </w:pPr>
            <w:r>
              <w:rPr>
                <w:rFonts w:ascii="Calibri" w:hAnsi="Calibri"/>
                <w:sz w:val="20"/>
              </w:rPr>
              <w:t>7.9 (53)</w:t>
            </w:r>
          </w:p>
        </w:tc>
        <w:tc>
          <w:tcPr>
            <w:tcW w:w="0" w:type="auto"/>
            <w:tcBorders>
              <w:top w:val="single" w:sz="0" w:space="0" w:color="D3D3D3"/>
              <w:left w:val="single" w:sz="0" w:space="0" w:color="D3D3D3"/>
              <w:bottom w:val="single" w:sz="0" w:space="0" w:color="D3D3D3"/>
              <w:right w:val="single" w:sz="0" w:space="0" w:color="D3D3D3"/>
            </w:tcBorders>
          </w:tcPr>
          <w:p w14:paraId="43609214" w14:textId="77777777" w:rsidR="00022B71" w:rsidRDefault="005B112A">
            <w:pPr>
              <w:keepNext/>
              <w:spacing w:after="60"/>
              <w:jc w:val="center"/>
            </w:pPr>
            <w:r>
              <w:rPr>
                <w:rFonts w:ascii="Calibri" w:hAnsi="Calibri"/>
                <w:sz w:val="20"/>
              </w:rPr>
              <w:t>8.4 (29)</w:t>
            </w:r>
          </w:p>
        </w:tc>
        <w:tc>
          <w:tcPr>
            <w:tcW w:w="0" w:type="auto"/>
            <w:tcBorders>
              <w:top w:val="single" w:sz="0" w:space="0" w:color="D3D3D3"/>
              <w:left w:val="single" w:sz="0" w:space="0" w:color="D3D3D3"/>
              <w:bottom w:val="single" w:sz="0" w:space="0" w:color="D3D3D3"/>
              <w:right w:val="single" w:sz="0" w:space="0" w:color="D3D3D3"/>
            </w:tcBorders>
          </w:tcPr>
          <w:p w14:paraId="6AD0D252" w14:textId="77777777" w:rsidR="00022B71" w:rsidRDefault="005B112A">
            <w:pPr>
              <w:keepNext/>
              <w:spacing w:after="60"/>
              <w:jc w:val="center"/>
            </w:pPr>
            <w:r>
              <w:rPr>
                <w:rFonts w:ascii="Calibri" w:hAnsi="Calibri"/>
                <w:sz w:val="20"/>
              </w:rPr>
              <w:t>7.3 (25)</w:t>
            </w:r>
          </w:p>
        </w:tc>
        <w:tc>
          <w:tcPr>
            <w:tcW w:w="0" w:type="auto"/>
            <w:tcBorders>
              <w:top w:val="single" w:sz="0" w:space="0" w:color="D3D3D3"/>
              <w:left w:val="single" w:sz="0" w:space="0" w:color="D3D3D3"/>
              <w:bottom w:val="single" w:sz="0" w:space="0" w:color="D3D3D3"/>
              <w:right w:val="single" w:sz="0" w:space="0" w:color="D3D3D3"/>
            </w:tcBorders>
          </w:tcPr>
          <w:p w14:paraId="68217173" w14:textId="77777777" w:rsidR="00022B71" w:rsidRDefault="00022B71">
            <w:pPr>
              <w:keepNext/>
              <w:spacing w:after="60"/>
              <w:jc w:val="center"/>
            </w:pPr>
          </w:p>
        </w:tc>
      </w:tr>
      <w:tr w:rsidR="00022B71" w14:paraId="394BCE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2F5573" w14:textId="77777777" w:rsidR="00022B71" w:rsidRDefault="005B112A">
            <w:pPr>
              <w:keepNext/>
              <w:spacing w:after="60"/>
            </w:pPr>
            <w:r>
              <w:rPr>
                <w:rFonts w:ascii="Calibri" w:hAnsi="Calibri"/>
                <w:sz w:val="20"/>
              </w:rPr>
              <w:t xml:space="preserve">    Préfère ne pas </w:t>
            </w:r>
            <w:r>
              <w:rPr>
                <w:rFonts w:ascii="Calibri" w:hAnsi="Calibri"/>
                <w:sz w:val="20"/>
              </w:rPr>
              <w:t>répondre</w:t>
            </w:r>
          </w:p>
        </w:tc>
        <w:tc>
          <w:tcPr>
            <w:tcW w:w="0" w:type="auto"/>
            <w:tcBorders>
              <w:top w:val="single" w:sz="0" w:space="0" w:color="D3D3D3"/>
              <w:left w:val="single" w:sz="0" w:space="0" w:color="D3D3D3"/>
              <w:bottom w:val="single" w:sz="0" w:space="0" w:color="D3D3D3"/>
              <w:right w:val="single" w:sz="0" w:space="0" w:color="D3D3D3"/>
            </w:tcBorders>
          </w:tcPr>
          <w:p w14:paraId="68EDF5DD" w14:textId="77777777" w:rsidR="00022B71" w:rsidRDefault="005B112A">
            <w:pPr>
              <w:keepNext/>
              <w:spacing w:after="60"/>
              <w:jc w:val="center"/>
            </w:pPr>
            <w:r>
              <w:rPr>
                <w:rFonts w:ascii="Calibri" w:hAnsi="Calibri"/>
                <w:sz w:val="20"/>
              </w:rPr>
              <w:t>2.6 (18)</w:t>
            </w:r>
          </w:p>
        </w:tc>
        <w:tc>
          <w:tcPr>
            <w:tcW w:w="0" w:type="auto"/>
            <w:tcBorders>
              <w:top w:val="single" w:sz="0" w:space="0" w:color="D3D3D3"/>
              <w:left w:val="single" w:sz="0" w:space="0" w:color="D3D3D3"/>
              <w:bottom w:val="single" w:sz="0" w:space="0" w:color="D3D3D3"/>
              <w:right w:val="single" w:sz="0" w:space="0" w:color="D3D3D3"/>
            </w:tcBorders>
          </w:tcPr>
          <w:p w14:paraId="0BFE1E5E" w14:textId="77777777" w:rsidR="00022B71" w:rsidRDefault="005B112A">
            <w:pPr>
              <w:keepNext/>
              <w:spacing w:after="60"/>
              <w:jc w:val="center"/>
            </w:pPr>
            <w:r>
              <w:rPr>
                <w:rFonts w:ascii="Calibri" w:hAnsi="Calibri"/>
                <w:sz w:val="20"/>
              </w:rPr>
              <w:t>2.9 (10)</w:t>
            </w:r>
          </w:p>
        </w:tc>
        <w:tc>
          <w:tcPr>
            <w:tcW w:w="0" w:type="auto"/>
            <w:tcBorders>
              <w:top w:val="single" w:sz="0" w:space="0" w:color="D3D3D3"/>
              <w:left w:val="single" w:sz="0" w:space="0" w:color="D3D3D3"/>
              <w:bottom w:val="single" w:sz="0" w:space="0" w:color="D3D3D3"/>
              <w:right w:val="single" w:sz="0" w:space="0" w:color="D3D3D3"/>
            </w:tcBorders>
          </w:tcPr>
          <w:p w14:paraId="2EDFB206" w14:textId="77777777" w:rsidR="00022B71" w:rsidRDefault="005B112A">
            <w:pPr>
              <w:keepNext/>
              <w:spacing w:after="60"/>
              <w:jc w:val="center"/>
            </w:pPr>
            <w:r>
              <w:rPr>
                <w:rFonts w:ascii="Calibri" w:hAnsi="Calibri"/>
                <w:sz w:val="20"/>
              </w:rPr>
              <w:t>2.3 (8)</w:t>
            </w:r>
          </w:p>
        </w:tc>
        <w:tc>
          <w:tcPr>
            <w:tcW w:w="0" w:type="auto"/>
            <w:tcBorders>
              <w:top w:val="single" w:sz="0" w:space="0" w:color="D3D3D3"/>
              <w:left w:val="single" w:sz="0" w:space="0" w:color="D3D3D3"/>
              <w:bottom w:val="single" w:sz="0" w:space="0" w:color="D3D3D3"/>
              <w:right w:val="single" w:sz="0" w:space="0" w:color="D3D3D3"/>
            </w:tcBorders>
          </w:tcPr>
          <w:p w14:paraId="56BD5AA8" w14:textId="77777777" w:rsidR="00022B71" w:rsidRDefault="00022B71">
            <w:pPr>
              <w:keepNext/>
              <w:spacing w:after="60"/>
              <w:jc w:val="center"/>
            </w:pPr>
          </w:p>
        </w:tc>
      </w:tr>
      <w:tr w:rsidR="00022B71" w14:paraId="7BB0C55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2AB037"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7CB6FC21" w14:textId="77777777" w:rsidR="00022B71" w:rsidRDefault="005B112A">
            <w:pPr>
              <w:keepNext/>
              <w:spacing w:after="60"/>
              <w:jc w:val="center"/>
            </w:pPr>
            <w:r>
              <w:rPr>
                <w:rFonts w:ascii="Calibri" w:hAnsi="Calibri"/>
                <w:sz w:val="20"/>
              </w:rPr>
              <w:t>9.8 (66)</w:t>
            </w:r>
          </w:p>
        </w:tc>
        <w:tc>
          <w:tcPr>
            <w:tcW w:w="0" w:type="auto"/>
            <w:tcBorders>
              <w:top w:val="single" w:sz="0" w:space="0" w:color="D3D3D3"/>
              <w:left w:val="single" w:sz="0" w:space="0" w:color="D3D3D3"/>
              <w:bottom w:val="single" w:sz="0" w:space="0" w:color="D3D3D3"/>
              <w:right w:val="single" w:sz="0" w:space="0" w:color="D3D3D3"/>
            </w:tcBorders>
          </w:tcPr>
          <w:p w14:paraId="12F36924" w14:textId="77777777" w:rsidR="00022B71" w:rsidRDefault="005B112A">
            <w:pPr>
              <w:keepNext/>
              <w:spacing w:after="60"/>
              <w:jc w:val="center"/>
            </w:pPr>
            <w:r>
              <w:rPr>
                <w:rFonts w:ascii="Calibri" w:hAnsi="Calibri"/>
                <w:sz w:val="20"/>
              </w:rPr>
              <w:t>8.9 (30)</w:t>
            </w:r>
          </w:p>
        </w:tc>
        <w:tc>
          <w:tcPr>
            <w:tcW w:w="0" w:type="auto"/>
            <w:tcBorders>
              <w:top w:val="single" w:sz="0" w:space="0" w:color="D3D3D3"/>
              <w:left w:val="single" w:sz="0" w:space="0" w:color="D3D3D3"/>
              <w:bottom w:val="single" w:sz="0" w:space="0" w:color="D3D3D3"/>
              <w:right w:val="single" w:sz="0" w:space="0" w:color="D3D3D3"/>
            </w:tcBorders>
          </w:tcPr>
          <w:p w14:paraId="1F1533F7" w14:textId="77777777" w:rsidR="00022B71" w:rsidRDefault="005B112A">
            <w:pPr>
              <w:keepNext/>
              <w:spacing w:after="60"/>
              <w:jc w:val="center"/>
            </w:pPr>
            <w:r>
              <w:rPr>
                <w:rFonts w:ascii="Calibri" w:hAnsi="Calibri"/>
                <w:sz w:val="20"/>
              </w:rPr>
              <w:t>10.6 (36)</w:t>
            </w:r>
          </w:p>
        </w:tc>
        <w:tc>
          <w:tcPr>
            <w:tcW w:w="0" w:type="auto"/>
            <w:tcBorders>
              <w:top w:val="single" w:sz="0" w:space="0" w:color="D3D3D3"/>
              <w:left w:val="single" w:sz="0" w:space="0" w:color="D3D3D3"/>
              <w:bottom w:val="single" w:sz="0" w:space="0" w:color="D3D3D3"/>
              <w:right w:val="single" w:sz="0" w:space="0" w:color="D3D3D3"/>
            </w:tcBorders>
          </w:tcPr>
          <w:p w14:paraId="0B7752D1" w14:textId="77777777" w:rsidR="00022B71" w:rsidRDefault="00022B71">
            <w:pPr>
              <w:keepNext/>
              <w:spacing w:after="60"/>
              <w:jc w:val="center"/>
            </w:pPr>
          </w:p>
        </w:tc>
      </w:tr>
      <w:tr w:rsidR="00022B71" w14:paraId="5044447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90456B"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04C40266" w14:textId="77777777" w:rsidR="00022B71" w:rsidRDefault="005B112A">
            <w:pPr>
              <w:keepNext/>
              <w:spacing w:after="60"/>
              <w:jc w:val="center"/>
            </w:pPr>
            <w:r>
              <w:rPr>
                <w:rFonts w:ascii="Calibri" w:hAnsi="Calibri"/>
                <w:sz w:val="20"/>
              </w:rPr>
              <w:t>19.7 (134)</w:t>
            </w:r>
          </w:p>
        </w:tc>
        <w:tc>
          <w:tcPr>
            <w:tcW w:w="0" w:type="auto"/>
            <w:tcBorders>
              <w:top w:val="single" w:sz="0" w:space="0" w:color="D3D3D3"/>
              <w:left w:val="single" w:sz="0" w:space="0" w:color="D3D3D3"/>
              <w:bottom w:val="single" w:sz="0" w:space="0" w:color="D3D3D3"/>
              <w:right w:val="single" w:sz="0" w:space="0" w:color="D3D3D3"/>
            </w:tcBorders>
          </w:tcPr>
          <w:p w14:paraId="6E9CC570" w14:textId="77777777" w:rsidR="00022B71" w:rsidRDefault="005B112A">
            <w:pPr>
              <w:keepNext/>
              <w:spacing w:after="60"/>
              <w:jc w:val="center"/>
            </w:pPr>
            <w:r>
              <w:rPr>
                <w:rFonts w:ascii="Calibri" w:hAnsi="Calibri"/>
                <w:sz w:val="20"/>
              </w:rPr>
              <w:t>16.1 (55)</w:t>
            </w:r>
          </w:p>
        </w:tc>
        <w:tc>
          <w:tcPr>
            <w:tcW w:w="0" w:type="auto"/>
            <w:tcBorders>
              <w:top w:val="single" w:sz="0" w:space="0" w:color="D3D3D3"/>
              <w:left w:val="single" w:sz="0" w:space="0" w:color="D3D3D3"/>
              <w:bottom w:val="single" w:sz="0" w:space="0" w:color="D3D3D3"/>
              <w:right w:val="single" w:sz="0" w:space="0" w:color="D3D3D3"/>
            </w:tcBorders>
          </w:tcPr>
          <w:p w14:paraId="0F4F5758" w14:textId="77777777" w:rsidR="00022B71" w:rsidRDefault="005B112A">
            <w:pPr>
              <w:keepNext/>
              <w:spacing w:after="60"/>
              <w:jc w:val="center"/>
            </w:pPr>
            <w:r>
              <w:rPr>
                <w:rFonts w:ascii="Calibri" w:hAnsi="Calibri"/>
                <w:sz w:val="20"/>
              </w:rPr>
              <w:t>23.4 (79)</w:t>
            </w:r>
          </w:p>
        </w:tc>
        <w:tc>
          <w:tcPr>
            <w:tcW w:w="0" w:type="auto"/>
            <w:tcBorders>
              <w:top w:val="single" w:sz="0" w:space="0" w:color="D3D3D3"/>
              <w:left w:val="single" w:sz="0" w:space="0" w:color="D3D3D3"/>
              <w:bottom w:val="single" w:sz="0" w:space="0" w:color="D3D3D3"/>
              <w:right w:val="single" w:sz="0" w:space="0" w:color="D3D3D3"/>
            </w:tcBorders>
          </w:tcPr>
          <w:p w14:paraId="71D695F8" w14:textId="77777777" w:rsidR="00022B71" w:rsidRDefault="00022B71">
            <w:pPr>
              <w:keepNext/>
              <w:spacing w:after="60"/>
              <w:jc w:val="center"/>
            </w:pPr>
          </w:p>
        </w:tc>
      </w:tr>
      <w:tr w:rsidR="00022B71" w14:paraId="6DC7D4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03E00C" w14:textId="77777777" w:rsidR="00022B71" w:rsidRDefault="005B112A">
            <w:pPr>
              <w:keepNext/>
              <w:spacing w:after="60"/>
            </w:pPr>
            <w:r>
              <w:rPr>
                <w:rFonts w:ascii="Calibri" w:hAnsi="Calibri"/>
                <w:sz w:val="20"/>
              </w:rPr>
              <w:t>    Sans activité profes</w:t>
            </w:r>
          </w:p>
        </w:tc>
        <w:tc>
          <w:tcPr>
            <w:tcW w:w="0" w:type="auto"/>
            <w:tcBorders>
              <w:top w:val="single" w:sz="0" w:space="0" w:color="D3D3D3"/>
              <w:left w:val="single" w:sz="0" w:space="0" w:color="D3D3D3"/>
              <w:bottom w:val="single" w:sz="0" w:space="0" w:color="D3D3D3"/>
              <w:right w:val="single" w:sz="0" w:space="0" w:color="D3D3D3"/>
            </w:tcBorders>
          </w:tcPr>
          <w:p w14:paraId="3DB7237F" w14:textId="77777777" w:rsidR="00022B71" w:rsidRDefault="005B112A">
            <w:pPr>
              <w:keepNext/>
              <w:spacing w:after="60"/>
              <w:jc w:val="center"/>
            </w:pPr>
            <w:r>
              <w:rPr>
                <w:rFonts w:ascii="Calibri" w:hAnsi="Calibri"/>
                <w:sz w:val="20"/>
              </w:rPr>
              <w:t>2.2 (15)</w:t>
            </w:r>
          </w:p>
        </w:tc>
        <w:tc>
          <w:tcPr>
            <w:tcW w:w="0" w:type="auto"/>
            <w:tcBorders>
              <w:top w:val="single" w:sz="0" w:space="0" w:color="D3D3D3"/>
              <w:left w:val="single" w:sz="0" w:space="0" w:color="D3D3D3"/>
              <w:bottom w:val="single" w:sz="0" w:space="0" w:color="D3D3D3"/>
              <w:right w:val="single" w:sz="0" w:space="0" w:color="D3D3D3"/>
            </w:tcBorders>
          </w:tcPr>
          <w:p w14:paraId="35D991A2" w14:textId="77777777" w:rsidR="00022B71" w:rsidRDefault="005B112A">
            <w:pPr>
              <w:keepNext/>
              <w:spacing w:after="60"/>
              <w:jc w:val="center"/>
            </w:pPr>
            <w:r>
              <w:rPr>
                <w:rFonts w:ascii="Calibri" w:hAnsi="Calibri"/>
                <w:sz w:val="20"/>
              </w:rPr>
              <w:t>2.0 (7)</w:t>
            </w:r>
          </w:p>
        </w:tc>
        <w:tc>
          <w:tcPr>
            <w:tcW w:w="0" w:type="auto"/>
            <w:tcBorders>
              <w:top w:val="single" w:sz="0" w:space="0" w:color="D3D3D3"/>
              <w:left w:val="single" w:sz="0" w:space="0" w:color="D3D3D3"/>
              <w:bottom w:val="single" w:sz="0" w:space="0" w:color="D3D3D3"/>
              <w:right w:val="single" w:sz="0" w:space="0" w:color="D3D3D3"/>
            </w:tcBorders>
          </w:tcPr>
          <w:p w14:paraId="76B4CD2A" w14:textId="77777777" w:rsidR="00022B71" w:rsidRDefault="005B112A">
            <w:pPr>
              <w:keepNext/>
              <w:spacing w:after="60"/>
              <w:jc w:val="center"/>
            </w:pPr>
            <w:r>
              <w:rPr>
                <w:rFonts w:ascii="Calibri" w:hAnsi="Calibri"/>
                <w:sz w:val="20"/>
              </w:rPr>
              <w:t>2.3 (8)</w:t>
            </w:r>
          </w:p>
        </w:tc>
        <w:tc>
          <w:tcPr>
            <w:tcW w:w="0" w:type="auto"/>
            <w:tcBorders>
              <w:top w:val="single" w:sz="0" w:space="0" w:color="D3D3D3"/>
              <w:left w:val="single" w:sz="0" w:space="0" w:color="D3D3D3"/>
              <w:bottom w:val="single" w:sz="0" w:space="0" w:color="D3D3D3"/>
              <w:right w:val="single" w:sz="0" w:space="0" w:color="D3D3D3"/>
            </w:tcBorders>
          </w:tcPr>
          <w:p w14:paraId="112FB1E2" w14:textId="77777777" w:rsidR="00022B71" w:rsidRDefault="00022B71">
            <w:pPr>
              <w:keepNext/>
              <w:spacing w:after="60"/>
              <w:jc w:val="center"/>
            </w:pPr>
          </w:p>
        </w:tc>
      </w:tr>
      <w:tr w:rsidR="00022B71" w14:paraId="2F32F9A9" w14:textId="77777777" w:rsidTr="00022B71">
        <w:trPr>
          <w:cantSplit/>
          <w:jc w:val="center"/>
        </w:trPr>
        <w:tc>
          <w:tcPr>
            <w:tcW w:w="0" w:type="auto"/>
            <w:gridSpan w:val="5"/>
          </w:tcPr>
          <w:p w14:paraId="26373683"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192C589A" w14:textId="77777777" w:rsidTr="00022B71">
        <w:trPr>
          <w:cantSplit/>
          <w:jc w:val="center"/>
        </w:trPr>
        <w:tc>
          <w:tcPr>
            <w:tcW w:w="0" w:type="auto"/>
            <w:gridSpan w:val="5"/>
          </w:tcPr>
          <w:p w14:paraId="51A09977"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554FD4C6" w14:textId="77777777" w:rsidR="00022B71" w:rsidRDefault="005B112A">
      <w:pPr>
        <w:pStyle w:val="Titre3"/>
      </w:pPr>
      <w:bookmarkStart w:id="92" w:name="X4f4c7893f1666cc5af4e835ff0dc7cd778df3d3"/>
      <w:bookmarkStart w:id="93" w:name="_Toc209544835"/>
      <w:bookmarkEnd w:id="90"/>
      <w:r>
        <w:t>Parents des repondants selon le lieu de residence</w:t>
      </w:r>
      <w:bookmarkEnd w:id="93"/>
    </w:p>
    <w:p w14:paraId="72A29F0C" w14:textId="77777777" w:rsidR="00022B71" w:rsidRDefault="005B112A">
      <w:r>
        <w:br w:type="page"/>
      </w:r>
    </w:p>
    <w:p w14:paraId="63BC7782" w14:textId="77777777" w:rsidR="00022B71" w:rsidRDefault="005B112A">
      <w:pPr>
        <w:pStyle w:val="En-ttedetabledesmatires"/>
      </w:pPr>
      <w:r>
        <w:rPr>
          <w:rStyle w:val="NormalTok"/>
        </w:rPr>
        <w:t xml:space="preserve">Table_parents_Lieu_de_residence </w:t>
      </w:r>
      <w:r>
        <w:rPr>
          <w:rStyle w:val="OtherTok"/>
        </w:rPr>
        <w:t>&lt;-</w:t>
      </w:r>
      <w:r>
        <w:rPr>
          <w:rStyle w:val="NormalTok"/>
        </w:rPr>
        <w:t xml:space="preserve"> </w:t>
      </w:r>
      <w:r>
        <w:rPr>
          <w:rStyle w:val="FunctionTok"/>
        </w:rPr>
        <w:t>tbl_svysummary</w:t>
      </w:r>
      <w:r>
        <w:rPr>
          <w:rStyle w:val="NormalTok"/>
        </w:rPr>
        <w:t>(</w:t>
      </w:r>
      <w:r>
        <w:br/>
      </w:r>
      <w:r>
        <w:rPr>
          <w:rStyle w:val="NormalTok"/>
        </w:rPr>
        <w:t xml:space="preserve">  </w:t>
      </w:r>
      <w:r>
        <w:rPr>
          <w:rStyle w:val="AttributeTok"/>
        </w:rPr>
        <w:t>data =</w:t>
      </w:r>
      <w:r>
        <w:rPr>
          <w:rStyle w:val="NormalTok"/>
        </w:rPr>
        <w:t xml:space="preserve"> data_design,</w:t>
      </w:r>
      <w:r>
        <w:br/>
      </w:r>
      <w:r>
        <w:rPr>
          <w:rStyle w:val="NormalTok"/>
        </w:rPr>
        <w:t xml:space="preserve">  </w:t>
      </w:r>
      <w:r>
        <w:rPr>
          <w:rStyle w:val="AttributeTok"/>
        </w:rPr>
        <w:t>by =</w:t>
      </w:r>
      <w:r>
        <w:rPr>
          <w:rStyle w:val="NormalTok"/>
        </w:rPr>
        <w:t xml:space="preserve"> Lieu_de_residence,  </w:t>
      </w:r>
      <w:r>
        <w:br/>
      </w:r>
      <w:r>
        <w:rPr>
          <w:rStyle w:val="NormalTok"/>
        </w:rPr>
        <w:t xml:space="preserve">  </w:t>
      </w:r>
      <w:r>
        <w:rPr>
          <w:rStyle w:val="AttributeTok"/>
        </w:rPr>
        <w:t>include =</w:t>
      </w:r>
      <w:r>
        <w:rPr>
          <w:rStyle w:val="NormalTok"/>
        </w:rPr>
        <w:t xml:space="preserve"> </w:t>
      </w:r>
      <w:r>
        <w:rPr>
          <w:rStyle w:val="FunctionTok"/>
        </w:rPr>
        <w:t>c</w:t>
      </w:r>
      <w:r>
        <w:rPr>
          <w:rStyle w:val="NormalTok"/>
        </w:rPr>
        <w:t>( Diplome_mere, Diplome_pere,Situation_civile_parents,Occupation_mere,Occupation_pere),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br/>
      </w:r>
      <w:r>
        <w:rPr>
          <w:rStyle w:val="NormalTok"/>
        </w:rPr>
        <w:t xml:space="preserve">  </w:t>
      </w:r>
      <w:r>
        <w:rPr>
          <w:rStyle w:val="FunctionTok"/>
        </w:rPr>
        <w:t>add_p</w:t>
      </w:r>
      <w:r>
        <w:rPr>
          <w:rStyle w:val="NormalTok"/>
        </w:rPr>
        <w:t xml:space="preserve">() </w:t>
      </w:r>
      <w:r>
        <w:rPr>
          <w:rStyle w:val="SpecialCharTok"/>
        </w:rPr>
        <w:t>%&gt;</w:t>
      </w:r>
      <w:r>
        <w:rPr>
          <w:rStyle w:val="SpecialCharTok"/>
        </w:rPr>
        <w:t>%</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br/>
      </w:r>
      <w:r>
        <w:rPr>
          <w:rStyle w:val="NormalTok"/>
        </w:rPr>
        <w:t xml:space="preserve">  </w:t>
      </w:r>
      <w:r>
        <w:rPr>
          <w:rStyle w:val="FunctionTok"/>
        </w:rPr>
        <w:t>modify_caption</w:t>
      </w:r>
      <w:r>
        <w:rPr>
          <w:rStyle w:val="NormalTok"/>
        </w:rPr>
        <w:t>(</w:t>
      </w:r>
      <w:r>
        <w:rPr>
          <w:rStyle w:val="StringTok"/>
        </w:rPr>
        <w:t>"**Parents selon le lieu de residence**"</w:t>
      </w:r>
      <w:r>
        <w:rPr>
          <w:rStyle w:val="NormalTok"/>
        </w:rPr>
        <w:t>)</w:t>
      </w:r>
      <w:r>
        <w:br/>
      </w:r>
      <w:r>
        <w:br/>
      </w:r>
      <w:r>
        <w:rPr>
          <w:rStyle w:val="NormalTok"/>
        </w:rPr>
        <w:t>Table_parents_Lieu_de_residence</w:t>
      </w:r>
    </w:p>
    <w:tbl>
      <w:tblPr>
        <w:tblStyle w:val="Table"/>
        <w:tblW w:w="0" w:type="auto"/>
        <w:jc w:val="center"/>
        <w:tblCellMar>
          <w:left w:w="60" w:type="dxa"/>
          <w:right w:w="60" w:type="dxa"/>
        </w:tblCellMar>
        <w:tblLook w:val="0000" w:firstRow="0" w:lastRow="0" w:firstColumn="0" w:lastColumn="0" w:noHBand="0" w:noVBand="0"/>
      </w:tblPr>
      <w:tblGrid>
        <w:gridCol w:w="3004"/>
        <w:gridCol w:w="1385"/>
        <w:gridCol w:w="2263"/>
        <w:gridCol w:w="1964"/>
        <w:gridCol w:w="790"/>
      </w:tblGrid>
      <w:tr w:rsidR="00022B71" w14:paraId="31316DC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041A2A6"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1098DC7"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690CC1B"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5BF30638"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542728E"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227CD8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4C597B" w14:textId="77777777" w:rsidR="00022B71" w:rsidRDefault="005B112A">
            <w:pPr>
              <w:keepNext/>
              <w:spacing w:after="60"/>
            </w:pPr>
            <w:r>
              <w:rPr>
                <w:rFonts w:ascii="Calibri" w:hAnsi="Calibri"/>
                <w:sz w:val="20"/>
              </w:rPr>
              <w:t>Diplome_mere</w:t>
            </w:r>
          </w:p>
        </w:tc>
        <w:tc>
          <w:tcPr>
            <w:tcW w:w="0" w:type="auto"/>
            <w:tcBorders>
              <w:top w:val="single" w:sz="0" w:space="0" w:color="D3D3D3"/>
              <w:left w:val="single" w:sz="0" w:space="0" w:color="D3D3D3"/>
              <w:bottom w:val="single" w:sz="0" w:space="0" w:color="D3D3D3"/>
              <w:right w:val="single" w:sz="0" w:space="0" w:color="D3D3D3"/>
            </w:tcBorders>
          </w:tcPr>
          <w:p w14:paraId="1C11B1C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DD0C6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32D79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84960A" w14:textId="77777777" w:rsidR="00022B71" w:rsidRDefault="005B112A">
            <w:pPr>
              <w:keepNext/>
              <w:spacing w:after="60"/>
              <w:jc w:val="center"/>
            </w:pPr>
            <w:r>
              <w:rPr>
                <w:rFonts w:ascii="Calibri" w:hAnsi="Calibri"/>
                <w:sz w:val="20"/>
              </w:rPr>
              <w:t>0.003</w:t>
            </w:r>
          </w:p>
        </w:tc>
      </w:tr>
      <w:tr w:rsidR="00022B71" w14:paraId="0D2AB0D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8E2CB1"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2B55443D" w14:textId="77777777" w:rsidR="00022B71" w:rsidRDefault="005B112A">
            <w:pPr>
              <w:keepNext/>
              <w:spacing w:after="60"/>
              <w:jc w:val="center"/>
            </w:pPr>
            <w:r>
              <w:rPr>
                <w:rFonts w:ascii="Calibri" w:hAnsi="Calibri"/>
                <w:sz w:val="20"/>
              </w:rPr>
              <w:t>24.9 (172)</w:t>
            </w:r>
          </w:p>
        </w:tc>
        <w:tc>
          <w:tcPr>
            <w:tcW w:w="0" w:type="auto"/>
            <w:tcBorders>
              <w:top w:val="single" w:sz="0" w:space="0" w:color="D3D3D3"/>
              <w:left w:val="single" w:sz="0" w:space="0" w:color="D3D3D3"/>
              <w:bottom w:val="single" w:sz="0" w:space="0" w:color="D3D3D3"/>
              <w:right w:val="single" w:sz="0" w:space="0" w:color="D3D3D3"/>
            </w:tcBorders>
          </w:tcPr>
          <w:p w14:paraId="0127AC02" w14:textId="77777777" w:rsidR="00022B71" w:rsidRDefault="005B112A">
            <w:pPr>
              <w:keepNext/>
              <w:spacing w:after="60"/>
              <w:jc w:val="center"/>
            </w:pPr>
            <w:r>
              <w:rPr>
                <w:rFonts w:ascii="Calibri" w:hAnsi="Calibri"/>
                <w:sz w:val="20"/>
              </w:rPr>
              <w:t>23.6 (89)</w:t>
            </w:r>
          </w:p>
        </w:tc>
        <w:tc>
          <w:tcPr>
            <w:tcW w:w="0" w:type="auto"/>
            <w:tcBorders>
              <w:top w:val="single" w:sz="0" w:space="0" w:color="D3D3D3"/>
              <w:left w:val="single" w:sz="0" w:space="0" w:color="D3D3D3"/>
              <w:bottom w:val="single" w:sz="0" w:space="0" w:color="D3D3D3"/>
              <w:right w:val="single" w:sz="0" w:space="0" w:color="D3D3D3"/>
            </w:tcBorders>
          </w:tcPr>
          <w:p w14:paraId="69FE8604" w14:textId="77777777" w:rsidR="00022B71" w:rsidRDefault="005B112A">
            <w:pPr>
              <w:keepNext/>
              <w:spacing w:after="60"/>
              <w:jc w:val="center"/>
            </w:pPr>
            <w:r>
              <w:rPr>
                <w:rFonts w:ascii="Calibri" w:hAnsi="Calibri"/>
                <w:sz w:val="20"/>
              </w:rPr>
              <w:t>26.5 (83)</w:t>
            </w:r>
          </w:p>
        </w:tc>
        <w:tc>
          <w:tcPr>
            <w:tcW w:w="0" w:type="auto"/>
            <w:tcBorders>
              <w:top w:val="single" w:sz="0" w:space="0" w:color="D3D3D3"/>
              <w:left w:val="single" w:sz="0" w:space="0" w:color="D3D3D3"/>
              <w:bottom w:val="single" w:sz="0" w:space="0" w:color="D3D3D3"/>
              <w:right w:val="single" w:sz="0" w:space="0" w:color="D3D3D3"/>
            </w:tcBorders>
          </w:tcPr>
          <w:p w14:paraId="6468379F" w14:textId="77777777" w:rsidR="00022B71" w:rsidRDefault="00022B71">
            <w:pPr>
              <w:keepNext/>
              <w:spacing w:after="60"/>
              <w:jc w:val="center"/>
            </w:pPr>
          </w:p>
        </w:tc>
      </w:tr>
      <w:tr w:rsidR="00022B71" w14:paraId="50E7304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CF1F64"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59F41FC2" w14:textId="77777777" w:rsidR="00022B71" w:rsidRDefault="005B112A">
            <w:pPr>
              <w:keepNext/>
              <w:spacing w:after="60"/>
              <w:jc w:val="center"/>
            </w:pPr>
            <w:r>
              <w:rPr>
                <w:rFonts w:ascii="Calibri" w:hAnsi="Calibri"/>
                <w:sz w:val="20"/>
              </w:rPr>
              <w:t>40.7 (281)</w:t>
            </w:r>
          </w:p>
        </w:tc>
        <w:tc>
          <w:tcPr>
            <w:tcW w:w="0" w:type="auto"/>
            <w:tcBorders>
              <w:top w:val="single" w:sz="0" w:space="0" w:color="D3D3D3"/>
              <w:left w:val="single" w:sz="0" w:space="0" w:color="D3D3D3"/>
              <w:bottom w:val="single" w:sz="0" w:space="0" w:color="D3D3D3"/>
              <w:right w:val="single" w:sz="0" w:space="0" w:color="D3D3D3"/>
            </w:tcBorders>
          </w:tcPr>
          <w:p w14:paraId="05734CEB" w14:textId="77777777" w:rsidR="00022B71" w:rsidRDefault="005B112A">
            <w:pPr>
              <w:keepNext/>
              <w:spacing w:after="60"/>
              <w:jc w:val="center"/>
            </w:pPr>
            <w:r>
              <w:rPr>
                <w:rFonts w:ascii="Calibri" w:hAnsi="Calibri"/>
                <w:sz w:val="20"/>
              </w:rPr>
              <w:t>36.0 (136)</w:t>
            </w:r>
          </w:p>
        </w:tc>
        <w:tc>
          <w:tcPr>
            <w:tcW w:w="0" w:type="auto"/>
            <w:tcBorders>
              <w:top w:val="single" w:sz="0" w:space="0" w:color="D3D3D3"/>
              <w:left w:val="single" w:sz="0" w:space="0" w:color="D3D3D3"/>
              <w:bottom w:val="single" w:sz="0" w:space="0" w:color="D3D3D3"/>
              <w:right w:val="single" w:sz="0" w:space="0" w:color="D3D3D3"/>
            </w:tcBorders>
          </w:tcPr>
          <w:p w14:paraId="335A7504" w14:textId="77777777" w:rsidR="00022B71" w:rsidRDefault="005B112A">
            <w:pPr>
              <w:keepNext/>
              <w:spacing w:after="60"/>
              <w:jc w:val="center"/>
            </w:pPr>
            <w:r>
              <w:rPr>
                <w:rFonts w:ascii="Calibri" w:hAnsi="Calibri"/>
                <w:sz w:val="20"/>
              </w:rPr>
              <w:t>46.4 (146)</w:t>
            </w:r>
          </w:p>
        </w:tc>
        <w:tc>
          <w:tcPr>
            <w:tcW w:w="0" w:type="auto"/>
            <w:tcBorders>
              <w:top w:val="single" w:sz="0" w:space="0" w:color="D3D3D3"/>
              <w:left w:val="single" w:sz="0" w:space="0" w:color="D3D3D3"/>
              <w:bottom w:val="single" w:sz="0" w:space="0" w:color="D3D3D3"/>
              <w:right w:val="single" w:sz="0" w:space="0" w:color="D3D3D3"/>
            </w:tcBorders>
          </w:tcPr>
          <w:p w14:paraId="3047E349" w14:textId="77777777" w:rsidR="00022B71" w:rsidRDefault="00022B71">
            <w:pPr>
              <w:keepNext/>
              <w:spacing w:after="60"/>
              <w:jc w:val="center"/>
            </w:pPr>
          </w:p>
        </w:tc>
      </w:tr>
      <w:tr w:rsidR="00022B71" w14:paraId="1DD4070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33D594"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6F957B09" w14:textId="77777777" w:rsidR="00022B71" w:rsidRDefault="005B112A">
            <w:pPr>
              <w:keepNext/>
              <w:spacing w:after="60"/>
              <w:jc w:val="center"/>
            </w:pPr>
            <w:r>
              <w:rPr>
                <w:rFonts w:ascii="Calibri" w:hAnsi="Calibri"/>
                <w:sz w:val="20"/>
              </w:rPr>
              <w:t>34.3 (237)</w:t>
            </w:r>
          </w:p>
        </w:tc>
        <w:tc>
          <w:tcPr>
            <w:tcW w:w="0" w:type="auto"/>
            <w:tcBorders>
              <w:top w:val="single" w:sz="0" w:space="0" w:color="D3D3D3"/>
              <w:left w:val="single" w:sz="0" w:space="0" w:color="D3D3D3"/>
              <w:bottom w:val="single" w:sz="0" w:space="0" w:color="D3D3D3"/>
              <w:right w:val="single" w:sz="0" w:space="0" w:color="D3D3D3"/>
            </w:tcBorders>
          </w:tcPr>
          <w:p w14:paraId="549DF42A" w14:textId="77777777" w:rsidR="00022B71" w:rsidRDefault="005B112A">
            <w:pPr>
              <w:keepNext/>
              <w:spacing w:after="60"/>
              <w:jc w:val="center"/>
            </w:pPr>
            <w:r>
              <w:rPr>
                <w:rFonts w:ascii="Calibri" w:hAnsi="Calibri"/>
                <w:sz w:val="20"/>
              </w:rPr>
              <w:t>40.4 (152)</w:t>
            </w:r>
          </w:p>
        </w:tc>
        <w:tc>
          <w:tcPr>
            <w:tcW w:w="0" w:type="auto"/>
            <w:tcBorders>
              <w:top w:val="single" w:sz="0" w:space="0" w:color="D3D3D3"/>
              <w:left w:val="single" w:sz="0" w:space="0" w:color="D3D3D3"/>
              <w:bottom w:val="single" w:sz="0" w:space="0" w:color="D3D3D3"/>
              <w:right w:val="single" w:sz="0" w:space="0" w:color="D3D3D3"/>
            </w:tcBorders>
          </w:tcPr>
          <w:p w14:paraId="4AACDEAD" w14:textId="77777777" w:rsidR="00022B71" w:rsidRDefault="005B112A">
            <w:pPr>
              <w:keepNext/>
              <w:spacing w:after="60"/>
              <w:jc w:val="center"/>
            </w:pPr>
            <w:r>
              <w:rPr>
                <w:rFonts w:ascii="Calibri" w:hAnsi="Calibri"/>
                <w:sz w:val="20"/>
              </w:rPr>
              <w:t>27.1 (85)</w:t>
            </w:r>
          </w:p>
        </w:tc>
        <w:tc>
          <w:tcPr>
            <w:tcW w:w="0" w:type="auto"/>
            <w:tcBorders>
              <w:top w:val="single" w:sz="0" w:space="0" w:color="D3D3D3"/>
              <w:left w:val="single" w:sz="0" w:space="0" w:color="D3D3D3"/>
              <w:bottom w:val="single" w:sz="0" w:space="0" w:color="D3D3D3"/>
              <w:right w:val="single" w:sz="0" w:space="0" w:color="D3D3D3"/>
            </w:tcBorders>
          </w:tcPr>
          <w:p w14:paraId="64E77082" w14:textId="77777777" w:rsidR="00022B71" w:rsidRDefault="00022B71">
            <w:pPr>
              <w:keepNext/>
              <w:spacing w:after="60"/>
              <w:jc w:val="center"/>
            </w:pPr>
          </w:p>
        </w:tc>
      </w:tr>
      <w:tr w:rsidR="00022B71" w14:paraId="0795DAE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1DEB7C" w14:textId="77777777" w:rsidR="00022B71" w:rsidRDefault="005B112A">
            <w:pPr>
              <w:keepNext/>
              <w:spacing w:after="60"/>
            </w:pPr>
            <w:r>
              <w:rPr>
                <w:rFonts w:ascii="Calibri" w:hAnsi="Calibri"/>
                <w:sz w:val="20"/>
              </w:rPr>
              <w:t>Diplome_pere</w:t>
            </w:r>
          </w:p>
        </w:tc>
        <w:tc>
          <w:tcPr>
            <w:tcW w:w="0" w:type="auto"/>
            <w:tcBorders>
              <w:top w:val="single" w:sz="0" w:space="0" w:color="D3D3D3"/>
              <w:left w:val="single" w:sz="0" w:space="0" w:color="D3D3D3"/>
              <w:bottom w:val="single" w:sz="0" w:space="0" w:color="D3D3D3"/>
              <w:right w:val="single" w:sz="0" w:space="0" w:color="D3D3D3"/>
            </w:tcBorders>
          </w:tcPr>
          <w:p w14:paraId="18DFD56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09C23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6C282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4DED4F" w14:textId="77777777" w:rsidR="00022B71" w:rsidRDefault="005B112A">
            <w:pPr>
              <w:keepNext/>
              <w:spacing w:after="60"/>
              <w:jc w:val="center"/>
            </w:pPr>
            <w:r>
              <w:rPr>
                <w:rFonts w:ascii="Calibri" w:hAnsi="Calibri"/>
                <w:sz w:val="20"/>
              </w:rPr>
              <w:t>0.002</w:t>
            </w:r>
          </w:p>
        </w:tc>
      </w:tr>
      <w:tr w:rsidR="00022B71" w14:paraId="54B3FAB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FC66CE"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6000A2DC" w14:textId="77777777" w:rsidR="00022B71" w:rsidRDefault="005B112A">
            <w:pPr>
              <w:keepNext/>
              <w:spacing w:after="60"/>
              <w:jc w:val="center"/>
            </w:pPr>
            <w:r>
              <w:rPr>
                <w:rFonts w:ascii="Calibri" w:hAnsi="Calibri"/>
                <w:sz w:val="20"/>
              </w:rPr>
              <w:t>31.1 (212)</w:t>
            </w:r>
          </w:p>
        </w:tc>
        <w:tc>
          <w:tcPr>
            <w:tcW w:w="0" w:type="auto"/>
            <w:tcBorders>
              <w:top w:val="single" w:sz="0" w:space="0" w:color="D3D3D3"/>
              <w:left w:val="single" w:sz="0" w:space="0" w:color="D3D3D3"/>
              <w:bottom w:val="single" w:sz="0" w:space="0" w:color="D3D3D3"/>
              <w:right w:val="single" w:sz="0" w:space="0" w:color="D3D3D3"/>
            </w:tcBorders>
          </w:tcPr>
          <w:p w14:paraId="1374AA57" w14:textId="77777777" w:rsidR="00022B71" w:rsidRDefault="005B112A">
            <w:pPr>
              <w:keepNext/>
              <w:spacing w:after="60"/>
              <w:jc w:val="center"/>
            </w:pPr>
            <w:r>
              <w:rPr>
                <w:rFonts w:ascii="Calibri" w:hAnsi="Calibri"/>
                <w:sz w:val="20"/>
              </w:rPr>
              <w:t>28.1 (104)</w:t>
            </w:r>
          </w:p>
        </w:tc>
        <w:tc>
          <w:tcPr>
            <w:tcW w:w="0" w:type="auto"/>
            <w:tcBorders>
              <w:top w:val="single" w:sz="0" w:space="0" w:color="D3D3D3"/>
              <w:left w:val="single" w:sz="0" w:space="0" w:color="D3D3D3"/>
              <w:bottom w:val="single" w:sz="0" w:space="0" w:color="D3D3D3"/>
              <w:right w:val="single" w:sz="0" w:space="0" w:color="D3D3D3"/>
            </w:tcBorders>
          </w:tcPr>
          <w:p w14:paraId="7DB78BF7" w14:textId="77777777" w:rsidR="00022B71" w:rsidRDefault="005B112A">
            <w:pPr>
              <w:keepNext/>
              <w:spacing w:after="60"/>
              <w:jc w:val="center"/>
            </w:pPr>
            <w:r>
              <w:rPr>
                <w:rFonts w:ascii="Calibri" w:hAnsi="Calibri"/>
                <w:sz w:val="20"/>
              </w:rPr>
              <w:t>34.7 (107)</w:t>
            </w:r>
          </w:p>
        </w:tc>
        <w:tc>
          <w:tcPr>
            <w:tcW w:w="0" w:type="auto"/>
            <w:tcBorders>
              <w:top w:val="single" w:sz="0" w:space="0" w:color="D3D3D3"/>
              <w:left w:val="single" w:sz="0" w:space="0" w:color="D3D3D3"/>
              <w:bottom w:val="single" w:sz="0" w:space="0" w:color="D3D3D3"/>
              <w:right w:val="single" w:sz="0" w:space="0" w:color="D3D3D3"/>
            </w:tcBorders>
          </w:tcPr>
          <w:p w14:paraId="05818410" w14:textId="77777777" w:rsidR="00022B71" w:rsidRDefault="00022B71">
            <w:pPr>
              <w:keepNext/>
              <w:spacing w:after="60"/>
              <w:jc w:val="center"/>
            </w:pPr>
          </w:p>
        </w:tc>
      </w:tr>
      <w:tr w:rsidR="00022B71" w14:paraId="5F8C4E2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5C1A1"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4D020917" w14:textId="77777777" w:rsidR="00022B71" w:rsidRDefault="005B112A">
            <w:pPr>
              <w:keepNext/>
              <w:spacing w:after="60"/>
              <w:jc w:val="center"/>
            </w:pPr>
            <w:r>
              <w:rPr>
                <w:rFonts w:ascii="Calibri" w:hAnsi="Calibri"/>
                <w:sz w:val="20"/>
              </w:rPr>
              <w:t>37.8 (258)</w:t>
            </w:r>
          </w:p>
        </w:tc>
        <w:tc>
          <w:tcPr>
            <w:tcW w:w="0" w:type="auto"/>
            <w:tcBorders>
              <w:top w:val="single" w:sz="0" w:space="0" w:color="D3D3D3"/>
              <w:left w:val="single" w:sz="0" w:space="0" w:color="D3D3D3"/>
              <w:bottom w:val="single" w:sz="0" w:space="0" w:color="D3D3D3"/>
              <w:right w:val="single" w:sz="0" w:space="0" w:color="D3D3D3"/>
            </w:tcBorders>
          </w:tcPr>
          <w:p w14:paraId="62239BC2" w14:textId="77777777" w:rsidR="00022B71" w:rsidRDefault="005B112A">
            <w:pPr>
              <w:keepNext/>
              <w:spacing w:after="60"/>
              <w:jc w:val="center"/>
            </w:pPr>
            <w:r>
              <w:rPr>
                <w:rFonts w:ascii="Calibri" w:hAnsi="Calibri"/>
                <w:sz w:val="20"/>
              </w:rPr>
              <w:t>34.6 (128)</w:t>
            </w:r>
          </w:p>
        </w:tc>
        <w:tc>
          <w:tcPr>
            <w:tcW w:w="0" w:type="auto"/>
            <w:tcBorders>
              <w:top w:val="single" w:sz="0" w:space="0" w:color="D3D3D3"/>
              <w:left w:val="single" w:sz="0" w:space="0" w:color="D3D3D3"/>
              <w:bottom w:val="single" w:sz="0" w:space="0" w:color="D3D3D3"/>
              <w:right w:val="single" w:sz="0" w:space="0" w:color="D3D3D3"/>
            </w:tcBorders>
          </w:tcPr>
          <w:p w14:paraId="0B1B4A9B" w14:textId="77777777" w:rsidR="00022B71" w:rsidRDefault="005B112A">
            <w:pPr>
              <w:keepNext/>
              <w:spacing w:after="60"/>
              <w:jc w:val="center"/>
            </w:pPr>
            <w:r>
              <w:rPr>
                <w:rFonts w:ascii="Calibri" w:hAnsi="Calibri"/>
                <w:sz w:val="20"/>
              </w:rPr>
              <w:t>41.8 (129)</w:t>
            </w:r>
          </w:p>
        </w:tc>
        <w:tc>
          <w:tcPr>
            <w:tcW w:w="0" w:type="auto"/>
            <w:tcBorders>
              <w:top w:val="single" w:sz="0" w:space="0" w:color="D3D3D3"/>
              <w:left w:val="single" w:sz="0" w:space="0" w:color="D3D3D3"/>
              <w:bottom w:val="single" w:sz="0" w:space="0" w:color="D3D3D3"/>
              <w:right w:val="single" w:sz="0" w:space="0" w:color="D3D3D3"/>
            </w:tcBorders>
          </w:tcPr>
          <w:p w14:paraId="3109C9B7" w14:textId="77777777" w:rsidR="00022B71" w:rsidRDefault="00022B71">
            <w:pPr>
              <w:keepNext/>
              <w:spacing w:after="60"/>
              <w:jc w:val="center"/>
            </w:pPr>
          </w:p>
        </w:tc>
      </w:tr>
      <w:tr w:rsidR="00022B71" w14:paraId="3C67892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F958C"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1938F21B" w14:textId="77777777" w:rsidR="00022B71" w:rsidRDefault="005B112A">
            <w:pPr>
              <w:keepNext/>
              <w:spacing w:after="60"/>
              <w:jc w:val="center"/>
            </w:pPr>
            <w:r>
              <w:rPr>
                <w:rFonts w:ascii="Calibri" w:hAnsi="Calibri"/>
                <w:sz w:val="20"/>
              </w:rPr>
              <w:t>31.1 (211)</w:t>
            </w:r>
          </w:p>
        </w:tc>
        <w:tc>
          <w:tcPr>
            <w:tcW w:w="0" w:type="auto"/>
            <w:tcBorders>
              <w:top w:val="single" w:sz="0" w:space="0" w:color="D3D3D3"/>
              <w:left w:val="single" w:sz="0" w:space="0" w:color="D3D3D3"/>
              <w:bottom w:val="single" w:sz="0" w:space="0" w:color="D3D3D3"/>
              <w:right w:val="single" w:sz="0" w:space="0" w:color="D3D3D3"/>
            </w:tcBorders>
          </w:tcPr>
          <w:p w14:paraId="38ACABE8" w14:textId="77777777" w:rsidR="00022B71" w:rsidRDefault="005B112A">
            <w:pPr>
              <w:keepNext/>
              <w:spacing w:after="60"/>
              <w:jc w:val="center"/>
            </w:pPr>
            <w:r>
              <w:rPr>
                <w:rFonts w:ascii="Calibri" w:hAnsi="Calibri"/>
                <w:sz w:val="20"/>
              </w:rPr>
              <w:t>37.3 (139)</w:t>
            </w:r>
          </w:p>
        </w:tc>
        <w:tc>
          <w:tcPr>
            <w:tcW w:w="0" w:type="auto"/>
            <w:tcBorders>
              <w:top w:val="single" w:sz="0" w:space="0" w:color="D3D3D3"/>
              <w:left w:val="single" w:sz="0" w:space="0" w:color="D3D3D3"/>
              <w:bottom w:val="single" w:sz="0" w:space="0" w:color="D3D3D3"/>
              <w:right w:val="single" w:sz="0" w:space="0" w:color="D3D3D3"/>
            </w:tcBorders>
          </w:tcPr>
          <w:p w14:paraId="534BC2AA" w14:textId="77777777" w:rsidR="00022B71" w:rsidRDefault="005B112A">
            <w:pPr>
              <w:keepNext/>
              <w:spacing w:after="60"/>
              <w:jc w:val="center"/>
            </w:pPr>
            <w:r>
              <w:rPr>
                <w:rFonts w:ascii="Calibri" w:hAnsi="Calibri"/>
                <w:sz w:val="20"/>
              </w:rPr>
              <w:t>23.5 (73)</w:t>
            </w:r>
          </w:p>
        </w:tc>
        <w:tc>
          <w:tcPr>
            <w:tcW w:w="0" w:type="auto"/>
            <w:tcBorders>
              <w:top w:val="single" w:sz="0" w:space="0" w:color="D3D3D3"/>
              <w:left w:val="single" w:sz="0" w:space="0" w:color="D3D3D3"/>
              <w:bottom w:val="single" w:sz="0" w:space="0" w:color="D3D3D3"/>
              <w:right w:val="single" w:sz="0" w:space="0" w:color="D3D3D3"/>
            </w:tcBorders>
          </w:tcPr>
          <w:p w14:paraId="1C77D65E" w14:textId="77777777" w:rsidR="00022B71" w:rsidRDefault="00022B71">
            <w:pPr>
              <w:keepNext/>
              <w:spacing w:after="60"/>
              <w:jc w:val="center"/>
            </w:pPr>
          </w:p>
        </w:tc>
      </w:tr>
      <w:tr w:rsidR="00022B71" w14:paraId="472C9A2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045435" w14:textId="77777777" w:rsidR="00022B71" w:rsidRDefault="005B112A">
            <w:pPr>
              <w:keepNext/>
              <w:spacing w:after="60"/>
            </w:pPr>
            <w:r>
              <w:rPr>
                <w:rFonts w:ascii="Calibri" w:hAnsi="Calibri"/>
                <w:sz w:val="20"/>
              </w:rPr>
              <w:t>Situation_civile_parents</w:t>
            </w:r>
          </w:p>
        </w:tc>
        <w:tc>
          <w:tcPr>
            <w:tcW w:w="0" w:type="auto"/>
            <w:tcBorders>
              <w:top w:val="single" w:sz="0" w:space="0" w:color="D3D3D3"/>
              <w:left w:val="single" w:sz="0" w:space="0" w:color="D3D3D3"/>
              <w:bottom w:val="single" w:sz="0" w:space="0" w:color="D3D3D3"/>
              <w:right w:val="single" w:sz="0" w:space="0" w:color="D3D3D3"/>
            </w:tcBorders>
          </w:tcPr>
          <w:p w14:paraId="201F6F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FE25D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FF1B9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D1A826" w14:textId="77777777" w:rsidR="00022B71" w:rsidRDefault="005B112A">
            <w:pPr>
              <w:keepNext/>
              <w:spacing w:after="60"/>
              <w:jc w:val="center"/>
            </w:pPr>
            <w:r>
              <w:rPr>
                <w:rFonts w:ascii="Calibri" w:hAnsi="Calibri"/>
                <w:sz w:val="20"/>
              </w:rPr>
              <w:t>0.4</w:t>
            </w:r>
          </w:p>
        </w:tc>
      </w:tr>
      <w:tr w:rsidR="00022B71" w14:paraId="4A303A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23075D" w14:textId="77777777" w:rsidR="00022B71" w:rsidRDefault="005B112A">
            <w:pPr>
              <w:keepNext/>
              <w:spacing w:after="60"/>
            </w:pPr>
            <w:r>
              <w:rPr>
                <w:rFonts w:ascii="Calibri" w:hAnsi="Calibri"/>
                <w:sz w:val="20"/>
              </w:rPr>
              <w:t>    Divorce</w:t>
            </w:r>
          </w:p>
        </w:tc>
        <w:tc>
          <w:tcPr>
            <w:tcW w:w="0" w:type="auto"/>
            <w:tcBorders>
              <w:top w:val="single" w:sz="0" w:space="0" w:color="D3D3D3"/>
              <w:left w:val="single" w:sz="0" w:space="0" w:color="D3D3D3"/>
              <w:bottom w:val="single" w:sz="0" w:space="0" w:color="D3D3D3"/>
              <w:right w:val="single" w:sz="0" w:space="0" w:color="D3D3D3"/>
            </w:tcBorders>
          </w:tcPr>
          <w:p w14:paraId="7BDE46E9" w14:textId="77777777" w:rsidR="00022B71" w:rsidRDefault="005B112A">
            <w:pPr>
              <w:keepNext/>
              <w:spacing w:after="60"/>
              <w:jc w:val="center"/>
            </w:pPr>
            <w:r>
              <w:rPr>
                <w:rFonts w:ascii="Calibri" w:hAnsi="Calibri"/>
                <w:sz w:val="20"/>
              </w:rPr>
              <w:t>17.7 (126)</w:t>
            </w:r>
          </w:p>
        </w:tc>
        <w:tc>
          <w:tcPr>
            <w:tcW w:w="0" w:type="auto"/>
            <w:tcBorders>
              <w:top w:val="single" w:sz="0" w:space="0" w:color="D3D3D3"/>
              <w:left w:val="single" w:sz="0" w:space="0" w:color="D3D3D3"/>
              <w:bottom w:val="single" w:sz="0" w:space="0" w:color="D3D3D3"/>
              <w:right w:val="single" w:sz="0" w:space="0" w:color="D3D3D3"/>
            </w:tcBorders>
          </w:tcPr>
          <w:p w14:paraId="19534777" w14:textId="77777777" w:rsidR="00022B71" w:rsidRDefault="005B112A">
            <w:pPr>
              <w:keepNext/>
              <w:spacing w:after="60"/>
              <w:jc w:val="center"/>
            </w:pPr>
            <w:r>
              <w:rPr>
                <w:rFonts w:ascii="Calibri" w:hAnsi="Calibri"/>
                <w:sz w:val="20"/>
              </w:rPr>
              <w:t>16.4 (64)</w:t>
            </w:r>
          </w:p>
        </w:tc>
        <w:tc>
          <w:tcPr>
            <w:tcW w:w="0" w:type="auto"/>
            <w:tcBorders>
              <w:top w:val="single" w:sz="0" w:space="0" w:color="D3D3D3"/>
              <w:left w:val="single" w:sz="0" w:space="0" w:color="D3D3D3"/>
              <w:bottom w:val="single" w:sz="0" w:space="0" w:color="D3D3D3"/>
              <w:right w:val="single" w:sz="0" w:space="0" w:color="D3D3D3"/>
            </w:tcBorders>
          </w:tcPr>
          <w:p w14:paraId="2AE96C96" w14:textId="77777777" w:rsidR="00022B71" w:rsidRDefault="005B112A">
            <w:pPr>
              <w:keepNext/>
              <w:spacing w:after="60"/>
              <w:jc w:val="center"/>
            </w:pPr>
            <w:r>
              <w:rPr>
                <w:rFonts w:ascii="Calibri" w:hAnsi="Calibri"/>
                <w:sz w:val="20"/>
              </w:rPr>
              <w:t>19.2 (62)</w:t>
            </w:r>
          </w:p>
        </w:tc>
        <w:tc>
          <w:tcPr>
            <w:tcW w:w="0" w:type="auto"/>
            <w:tcBorders>
              <w:top w:val="single" w:sz="0" w:space="0" w:color="D3D3D3"/>
              <w:left w:val="single" w:sz="0" w:space="0" w:color="D3D3D3"/>
              <w:bottom w:val="single" w:sz="0" w:space="0" w:color="D3D3D3"/>
              <w:right w:val="single" w:sz="0" w:space="0" w:color="D3D3D3"/>
            </w:tcBorders>
          </w:tcPr>
          <w:p w14:paraId="57F76D7D" w14:textId="77777777" w:rsidR="00022B71" w:rsidRDefault="00022B71">
            <w:pPr>
              <w:keepNext/>
              <w:spacing w:after="60"/>
              <w:jc w:val="center"/>
            </w:pPr>
          </w:p>
        </w:tc>
      </w:tr>
      <w:tr w:rsidR="00022B71" w14:paraId="435CF9E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484974" w14:textId="77777777" w:rsidR="00022B71" w:rsidRDefault="005B112A">
            <w:pPr>
              <w:keepNext/>
              <w:spacing w:after="60"/>
            </w:pPr>
            <w:r>
              <w:rPr>
                <w:rFonts w:ascii="Calibri" w:hAnsi="Calibri"/>
                <w:sz w:val="20"/>
              </w:rPr>
              <w:t>    Les deux sont defunts</w:t>
            </w:r>
          </w:p>
        </w:tc>
        <w:tc>
          <w:tcPr>
            <w:tcW w:w="0" w:type="auto"/>
            <w:tcBorders>
              <w:top w:val="single" w:sz="0" w:space="0" w:color="D3D3D3"/>
              <w:left w:val="single" w:sz="0" w:space="0" w:color="D3D3D3"/>
              <w:bottom w:val="single" w:sz="0" w:space="0" w:color="D3D3D3"/>
              <w:right w:val="single" w:sz="0" w:space="0" w:color="D3D3D3"/>
            </w:tcBorders>
          </w:tcPr>
          <w:p w14:paraId="6B36C6F9"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2F7C2483" w14:textId="77777777" w:rsidR="00022B71" w:rsidRDefault="005B112A">
            <w:pPr>
              <w:keepNext/>
              <w:spacing w:after="60"/>
              <w:jc w:val="center"/>
            </w:pPr>
            <w:r>
              <w:rPr>
                <w:rFonts w:ascii="Calibri" w:hAnsi="Calibri"/>
                <w:sz w:val="20"/>
              </w:rPr>
              <w:t>0.7 (3)</w:t>
            </w:r>
          </w:p>
        </w:tc>
        <w:tc>
          <w:tcPr>
            <w:tcW w:w="0" w:type="auto"/>
            <w:tcBorders>
              <w:top w:val="single" w:sz="0" w:space="0" w:color="D3D3D3"/>
              <w:left w:val="single" w:sz="0" w:space="0" w:color="D3D3D3"/>
              <w:bottom w:val="single" w:sz="0" w:space="0" w:color="D3D3D3"/>
              <w:right w:val="single" w:sz="0" w:space="0" w:color="D3D3D3"/>
            </w:tcBorders>
          </w:tcPr>
          <w:p w14:paraId="4891785A" w14:textId="77777777" w:rsidR="00022B71" w:rsidRDefault="005B112A">
            <w:pPr>
              <w:keepNext/>
              <w:spacing w:after="60"/>
              <w:jc w:val="center"/>
            </w:pPr>
            <w:r>
              <w:rPr>
                <w:rFonts w:ascii="Calibri" w:hAnsi="Calibri"/>
                <w:sz w:val="20"/>
              </w:rPr>
              <w:t>0.7 (2)</w:t>
            </w:r>
          </w:p>
        </w:tc>
        <w:tc>
          <w:tcPr>
            <w:tcW w:w="0" w:type="auto"/>
            <w:tcBorders>
              <w:top w:val="single" w:sz="0" w:space="0" w:color="D3D3D3"/>
              <w:left w:val="single" w:sz="0" w:space="0" w:color="D3D3D3"/>
              <w:bottom w:val="single" w:sz="0" w:space="0" w:color="D3D3D3"/>
              <w:right w:val="single" w:sz="0" w:space="0" w:color="D3D3D3"/>
            </w:tcBorders>
          </w:tcPr>
          <w:p w14:paraId="0FC2E878" w14:textId="77777777" w:rsidR="00022B71" w:rsidRDefault="00022B71">
            <w:pPr>
              <w:keepNext/>
              <w:spacing w:after="60"/>
              <w:jc w:val="center"/>
            </w:pPr>
          </w:p>
        </w:tc>
      </w:tr>
      <w:tr w:rsidR="00022B71" w14:paraId="1EA122A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EC7A4B" w14:textId="77777777" w:rsidR="00022B71" w:rsidRDefault="005B112A">
            <w:pPr>
              <w:keepNext/>
              <w:spacing w:after="60"/>
            </w:pPr>
            <w:r>
              <w:rPr>
                <w:rFonts w:ascii="Calibri" w:hAnsi="Calibri"/>
                <w:sz w:val="20"/>
              </w:rPr>
              <w:t>    Separe</w:t>
            </w:r>
          </w:p>
        </w:tc>
        <w:tc>
          <w:tcPr>
            <w:tcW w:w="0" w:type="auto"/>
            <w:tcBorders>
              <w:top w:val="single" w:sz="0" w:space="0" w:color="D3D3D3"/>
              <w:left w:val="single" w:sz="0" w:space="0" w:color="D3D3D3"/>
              <w:bottom w:val="single" w:sz="0" w:space="0" w:color="D3D3D3"/>
              <w:right w:val="single" w:sz="0" w:space="0" w:color="D3D3D3"/>
            </w:tcBorders>
          </w:tcPr>
          <w:p w14:paraId="6B1C8BD9" w14:textId="77777777" w:rsidR="00022B71" w:rsidRDefault="005B112A">
            <w:pPr>
              <w:keepNext/>
              <w:spacing w:after="60"/>
              <w:jc w:val="center"/>
            </w:pPr>
            <w:r>
              <w:rPr>
                <w:rFonts w:ascii="Calibri" w:hAnsi="Calibri"/>
                <w:sz w:val="20"/>
              </w:rPr>
              <w:t>20.2 (145)</w:t>
            </w:r>
          </w:p>
        </w:tc>
        <w:tc>
          <w:tcPr>
            <w:tcW w:w="0" w:type="auto"/>
            <w:tcBorders>
              <w:top w:val="single" w:sz="0" w:space="0" w:color="D3D3D3"/>
              <w:left w:val="single" w:sz="0" w:space="0" w:color="D3D3D3"/>
              <w:bottom w:val="single" w:sz="0" w:space="0" w:color="D3D3D3"/>
              <w:right w:val="single" w:sz="0" w:space="0" w:color="D3D3D3"/>
            </w:tcBorders>
          </w:tcPr>
          <w:p w14:paraId="412E06A8" w14:textId="77777777" w:rsidR="00022B71" w:rsidRDefault="005B112A">
            <w:pPr>
              <w:keepNext/>
              <w:spacing w:after="60"/>
              <w:jc w:val="center"/>
            </w:pPr>
            <w:r>
              <w:rPr>
                <w:rFonts w:ascii="Calibri" w:hAnsi="Calibri"/>
                <w:sz w:val="20"/>
              </w:rPr>
              <w:t>17.9 (70)</w:t>
            </w:r>
          </w:p>
        </w:tc>
        <w:tc>
          <w:tcPr>
            <w:tcW w:w="0" w:type="auto"/>
            <w:tcBorders>
              <w:top w:val="single" w:sz="0" w:space="0" w:color="D3D3D3"/>
              <w:left w:val="single" w:sz="0" w:space="0" w:color="D3D3D3"/>
              <w:bottom w:val="single" w:sz="0" w:space="0" w:color="D3D3D3"/>
              <w:right w:val="single" w:sz="0" w:space="0" w:color="D3D3D3"/>
            </w:tcBorders>
          </w:tcPr>
          <w:p w14:paraId="1DC23A91" w14:textId="77777777" w:rsidR="00022B71" w:rsidRDefault="005B112A">
            <w:pPr>
              <w:keepNext/>
              <w:spacing w:after="60"/>
              <w:jc w:val="center"/>
            </w:pPr>
            <w:r>
              <w:rPr>
                <w:rFonts w:ascii="Calibri" w:hAnsi="Calibri"/>
                <w:sz w:val="20"/>
              </w:rPr>
              <w:t>23.0 (75)</w:t>
            </w:r>
          </w:p>
        </w:tc>
        <w:tc>
          <w:tcPr>
            <w:tcW w:w="0" w:type="auto"/>
            <w:tcBorders>
              <w:top w:val="single" w:sz="0" w:space="0" w:color="D3D3D3"/>
              <w:left w:val="single" w:sz="0" w:space="0" w:color="D3D3D3"/>
              <w:bottom w:val="single" w:sz="0" w:space="0" w:color="D3D3D3"/>
              <w:right w:val="single" w:sz="0" w:space="0" w:color="D3D3D3"/>
            </w:tcBorders>
          </w:tcPr>
          <w:p w14:paraId="3F4D96DB" w14:textId="77777777" w:rsidR="00022B71" w:rsidRDefault="00022B71">
            <w:pPr>
              <w:keepNext/>
              <w:spacing w:after="60"/>
              <w:jc w:val="center"/>
            </w:pPr>
          </w:p>
        </w:tc>
      </w:tr>
      <w:tr w:rsidR="00022B71" w14:paraId="7C72391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B4B5E" w14:textId="77777777" w:rsidR="00022B71" w:rsidRDefault="005B112A">
            <w:pPr>
              <w:keepNext/>
              <w:spacing w:after="60"/>
            </w:pPr>
            <w:r>
              <w:rPr>
                <w:rFonts w:ascii="Calibri" w:hAnsi="Calibri"/>
                <w:sz w:val="20"/>
              </w:rPr>
              <w:t>    Toujours ensemble</w:t>
            </w:r>
          </w:p>
        </w:tc>
        <w:tc>
          <w:tcPr>
            <w:tcW w:w="0" w:type="auto"/>
            <w:tcBorders>
              <w:top w:val="single" w:sz="0" w:space="0" w:color="D3D3D3"/>
              <w:left w:val="single" w:sz="0" w:space="0" w:color="D3D3D3"/>
              <w:bottom w:val="single" w:sz="0" w:space="0" w:color="D3D3D3"/>
              <w:right w:val="single" w:sz="0" w:space="0" w:color="D3D3D3"/>
            </w:tcBorders>
          </w:tcPr>
          <w:p w14:paraId="7A4721CC" w14:textId="77777777" w:rsidR="00022B71" w:rsidRDefault="005B112A">
            <w:pPr>
              <w:keepNext/>
              <w:spacing w:after="60"/>
              <w:jc w:val="center"/>
            </w:pPr>
            <w:r>
              <w:rPr>
                <w:rFonts w:ascii="Calibri" w:hAnsi="Calibri"/>
                <w:sz w:val="20"/>
              </w:rPr>
              <w:t>52.8 (378)</w:t>
            </w:r>
          </w:p>
        </w:tc>
        <w:tc>
          <w:tcPr>
            <w:tcW w:w="0" w:type="auto"/>
            <w:tcBorders>
              <w:top w:val="single" w:sz="0" w:space="0" w:color="D3D3D3"/>
              <w:left w:val="single" w:sz="0" w:space="0" w:color="D3D3D3"/>
              <w:bottom w:val="single" w:sz="0" w:space="0" w:color="D3D3D3"/>
              <w:right w:val="single" w:sz="0" w:space="0" w:color="D3D3D3"/>
            </w:tcBorders>
          </w:tcPr>
          <w:p w14:paraId="15E88859" w14:textId="77777777" w:rsidR="00022B71" w:rsidRDefault="005B112A">
            <w:pPr>
              <w:keepNext/>
              <w:spacing w:after="60"/>
              <w:jc w:val="center"/>
            </w:pPr>
            <w:r>
              <w:rPr>
                <w:rFonts w:ascii="Calibri" w:hAnsi="Calibri"/>
                <w:sz w:val="20"/>
              </w:rPr>
              <w:t>55.8 (218)</w:t>
            </w:r>
          </w:p>
        </w:tc>
        <w:tc>
          <w:tcPr>
            <w:tcW w:w="0" w:type="auto"/>
            <w:tcBorders>
              <w:top w:val="single" w:sz="0" w:space="0" w:color="D3D3D3"/>
              <w:left w:val="single" w:sz="0" w:space="0" w:color="D3D3D3"/>
              <w:bottom w:val="single" w:sz="0" w:space="0" w:color="D3D3D3"/>
              <w:right w:val="single" w:sz="0" w:space="0" w:color="D3D3D3"/>
            </w:tcBorders>
          </w:tcPr>
          <w:p w14:paraId="14C36DEA" w14:textId="77777777" w:rsidR="00022B71" w:rsidRDefault="005B112A">
            <w:pPr>
              <w:keepNext/>
              <w:spacing w:after="60"/>
              <w:jc w:val="center"/>
            </w:pPr>
            <w:r>
              <w:rPr>
                <w:rFonts w:ascii="Calibri" w:hAnsi="Calibri"/>
                <w:sz w:val="20"/>
              </w:rPr>
              <w:t>49.1 (159)</w:t>
            </w:r>
          </w:p>
        </w:tc>
        <w:tc>
          <w:tcPr>
            <w:tcW w:w="0" w:type="auto"/>
            <w:tcBorders>
              <w:top w:val="single" w:sz="0" w:space="0" w:color="D3D3D3"/>
              <w:left w:val="single" w:sz="0" w:space="0" w:color="D3D3D3"/>
              <w:bottom w:val="single" w:sz="0" w:space="0" w:color="D3D3D3"/>
              <w:right w:val="single" w:sz="0" w:space="0" w:color="D3D3D3"/>
            </w:tcBorders>
          </w:tcPr>
          <w:p w14:paraId="285C6A99" w14:textId="77777777" w:rsidR="00022B71" w:rsidRDefault="00022B71">
            <w:pPr>
              <w:keepNext/>
              <w:spacing w:after="60"/>
              <w:jc w:val="center"/>
            </w:pPr>
          </w:p>
        </w:tc>
      </w:tr>
      <w:tr w:rsidR="00022B71" w14:paraId="1414522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04E219" w14:textId="77777777" w:rsidR="00022B71" w:rsidRDefault="005B112A">
            <w:pPr>
              <w:keepNext/>
              <w:spacing w:after="60"/>
            </w:pPr>
            <w:r>
              <w:rPr>
                <w:rFonts w:ascii="Calibri" w:hAnsi="Calibri"/>
                <w:sz w:val="20"/>
              </w:rPr>
              <w:t>    Un des deux est defunt</w:t>
            </w:r>
          </w:p>
        </w:tc>
        <w:tc>
          <w:tcPr>
            <w:tcW w:w="0" w:type="auto"/>
            <w:tcBorders>
              <w:top w:val="single" w:sz="0" w:space="0" w:color="D3D3D3"/>
              <w:left w:val="single" w:sz="0" w:space="0" w:color="D3D3D3"/>
              <w:bottom w:val="single" w:sz="0" w:space="0" w:color="D3D3D3"/>
              <w:right w:val="single" w:sz="0" w:space="0" w:color="D3D3D3"/>
            </w:tcBorders>
          </w:tcPr>
          <w:p w14:paraId="6762C281" w14:textId="77777777" w:rsidR="00022B71" w:rsidRDefault="005B112A">
            <w:pPr>
              <w:keepNext/>
              <w:spacing w:after="60"/>
              <w:jc w:val="center"/>
            </w:pPr>
            <w:r>
              <w:rPr>
                <w:rFonts w:ascii="Calibri" w:hAnsi="Calibri"/>
                <w:sz w:val="20"/>
              </w:rPr>
              <w:t>8.6 (62)</w:t>
            </w:r>
          </w:p>
        </w:tc>
        <w:tc>
          <w:tcPr>
            <w:tcW w:w="0" w:type="auto"/>
            <w:tcBorders>
              <w:top w:val="single" w:sz="0" w:space="0" w:color="D3D3D3"/>
              <w:left w:val="single" w:sz="0" w:space="0" w:color="D3D3D3"/>
              <w:bottom w:val="single" w:sz="0" w:space="0" w:color="D3D3D3"/>
              <w:right w:val="single" w:sz="0" w:space="0" w:color="D3D3D3"/>
            </w:tcBorders>
          </w:tcPr>
          <w:p w14:paraId="52CCBE81" w14:textId="77777777" w:rsidR="00022B71" w:rsidRDefault="005B112A">
            <w:pPr>
              <w:keepNext/>
              <w:spacing w:after="60"/>
              <w:jc w:val="center"/>
            </w:pPr>
            <w:r>
              <w:rPr>
                <w:rFonts w:ascii="Calibri" w:hAnsi="Calibri"/>
                <w:sz w:val="20"/>
              </w:rPr>
              <w:t>9.1 (36)</w:t>
            </w:r>
          </w:p>
        </w:tc>
        <w:tc>
          <w:tcPr>
            <w:tcW w:w="0" w:type="auto"/>
            <w:tcBorders>
              <w:top w:val="single" w:sz="0" w:space="0" w:color="D3D3D3"/>
              <w:left w:val="single" w:sz="0" w:space="0" w:color="D3D3D3"/>
              <w:bottom w:val="single" w:sz="0" w:space="0" w:color="D3D3D3"/>
              <w:right w:val="single" w:sz="0" w:space="0" w:color="D3D3D3"/>
            </w:tcBorders>
          </w:tcPr>
          <w:p w14:paraId="13B54D6F" w14:textId="77777777" w:rsidR="00022B71" w:rsidRDefault="005B112A">
            <w:pPr>
              <w:keepNext/>
              <w:spacing w:after="60"/>
              <w:jc w:val="center"/>
            </w:pPr>
            <w:r>
              <w:rPr>
                <w:rFonts w:ascii="Calibri" w:hAnsi="Calibri"/>
                <w:sz w:val="20"/>
              </w:rPr>
              <w:t>8.0 (26)</w:t>
            </w:r>
          </w:p>
        </w:tc>
        <w:tc>
          <w:tcPr>
            <w:tcW w:w="0" w:type="auto"/>
            <w:tcBorders>
              <w:top w:val="single" w:sz="0" w:space="0" w:color="D3D3D3"/>
              <w:left w:val="single" w:sz="0" w:space="0" w:color="D3D3D3"/>
              <w:bottom w:val="single" w:sz="0" w:space="0" w:color="D3D3D3"/>
              <w:right w:val="single" w:sz="0" w:space="0" w:color="D3D3D3"/>
            </w:tcBorders>
          </w:tcPr>
          <w:p w14:paraId="2D684463" w14:textId="77777777" w:rsidR="00022B71" w:rsidRDefault="00022B71">
            <w:pPr>
              <w:keepNext/>
              <w:spacing w:after="60"/>
              <w:jc w:val="center"/>
            </w:pPr>
          </w:p>
        </w:tc>
      </w:tr>
      <w:tr w:rsidR="00022B71" w14:paraId="3DCD02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9F4607" w14:textId="77777777" w:rsidR="00022B71" w:rsidRDefault="005B112A">
            <w:pPr>
              <w:keepNext/>
              <w:spacing w:after="60"/>
            </w:pPr>
            <w:r>
              <w:rPr>
                <w:rFonts w:ascii="Calibri" w:hAnsi="Calibri"/>
                <w:sz w:val="20"/>
              </w:rPr>
              <w:t>Occupation_mere</w:t>
            </w:r>
          </w:p>
        </w:tc>
        <w:tc>
          <w:tcPr>
            <w:tcW w:w="0" w:type="auto"/>
            <w:tcBorders>
              <w:top w:val="single" w:sz="0" w:space="0" w:color="D3D3D3"/>
              <w:left w:val="single" w:sz="0" w:space="0" w:color="D3D3D3"/>
              <w:bottom w:val="single" w:sz="0" w:space="0" w:color="D3D3D3"/>
              <w:right w:val="single" w:sz="0" w:space="0" w:color="D3D3D3"/>
            </w:tcBorders>
          </w:tcPr>
          <w:p w14:paraId="7B4E616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FC2EC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9B20C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45F4CB" w14:textId="77777777" w:rsidR="00022B71" w:rsidRDefault="005B112A">
            <w:pPr>
              <w:keepNext/>
              <w:spacing w:after="60"/>
              <w:jc w:val="center"/>
            </w:pPr>
            <w:r>
              <w:rPr>
                <w:rFonts w:ascii="Calibri" w:hAnsi="Calibri"/>
                <w:sz w:val="20"/>
              </w:rPr>
              <w:t>0.3</w:t>
            </w:r>
          </w:p>
        </w:tc>
      </w:tr>
      <w:tr w:rsidR="00022B71" w14:paraId="088626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F58573"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720D80B0"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0B0EE025" w14:textId="77777777" w:rsidR="00022B71" w:rsidRDefault="005B112A">
            <w:pPr>
              <w:keepNext/>
              <w:spacing w:after="60"/>
              <w:jc w:val="center"/>
            </w:pPr>
            <w:r>
              <w:rPr>
                <w:rFonts w:ascii="Calibri" w:hAnsi="Calibri"/>
                <w:sz w:val="20"/>
              </w:rPr>
              <w:t>0.4 (1)</w:t>
            </w:r>
          </w:p>
        </w:tc>
        <w:tc>
          <w:tcPr>
            <w:tcW w:w="0" w:type="auto"/>
            <w:tcBorders>
              <w:top w:val="single" w:sz="0" w:space="0" w:color="D3D3D3"/>
              <w:left w:val="single" w:sz="0" w:space="0" w:color="D3D3D3"/>
              <w:bottom w:val="single" w:sz="0" w:space="0" w:color="D3D3D3"/>
              <w:right w:val="single" w:sz="0" w:space="0" w:color="D3D3D3"/>
            </w:tcBorders>
          </w:tcPr>
          <w:p w14:paraId="54B996D3" w14:textId="77777777" w:rsidR="00022B71" w:rsidRDefault="005B112A">
            <w:pPr>
              <w:keepNext/>
              <w:spacing w:after="60"/>
              <w:jc w:val="center"/>
            </w:pPr>
            <w:r>
              <w:rPr>
                <w:rFonts w:ascii="Calibri" w:hAnsi="Calibri"/>
                <w:sz w:val="20"/>
              </w:rPr>
              <w:t>0.4 (1)</w:t>
            </w:r>
          </w:p>
        </w:tc>
        <w:tc>
          <w:tcPr>
            <w:tcW w:w="0" w:type="auto"/>
            <w:tcBorders>
              <w:top w:val="single" w:sz="0" w:space="0" w:color="D3D3D3"/>
              <w:left w:val="single" w:sz="0" w:space="0" w:color="D3D3D3"/>
              <w:bottom w:val="single" w:sz="0" w:space="0" w:color="D3D3D3"/>
              <w:right w:val="single" w:sz="0" w:space="0" w:color="D3D3D3"/>
            </w:tcBorders>
          </w:tcPr>
          <w:p w14:paraId="6EDBFD02" w14:textId="77777777" w:rsidR="00022B71" w:rsidRDefault="00022B71">
            <w:pPr>
              <w:keepNext/>
              <w:spacing w:after="60"/>
              <w:jc w:val="center"/>
            </w:pPr>
          </w:p>
        </w:tc>
      </w:tr>
      <w:tr w:rsidR="00022B71" w14:paraId="0AC64EF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74185E"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09D79D93" w14:textId="77777777" w:rsidR="00022B71" w:rsidRDefault="005B112A">
            <w:pPr>
              <w:keepNext/>
              <w:spacing w:after="60"/>
              <w:jc w:val="center"/>
            </w:pPr>
            <w:r>
              <w:rPr>
                <w:rFonts w:ascii="Calibri" w:hAnsi="Calibri"/>
                <w:sz w:val="20"/>
              </w:rPr>
              <w:t>5.0 (34)</w:t>
            </w:r>
          </w:p>
        </w:tc>
        <w:tc>
          <w:tcPr>
            <w:tcW w:w="0" w:type="auto"/>
            <w:tcBorders>
              <w:top w:val="single" w:sz="0" w:space="0" w:color="D3D3D3"/>
              <w:left w:val="single" w:sz="0" w:space="0" w:color="D3D3D3"/>
              <w:bottom w:val="single" w:sz="0" w:space="0" w:color="D3D3D3"/>
              <w:right w:val="single" w:sz="0" w:space="0" w:color="D3D3D3"/>
            </w:tcBorders>
          </w:tcPr>
          <w:p w14:paraId="2FC4D88F" w14:textId="77777777" w:rsidR="00022B71" w:rsidRDefault="005B112A">
            <w:pPr>
              <w:keepNext/>
              <w:spacing w:after="60"/>
              <w:jc w:val="center"/>
            </w:pPr>
            <w:r>
              <w:rPr>
                <w:rFonts w:ascii="Calibri" w:hAnsi="Calibri"/>
                <w:sz w:val="20"/>
              </w:rPr>
              <w:t>6.0 (23)</w:t>
            </w:r>
          </w:p>
        </w:tc>
        <w:tc>
          <w:tcPr>
            <w:tcW w:w="0" w:type="auto"/>
            <w:tcBorders>
              <w:top w:val="single" w:sz="0" w:space="0" w:color="D3D3D3"/>
              <w:left w:val="single" w:sz="0" w:space="0" w:color="D3D3D3"/>
              <w:bottom w:val="single" w:sz="0" w:space="0" w:color="D3D3D3"/>
              <w:right w:val="single" w:sz="0" w:space="0" w:color="D3D3D3"/>
            </w:tcBorders>
          </w:tcPr>
          <w:p w14:paraId="2DB4BCB8" w14:textId="77777777" w:rsidR="00022B71" w:rsidRDefault="005B112A">
            <w:pPr>
              <w:keepNext/>
              <w:spacing w:after="60"/>
              <w:jc w:val="center"/>
            </w:pPr>
            <w:r>
              <w:rPr>
                <w:rFonts w:ascii="Calibri" w:hAnsi="Calibri"/>
                <w:sz w:val="20"/>
              </w:rPr>
              <w:t>3.7 (12)</w:t>
            </w:r>
          </w:p>
        </w:tc>
        <w:tc>
          <w:tcPr>
            <w:tcW w:w="0" w:type="auto"/>
            <w:tcBorders>
              <w:top w:val="single" w:sz="0" w:space="0" w:color="D3D3D3"/>
              <w:left w:val="single" w:sz="0" w:space="0" w:color="D3D3D3"/>
              <w:bottom w:val="single" w:sz="0" w:space="0" w:color="D3D3D3"/>
              <w:right w:val="single" w:sz="0" w:space="0" w:color="D3D3D3"/>
            </w:tcBorders>
          </w:tcPr>
          <w:p w14:paraId="09B89F5C" w14:textId="77777777" w:rsidR="00022B71" w:rsidRDefault="00022B71">
            <w:pPr>
              <w:keepNext/>
              <w:spacing w:after="60"/>
              <w:jc w:val="center"/>
            </w:pPr>
          </w:p>
        </w:tc>
      </w:tr>
      <w:tr w:rsidR="00022B71" w14:paraId="718164E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CFF23B" w14:textId="77777777" w:rsidR="00022B71" w:rsidRDefault="005B112A">
            <w:pPr>
              <w:keepNext/>
              <w:spacing w:after="60"/>
            </w:pPr>
            <w:r>
              <w:rPr>
                <w:rFonts w:ascii="Calibri" w:hAnsi="Calibri"/>
                <w:sz w:val="20"/>
              </w:rPr>
              <w:t>    Autre sans activité professionnelle</w:t>
            </w:r>
          </w:p>
        </w:tc>
        <w:tc>
          <w:tcPr>
            <w:tcW w:w="0" w:type="auto"/>
            <w:tcBorders>
              <w:top w:val="single" w:sz="0" w:space="0" w:color="D3D3D3"/>
              <w:left w:val="single" w:sz="0" w:space="0" w:color="D3D3D3"/>
              <w:bottom w:val="single" w:sz="0" w:space="0" w:color="D3D3D3"/>
              <w:right w:val="single" w:sz="0" w:space="0" w:color="D3D3D3"/>
            </w:tcBorders>
          </w:tcPr>
          <w:p w14:paraId="688CAA7B" w14:textId="77777777" w:rsidR="00022B71" w:rsidRDefault="005B112A">
            <w:pPr>
              <w:keepNext/>
              <w:spacing w:after="60"/>
              <w:jc w:val="center"/>
            </w:pPr>
            <w:r>
              <w:rPr>
                <w:rFonts w:ascii="Calibri" w:hAnsi="Calibri"/>
                <w:sz w:val="20"/>
              </w:rPr>
              <w:t>5.6 (39)</w:t>
            </w:r>
          </w:p>
        </w:tc>
        <w:tc>
          <w:tcPr>
            <w:tcW w:w="0" w:type="auto"/>
            <w:tcBorders>
              <w:top w:val="single" w:sz="0" w:space="0" w:color="D3D3D3"/>
              <w:left w:val="single" w:sz="0" w:space="0" w:color="D3D3D3"/>
              <w:bottom w:val="single" w:sz="0" w:space="0" w:color="D3D3D3"/>
              <w:right w:val="single" w:sz="0" w:space="0" w:color="D3D3D3"/>
            </w:tcBorders>
          </w:tcPr>
          <w:p w14:paraId="777523FF" w14:textId="77777777" w:rsidR="00022B71" w:rsidRDefault="005B112A">
            <w:pPr>
              <w:keepNext/>
              <w:spacing w:after="60"/>
              <w:jc w:val="center"/>
            </w:pPr>
            <w:r>
              <w:rPr>
                <w:rFonts w:ascii="Calibri" w:hAnsi="Calibri"/>
                <w:sz w:val="20"/>
              </w:rPr>
              <w:t>5.6 (21)</w:t>
            </w:r>
          </w:p>
        </w:tc>
        <w:tc>
          <w:tcPr>
            <w:tcW w:w="0" w:type="auto"/>
            <w:tcBorders>
              <w:top w:val="single" w:sz="0" w:space="0" w:color="D3D3D3"/>
              <w:left w:val="single" w:sz="0" w:space="0" w:color="D3D3D3"/>
              <w:bottom w:val="single" w:sz="0" w:space="0" w:color="D3D3D3"/>
              <w:right w:val="single" w:sz="0" w:space="0" w:color="D3D3D3"/>
            </w:tcBorders>
          </w:tcPr>
          <w:p w14:paraId="63F2DC61" w14:textId="77777777" w:rsidR="00022B71" w:rsidRDefault="005B112A">
            <w:pPr>
              <w:keepNext/>
              <w:spacing w:after="60"/>
              <w:jc w:val="center"/>
            </w:pPr>
            <w:r>
              <w:rPr>
                <w:rFonts w:ascii="Calibri" w:hAnsi="Calibri"/>
                <w:sz w:val="20"/>
              </w:rPr>
              <w:t>5.6 (17)</w:t>
            </w:r>
          </w:p>
        </w:tc>
        <w:tc>
          <w:tcPr>
            <w:tcW w:w="0" w:type="auto"/>
            <w:tcBorders>
              <w:top w:val="single" w:sz="0" w:space="0" w:color="D3D3D3"/>
              <w:left w:val="single" w:sz="0" w:space="0" w:color="D3D3D3"/>
              <w:bottom w:val="single" w:sz="0" w:space="0" w:color="D3D3D3"/>
              <w:right w:val="single" w:sz="0" w:space="0" w:color="D3D3D3"/>
            </w:tcBorders>
          </w:tcPr>
          <w:p w14:paraId="76FD610F" w14:textId="77777777" w:rsidR="00022B71" w:rsidRDefault="00022B71">
            <w:pPr>
              <w:keepNext/>
              <w:spacing w:after="60"/>
              <w:jc w:val="center"/>
            </w:pPr>
          </w:p>
        </w:tc>
      </w:tr>
      <w:tr w:rsidR="00022B71" w14:paraId="7C3E50C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08AD7D"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43F45779" w14:textId="77777777" w:rsidR="00022B71" w:rsidRDefault="005B112A">
            <w:pPr>
              <w:keepNext/>
              <w:spacing w:after="60"/>
              <w:jc w:val="center"/>
            </w:pPr>
            <w:r>
              <w:rPr>
                <w:rFonts w:ascii="Calibri" w:hAnsi="Calibri"/>
                <w:sz w:val="20"/>
              </w:rPr>
              <w:t>10.0 (69)</w:t>
            </w:r>
          </w:p>
        </w:tc>
        <w:tc>
          <w:tcPr>
            <w:tcW w:w="0" w:type="auto"/>
            <w:tcBorders>
              <w:top w:val="single" w:sz="0" w:space="0" w:color="D3D3D3"/>
              <w:left w:val="single" w:sz="0" w:space="0" w:color="D3D3D3"/>
              <w:bottom w:val="single" w:sz="0" w:space="0" w:color="D3D3D3"/>
              <w:right w:val="single" w:sz="0" w:space="0" w:color="D3D3D3"/>
            </w:tcBorders>
          </w:tcPr>
          <w:p w14:paraId="0FCC863D" w14:textId="77777777" w:rsidR="00022B71" w:rsidRDefault="005B112A">
            <w:pPr>
              <w:keepNext/>
              <w:spacing w:after="60"/>
              <w:jc w:val="center"/>
            </w:pPr>
            <w:r>
              <w:rPr>
                <w:rFonts w:ascii="Calibri" w:hAnsi="Calibri"/>
                <w:sz w:val="20"/>
              </w:rPr>
              <w:t>9.7 (37)</w:t>
            </w:r>
          </w:p>
        </w:tc>
        <w:tc>
          <w:tcPr>
            <w:tcW w:w="0" w:type="auto"/>
            <w:tcBorders>
              <w:top w:val="single" w:sz="0" w:space="0" w:color="D3D3D3"/>
              <w:left w:val="single" w:sz="0" w:space="0" w:color="D3D3D3"/>
              <w:bottom w:val="single" w:sz="0" w:space="0" w:color="D3D3D3"/>
              <w:right w:val="single" w:sz="0" w:space="0" w:color="D3D3D3"/>
            </w:tcBorders>
          </w:tcPr>
          <w:p w14:paraId="34469E5D" w14:textId="77777777" w:rsidR="00022B71" w:rsidRDefault="005B112A">
            <w:pPr>
              <w:keepNext/>
              <w:spacing w:after="60"/>
              <w:jc w:val="center"/>
            </w:pPr>
            <w:r>
              <w:rPr>
                <w:rFonts w:ascii="Calibri" w:hAnsi="Calibri"/>
                <w:sz w:val="20"/>
              </w:rPr>
              <w:t>10.4 (32)</w:t>
            </w:r>
          </w:p>
        </w:tc>
        <w:tc>
          <w:tcPr>
            <w:tcW w:w="0" w:type="auto"/>
            <w:tcBorders>
              <w:top w:val="single" w:sz="0" w:space="0" w:color="D3D3D3"/>
              <w:left w:val="single" w:sz="0" w:space="0" w:color="D3D3D3"/>
              <w:bottom w:val="single" w:sz="0" w:space="0" w:color="D3D3D3"/>
              <w:right w:val="single" w:sz="0" w:space="0" w:color="D3D3D3"/>
            </w:tcBorders>
          </w:tcPr>
          <w:p w14:paraId="14362536" w14:textId="77777777" w:rsidR="00022B71" w:rsidRDefault="00022B71">
            <w:pPr>
              <w:keepNext/>
              <w:spacing w:after="60"/>
              <w:jc w:val="center"/>
            </w:pPr>
          </w:p>
        </w:tc>
      </w:tr>
      <w:tr w:rsidR="00022B71" w14:paraId="7A1F902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AD92B1"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06E19DB2" w14:textId="77777777" w:rsidR="00022B71" w:rsidRDefault="005B112A">
            <w:pPr>
              <w:keepNext/>
              <w:spacing w:after="60"/>
              <w:jc w:val="center"/>
            </w:pPr>
            <w:r>
              <w:rPr>
                <w:rFonts w:ascii="Calibri" w:hAnsi="Calibri"/>
                <w:sz w:val="20"/>
              </w:rPr>
              <w:t>45.1 (311)</w:t>
            </w:r>
          </w:p>
        </w:tc>
        <w:tc>
          <w:tcPr>
            <w:tcW w:w="0" w:type="auto"/>
            <w:tcBorders>
              <w:top w:val="single" w:sz="0" w:space="0" w:color="D3D3D3"/>
              <w:left w:val="single" w:sz="0" w:space="0" w:color="D3D3D3"/>
              <w:bottom w:val="single" w:sz="0" w:space="0" w:color="D3D3D3"/>
              <w:right w:val="single" w:sz="0" w:space="0" w:color="D3D3D3"/>
            </w:tcBorders>
          </w:tcPr>
          <w:p w14:paraId="186B5FDA" w14:textId="77777777" w:rsidR="00022B71" w:rsidRDefault="005B112A">
            <w:pPr>
              <w:keepNext/>
              <w:spacing w:after="60"/>
              <w:jc w:val="center"/>
            </w:pPr>
            <w:r>
              <w:rPr>
                <w:rFonts w:ascii="Calibri" w:hAnsi="Calibri"/>
                <w:sz w:val="20"/>
              </w:rPr>
              <w:t>42.3 (161)</w:t>
            </w:r>
          </w:p>
        </w:tc>
        <w:tc>
          <w:tcPr>
            <w:tcW w:w="0" w:type="auto"/>
            <w:tcBorders>
              <w:top w:val="single" w:sz="0" w:space="0" w:color="D3D3D3"/>
              <w:left w:val="single" w:sz="0" w:space="0" w:color="D3D3D3"/>
              <w:bottom w:val="single" w:sz="0" w:space="0" w:color="D3D3D3"/>
              <w:right w:val="single" w:sz="0" w:space="0" w:color="D3D3D3"/>
            </w:tcBorders>
          </w:tcPr>
          <w:p w14:paraId="6A48EBC9" w14:textId="77777777" w:rsidR="00022B71" w:rsidRDefault="005B112A">
            <w:pPr>
              <w:keepNext/>
              <w:spacing w:after="60"/>
              <w:jc w:val="center"/>
            </w:pPr>
            <w:r>
              <w:rPr>
                <w:rFonts w:ascii="Calibri" w:hAnsi="Calibri"/>
                <w:sz w:val="20"/>
              </w:rPr>
              <w:t>48.5 (150)</w:t>
            </w:r>
          </w:p>
        </w:tc>
        <w:tc>
          <w:tcPr>
            <w:tcW w:w="0" w:type="auto"/>
            <w:tcBorders>
              <w:top w:val="single" w:sz="0" w:space="0" w:color="D3D3D3"/>
              <w:left w:val="single" w:sz="0" w:space="0" w:color="D3D3D3"/>
              <w:bottom w:val="single" w:sz="0" w:space="0" w:color="D3D3D3"/>
              <w:right w:val="single" w:sz="0" w:space="0" w:color="D3D3D3"/>
            </w:tcBorders>
          </w:tcPr>
          <w:p w14:paraId="0A8A63B3" w14:textId="77777777" w:rsidR="00022B71" w:rsidRDefault="00022B71">
            <w:pPr>
              <w:keepNext/>
              <w:spacing w:after="60"/>
              <w:jc w:val="center"/>
            </w:pPr>
          </w:p>
        </w:tc>
      </w:tr>
      <w:tr w:rsidR="00022B71" w14:paraId="6CB3D7A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EA4F56"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62F25302" w14:textId="77777777" w:rsidR="00022B71" w:rsidRDefault="005B112A">
            <w:pPr>
              <w:keepNext/>
              <w:spacing w:after="60"/>
              <w:jc w:val="center"/>
            </w:pPr>
            <w:r>
              <w:rPr>
                <w:rFonts w:ascii="Calibri" w:hAnsi="Calibri"/>
                <w:sz w:val="20"/>
              </w:rPr>
              <w:t>2.4 (17)</w:t>
            </w:r>
          </w:p>
        </w:tc>
        <w:tc>
          <w:tcPr>
            <w:tcW w:w="0" w:type="auto"/>
            <w:tcBorders>
              <w:top w:val="single" w:sz="0" w:space="0" w:color="D3D3D3"/>
              <w:left w:val="single" w:sz="0" w:space="0" w:color="D3D3D3"/>
              <w:bottom w:val="single" w:sz="0" w:space="0" w:color="D3D3D3"/>
              <w:right w:val="single" w:sz="0" w:space="0" w:color="D3D3D3"/>
            </w:tcBorders>
          </w:tcPr>
          <w:p w14:paraId="0567597C" w14:textId="77777777" w:rsidR="00022B71" w:rsidRDefault="005B112A">
            <w:pPr>
              <w:keepNext/>
              <w:spacing w:after="60"/>
              <w:jc w:val="center"/>
            </w:pPr>
            <w:r>
              <w:rPr>
                <w:rFonts w:ascii="Calibri" w:hAnsi="Calibri"/>
                <w:sz w:val="20"/>
              </w:rPr>
              <w:t>1.5 (6)</w:t>
            </w:r>
          </w:p>
        </w:tc>
        <w:tc>
          <w:tcPr>
            <w:tcW w:w="0" w:type="auto"/>
            <w:tcBorders>
              <w:top w:val="single" w:sz="0" w:space="0" w:color="D3D3D3"/>
              <w:left w:val="single" w:sz="0" w:space="0" w:color="D3D3D3"/>
              <w:bottom w:val="single" w:sz="0" w:space="0" w:color="D3D3D3"/>
              <w:right w:val="single" w:sz="0" w:space="0" w:color="D3D3D3"/>
            </w:tcBorders>
          </w:tcPr>
          <w:p w14:paraId="68E090C8" w14:textId="77777777" w:rsidR="00022B71" w:rsidRDefault="005B112A">
            <w:pPr>
              <w:keepNext/>
              <w:spacing w:after="60"/>
              <w:jc w:val="center"/>
            </w:pPr>
            <w:r>
              <w:rPr>
                <w:rFonts w:ascii="Calibri" w:hAnsi="Calibri"/>
                <w:sz w:val="20"/>
              </w:rPr>
              <w:t>3.6 (11)</w:t>
            </w:r>
          </w:p>
        </w:tc>
        <w:tc>
          <w:tcPr>
            <w:tcW w:w="0" w:type="auto"/>
            <w:tcBorders>
              <w:top w:val="single" w:sz="0" w:space="0" w:color="D3D3D3"/>
              <w:left w:val="single" w:sz="0" w:space="0" w:color="D3D3D3"/>
              <w:bottom w:val="single" w:sz="0" w:space="0" w:color="D3D3D3"/>
              <w:right w:val="single" w:sz="0" w:space="0" w:color="D3D3D3"/>
            </w:tcBorders>
          </w:tcPr>
          <w:p w14:paraId="0A1F4557" w14:textId="77777777" w:rsidR="00022B71" w:rsidRDefault="00022B71">
            <w:pPr>
              <w:keepNext/>
              <w:spacing w:after="60"/>
              <w:jc w:val="center"/>
            </w:pPr>
          </w:p>
        </w:tc>
      </w:tr>
      <w:tr w:rsidR="00022B71" w14:paraId="4560DAA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65BCBF"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3C06CE84" w14:textId="77777777" w:rsidR="00022B71" w:rsidRDefault="005B112A">
            <w:pPr>
              <w:keepNext/>
              <w:spacing w:after="60"/>
              <w:jc w:val="center"/>
            </w:pPr>
            <w:r>
              <w:rPr>
                <w:rFonts w:ascii="Calibri" w:hAnsi="Calibri"/>
                <w:sz w:val="20"/>
              </w:rPr>
              <w:t>2.7 (18)</w:t>
            </w:r>
          </w:p>
        </w:tc>
        <w:tc>
          <w:tcPr>
            <w:tcW w:w="0" w:type="auto"/>
            <w:tcBorders>
              <w:top w:val="single" w:sz="0" w:space="0" w:color="D3D3D3"/>
              <w:left w:val="single" w:sz="0" w:space="0" w:color="D3D3D3"/>
              <w:bottom w:val="single" w:sz="0" w:space="0" w:color="D3D3D3"/>
              <w:right w:val="single" w:sz="0" w:space="0" w:color="D3D3D3"/>
            </w:tcBorders>
          </w:tcPr>
          <w:p w14:paraId="6C2D83B4" w14:textId="77777777" w:rsidR="00022B71" w:rsidRDefault="005B112A">
            <w:pPr>
              <w:keepNext/>
              <w:spacing w:after="60"/>
              <w:jc w:val="center"/>
            </w:pPr>
            <w:r>
              <w:rPr>
                <w:rFonts w:ascii="Calibri" w:hAnsi="Calibri"/>
                <w:sz w:val="20"/>
              </w:rPr>
              <w:t>3.2 (12)</w:t>
            </w:r>
          </w:p>
        </w:tc>
        <w:tc>
          <w:tcPr>
            <w:tcW w:w="0" w:type="auto"/>
            <w:tcBorders>
              <w:top w:val="single" w:sz="0" w:space="0" w:color="D3D3D3"/>
              <w:left w:val="single" w:sz="0" w:space="0" w:color="D3D3D3"/>
              <w:bottom w:val="single" w:sz="0" w:space="0" w:color="D3D3D3"/>
              <w:right w:val="single" w:sz="0" w:space="0" w:color="D3D3D3"/>
            </w:tcBorders>
          </w:tcPr>
          <w:p w14:paraId="292283DB" w14:textId="77777777" w:rsidR="00022B71" w:rsidRDefault="005B112A">
            <w:pPr>
              <w:keepNext/>
              <w:spacing w:after="60"/>
              <w:jc w:val="center"/>
            </w:pPr>
            <w:r>
              <w:rPr>
                <w:rFonts w:ascii="Calibri" w:hAnsi="Calibri"/>
                <w:sz w:val="20"/>
              </w:rPr>
              <w:t>2.1 (6)</w:t>
            </w:r>
          </w:p>
        </w:tc>
        <w:tc>
          <w:tcPr>
            <w:tcW w:w="0" w:type="auto"/>
            <w:tcBorders>
              <w:top w:val="single" w:sz="0" w:space="0" w:color="D3D3D3"/>
              <w:left w:val="single" w:sz="0" w:space="0" w:color="D3D3D3"/>
              <w:bottom w:val="single" w:sz="0" w:space="0" w:color="D3D3D3"/>
              <w:right w:val="single" w:sz="0" w:space="0" w:color="D3D3D3"/>
            </w:tcBorders>
          </w:tcPr>
          <w:p w14:paraId="2C293EF4" w14:textId="77777777" w:rsidR="00022B71" w:rsidRDefault="00022B71">
            <w:pPr>
              <w:keepNext/>
              <w:spacing w:after="60"/>
              <w:jc w:val="center"/>
            </w:pPr>
          </w:p>
        </w:tc>
      </w:tr>
      <w:tr w:rsidR="00022B71" w14:paraId="40FF074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B1F5FE"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5936CE44" w14:textId="77777777" w:rsidR="00022B71" w:rsidRDefault="005B112A">
            <w:pPr>
              <w:keepNext/>
              <w:spacing w:after="60"/>
              <w:jc w:val="center"/>
            </w:pPr>
            <w:r>
              <w:rPr>
                <w:rFonts w:ascii="Calibri" w:hAnsi="Calibri"/>
                <w:sz w:val="20"/>
              </w:rPr>
              <w:t>11.6 (80)</w:t>
            </w:r>
          </w:p>
        </w:tc>
        <w:tc>
          <w:tcPr>
            <w:tcW w:w="0" w:type="auto"/>
            <w:tcBorders>
              <w:top w:val="single" w:sz="0" w:space="0" w:color="D3D3D3"/>
              <w:left w:val="single" w:sz="0" w:space="0" w:color="D3D3D3"/>
              <w:bottom w:val="single" w:sz="0" w:space="0" w:color="D3D3D3"/>
              <w:right w:val="single" w:sz="0" w:space="0" w:color="D3D3D3"/>
            </w:tcBorders>
          </w:tcPr>
          <w:p w14:paraId="2693DB00" w14:textId="77777777" w:rsidR="00022B71" w:rsidRDefault="005B112A">
            <w:pPr>
              <w:keepNext/>
              <w:spacing w:after="60"/>
              <w:jc w:val="center"/>
            </w:pPr>
            <w:r>
              <w:rPr>
                <w:rFonts w:ascii="Calibri" w:hAnsi="Calibri"/>
                <w:sz w:val="20"/>
              </w:rPr>
              <w:t>11.3 (43)</w:t>
            </w:r>
          </w:p>
        </w:tc>
        <w:tc>
          <w:tcPr>
            <w:tcW w:w="0" w:type="auto"/>
            <w:tcBorders>
              <w:top w:val="single" w:sz="0" w:space="0" w:color="D3D3D3"/>
              <w:left w:val="single" w:sz="0" w:space="0" w:color="D3D3D3"/>
              <w:bottom w:val="single" w:sz="0" w:space="0" w:color="D3D3D3"/>
              <w:right w:val="single" w:sz="0" w:space="0" w:color="D3D3D3"/>
            </w:tcBorders>
          </w:tcPr>
          <w:p w14:paraId="11454FBE" w14:textId="77777777" w:rsidR="00022B71" w:rsidRDefault="005B112A">
            <w:pPr>
              <w:keepNext/>
              <w:spacing w:after="60"/>
              <w:jc w:val="center"/>
            </w:pPr>
            <w:r>
              <w:rPr>
                <w:rFonts w:ascii="Calibri" w:hAnsi="Calibri"/>
                <w:sz w:val="20"/>
              </w:rPr>
              <w:t>11.9 (37)</w:t>
            </w:r>
          </w:p>
        </w:tc>
        <w:tc>
          <w:tcPr>
            <w:tcW w:w="0" w:type="auto"/>
            <w:tcBorders>
              <w:top w:val="single" w:sz="0" w:space="0" w:color="D3D3D3"/>
              <w:left w:val="single" w:sz="0" w:space="0" w:color="D3D3D3"/>
              <w:bottom w:val="single" w:sz="0" w:space="0" w:color="D3D3D3"/>
              <w:right w:val="single" w:sz="0" w:space="0" w:color="D3D3D3"/>
            </w:tcBorders>
          </w:tcPr>
          <w:p w14:paraId="2B10DD1A" w14:textId="77777777" w:rsidR="00022B71" w:rsidRDefault="00022B71">
            <w:pPr>
              <w:keepNext/>
              <w:spacing w:after="60"/>
              <w:jc w:val="center"/>
            </w:pPr>
          </w:p>
        </w:tc>
      </w:tr>
      <w:tr w:rsidR="00022B71" w14:paraId="755B252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C84BE0"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2913929D" w14:textId="77777777" w:rsidR="00022B71" w:rsidRDefault="005B112A">
            <w:pPr>
              <w:keepNext/>
              <w:spacing w:after="60"/>
              <w:jc w:val="center"/>
            </w:pPr>
            <w:r>
              <w:rPr>
                <w:rFonts w:ascii="Calibri" w:hAnsi="Calibri"/>
                <w:sz w:val="20"/>
              </w:rPr>
              <w:t>17.2 (118)</w:t>
            </w:r>
          </w:p>
        </w:tc>
        <w:tc>
          <w:tcPr>
            <w:tcW w:w="0" w:type="auto"/>
            <w:tcBorders>
              <w:top w:val="single" w:sz="0" w:space="0" w:color="D3D3D3"/>
              <w:left w:val="single" w:sz="0" w:space="0" w:color="D3D3D3"/>
              <w:bottom w:val="single" w:sz="0" w:space="0" w:color="D3D3D3"/>
              <w:right w:val="single" w:sz="0" w:space="0" w:color="D3D3D3"/>
            </w:tcBorders>
          </w:tcPr>
          <w:p w14:paraId="6EEC5A63" w14:textId="77777777" w:rsidR="00022B71" w:rsidRDefault="005B112A">
            <w:pPr>
              <w:keepNext/>
              <w:spacing w:after="60"/>
              <w:jc w:val="center"/>
            </w:pPr>
            <w:r>
              <w:rPr>
                <w:rFonts w:ascii="Calibri" w:hAnsi="Calibri"/>
                <w:sz w:val="20"/>
              </w:rPr>
              <w:t>20.0 (76)</w:t>
            </w:r>
          </w:p>
        </w:tc>
        <w:tc>
          <w:tcPr>
            <w:tcW w:w="0" w:type="auto"/>
            <w:tcBorders>
              <w:top w:val="single" w:sz="0" w:space="0" w:color="D3D3D3"/>
              <w:left w:val="single" w:sz="0" w:space="0" w:color="D3D3D3"/>
              <w:bottom w:val="single" w:sz="0" w:space="0" w:color="D3D3D3"/>
              <w:right w:val="single" w:sz="0" w:space="0" w:color="D3D3D3"/>
            </w:tcBorders>
          </w:tcPr>
          <w:p w14:paraId="7C54817F" w14:textId="77777777" w:rsidR="00022B71" w:rsidRDefault="005B112A">
            <w:pPr>
              <w:keepNext/>
              <w:spacing w:after="60"/>
              <w:jc w:val="center"/>
            </w:pPr>
            <w:r>
              <w:rPr>
                <w:rFonts w:ascii="Calibri" w:hAnsi="Calibri"/>
                <w:sz w:val="20"/>
              </w:rPr>
              <w:t>13.7 (42)</w:t>
            </w:r>
          </w:p>
        </w:tc>
        <w:tc>
          <w:tcPr>
            <w:tcW w:w="0" w:type="auto"/>
            <w:tcBorders>
              <w:top w:val="single" w:sz="0" w:space="0" w:color="D3D3D3"/>
              <w:left w:val="single" w:sz="0" w:space="0" w:color="D3D3D3"/>
              <w:bottom w:val="single" w:sz="0" w:space="0" w:color="D3D3D3"/>
              <w:right w:val="single" w:sz="0" w:space="0" w:color="D3D3D3"/>
            </w:tcBorders>
          </w:tcPr>
          <w:p w14:paraId="50F8D6F4" w14:textId="77777777" w:rsidR="00022B71" w:rsidRDefault="00022B71">
            <w:pPr>
              <w:keepNext/>
              <w:spacing w:after="60"/>
              <w:jc w:val="center"/>
            </w:pPr>
          </w:p>
        </w:tc>
      </w:tr>
      <w:tr w:rsidR="00022B71" w14:paraId="00C267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E4E0C" w14:textId="77777777" w:rsidR="00022B71" w:rsidRDefault="005B112A">
            <w:pPr>
              <w:keepNext/>
              <w:spacing w:after="60"/>
            </w:pPr>
            <w:r>
              <w:rPr>
                <w:rFonts w:ascii="Calibri" w:hAnsi="Calibri"/>
                <w:sz w:val="20"/>
              </w:rPr>
              <w:t>Occupation_pere</w:t>
            </w:r>
          </w:p>
        </w:tc>
        <w:tc>
          <w:tcPr>
            <w:tcW w:w="0" w:type="auto"/>
            <w:tcBorders>
              <w:top w:val="single" w:sz="0" w:space="0" w:color="D3D3D3"/>
              <w:left w:val="single" w:sz="0" w:space="0" w:color="D3D3D3"/>
              <w:bottom w:val="single" w:sz="0" w:space="0" w:color="D3D3D3"/>
              <w:right w:val="single" w:sz="0" w:space="0" w:color="D3D3D3"/>
            </w:tcBorders>
          </w:tcPr>
          <w:p w14:paraId="6DF4F16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DE14D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D1A7D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1FA324" w14:textId="77777777" w:rsidR="00022B71" w:rsidRDefault="005B112A">
            <w:pPr>
              <w:keepNext/>
              <w:spacing w:after="60"/>
              <w:jc w:val="center"/>
            </w:pPr>
            <w:r>
              <w:rPr>
                <w:rFonts w:ascii="Calibri" w:hAnsi="Calibri"/>
                <w:sz w:val="20"/>
              </w:rPr>
              <w:t>0.005</w:t>
            </w:r>
          </w:p>
        </w:tc>
      </w:tr>
      <w:tr w:rsidR="00022B71" w14:paraId="3F8538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1BE219"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71BDB1B8" w14:textId="77777777" w:rsidR="00022B71" w:rsidRDefault="005B112A">
            <w:pPr>
              <w:keepNext/>
              <w:spacing w:after="60"/>
              <w:jc w:val="center"/>
            </w:pPr>
            <w:r>
              <w:rPr>
                <w:rFonts w:ascii="Calibri" w:hAnsi="Calibri"/>
                <w:sz w:val="20"/>
              </w:rPr>
              <w:t>1.9 (13)</w:t>
            </w:r>
          </w:p>
        </w:tc>
        <w:tc>
          <w:tcPr>
            <w:tcW w:w="0" w:type="auto"/>
            <w:tcBorders>
              <w:top w:val="single" w:sz="0" w:space="0" w:color="D3D3D3"/>
              <w:left w:val="single" w:sz="0" w:space="0" w:color="D3D3D3"/>
              <w:bottom w:val="single" w:sz="0" w:space="0" w:color="D3D3D3"/>
              <w:right w:val="single" w:sz="0" w:space="0" w:color="D3D3D3"/>
            </w:tcBorders>
          </w:tcPr>
          <w:p w14:paraId="1557E6F1"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68437235" w14:textId="77777777" w:rsidR="00022B71" w:rsidRDefault="005B112A">
            <w:pPr>
              <w:keepNext/>
              <w:spacing w:after="60"/>
              <w:jc w:val="center"/>
            </w:pPr>
            <w:r>
              <w:rPr>
                <w:rFonts w:ascii="Calibri" w:hAnsi="Calibri"/>
                <w:sz w:val="20"/>
              </w:rPr>
              <w:t>3.1 (9)</w:t>
            </w:r>
          </w:p>
        </w:tc>
        <w:tc>
          <w:tcPr>
            <w:tcW w:w="0" w:type="auto"/>
            <w:tcBorders>
              <w:top w:val="single" w:sz="0" w:space="0" w:color="D3D3D3"/>
              <w:left w:val="single" w:sz="0" w:space="0" w:color="D3D3D3"/>
              <w:bottom w:val="single" w:sz="0" w:space="0" w:color="D3D3D3"/>
              <w:right w:val="single" w:sz="0" w:space="0" w:color="D3D3D3"/>
            </w:tcBorders>
          </w:tcPr>
          <w:p w14:paraId="7E81401B" w14:textId="77777777" w:rsidR="00022B71" w:rsidRDefault="00022B71">
            <w:pPr>
              <w:keepNext/>
              <w:spacing w:after="60"/>
              <w:jc w:val="center"/>
            </w:pPr>
          </w:p>
        </w:tc>
      </w:tr>
      <w:tr w:rsidR="00022B71" w14:paraId="60527EF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D0C2B8"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07CAF2C0" w14:textId="77777777" w:rsidR="00022B71" w:rsidRDefault="005B112A">
            <w:pPr>
              <w:keepNext/>
              <w:spacing w:after="60"/>
              <w:jc w:val="center"/>
            </w:pPr>
            <w:r>
              <w:rPr>
                <w:rFonts w:ascii="Calibri" w:hAnsi="Calibri"/>
                <w:sz w:val="20"/>
              </w:rPr>
              <w:t>7.6 (51)</w:t>
            </w:r>
          </w:p>
        </w:tc>
        <w:tc>
          <w:tcPr>
            <w:tcW w:w="0" w:type="auto"/>
            <w:tcBorders>
              <w:top w:val="single" w:sz="0" w:space="0" w:color="D3D3D3"/>
              <w:left w:val="single" w:sz="0" w:space="0" w:color="D3D3D3"/>
              <w:bottom w:val="single" w:sz="0" w:space="0" w:color="D3D3D3"/>
              <w:right w:val="single" w:sz="0" w:space="0" w:color="D3D3D3"/>
            </w:tcBorders>
          </w:tcPr>
          <w:p w14:paraId="0FCF646E" w14:textId="77777777" w:rsidR="00022B71" w:rsidRDefault="005B112A">
            <w:pPr>
              <w:keepNext/>
              <w:spacing w:after="60"/>
              <w:jc w:val="center"/>
            </w:pPr>
            <w:r>
              <w:rPr>
                <w:rFonts w:ascii="Calibri" w:hAnsi="Calibri"/>
                <w:sz w:val="20"/>
              </w:rPr>
              <w:t>9.3 (35)</w:t>
            </w:r>
          </w:p>
        </w:tc>
        <w:tc>
          <w:tcPr>
            <w:tcW w:w="0" w:type="auto"/>
            <w:tcBorders>
              <w:top w:val="single" w:sz="0" w:space="0" w:color="D3D3D3"/>
              <w:left w:val="single" w:sz="0" w:space="0" w:color="D3D3D3"/>
              <w:bottom w:val="single" w:sz="0" w:space="0" w:color="D3D3D3"/>
              <w:right w:val="single" w:sz="0" w:space="0" w:color="D3D3D3"/>
            </w:tcBorders>
          </w:tcPr>
          <w:p w14:paraId="224C77AD" w14:textId="77777777" w:rsidR="00022B71" w:rsidRDefault="005B112A">
            <w:pPr>
              <w:keepNext/>
              <w:spacing w:after="60"/>
              <w:jc w:val="center"/>
            </w:pPr>
            <w:r>
              <w:rPr>
                <w:rFonts w:ascii="Calibri" w:hAnsi="Calibri"/>
                <w:sz w:val="20"/>
              </w:rPr>
              <w:t>5.5 (17)</w:t>
            </w:r>
          </w:p>
        </w:tc>
        <w:tc>
          <w:tcPr>
            <w:tcW w:w="0" w:type="auto"/>
            <w:tcBorders>
              <w:top w:val="single" w:sz="0" w:space="0" w:color="D3D3D3"/>
              <w:left w:val="single" w:sz="0" w:space="0" w:color="D3D3D3"/>
              <w:bottom w:val="single" w:sz="0" w:space="0" w:color="D3D3D3"/>
              <w:right w:val="single" w:sz="0" w:space="0" w:color="D3D3D3"/>
            </w:tcBorders>
          </w:tcPr>
          <w:p w14:paraId="6A97E5A9" w14:textId="77777777" w:rsidR="00022B71" w:rsidRDefault="00022B71">
            <w:pPr>
              <w:keepNext/>
              <w:spacing w:after="60"/>
              <w:jc w:val="center"/>
            </w:pPr>
          </w:p>
        </w:tc>
      </w:tr>
      <w:tr w:rsidR="00022B71" w14:paraId="4E4D697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DE1CF4"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7F099833" w14:textId="77777777" w:rsidR="00022B71" w:rsidRDefault="005B112A">
            <w:pPr>
              <w:keepNext/>
              <w:spacing w:after="60"/>
              <w:jc w:val="center"/>
            </w:pPr>
            <w:r>
              <w:rPr>
                <w:rFonts w:ascii="Calibri" w:hAnsi="Calibri"/>
                <w:sz w:val="20"/>
              </w:rPr>
              <w:t>12.3 (83)</w:t>
            </w:r>
          </w:p>
        </w:tc>
        <w:tc>
          <w:tcPr>
            <w:tcW w:w="0" w:type="auto"/>
            <w:tcBorders>
              <w:top w:val="single" w:sz="0" w:space="0" w:color="D3D3D3"/>
              <w:left w:val="single" w:sz="0" w:space="0" w:color="D3D3D3"/>
              <w:bottom w:val="single" w:sz="0" w:space="0" w:color="D3D3D3"/>
              <w:right w:val="single" w:sz="0" w:space="0" w:color="D3D3D3"/>
            </w:tcBorders>
          </w:tcPr>
          <w:p w14:paraId="2E20DB62" w14:textId="77777777" w:rsidR="00022B71" w:rsidRDefault="005B112A">
            <w:pPr>
              <w:keepNext/>
              <w:spacing w:after="60"/>
              <w:jc w:val="center"/>
            </w:pPr>
            <w:r>
              <w:rPr>
                <w:rFonts w:ascii="Calibri" w:hAnsi="Calibri"/>
                <w:sz w:val="20"/>
              </w:rPr>
              <w:t>13.6 (51)</w:t>
            </w:r>
          </w:p>
        </w:tc>
        <w:tc>
          <w:tcPr>
            <w:tcW w:w="0" w:type="auto"/>
            <w:tcBorders>
              <w:top w:val="single" w:sz="0" w:space="0" w:color="D3D3D3"/>
              <w:left w:val="single" w:sz="0" w:space="0" w:color="D3D3D3"/>
              <w:bottom w:val="single" w:sz="0" w:space="0" w:color="D3D3D3"/>
              <w:right w:val="single" w:sz="0" w:space="0" w:color="D3D3D3"/>
            </w:tcBorders>
          </w:tcPr>
          <w:p w14:paraId="3D8D0602" w14:textId="77777777" w:rsidR="00022B71" w:rsidRDefault="005B112A">
            <w:pPr>
              <w:keepNext/>
              <w:spacing w:after="60"/>
              <w:jc w:val="center"/>
            </w:pPr>
            <w:r>
              <w:rPr>
                <w:rFonts w:ascii="Calibri" w:hAnsi="Calibri"/>
                <w:sz w:val="20"/>
              </w:rPr>
              <w:t>10.7 (33)</w:t>
            </w:r>
          </w:p>
        </w:tc>
        <w:tc>
          <w:tcPr>
            <w:tcW w:w="0" w:type="auto"/>
            <w:tcBorders>
              <w:top w:val="single" w:sz="0" w:space="0" w:color="D3D3D3"/>
              <w:left w:val="single" w:sz="0" w:space="0" w:color="D3D3D3"/>
              <w:bottom w:val="single" w:sz="0" w:space="0" w:color="D3D3D3"/>
              <w:right w:val="single" w:sz="0" w:space="0" w:color="D3D3D3"/>
            </w:tcBorders>
          </w:tcPr>
          <w:p w14:paraId="662C5889" w14:textId="77777777" w:rsidR="00022B71" w:rsidRDefault="00022B71">
            <w:pPr>
              <w:keepNext/>
              <w:spacing w:after="60"/>
              <w:jc w:val="center"/>
            </w:pPr>
          </w:p>
        </w:tc>
      </w:tr>
      <w:tr w:rsidR="00022B71" w14:paraId="756AA93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4EBEE"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256BC52E" w14:textId="77777777" w:rsidR="00022B71" w:rsidRDefault="005B112A">
            <w:pPr>
              <w:keepNext/>
              <w:spacing w:after="60"/>
              <w:jc w:val="center"/>
            </w:pPr>
            <w:r>
              <w:rPr>
                <w:rFonts w:ascii="Calibri" w:hAnsi="Calibri"/>
                <w:sz w:val="20"/>
              </w:rPr>
              <w:t>36.1 (245)</w:t>
            </w:r>
          </w:p>
        </w:tc>
        <w:tc>
          <w:tcPr>
            <w:tcW w:w="0" w:type="auto"/>
            <w:tcBorders>
              <w:top w:val="single" w:sz="0" w:space="0" w:color="D3D3D3"/>
              <w:left w:val="single" w:sz="0" w:space="0" w:color="D3D3D3"/>
              <w:bottom w:val="single" w:sz="0" w:space="0" w:color="D3D3D3"/>
              <w:right w:val="single" w:sz="0" w:space="0" w:color="D3D3D3"/>
            </w:tcBorders>
          </w:tcPr>
          <w:p w14:paraId="327846A2" w14:textId="77777777" w:rsidR="00022B71" w:rsidRDefault="005B112A">
            <w:pPr>
              <w:keepNext/>
              <w:spacing w:after="60"/>
              <w:jc w:val="center"/>
            </w:pPr>
            <w:r>
              <w:rPr>
                <w:rFonts w:ascii="Calibri" w:hAnsi="Calibri"/>
                <w:sz w:val="20"/>
              </w:rPr>
              <w:t>34.4 (128)</w:t>
            </w:r>
          </w:p>
        </w:tc>
        <w:tc>
          <w:tcPr>
            <w:tcW w:w="0" w:type="auto"/>
            <w:tcBorders>
              <w:top w:val="single" w:sz="0" w:space="0" w:color="D3D3D3"/>
              <w:left w:val="single" w:sz="0" w:space="0" w:color="D3D3D3"/>
              <w:bottom w:val="single" w:sz="0" w:space="0" w:color="D3D3D3"/>
              <w:right w:val="single" w:sz="0" w:space="0" w:color="D3D3D3"/>
            </w:tcBorders>
          </w:tcPr>
          <w:p w14:paraId="4B3A9549" w14:textId="77777777" w:rsidR="00022B71" w:rsidRDefault="005B112A">
            <w:pPr>
              <w:keepNext/>
              <w:spacing w:after="60"/>
              <w:jc w:val="center"/>
            </w:pPr>
            <w:r>
              <w:rPr>
                <w:rFonts w:ascii="Calibri" w:hAnsi="Calibri"/>
                <w:sz w:val="20"/>
              </w:rPr>
              <w:t>38.3 (117)</w:t>
            </w:r>
          </w:p>
        </w:tc>
        <w:tc>
          <w:tcPr>
            <w:tcW w:w="0" w:type="auto"/>
            <w:tcBorders>
              <w:top w:val="single" w:sz="0" w:space="0" w:color="D3D3D3"/>
              <w:left w:val="single" w:sz="0" w:space="0" w:color="D3D3D3"/>
              <w:bottom w:val="single" w:sz="0" w:space="0" w:color="D3D3D3"/>
              <w:right w:val="single" w:sz="0" w:space="0" w:color="D3D3D3"/>
            </w:tcBorders>
          </w:tcPr>
          <w:p w14:paraId="217DE298" w14:textId="77777777" w:rsidR="00022B71" w:rsidRDefault="00022B71">
            <w:pPr>
              <w:keepNext/>
              <w:spacing w:after="60"/>
              <w:jc w:val="center"/>
            </w:pPr>
          </w:p>
        </w:tc>
      </w:tr>
      <w:tr w:rsidR="00022B71" w14:paraId="10BBD7F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ADEE7"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28760CAD" w14:textId="77777777" w:rsidR="00022B71" w:rsidRDefault="005B112A">
            <w:pPr>
              <w:keepNext/>
              <w:spacing w:after="60"/>
              <w:jc w:val="center"/>
            </w:pPr>
            <w:r>
              <w:rPr>
                <w:rFonts w:ascii="Calibri" w:hAnsi="Calibri"/>
                <w:sz w:val="20"/>
              </w:rPr>
              <w:t>7.9 (53)</w:t>
            </w:r>
          </w:p>
        </w:tc>
        <w:tc>
          <w:tcPr>
            <w:tcW w:w="0" w:type="auto"/>
            <w:tcBorders>
              <w:top w:val="single" w:sz="0" w:space="0" w:color="D3D3D3"/>
              <w:left w:val="single" w:sz="0" w:space="0" w:color="D3D3D3"/>
              <w:bottom w:val="single" w:sz="0" w:space="0" w:color="D3D3D3"/>
              <w:right w:val="single" w:sz="0" w:space="0" w:color="D3D3D3"/>
            </w:tcBorders>
          </w:tcPr>
          <w:p w14:paraId="53D10AA2" w14:textId="77777777" w:rsidR="00022B71" w:rsidRDefault="005B112A">
            <w:pPr>
              <w:keepNext/>
              <w:spacing w:after="60"/>
              <w:jc w:val="center"/>
            </w:pPr>
            <w:r>
              <w:rPr>
                <w:rFonts w:ascii="Calibri" w:hAnsi="Calibri"/>
                <w:sz w:val="20"/>
              </w:rPr>
              <w:t>5.5 (21)</w:t>
            </w:r>
          </w:p>
        </w:tc>
        <w:tc>
          <w:tcPr>
            <w:tcW w:w="0" w:type="auto"/>
            <w:tcBorders>
              <w:top w:val="single" w:sz="0" w:space="0" w:color="D3D3D3"/>
              <w:left w:val="single" w:sz="0" w:space="0" w:color="D3D3D3"/>
              <w:bottom w:val="single" w:sz="0" w:space="0" w:color="D3D3D3"/>
              <w:right w:val="single" w:sz="0" w:space="0" w:color="D3D3D3"/>
            </w:tcBorders>
          </w:tcPr>
          <w:p w14:paraId="1591D520" w14:textId="77777777" w:rsidR="00022B71" w:rsidRDefault="005B112A">
            <w:pPr>
              <w:keepNext/>
              <w:spacing w:after="60"/>
              <w:jc w:val="center"/>
            </w:pPr>
            <w:r>
              <w:rPr>
                <w:rFonts w:ascii="Calibri" w:hAnsi="Calibri"/>
                <w:sz w:val="20"/>
              </w:rPr>
              <w:t>10.8 (33)</w:t>
            </w:r>
          </w:p>
        </w:tc>
        <w:tc>
          <w:tcPr>
            <w:tcW w:w="0" w:type="auto"/>
            <w:tcBorders>
              <w:top w:val="single" w:sz="0" w:space="0" w:color="D3D3D3"/>
              <w:left w:val="single" w:sz="0" w:space="0" w:color="D3D3D3"/>
              <w:bottom w:val="single" w:sz="0" w:space="0" w:color="D3D3D3"/>
              <w:right w:val="single" w:sz="0" w:space="0" w:color="D3D3D3"/>
            </w:tcBorders>
          </w:tcPr>
          <w:p w14:paraId="16A9F229" w14:textId="77777777" w:rsidR="00022B71" w:rsidRDefault="00022B71">
            <w:pPr>
              <w:keepNext/>
              <w:spacing w:after="60"/>
              <w:jc w:val="center"/>
            </w:pPr>
          </w:p>
        </w:tc>
      </w:tr>
      <w:tr w:rsidR="00022B71" w14:paraId="02C9600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5862F1"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06D86CFA" w14:textId="77777777" w:rsidR="00022B71" w:rsidRDefault="005B112A">
            <w:pPr>
              <w:keepNext/>
              <w:spacing w:after="60"/>
              <w:jc w:val="center"/>
            </w:pPr>
            <w:r>
              <w:rPr>
                <w:rFonts w:ascii="Calibri" w:hAnsi="Calibri"/>
                <w:sz w:val="20"/>
              </w:rPr>
              <w:t>2.6 (18)</w:t>
            </w:r>
          </w:p>
        </w:tc>
        <w:tc>
          <w:tcPr>
            <w:tcW w:w="0" w:type="auto"/>
            <w:tcBorders>
              <w:top w:val="single" w:sz="0" w:space="0" w:color="D3D3D3"/>
              <w:left w:val="single" w:sz="0" w:space="0" w:color="D3D3D3"/>
              <w:bottom w:val="single" w:sz="0" w:space="0" w:color="D3D3D3"/>
              <w:right w:val="single" w:sz="0" w:space="0" w:color="D3D3D3"/>
            </w:tcBorders>
          </w:tcPr>
          <w:p w14:paraId="37D979DA" w14:textId="77777777" w:rsidR="00022B71" w:rsidRDefault="005B112A">
            <w:pPr>
              <w:keepNext/>
              <w:spacing w:after="60"/>
              <w:jc w:val="center"/>
            </w:pPr>
            <w:r>
              <w:rPr>
                <w:rFonts w:ascii="Calibri" w:hAnsi="Calibri"/>
                <w:sz w:val="20"/>
              </w:rPr>
              <w:t>3.6 (13)</w:t>
            </w:r>
          </w:p>
        </w:tc>
        <w:tc>
          <w:tcPr>
            <w:tcW w:w="0" w:type="auto"/>
            <w:tcBorders>
              <w:top w:val="single" w:sz="0" w:space="0" w:color="D3D3D3"/>
              <w:left w:val="single" w:sz="0" w:space="0" w:color="D3D3D3"/>
              <w:bottom w:val="single" w:sz="0" w:space="0" w:color="D3D3D3"/>
              <w:right w:val="single" w:sz="0" w:space="0" w:color="D3D3D3"/>
            </w:tcBorders>
          </w:tcPr>
          <w:p w14:paraId="2D248187" w14:textId="77777777" w:rsidR="00022B71" w:rsidRDefault="005B112A">
            <w:pPr>
              <w:keepNext/>
              <w:spacing w:after="60"/>
              <w:jc w:val="center"/>
            </w:pPr>
            <w:r>
              <w:rPr>
                <w:rFonts w:ascii="Calibri" w:hAnsi="Calibri"/>
                <w:sz w:val="20"/>
              </w:rPr>
              <w:t>1.4 (4)</w:t>
            </w:r>
          </w:p>
        </w:tc>
        <w:tc>
          <w:tcPr>
            <w:tcW w:w="0" w:type="auto"/>
            <w:tcBorders>
              <w:top w:val="single" w:sz="0" w:space="0" w:color="D3D3D3"/>
              <w:left w:val="single" w:sz="0" w:space="0" w:color="D3D3D3"/>
              <w:bottom w:val="single" w:sz="0" w:space="0" w:color="D3D3D3"/>
              <w:right w:val="single" w:sz="0" w:space="0" w:color="D3D3D3"/>
            </w:tcBorders>
          </w:tcPr>
          <w:p w14:paraId="6C89F002" w14:textId="77777777" w:rsidR="00022B71" w:rsidRDefault="00022B71">
            <w:pPr>
              <w:keepNext/>
              <w:spacing w:after="60"/>
              <w:jc w:val="center"/>
            </w:pPr>
          </w:p>
        </w:tc>
      </w:tr>
      <w:tr w:rsidR="00022B71" w14:paraId="6166582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4FA22"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5CAC8FD1" w14:textId="77777777" w:rsidR="00022B71" w:rsidRDefault="005B112A">
            <w:pPr>
              <w:keepNext/>
              <w:spacing w:after="60"/>
              <w:jc w:val="center"/>
            </w:pPr>
            <w:r>
              <w:rPr>
                <w:rFonts w:ascii="Calibri" w:hAnsi="Calibri"/>
                <w:sz w:val="20"/>
              </w:rPr>
              <w:t>9.8 (66)</w:t>
            </w:r>
          </w:p>
        </w:tc>
        <w:tc>
          <w:tcPr>
            <w:tcW w:w="0" w:type="auto"/>
            <w:tcBorders>
              <w:top w:val="single" w:sz="0" w:space="0" w:color="D3D3D3"/>
              <w:left w:val="single" w:sz="0" w:space="0" w:color="D3D3D3"/>
              <w:bottom w:val="single" w:sz="0" w:space="0" w:color="D3D3D3"/>
              <w:right w:val="single" w:sz="0" w:space="0" w:color="D3D3D3"/>
            </w:tcBorders>
          </w:tcPr>
          <w:p w14:paraId="63162EDE" w14:textId="77777777" w:rsidR="00022B71" w:rsidRDefault="005B112A">
            <w:pPr>
              <w:keepNext/>
              <w:spacing w:after="60"/>
              <w:jc w:val="center"/>
            </w:pPr>
            <w:r>
              <w:rPr>
                <w:rFonts w:ascii="Calibri" w:hAnsi="Calibri"/>
                <w:sz w:val="20"/>
              </w:rPr>
              <w:t>9.9 (37)</w:t>
            </w:r>
          </w:p>
        </w:tc>
        <w:tc>
          <w:tcPr>
            <w:tcW w:w="0" w:type="auto"/>
            <w:tcBorders>
              <w:top w:val="single" w:sz="0" w:space="0" w:color="D3D3D3"/>
              <w:left w:val="single" w:sz="0" w:space="0" w:color="D3D3D3"/>
              <w:bottom w:val="single" w:sz="0" w:space="0" w:color="D3D3D3"/>
              <w:right w:val="single" w:sz="0" w:space="0" w:color="D3D3D3"/>
            </w:tcBorders>
          </w:tcPr>
          <w:p w14:paraId="6510ED10" w14:textId="77777777" w:rsidR="00022B71" w:rsidRDefault="005B112A">
            <w:pPr>
              <w:keepNext/>
              <w:spacing w:after="60"/>
              <w:jc w:val="center"/>
            </w:pPr>
            <w:r>
              <w:rPr>
                <w:rFonts w:ascii="Calibri" w:hAnsi="Calibri"/>
                <w:sz w:val="20"/>
              </w:rPr>
              <w:t>9.6 (29)</w:t>
            </w:r>
          </w:p>
        </w:tc>
        <w:tc>
          <w:tcPr>
            <w:tcW w:w="0" w:type="auto"/>
            <w:tcBorders>
              <w:top w:val="single" w:sz="0" w:space="0" w:color="D3D3D3"/>
              <w:left w:val="single" w:sz="0" w:space="0" w:color="D3D3D3"/>
              <w:bottom w:val="single" w:sz="0" w:space="0" w:color="D3D3D3"/>
              <w:right w:val="single" w:sz="0" w:space="0" w:color="D3D3D3"/>
            </w:tcBorders>
          </w:tcPr>
          <w:p w14:paraId="556366AA" w14:textId="77777777" w:rsidR="00022B71" w:rsidRDefault="00022B71">
            <w:pPr>
              <w:keepNext/>
              <w:spacing w:after="60"/>
              <w:jc w:val="center"/>
            </w:pPr>
          </w:p>
        </w:tc>
      </w:tr>
      <w:tr w:rsidR="00022B71" w14:paraId="46F2208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50CC8D"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6CC404C7" w14:textId="77777777" w:rsidR="00022B71" w:rsidRDefault="005B112A">
            <w:pPr>
              <w:keepNext/>
              <w:spacing w:after="60"/>
              <w:jc w:val="center"/>
            </w:pPr>
            <w:r>
              <w:rPr>
                <w:rFonts w:ascii="Calibri" w:hAnsi="Calibri"/>
                <w:sz w:val="20"/>
              </w:rPr>
              <w:t>19.7 (134)</w:t>
            </w:r>
          </w:p>
        </w:tc>
        <w:tc>
          <w:tcPr>
            <w:tcW w:w="0" w:type="auto"/>
            <w:tcBorders>
              <w:top w:val="single" w:sz="0" w:space="0" w:color="D3D3D3"/>
              <w:left w:val="single" w:sz="0" w:space="0" w:color="D3D3D3"/>
              <w:bottom w:val="single" w:sz="0" w:space="0" w:color="D3D3D3"/>
              <w:right w:val="single" w:sz="0" w:space="0" w:color="D3D3D3"/>
            </w:tcBorders>
          </w:tcPr>
          <w:p w14:paraId="36F8320A" w14:textId="77777777" w:rsidR="00022B71" w:rsidRDefault="005B112A">
            <w:pPr>
              <w:keepNext/>
              <w:spacing w:after="60"/>
              <w:jc w:val="center"/>
            </w:pPr>
            <w:r>
              <w:rPr>
                <w:rFonts w:ascii="Calibri" w:hAnsi="Calibri"/>
                <w:sz w:val="20"/>
              </w:rPr>
              <w:t>21.8 (81)</w:t>
            </w:r>
          </w:p>
        </w:tc>
        <w:tc>
          <w:tcPr>
            <w:tcW w:w="0" w:type="auto"/>
            <w:tcBorders>
              <w:top w:val="single" w:sz="0" w:space="0" w:color="D3D3D3"/>
              <w:left w:val="single" w:sz="0" w:space="0" w:color="D3D3D3"/>
              <w:bottom w:val="single" w:sz="0" w:space="0" w:color="D3D3D3"/>
              <w:right w:val="single" w:sz="0" w:space="0" w:color="D3D3D3"/>
            </w:tcBorders>
          </w:tcPr>
          <w:p w14:paraId="6AA48B43" w14:textId="77777777" w:rsidR="00022B71" w:rsidRDefault="005B112A">
            <w:pPr>
              <w:keepNext/>
              <w:spacing w:after="60"/>
              <w:jc w:val="center"/>
            </w:pPr>
            <w:r>
              <w:rPr>
                <w:rFonts w:ascii="Calibri" w:hAnsi="Calibri"/>
                <w:sz w:val="20"/>
              </w:rPr>
              <w:t>17.2 (52)</w:t>
            </w:r>
          </w:p>
        </w:tc>
        <w:tc>
          <w:tcPr>
            <w:tcW w:w="0" w:type="auto"/>
            <w:tcBorders>
              <w:top w:val="single" w:sz="0" w:space="0" w:color="D3D3D3"/>
              <w:left w:val="single" w:sz="0" w:space="0" w:color="D3D3D3"/>
              <w:bottom w:val="single" w:sz="0" w:space="0" w:color="D3D3D3"/>
              <w:right w:val="single" w:sz="0" w:space="0" w:color="D3D3D3"/>
            </w:tcBorders>
          </w:tcPr>
          <w:p w14:paraId="457F7D2E" w14:textId="77777777" w:rsidR="00022B71" w:rsidRDefault="00022B71">
            <w:pPr>
              <w:keepNext/>
              <w:spacing w:after="60"/>
              <w:jc w:val="center"/>
            </w:pPr>
          </w:p>
        </w:tc>
      </w:tr>
      <w:tr w:rsidR="00022B71" w14:paraId="103DE6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5EA0D" w14:textId="77777777" w:rsidR="00022B71" w:rsidRDefault="005B112A">
            <w:pPr>
              <w:keepNext/>
              <w:spacing w:after="60"/>
            </w:pPr>
            <w:r>
              <w:rPr>
                <w:rFonts w:ascii="Calibri" w:hAnsi="Calibri"/>
                <w:sz w:val="20"/>
              </w:rPr>
              <w:t>    Sans activité profes</w:t>
            </w:r>
          </w:p>
        </w:tc>
        <w:tc>
          <w:tcPr>
            <w:tcW w:w="0" w:type="auto"/>
            <w:tcBorders>
              <w:top w:val="single" w:sz="0" w:space="0" w:color="D3D3D3"/>
              <w:left w:val="single" w:sz="0" w:space="0" w:color="D3D3D3"/>
              <w:bottom w:val="single" w:sz="0" w:space="0" w:color="D3D3D3"/>
              <w:right w:val="single" w:sz="0" w:space="0" w:color="D3D3D3"/>
            </w:tcBorders>
          </w:tcPr>
          <w:p w14:paraId="1680D1DD" w14:textId="77777777" w:rsidR="00022B71" w:rsidRDefault="005B112A">
            <w:pPr>
              <w:keepNext/>
              <w:spacing w:after="60"/>
              <w:jc w:val="center"/>
            </w:pPr>
            <w:r>
              <w:rPr>
                <w:rFonts w:ascii="Calibri" w:hAnsi="Calibri"/>
                <w:sz w:val="20"/>
              </w:rPr>
              <w:t>2.2 (15)</w:t>
            </w:r>
          </w:p>
        </w:tc>
        <w:tc>
          <w:tcPr>
            <w:tcW w:w="0" w:type="auto"/>
            <w:tcBorders>
              <w:top w:val="single" w:sz="0" w:space="0" w:color="D3D3D3"/>
              <w:left w:val="single" w:sz="0" w:space="0" w:color="D3D3D3"/>
              <w:bottom w:val="single" w:sz="0" w:space="0" w:color="D3D3D3"/>
              <w:right w:val="single" w:sz="0" w:space="0" w:color="D3D3D3"/>
            </w:tcBorders>
          </w:tcPr>
          <w:p w14:paraId="66FFB64B"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7B013F1F" w14:textId="77777777" w:rsidR="00022B71" w:rsidRDefault="005B112A">
            <w:pPr>
              <w:keepNext/>
              <w:spacing w:after="60"/>
              <w:jc w:val="center"/>
            </w:pPr>
            <w:r>
              <w:rPr>
                <w:rFonts w:ascii="Calibri" w:hAnsi="Calibri"/>
                <w:sz w:val="20"/>
              </w:rPr>
              <w:t>3.5 (11)</w:t>
            </w:r>
          </w:p>
        </w:tc>
        <w:tc>
          <w:tcPr>
            <w:tcW w:w="0" w:type="auto"/>
            <w:tcBorders>
              <w:top w:val="single" w:sz="0" w:space="0" w:color="D3D3D3"/>
              <w:left w:val="single" w:sz="0" w:space="0" w:color="D3D3D3"/>
              <w:bottom w:val="single" w:sz="0" w:space="0" w:color="D3D3D3"/>
              <w:right w:val="single" w:sz="0" w:space="0" w:color="D3D3D3"/>
            </w:tcBorders>
          </w:tcPr>
          <w:p w14:paraId="79DF8D55" w14:textId="77777777" w:rsidR="00022B71" w:rsidRDefault="00022B71">
            <w:pPr>
              <w:keepNext/>
              <w:spacing w:after="60"/>
              <w:jc w:val="center"/>
            </w:pPr>
          </w:p>
        </w:tc>
      </w:tr>
      <w:tr w:rsidR="00022B71" w14:paraId="3EA01AFA" w14:textId="77777777" w:rsidTr="00022B71">
        <w:trPr>
          <w:cantSplit/>
          <w:jc w:val="center"/>
        </w:trPr>
        <w:tc>
          <w:tcPr>
            <w:tcW w:w="0" w:type="auto"/>
            <w:gridSpan w:val="5"/>
          </w:tcPr>
          <w:p w14:paraId="31C07047"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36A9FC4B" w14:textId="77777777" w:rsidTr="00022B71">
        <w:trPr>
          <w:cantSplit/>
          <w:jc w:val="center"/>
        </w:trPr>
        <w:tc>
          <w:tcPr>
            <w:tcW w:w="0" w:type="auto"/>
            <w:gridSpan w:val="5"/>
          </w:tcPr>
          <w:p w14:paraId="1F37B1BA"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3240AD47" w14:textId="77777777" w:rsidR="00022B71" w:rsidRDefault="005B112A">
      <w:pPr>
        <w:pStyle w:val="Titre3"/>
      </w:pPr>
      <w:bookmarkStart w:id="94" w:name="Xad1cbfc4ffbffca3855176eec36abba6622a7f0"/>
      <w:bookmarkStart w:id="95" w:name="_Toc209544836"/>
      <w:bookmarkEnd w:id="92"/>
      <w:r>
        <w:t>Combinaison des tableaux dans un seul tableau</w:t>
      </w:r>
      <w:bookmarkEnd w:id="95"/>
    </w:p>
    <w:p w14:paraId="76444313" w14:textId="77777777" w:rsidR="00022B71" w:rsidRDefault="005B112A">
      <w:r>
        <w:br w:type="page"/>
      </w:r>
    </w:p>
    <w:p w14:paraId="33CE1847" w14:textId="77777777" w:rsidR="00022B71" w:rsidRDefault="005B112A">
      <w:pPr>
        <w:pStyle w:val="En-ttedetabledesmatires"/>
      </w:pPr>
      <w:r>
        <w:rPr>
          <w:rStyle w:val="NormalTok"/>
        </w:rPr>
        <w:t xml:space="preserve">final_table </w:t>
      </w:r>
      <w:r>
        <w:rPr>
          <w:rStyle w:val="OtherTok"/>
        </w:rPr>
        <w:t>&lt;-</w:t>
      </w:r>
      <w:r>
        <w:rPr>
          <w:rStyle w:val="NormalTok"/>
        </w:rPr>
        <w:t xml:space="preserve"> </w:t>
      </w:r>
      <w:r>
        <w:rPr>
          <w:rStyle w:val="FunctionTok"/>
        </w:rPr>
        <w:t>tbl_stack</w:t>
      </w:r>
      <w:r>
        <w:rPr>
          <w:rStyle w:val="NormalTok"/>
        </w:rPr>
        <w:t>(</w:t>
      </w:r>
      <w:r>
        <w:br/>
      </w:r>
      <w:r>
        <w:rPr>
          <w:rStyle w:val="NormalTok"/>
        </w:rPr>
        <w:t xml:space="preserve">  </w:t>
      </w:r>
      <w:r>
        <w:rPr>
          <w:rStyle w:val="AttributeTok"/>
        </w:rPr>
        <w:t>tbls =</w:t>
      </w:r>
      <w:r>
        <w:rPr>
          <w:rStyle w:val="NormalTok"/>
        </w:rPr>
        <w:t xml:space="preserve"> </w:t>
      </w:r>
      <w:r>
        <w:rPr>
          <w:rStyle w:val="FunctionTok"/>
        </w:rPr>
        <w:t>list</w:t>
      </w:r>
      <w:r>
        <w:rPr>
          <w:rStyle w:val="NormalTok"/>
        </w:rPr>
        <w:t>(table_repondants_sexe,table_utilisation_medias_sociaux_sexe,Table_activités_médias_sociaux_sexe,Table_Quête_informations_sexe,Table_parents_sexe),</w:t>
      </w:r>
      <w:r>
        <w:br/>
      </w:r>
      <w:r>
        <w:rPr>
          <w:rStyle w:val="NormalTok"/>
        </w:rPr>
        <w:t xml:space="preserve">  </w:t>
      </w:r>
      <w:r>
        <w:rPr>
          <w:rStyle w:val="AttributeTok"/>
        </w:rPr>
        <w:t>group_header =</w:t>
      </w:r>
      <w:r>
        <w:rPr>
          <w:rStyle w:val="NormalTok"/>
        </w:rPr>
        <w:t xml:space="preserve"> </w:t>
      </w:r>
      <w:r>
        <w:rPr>
          <w:rStyle w:val="FunctionTok"/>
        </w:rPr>
        <w:t>c</w:t>
      </w:r>
      <w:r>
        <w:rPr>
          <w:rStyle w:val="NormalTok"/>
        </w:rPr>
        <w:t>(</w:t>
      </w:r>
      <w:r>
        <w:rPr>
          <w:rStyle w:val="StringTok"/>
        </w:rPr>
        <w:t>"Répondants"</w:t>
      </w:r>
      <w:r>
        <w:rPr>
          <w:rStyle w:val="NormalTok"/>
        </w:rPr>
        <w:t xml:space="preserve">, </w:t>
      </w:r>
      <w:r>
        <w:rPr>
          <w:rStyle w:val="StringTok"/>
        </w:rPr>
        <w:t>"utilisation_medias_sociaux"</w:t>
      </w:r>
      <w:r>
        <w:rPr>
          <w:rStyle w:val="NormalTok"/>
        </w:rPr>
        <w:t>,</w:t>
      </w:r>
      <w:r>
        <w:rPr>
          <w:rStyle w:val="StringTok"/>
        </w:rPr>
        <w:t>"activités_médias_sociaux"</w:t>
      </w:r>
      <w:r>
        <w:rPr>
          <w:rStyle w:val="NormalTok"/>
        </w:rPr>
        <w:t>,</w:t>
      </w:r>
      <w:r>
        <w:rPr>
          <w:rStyle w:val="StringTok"/>
        </w:rPr>
        <w:t>"Quête_informatins"</w:t>
      </w:r>
      <w:r>
        <w:rPr>
          <w:rStyle w:val="NormalTok"/>
        </w:rPr>
        <w:t>,</w:t>
      </w:r>
      <w:r>
        <w:rPr>
          <w:rStyle w:val="StringTok"/>
        </w:rPr>
        <w:t>"Parents"</w:t>
      </w:r>
      <w:r>
        <w:rPr>
          <w:rStyle w:val="NormalTok"/>
        </w:rPr>
        <w:t>)</w:t>
      </w:r>
      <w:r>
        <w:br/>
      </w:r>
      <w:r>
        <w:rPr>
          <w:rStyle w:val="NormalTok"/>
        </w:rPr>
        <w:t>)</w:t>
      </w:r>
      <w:r>
        <w:br/>
      </w:r>
      <w:r>
        <w:br/>
      </w:r>
      <w:r>
        <w:rPr>
          <w:rStyle w:val="CommentTok"/>
        </w:rPr>
        <w:t># Affichage du tableau final</w:t>
      </w:r>
      <w:r>
        <w:br/>
      </w:r>
      <w:r>
        <w:rPr>
          <w:rStyle w:val="NormalTok"/>
        </w:rPr>
        <w:t>final_table</w:t>
      </w:r>
    </w:p>
    <w:tbl>
      <w:tblPr>
        <w:tblStyle w:val="Table"/>
        <w:tblW w:w="0" w:type="auto"/>
        <w:jc w:val="center"/>
        <w:tblCellMar>
          <w:left w:w="60" w:type="dxa"/>
          <w:right w:w="60" w:type="dxa"/>
        </w:tblCellMar>
        <w:tblLook w:val="0000" w:firstRow="0" w:lastRow="0" w:firstColumn="0" w:lastColumn="0" w:noHBand="0" w:noVBand="0"/>
      </w:tblPr>
      <w:tblGrid>
        <w:gridCol w:w="3587"/>
        <w:gridCol w:w="1453"/>
        <w:gridCol w:w="1473"/>
        <w:gridCol w:w="1515"/>
        <w:gridCol w:w="805"/>
      </w:tblGrid>
      <w:tr w:rsidR="00022B71" w14:paraId="28B23CAC"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48636A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BEC97B7"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E850D8A"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41653A9A"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63860D1F"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015B069F" w14:textId="77777777" w:rsidTr="00022B71">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58CE673A" w14:textId="77777777" w:rsidR="00022B71" w:rsidRDefault="005B112A">
            <w:pPr>
              <w:keepNext/>
              <w:spacing w:after="60"/>
            </w:pPr>
            <w:r>
              <w:rPr>
                <w:rFonts w:ascii="Calibri" w:hAnsi="Calibri"/>
                <w:sz w:val="20"/>
              </w:rPr>
              <w:t>Répondants</w:t>
            </w:r>
          </w:p>
        </w:tc>
      </w:tr>
      <w:tr w:rsidR="00022B71" w14:paraId="14E365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19C07B" w14:textId="77777777" w:rsidR="00022B71" w:rsidRDefault="005B112A">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tcPr>
          <w:p w14:paraId="22F9E370"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6796F9DE" w14:textId="77777777" w:rsidR="00022B71" w:rsidRDefault="005B112A">
            <w:pPr>
              <w:keepNext/>
              <w:spacing w:after="60"/>
              <w:jc w:val="center"/>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25FCA85B" w14:textId="77777777" w:rsidR="00022B71" w:rsidRDefault="005B112A">
            <w:pPr>
              <w:keepNext/>
              <w:spacing w:after="60"/>
              <w:jc w:val="center"/>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68D38006" w14:textId="77777777" w:rsidR="00022B71" w:rsidRDefault="005B112A">
            <w:pPr>
              <w:keepNext/>
              <w:spacing w:after="60"/>
              <w:jc w:val="center"/>
            </w:pPr>
            <w:r>
              <w:rPr>
                <w:rFonts w:ascii="Calibri" w:hAnsi="Calibri"/>
                <w:sz w:val="20"/>
              </w:rPr>
              <w:t>0.9</w:t>
            </w:r>
          </w:p>
        </w:tc>
      </w:tr>
      <w:tr w:rsidR="00022B71" w14:paraId="769E767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BED090"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1D5426E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65A99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26C8E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F5828F" w14:textId="77777777" w:rsidR="00022B71" w:rsidRDefault="005B112A">
            <w:pPr>
              <w:keepNext/>
              <w:spacing w:after="60"/>
              <w:jc w:val="center"/>
            </w:pPr>
            <w:r>
              <w:rPr>
                <w:rFonts w:ascii="Calibri" w:hAnsi="Calibri"/>
                <w:sz w:val="20"/>
              </w:rPr>
              <w:t>0.9</w:t>
            </w:r>
          </w:p>
        </w:tc>
      </w:tr>
      <w:tr w:rsidR="00022B71" w14:paraId="5E1A34E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33E795"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3A482110" w14:textId="77777777" w:rsidR="00022B71" w:rsidRDefault="005B112A">
            <w:pPr>
              <w:keepNext/>
              <w:spacing w:after="60"/>
              <w:jc w:val="center"/>
            </w:pPr>
            <w:r>
              <w:rPr>
                <w:rFonts w:ascii="Calibri" w:hAnsi="Calibri"/>
                <w:sz w:val="20"/>
              </w:rPr>
              <w:t>37.2 (268)</w:t>
            </w:r>
          </w:p>
        </w:tc>
        <w:tc>
          <w:tcPr>
            <w:tcW w:w="0" w:type="auto"/>
            <w:tcBorders>
              <w:top w:val="single" w:sz="0" w:space="0" w:color="D3D3D3"/>
              <w:left w:val="single" w:sz="0" w:space="0" w:color="D3D3D3"/>
              <w:bottom w:val="single" w:sz="0" w:space="0" w:color="D3D3D3"/>
              <w:right w:val="single" w:sz="0" w:space="0" w:color="D3D3D3"/>
            </w:tcBorders>
          </w:tcPr>
          <w:p w14:paraId="7C2925CC" w14:textId="77777777" w:rsidR="00022B71" w:rsidRDefault="005B112A">
            <w:pPr>
              <w:keepNext/>
              <w:spacing w:after="60"/>
              <w:jc w:val="center"/>
            </w:pPr>
            <w:r>
              <w:rPr>
                <w:rFonts w:ascii="Calibri" w:hAnsi="Calibri"/>
                <w:sz w:val="20"/>
              </w:rPr>
              <w:t>36.8 (132)</w:t>
            </w:r>
          </w:p>
        </w:tc>
        <w:tc>
          <w:tcPr>
            <w:tcW w:w="0" w:type="auto"/>
            <w:tcBorders>
              <w:top w:val="single" w:sz="0" w:space="0" w:color="D3D3D3"/>
              <w:left w:val="single" w:sz="0" w:space="0" w:color="D3D3D3"/>
              <w:bottom w:val="single" w:sz="0" w:space="0" w:color="D3D3D3"/>
              <w:right w:val="single" w:sz="0" w:space="0" w:color="D3D3D3"/>
            </w:tcBorders>
          </w:tcPr>
          <w:p w14:paraId="519BEBC9" w14:textId="77777777" w:rsidR="00022B71" w:rsidRDefault="005B112A">
            <w:pPr>
              <w:keepNext/>
              <w:spacing w:after="60"/>
              <w:jc w:val="center"/>
            </w:pPr>
            <w:r>
              <w:rPr>
                <w:rFonts w:ascii="Calibri" w:hAnsi="Calibri"/>
                <w:sz w:val="20"/>
              </w:rPr>
              <w:t>37.5 (136)</w:t>
            </w:r>
          </w:p>
        </w:tc>
        <w:tc>
          <w:tcPr>
            <w:tcW w:w="0" w:type="auto"/>
            <w:tcBorders>
              <w:top w:val="single" w:sz="0" w:space="0" w:color="D3D3D3"/>
              <w:left w:val="single" w:sz="0" w:space="0" w:color="D3D3D3"/>
              <w:bottom w:val="single" w:sz="0" w:space="0" w:color="D3D3D3"/>
              <w:right w:val="single" w:sz="0" w:space="0" w:color="D3D3D3"/>
            </w:tcBorders>
          </w:tcPr>
          <w:p w14:paraId="65B14E6A" w14:textId="77777777" w:rsidR="00022B71" w:rsidRDefault="00022B71">
            <w:pPr>
              <w:keepNext/>
              <w:spacing w:after="60"/>
              <w:jc w:val="center"/>
            </w:pPr>
          </w:p>
        </w:tc>
      </w:tr>
      <w:tr w:rsidR="00022B71" w14:paraId="1228940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6BD663"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7A0C5958" w14:textId="77777777" w:rsidR="00022B71" w:rsidRDefault="005B112A">
            <w:pPr>
              <w:keepNext/>
              <w:spacing w:after="60"/>
              <w:jc w:val="center"/>
            </w:pPr>
            <w:r>
              <w:rPr>
                <w:rFonts w:ascii="Calibri" w:hAnsi="Calibri"/>
                <w:sz w:val="20"/>
              </w:rPr>
              <w:t xml:space="preserve">62.8 </w:t>
            </w:r>
            <w:r>
              <w:rPr>
                <w:rFonts w:ascii="Calibri" w:hAnsi="Calibri"/>
                <w:sz w:val="20"/>
              </w:rPr>
              <w:t>(453)</w:t>
            </w:r>
          </w:p>
        </w:tc>
        <w:tc>
          <w:tcPr>
            <w:tcW w:w="0" w:type="auto"/>
            <w:tcBorders>
              <w:top w:val="single" w:sz="0" w:space="0" w:color="D3D3D3"/>
              <w:left w:val="single" w:sz="0" w:space="0" w:color="D3D3D3"/>
              <w:bottom w:val="single" w:sz="0" w:space="0" w:color="D3D3D3"/>
              <w:right w:val="single" w:sz="0" w:space="0" w:color="D3D3D3"/>
            </w:tcBorders>
          </w:tcPr>
          <w:p w14:paraId="46CC8CD0" w14:textId="77777777" w:rsidR="00022B71" w:rsidRDefault="005B112A">
            <w:pPr>
              <w:keepNext/>
              <w:spacing w:after="60"/>
              <w:jc w:val="center"/>
            </w:pPr>
            <w:r>
              <w:rPr>
                <w:rFonts w:ascii="Calibri" w:hAnsi="Calibri"/>
                <w:sz w:val="20"/>
              </w:rPr>
              <w:t>63.2 (227)</w:t>
            </w:r>
          </w:p>
        </w:tc>
        <w:tc>
          <w:tcPr>
            <w:tcW w:w="0" w:type="auto"/>
            <w:tcBorders>
              <w:top w:val="single" w:sz="0" w:space="0" w:color="D3D3D3"/>
              <w:left w:val="single" w:sz="0" w:space="0" w:color="D3D3D3"/>
              <w:bottom w:val="single" w:sz="0" w:space="0" w:color="D3D3D3"/>
              <w:right w:val="single" w:sz="0" w:space="0" w:color="D3D3D3"/>
            </w:tcBorders>
          </w:tcPr>
          <w:p w14:paraId="3042ED8B" w14:textId="77777777" w:rsidR="00022B71" w:rsidRDefault="005B112A">
            <w:pPr>
              <w:keepNext/>
              <w:spacing w:after="60"/>
              <w:jc w:val="center"/>
            </w:pPr>
            <w:r>
              <w:rPr>
                <w:rFonts w:ascii="Calibri" w:hAnsi="Calibri"/>
                <w:sz w:val="20"/>
              </w:rPr>
              <w:t>62.5 (226)</w:t>
            </w:r>
          </w:p>
        </w:tc>
        <w:tc>
          <w:tcPr>
            <w:tcW w:w="0" w:type="auto"/>
            <w:tcBorders>
              <w:top w:val="single" w:sz="0" w:space="0" w:color="D3D3D3"/>
              <w:left w:val="single" w:sz="0" w:space="0" w:color="D3D3D3"/>
              <w:bottom w:val="single" w:sz="0" w:space="0" w:color="D3D3D3"/>
              <w:right w:val="single" w:sz="0" w:space="0" w:color="D3D3D3"/>
            </w:tcBorders>
          </w:tcPr>
          <w:p w14:paraId="129FA924" w14:textId="77777777" w:rsidR="00022B71" w:rsidRDefault="00022B71">
            <w:pPr>
              <w:keepNext/>
              <w:spacing w:after="60"/>
              <w:jc w:val="center"/>
            </w:pPr>
          </w:p>
        </w:tc>
      </w:tr>
      <w:tr w:rsidR="00022B71" w14:paraId="76E1D97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C3DB76" w14:textId="77777777" w:rsidR="00022B71" w:rsidRDefault="005B112A">
            <w:pPr>
              <w:keepNext/>
              <w:spacing w:after="60"/>
            </w:pPr>
            <w:r>
              <w:rPr>
                <w:rFonts w:ascii="Calibri" w:hAnsi="Calibri"/>
                <w:sz w:val="20"/>
              </w:rPr>
              <w:t>Lieu_de_residence</w:t>
            </w:r>
          </w:p>
        </w:tc>
        <w:tc>
          <w:tcPr>
            <w:tcW w:w="0" w:type="auto"/>
            <w:tcBorders>
              <w:top w:val="single" w:sz="0" w:space="0" w:color="D3D3D3"/>
              <w:left w:val="single" w:sz="0" w:space="0" w:color="D3D3D3"/>
              <w:bottom w:val="single" w:sz="0" w:space="0" w:color="D3D3D3"/>
              <w:right w:val="single" w:sz="0" w:space="0" w:color="D3D3D3"/>
            </w:tcBorders>
          </w:tcPr>
          <w:p w14:paraId="29C70E9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869C3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23545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66E166" w14:textId="77777777" w:rsidR="00022B71" w:rsidRDefault="005B112A">
            <w:pPr>
              <w:keepNext/>
              <w:spacing w:after="60"/>
              <w:jc w:val="center"/>
            </w:pPr>
            <w:r>
              <w:rPr>
                <w:rFonts w:ascii="Calibri" w:hAnsi="Calibri"/>
                <w:sz w:val="20"/>
              </w:rPr>
              <w:t>0.8</w:t>
            </w:r>
          </w:p>
        </w:tc>
      </w:tr>
      <w:tr w:rsidR="00022B71" w14:paraId="42CC685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5FF0FC" w14:textId="77777777" w:rsidR="00022B71" w:rsidRDefault="005B112A">
            <w:pPr>
              <w:keepNext/>
              <w:spacing w:after="60"/>
            </w:pPr>
            <w:r>
              <w:rPr>
                <w:rFonts w:ascii="Calibri" w:hAnsi="Calibri"/>
                <w:sz w:val="20"/>
              </w:rPr>
              <w:t>    Ailleurs au Quebec</w:t>
            </w:r>
          </w:p>
        </w:tc>
        <w:tc>
          <w:tcPr>
            <w:tcW w:w="0" w:type="auto"/>
            <w:tcBorders>
              <w:top w:val="single" w:sz="0" w:space="0" w:color="D3D3D3"/>
              <w:left w:val="single" w:sz="0" w:space="0" w:color="D3D3D3"/>
              <w:bottom w:val="single" w:sz="0" w:space="0" w:color="D3D3D3"/>
              <w:right w:val="single" w:sz="0" w:space="0" w:color="D3D3D3"/>
            </w:tcBorders>
          </w:tcPr>
          <w:p w14:paraId="68ACD613" w14:textId="77777777" w:rsidR="00022B71" w:rsidRDefault="005B112A">
            <w:pPr>
              <w:keepNext/>
              <w:spacing w:after="60"/>
              <w:jc w:val="center"/>
            </w:pPr>
            <w:r>
              <w:rPr>
                <w:rFonts w:ascii="Calibri" w:hAnsi="Calibri"/>
                <w:sz w:val="20"/>
              </w:rPr>
              <w:t>54.8 (395)</w:t>
            </w:r>
          </w:p>
        </w:tc>
        <w:tc>
          <w:tcPr>
            <w:tcW w:w="0" w:type="auto"/>
            <w:tcBorders>
              <w:top w:val="single" w:sz="0" w:space="0" w:color="D3D3D3"/>
              <w:left w:val="single" w:sz="0" w:space="0" w:color="D3D3D3"/>
              <w:bottom w:val="single" w:sz="0" w:space="0" w:color="D3D3D3"/>
              <w:right w:val="single" w:sz="0" w:space="0" w:color="D3D3D3"/>
            </w:tcBorders>
          </w:tcPr>
          <w:p w14:paraId="499D91A2" w14:textId="77777777" w:rsidR="00022B71" w:rsidRDefault="005B112A">
            <w:pPr>
              <w:keepNext/>
              <w:spacing w:after="60"/>
              <w:jc w:val="center"/>
            </w:pPr>
            <w:r>
              <w:rPr>
                <w:rFonts w:ascii="Calibri" w:hAnsi="Calibri"/>
                <w:sz w:val="20"/>
              </w:rPr>
              <w:t>55.4 (199)</w:t>
            </w:r>
          </w:p>
        </w:tc>
        <w:tc>
          <w:tcPr>
            <w:tcW w:w="0" w:type="auto"/>
            <w:tcBorders>
              <w:top w:val="single" w:sz="0" w:space="0" w:color="D3D3D3"/>
              <w:left w:val="single" w:sz="0" w:space="0" w:color="D3D3D3"/>
              <w:bottom w:val="single" w:sz="0" w:space="0" w:color="D3D3D3"/>
              <w:right w:val="single" w:sz="0" w:space="0" w:color="D3D3D3"/>
            </w:tcBorders>
          </w:tcPr>
          <w:p w14:paraId="3CE8E1EC" w14:textId="77777777" w:rsidR="00022B71" w:rsidRDefault="005B112A">
            <w:pPr>
              <w:keepNext/>
              <w:spacing w:after="60"/>
              <w:jc w:val="center"/>
            </w:pPr>
            <w:r>
              <w:rPr>
                <w:rFonts w:ascii="Calibri" w:hAnsi="Calibri"/>
                <w:sz w:val="20"/>
              </w:rPr>
              <w:t>54.2 (196)</w:t>
            </w:r>
          </w:p>
        </w:tc>
        <w:tc>
          <w:tcPr>
            <w:tcW w:w="0" w:type="auto"/>
            <w:tcBorders>
              <w:top w:val="single" w:sz="0" w:space="0" w:color="D3D3D3"/>
              <w:left w:val="single" w:sz="0" w:space="0" w:color="D3D3D3"/>
              <w:bottom w:val="single" w:sz="0" w:space="0" w:color="D3D3D3"/>
              <w:right w:val="single" w:sz="0" w:space="0" w:color="D3D3D3"/>
            </w:tcBorders>
          </w:tcPr>
          <w:p w14:paraId="4D2FEE0E" w14:textId="77777777" w:rsidR="00022B71" w:rsidRDefault="00022B71">
            <w:pPr>
              <w:keepNext/>
              <w:spacing w:after="60"/>
              <w:jc w:val="center"/>
            </w:pPr>
          </w:p>
        </w:tc>
      </w:tr>
      <w:tr w:rsidR="00022B71" w14:paraId="4D84D6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CB1ECE" w14:textId="77777777" w:rsidR="00022B71" w:rsidRDefault="005B112A">
            <w:pPr>
              <w:keepNext/>
              <w:spacing w:after="60"/>
            </w:pPr>
            <w:r>
              <w:rPr>
                <w:rFonts w:ascii="Calibri" w:hAnsi="Calibri"/>
                <w:sz w:val="20"/>
              </w:rPr>
              <w:t>    Grand Motreal</w:t>
            </w:r>
          </w:p>
        </w:tc>
        <w:tc>
          <w:tcPr>
            <w:tcW w:w="0" w:type="auto"/>
            <w:tcBorders>
              <w:top w:val="single" w:sz="0" w:space="0" w:color="D3D3D3"/>
              <w:left w:val="single" w:sz="0" w:space="0" w:color="D3D3D3"/>
              <w:bottom w:val="single" w:sz="0" w:space="0" w:color="D3D3D3"/>
              <w:right w:val="single" w:sz="0" w:space="0" w:color="D3D3D3"/>
            </w:tcBorders>
          </w:tcPr>
          <w:p w14:paraId="296998D5" w14:textId="77777777" w:rsidR="00022B71" w:rsidRDefault="005B112A">
            <w:pPr>
              <w:keepNext/>
              <w:spacing w:after="60"/>
              <w:jc w:val="center"/>
            </w:pPr>
            <w:r>
              <w:rPr>
                <w:rFonts w:ascii="Calibri" w:hAnsi="Calibri"/>
                <w:sz w:val="20"/>
              </w:rPr>
              <w:t>45.2 (326)</w:t>
            </w:r>
          </w:p>
        </w:tc>
        <w:tc>
          <w:tcPr>
            <w:tcW w:w="0" w:type="auto"/>
            <w:tcBorders>
              <w:top w:val="single" w:sz="0" w:space="0" w:color="D3D3D3"/>
              <w:left w:val="single" w:sz="0" w:space="0" w:color="D3D3D3"/>
              <w:bottom w:val="single" w:sz="0" w:space="0" w:color="D3D3D3"/>
              <w:right w:val="single" w:sz="0" w:space="0" w:color="D3D3D3"/>
            </w:tcBorders>
          </w:tcPr>
          <w:p w14:paraId="5318EE9B" w14:textId="77777777" w:rsidR="00022B71" w:rsidRDefault="005B112A">
            <w:pPr>
              <w:keepNext/>
              <w:spacing w:after="60"/>
              <w:jc w:val="center"/>
            </w:pPr>
            <w:r>
              <w:rPr>
                <w:rFonts w:ascii="Calibri" w:hAnsi="Calibri"/>
                <w:sz w:val="20"/>
              </w:rPr>
              <w:t>44.6 (160)</w:t>
            </w:r>
          </w:p>
        </w:tc>
        <w:tc>
          <w:tcPr>
            <w:tcW w:w="0" w:type="auto"/>
            <w:tcBorders>
              <w:top w:val="single" w:sz="0" w:space="0" w:color="D3D3D3"/>
              <w:left w:val="single" w:sz="0" w:space="0" w:color="D3D3D3"/>
              <w:bottom w:val="single" w:sz="0" w:space="0" w:color="D3D3D3"/>
              <w:right w:val="single" w:sz="0" w:space="0" w:color="D3D3D3"/>
            </w:tcBorders>
          </w:tcPr>
          <w:p w14:paraId="7E86983B" w14:textId="77777777" w:rsidR="00022B71" w:rsidRDefault="005B112A">
            <w:pPr>
              <w:keepNext/>
              <w:spacing w:after="60"/>
              <w:jc w:val="center"/>
            </w:pPr>
            <w:r>
              <w:rPr>
                <w:rFonts w:ascii="Calibri" w:hAnsi="Calibri"/>
                <w:sz w:val="20"/>
              </w:rPr>
              <w:t>45.8 (166)</w:t>
            </w:r>
          </w:p>
        </w:tc>
        <w:tc>
          <w:tcPr>
            <w:tcW w:w="0" w:type="auto"/>
            <w:tcBorders>
              <w:top w:val="single" w:sz="0" w:space="0" w:color="D3D3D3"/>
              <w:left w:val="single" w:sz="0" w:space="0" w:color="D3D3D3"/>
              <w:bottom w:val="single" w:sz="0" w:space="0" w:color="D3D3D3"/>
              <w:right w:val="single" w:sz="0" w:space="0" w:color="D3D3D3"/>
            </w:tcBorders>
          </w:tcPr>
          <w:p w14:paraId="0C8B0D2B" w14:textId="77777777" w:rsidR="00022B71" w:rsidRDefault="00022B71">
            <w:pPr>
              <w:keepNext/>
              <w:spacing w:after="60"/>
              <w:jc w:val="center"/>
            </w:pPr>
          </w:p>
        </w:tc>
      </w:tr>
      <w:tr w:rsidR="00022B71" w14:paraId="041C48D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1E4433" w14:textId="77777777" w:rsidR="00022B71" w:rsidRDefault="005B112A">
            <w:pPr>
              <w:keepNext/>
              <w:spacing w:after="60"/>
            </w:pPr>
            <w:r>
              <w:rPr>
                <w:rFonts w:ascii="Calibri" w:hAnsi="Calibri"/>
                <w:sz w:val="20"/>
              </w:rPr>
              <w:t>lieu_de_naissance</w:t>
            </w:r>
          </w:p>
        </w:tc>
        <w:tc>
          <w:tcPr>
            <w:tcW w:w="0" w:type="auto"/>
            <w:tcBorders>
              <w:top w:val="single" w:sz="0" w:space="0" w:color="D3D3D3"/>
              <w:left w:val="single" w:sz="0" w:space="0" w:color="D3D3D3"/>
              <w:bottom w:val="single" w:sz="0" w:space="0" w:color="D3D3D3"/>
              <w:right w:val="single" w:sz="0" w:space="0" w:color="D3D3D3"/>
            </w:tcBorders>
          </w:tcPr>
          <w:p w14:paraId="302B5EE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E3851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75119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73129C6" w14:textId="77777777" w:rsidR="00022B71" w:rsidRDefault="005B112A">
            <w:pPr>
              <w:keepNext/>
              <w:spacing w:after="60"/>
              <w:jc w:val="center"/>
            </w:pPr>
            <w:r>
              <w:rPr>
                <w:rFonts w:ascii="Calibri" w:hAnsi="Calibri"/>
                <w:sz w:val="20"/>
              </w:rPr>
              <w:t>0.018</w:t>
            </w:r>
          </w:p>
        </w:tc>
      </w:tr>
      <w:tr w:rsidR="00022B71" w14:paraId="51FA7F8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22B3D3"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6A597214" w14:textId="77777777" w:rsidR="00022B71" w:rsidRDefault="005B112A">
            <w:pPr>
              <w:keepNext/>
              <w:spacing w:after="60"/>
              <w:jc w:val="center"/>
            </w:pPr>
            <w:r>
              <w:rPr>
                <w:rFonts w:ascii="Calibri" w:hAnsi="Calibri"/>
                <w:sz w:val="20"/>
              </w:rPr>
              <w:t>6.7 (48)</w:t>
            </w:r>
          </w:p>
        </w:tc>
        <w:tc>
          <w:tcPr>
            <w:tcW w:w="0" w:type="auto"/>
            <w:tcBorders>
              <w:top w:val="single" w:sz="0" w:space="0" w:color="D3D3D3"/>
              <w:left w:val="single" w:sz="0" w:space="0" w:color="D3D3D3"/>
              <w:bottom w:val="single" w:sz="0" w:space="0" w:color="D3D3D3"/>
              <w:right w:val="single" w:sz="0" w:space="0" w:color="D3D3D3"/>
            </w:tcBorders>
          </w:tcPr>
          <w:p w14:paraId="047A4D99" w14:textId="77777777" w:rsidR="00022B71" w:rsidRDefault="005B112A">
            <w:pPr>
              <w:keepNext/>
              <w:spacing w:after="60"/>
              <w:jc w:val="center"/>
            </w:pPr>
            <w:r>
              <w:rPr>
                <w:rFonts w:ascii="Calibri" w:hAnsi="Calibri"/>
                <w:sz w:val="20"/>
              </w:rPr>
              <w:t>3.9 (14)</w:t>
            </w:r>
          </w:p>
        </w:tc>
        <w:tc>
          <w:tcPr>
            <w:tcW w:w="0" w:type="auto"/>
            <w:tcBorders>
              <w:top w:val="single" w:sz="0" w:space="0" w:color="D3D3D3"/>
              <w:left w:val="single" w:sz="0" w:space="0" w:color="D3D3D3"/>
              <w:bottom w:val="single" w:sz="0" w:space="0" w:color="D3D3D3"/>
              <w:right w:val="single" w:sz="0" w:space="0" w:color="D3D3D3"/>
            </w:tcBorders>
          </w:tcPr>
          <w:p w14:paraId="62FFA25F" w14:textId="77777777" w:rsidR="00022B71" w:rsidRDefault="005B112A">
            <w:pPr>
              <w:keepNext/>
              <w:spacing w:after="60"/>
              <w:jc w:val="center"/>
            </w:pPr>
            <w:r>
              <w:rPr>
                <w:rFonts w:ascii="Calibri" w:hAnsi="Calibri"/>
                <w:sz w:val="20"/>
              </w:rPr>
              <w:t>9.5 (34)</w:t>
            </w:r>
          </w:p>
        </w:tc>
        <w:tc>
          <w:tcPr>
            <w:tcW w:w="0" w:type="auto"/>
            <w:tcBorders>
              <w:top w:val="single" w:sz="0" w:space="0" w:color="D3D3D3"/>
              <w:left w:val="single" w:sz="0" w:space="0" w:color="D3D3D3"/>
              <w:bottom w:val="single" w:sz="0" w:space="0" w:color="D3D3D3"/>
              <w:right w:val="single" w:sz="0" w:space="0" w:color="D3D3D3"/>
            </w:tcBorders>
          </w:tcPr>
          <w:p w14:paraId="040514C5" w14:textId="77777777" w:rsidR="00022B71" w:rsidRDefault="00022B71">
            <w:pPr>
              <w:keepNext/>
              <w:spacing w:after="60"/>
              <w:jc w:val="center"/>
            </w:pPr>
          </w:p>
        </w:tc>
      </w:tr>
      <w:tr w:rsidR="00022B71" w14:paraId="4B45F36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FABC67" w14:textId="77777777" w:rsidR="00022B71" w:rsidRDefault="005B112A">
            <w:pPr>
              <w:keepNext/>
              <w:spacing w:after="60"/>
            </w:pPr>
            <w:r>
              <w:rPr>
                <w:rFonts w:ascii="Calibri" w:hAnsi="Calibri"/>
                <w:sz w:val="20"/>
              </w:rPr>
              <w:t>    Hors du Quebec</w:t>
            </w:r>
          </w:p>
        </w:tc>
        <w:tc>
          <w:tcPr>
            <w:tcW w:w="0" w:type="auto"/>
            <w:tcBorders>
              <w:top w:val="single" w:sz="0" w:space="0" w:color="D3D3D3"/>
              <w:left w:val="single" w:sz="0" w:space="0" w:color="D3D3D3"/>
              <w:bottom w:val="single" w:sz="0" w:space="0" w:color="D3D3D3"/>
              <w:right w:val="single" w:sz="0" w:space="0" w:color="D3D3D3"/>
            </w:tcBorders>
          </w:tcPr>
          <w:p w14:paraId="5B1A7FE7" w14:textId="77777777" w:rsidR="00022B71" w:rsidRDefault="005B112A">
            <w:pPr>
              <w:keepNext/>
              <w:spacing w:after="60"/>
              <w:jc w:val="center"/>
            </w:pPr>
            <w:r>
              <w:rPr>
                <w:rFonts w:ascii="Calibri" w:hAnsi="Calibri"/>
                <w:sz w:val="20"/>
              </w:rPr>
              <w:t>1.1 (8)</w:t>
            </w:r>
          </w:p>
        </w:tc>
        <w:tc>
          <w:tcPr>
            <w:tcW w:w="0" w:type="auto"/>
            <w:tcBorders>
              <w:top w:val="single" w:sz="0" w:space="0" w:color="D3D3D3"/>
              <w:left w:val="single" w:sz="0" w:space="0" w:color="D3D3D3"/>
              <w:bottom w:val="single" w:sz="0" w:space="0" w:color="D3D3D3"/>
              <w:right w:val="single" w:sz="0" w:space="0" w:color="D3D3D3"/>
            </w:tcBorders>
          </w:tcPr>
          <w:p w14:paraId="22A99B82" w14:textId="77777777" w:rsidR="00022B71" w:rsidRDefault="005B112A">
            <w:pPr>
              <w:keepNext/>
              <w:spacing w:after="60"/>
              <w:jc w:val="center"/>
            </w:pPr>
            <w:r>
              <w:rPr>
                <w:rFonts w:ascii="Calibri" w:hAnsi="Calibri"/>
                <w:sz w:val="20"/>
              </w:rPr>
              <w:t>1.3 (5)</w:t>
            </w:r>
          </w:p>
        </w:tc>
        <w:tc>
          <w:tcPr>
            <w:tcW w:w="0" w:type="auto"/>
            <w:tcBorders>
              <w:top w:val="single" w:sz="0" w:space="0" w:color="D3D3D3"/>
              <w:left w:val="single" w:sz="0" w:space="0" w:color="D3D3D3"/>
              <w:bottom w:val="single" w:sz="0" w:space="0" w:color="D3D3D3"/>
              <w:right w:val="single" w:sz="0" w:space="0" w:color="D3D3D3"/>
            </w:tcBorders>
          </w:tcPr>
          <w:p w14:paraId="5FBF94DB" w14:textId="77777777" w:rsidR="00022B71" w:rsidRDefault="005B112A">
            <w:pPr>
              <w:keepNext/>
              <w:spacing w:after="60"/>
              <w:jc w:val="center"/>
            </w:pPr>
            <w:r>
              <w:rPr>
                <w:rFonts w:ascii="Calibri" w:hAnsi="Calibri"/>
                <w:sz w:val="20"/>
              </w:rPr>
              <w:t>1.0 (4)</w:t>
            </w:r>
          </w:p>
        </w:tc>
        <w:tc>
          <w:tcPr>
            <w:tcW w:w="0" w:type="auto"/>
            <w:tcBorders>
              <w:top w:val="single" w:sz="0" w:space="0" w:color="D3D3D3"/>
              <w:left w:val="single" w:sz="0" w:space="0" w:color="D3D3D3"/>
              <w:bottom w:val="single" w:sz="0" w:space="0" w:color="D3D3D3"/>
              <w:right w:val="single" w:sz="0" w:space="0" w:color="D3D3D3"/>
            </w:tcBorders>
          </w:tcPr>
          <w:p w14:paraId="53BE6C1A" w14:textId="77777777" w:rsidR="00022B71" w:rsidRDefault="00022B71">
            <w:pPr>
              <w:keepNext/>
              <w:spacing w:after="60"/>
              <w:jc w:val="center"/>
            </w:pPr>
          </w:p>
        </w:tc>
      </w:tr>
      <w:tr w:rsidR="00022B71" w14:paraId="1F3E122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981EC5" w14:textId="77777777" w:rsidR="00022B71" w:rsidRDefault="005B112A">
            <w:pPr>
              <w:keepNext/>
              <w:spacing w:after="60"/>
            </w:pPr>
            <w:r>
              <w:rPr>
                <w:rFonts w:ascii="Calibri" w:hAnsi="Calibri"/>
                <w:sz w:val="20"/>
              </w:rPr>
              <w:t>    Provinde de Quebec</w:t>
            </w:r>
          </w:p>
        </w:tc>
        <w:tc>
          <w:tcPr>
            <w:tcW w:w="0" w:type="auto"/>
            <w:tcBorders>
              <w:top w:val="single" w:sz="0" w:space="0" w:color="D3D3D3"/>
              <w:left w:val="single" w:sz="0" w:space="0" w:color="D3D3D3"/>
              <w:bottom w:val="single" w:sz="0" w:space="0" w:color="D3D3D3"/>
              <w:right w:val="single" w:sz="0" w:space="0" w:color="D3D3D3"/>
            </w:tcBorders>
          </w:tcPr>
          <w:p w14:paraId="47E14FAC" w14:textId="77777777" w:rsidR="00022B71" w:rsidRDefault="005B112A">
            <w:pPr>
              <w:keepNext/>
              <w:spacing w:after="60"/>
              <w:jc w:val="center"/>
            </w:pPr>
            <w:r>
              <w:rPr>
                <w:rFonts w:ascii="Calibri" w:hAnsi="Calibri"/>
                <w:sz w:val="20"/>
              </w:rPr>
              <w:t>92.2 (662)</w:t>
            </w:r>
          </w:p>
        </w:tc>
        <w:tc>
          <w:tcPr>
            <w:tcW w:w="0" w:type="auto"/>
            <w:tcBorders>
              <w:top w:val="single" w:sz="0" w:space="0" w:color="D3D3D3"/>
              <w:left w:val="single" w:sz="0" w:space="0" w:color="D3D3D3"/>
              <w:bottom w:val="single" w:sz="0" w:space="0" w:color="D3D3D3"/>
              <w:right w:val="single" w:sz="0" w:space="0" w:color="D3D3D3"/>
            </w:tcBorders>
          </w:tcPr>
          <w:p w14:paraId="29BA46BD" w14:textId="77777777" w:rsidR="00022B71" w:rsidRDefault="005B112A">
            <w:pPr>
              <w:keepNext/>
              <w:spacing w:after="60"/>
              <w:jc w:val="center"/>
            </w:pPr>
            <w:r>
              <w:rPr>
                <w:rFonts w:ascii="Calibri" w:hAnsi="Calibri"/>
                <w:sz w:val="20"/>
              </w:rPr>
              <w:t>94.9 (339)</w:t>
            </w:r>
          </w:p>
        </w:tc>
        <w:tc>
          <w:tcPr>
            <w:tcW w:w="0" w:type="auto"/>
            <w:tcBorders>
              <w:top w:val="single" w:sz="0" w:space="0" w:color="D3D3D3"/>
              <w:left w:val="single" w:sz="0" w:space="0" w:color="D3D3D3"/>
              <w:bottom w:val="single" w:sz="0" w:space="0" w:color="D3D3D3"/>
              <w:right w:val="single" w:sz="0" w:space="0" w:color="D3D3D3"/>
            </w:tcBorders>
          </w:tcPr>
          <w:p w14:paraId="6A387E8C" w14:textId="77777777" w:rsidR="00022B71" w:rsidRDefault="005B112A">
            <w:pPr>
              <w:keepNext/>
              <w:spacing w:after="60"/>
              <w:jc w:val="center"/>
            </w:pPr>
            <w:r>
              <w:rPr>
                <w:rFonts w:ascii="Calibri" w:hAnsi="Calibri"/>
                <w:sz w:val="20"/>
              </w:rPr>
              <w:t>89.5 (323)</w:t>
            </w:r>
          </w:p>
        </w:tc>
        <w:tc>
          <w:tcPr>
            <w:tcW w:w="0" w:type="auto"/>
            <w:tcBorders>
              <w:top w:val="single" w:sz="0" w:space="0" w:color="D3D3D3"/>
              <w:left w:val="single" w:sz="0" w:space="0" w:color="D3D3D3"/>
              <w:bottom w:val="single" w:sz="0" w:space="0" w:color="D3D3D3"/>
              <w:right w:val="single" w:sz="0" w:space="0" w:color="D3D3D3"/>
            </w:tcBorders>
          </w:tcPr>
          <w:p w14:paraId="145BC26A" w14:textId="77777777" w:rsidR="00022B71" w:rsidRDefault="00022B71">
            <w:pPr>
              <w:keepNext/>
              <w:spacing w:after="60"/>
              <w:jc w:val="center"/>
            </w:pPr>
          </w:p>
        </w:tc>
      </w:tr>
      <w:tr w:rsidR="00022B71" w14:paraId="35251C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4B6478" w14:textId="77777777" w:rsidR="00022B71" w:rsidRDefault="005B112A">
            <w:pPr>
              <w:keepNext/>
              <w:spacing w:after="60"/>
            </w:pPr>
            <w:r>
              <w:rPr>
                <w:rFonts w:ascii="Calibri" w:hAnsi="Calibri"/>
                <w:sz w:val="20"/>
              </w:rPr>
              <w:t>Diplome_du_repondant</w:t>
            </w:r>
          </w:p>
        </w:tc>
        <w:tc>
          <w:tcPr>
            <w:tcW w:w="0" w:type="auto"/>
            <w:tcBorders>
              <w:top w:val="single" w:sz="0" w:space="0" w:color="D3D3D3"/>
              <w:left w:val="single" w:sz="0" w:space="0" w:color="D3D3D3"/>
              <w:bottom w:val="single" w:sz="0" w:space="0" w:color="D3D3D3"/>
              <w:right w:val="single" w:sz="0" w:space="0" w:color="D3D3D3"/>
            </w:tcBorders>
          </w:tcPr>
          <w:p w14:paraId="065A249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39816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26252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6B6596" w14:textId="77777777" w:rsidR="00022B71" w:rsidRDefault="005B112A">
            <w:pPr>
              <w:keepNext/>
              <w:spacing w:after="60"/>
              <w:jc w:val="center"/>
            </w:pPr>
            <w:r>
              <w:rPr>
                <w:rFonts w:ascii="Calibri" w:hAnsi="Calibri"/>
                <w:sz w:val="20"/>
              </w:rPr>
              <w:t>0.2</w:t>
            </w:r>
          </w:p>
        </w:tc>
      </w:tr>
      <w:tr w:rsidR="00022B71" w14:paraId="0A321D5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BFB7B7"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34F7E3F0" w14:textId="77777777" w:rsidR="00022B71" w:rsidRDefault="005B112A">
            <w:pPr>
              <w:keepNext/>
              <w:spacing w:after="60"/>
              <w:jc w:val="center"/>
            </w:pPr>
            <w:r>
              <w:rPr>
                <w:rFonts w:ascii="Calibri" w:hAnsi="Calibri"/>
                <w:sz w:val="20"/>
              </w:rPr>
              <w:t>20.6 (148)</w:t>
            </w:r>
          </w:p>
        </w:tc>
        <w:tc>
          <w:tcPr>
            <w:tcW w:w="0" w:type="auto"/>
            <w:tcBorders>
              <w:top w:val="single" w:sz="0" w:space="0" w:color="D3D3D3"/>
              <w:left w:val="single" w:sz="0" w:space="0" w:color="D3D3D3"/>
              <w:bottom w:val="single" w:sz="0" w:space="0" w:color="D3D3D3"/>
              <w:right w:val="single" w:sz="0" w:space="0" w:color="D3D3D3"/>
            </w:tcBorders>
          </w:tcPr>
          <w:p w14:paraId="24F03CCA" w14:textId="77777777" w:rsidR="00022B71" w:rsidRDefault="005B112A">
            <w:pPr>
              <w:keepNext/>
              <w:spacing w:after="60"/>
              <w:jc w:val="center"/>
            </w:pPr>
            <w:r>
              <w:rPr>
                <w:rFonts w:ascii="Calibri" w:hAnsi="Calibri"/>
                <w:sz w:val="20"/>
              </w:rPr>
              <w:t>17.8 (64)</w:t>
            </w:r>
          </w:p>
        </w:tc>
        <w:tc>
          <w:tcPr>
            <w:tcW w:w="0" w:type="auto"/>
            <w:tcBorders>
              <w:top w:val="single" w:sz="0" w:space="0" w:color="D3D3D3"/>
              <w:left w:val="single" w:sz="0" w:space="0" w:color="D3D3D3"/>
              <w:bottom w:val="single" w:sz="0" w:space="0" w:color="D3D3D3"/>
              <w:right w:val="single" w:sz="0" w:space="0" w:color="D3D3D3"/>
            </w:tcBorders>
          </w:tcPr>
          <w:p w14:paraId="2F58D99D" w14:textId="77777777" w:rsidR="00022B71" w:rsidRDefault="005B112A">
            <w:pPr>
              <w:keepNext/>
              <w:spacing w:after="60"/>
              <w:jc w:val="center"/>
            </w:pPr>
            <w:r>
              <w:rPr>
                <w:rFonts w:ascii="Calibri" w:hAnsi="Calibri"/>
                <w:sz w:val="20"/>
              </w:rPr>
              <w:t>23.4 (84)</w:t>
            </w:r>
          </w:p>
        </w:tc>
        <w:tc>
          <w:tcPr>
            <w:tcW w:w="0" w:type="auto"/>
            <w:tcBorders>
              <w:top w:val="single" w:sz="0" w:space="0" w:color="D3D3D3"/>
              <w:left w:val="single" w:sz="0" w:space="0" w:color="D3D3D3"/>
              <w:bottom w:val="single" w:sz="0" w:space="0" w:color="D3D3D3"/>
              <w:right w:val="single" w:sz="0" w:space="0" w:color="D3D3D3"/>
            </w:tcBorders>
          </w:tcPr>
          <w:p w14:paraId="7EA139C4" w14:textId="77777777" w:rsidR="00022B71" w:rsidRDefault="00022B71">
            <w:pPr>
              <w:keepNext/>
              <w:spacing w:after="60"/>
              <w:jc w:val="center"/>
            </w:pPr>
          </w:p>
        </w:tc>
      </w:tr>
      <w:tr w:rsidR="00022B71" w14:paraId="1CC55E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9BBC37"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54905342"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3FD6FD8B" w14:textId="77777777" w:rsidR="00022B71" w:rsidRDefault="005B112A">
            <w:pPr>
              <w:keepNext/>
              <w:spacing w:after="60"/>
              <w:jc w:val="center"/>
            </w:pPr>
            <w:r>
              <w:rPr>
                <w:rFonts w:ascii="Calibri" w:hAnsi="Calibri"/>
                <w:sz w:val="20"/>
              </w:rPr>
              <w:t>50.2 (180)</w:t>
            </w:r>
          </w:p>
        </w:tc>
        <w:tc>
          <w:tcPr>
            <w:tcW w:w="0" w:type="auto"/>
            <w:tcBorders>
              <w:top w:val="single" w:sz="0" w:space="0" w:color="D3D3D3"/>
              <w:left w:val="single" w:sz="0" w:space="0" w:color="D3D3D3"/>
              <w:bottom w:val="single" w:sz="0" w:space="0" w:color="D3D3D3"/>
              <w:right w:val="single" w:sz="0" w:space="0" w:color="D3D3D3"/>
            </w:tcBorders>
          </w:tcPr>
          <w:p w14:paraId="35C98CEC" w14:textId="77777777" w:rsidR="00022B71" w:rsidRDefault="005B112A">
            <w:pPr>
              <w:keepNext/>
              <w:spacing w:after="60"/>
              <w:jc w:val="center"/>
            </w:pPr>
            <w:r>
              <w:rPr>
                <w:rFonts w:ascii="Calibri" w:hAnsi="Calibri"/>
                <w:sz w:val="20"/>
              </w:rPr>
              <w:t>46.3 (167)</w:t>
            </w:r>
          </w:p>
        </w:tc>
        <w:tc>
          <w:tcPr>
            <w:tcW w:w="0" w:type="auto"/>
            <w:tcBorders>
              <w:top w:val="single" w:sz="0" w:space="0" w:color="D3D3D3"/>
              <w:left w:val="single" w:sz="0" w:space="0" w:color="D3D3D3"/>
              <w:bottom w:val="single" w:sz="0" w:space="0" w:color="D3D3D3"/>
              <w:right w:val="single" w:sz="0" w:space="0" w:color="D3D3D3"/>
            </w:tcBorders>
          </w:tcPr>
          <w:p w14:paraId="103001E5" w14:textId="77777777" w:rsidR="00022B71" w:rsidRDefault="00022B71">
            <w:pPr>
              <w:keepNext/>
              <w:spacing w:after="60"/>
              <w:jc w:val="center"/>
            </w:pPr>
          </w:p>
        </w:tc>
      </w:tr>
      <w:tr w:rsidR="00022B71" w14:paraId="25F8BB9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CAD418"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3237859F" w14:textId="77777777" w:rsidR="00022B71" w:rsidRDefault="005B112A">
            <w:pPr>
              <w:keepNext/>
              <w:spacing w:after="60"/>
              <w:jc w:val="center"/>
            </w:pPr>
            <w:r>
              <w:rPr>
                <w:rFonts w:ascii="Calibri" w:hAnsi="Calibri"/>
                <w:sz w:val="20"/>
              </w:rPr>
              <w:t>31.2 (224)</w:t>
            </w:r>
          </w:p>
        </w:tc>
        <w:tc>
          <w:tcPr>
            <w:tcW w:w="0" w:type="auto"/>
            <w:tcBorders>
              <w:top w:val="single" w:sz="0" w:space="0" w:color="D3D3D3"/>
              <w:left w:val="single" w:sz="0" w:space="0" w:color="D3D3D3"/>
              <w:bottom w:val="single" w:sz="0" w:space="0" w:color="D3D3D3"/>
              <w:right w:val="single" w:sz="0" w:space="0" w:color="D3D3D3"/>
            </w:tcBorders>
          </w:tcPr>
          <w:p w14:paraId="170DE3A1" w14:textId="77777777" w:rsidR="00022B71" w:rsidRDefault="005B112A">
            <w:pPr>
              <w:keepNext/>
              <w:spacing w:after="60"/>
              <w:jc w:val="center"/>
            </w:pPr>
            <w:r>
              <w:rPr>
                <w:rFonts w:ascii="Calibri" w:hAnsi="Calibri"/>
                <w:sz w:val="20"/>
              </w:rPr>
              <w:t>32.0 (114)</w:t>
            </w:r>
          </w:p>
        </w:tc>
        <w:tc>
          <w:tcPr>
            <w:tcW w:w="0" w:type="auto"/>
            <w:tcBorders>
              <w:top w:val="single" w:sz="0" w:space="0" w:color="D3D3D3"/>
              <w:left w:val="single" w:sz="0" w:space="0" w:color="D3D3D3"/>
              <w:bottom w:val="single" w:sz="0" w:space="0" w:color="D3D3D3"/>
              <w:right w:val="single" w:sz="0" w:space="0" w:color="D3D3D3"/>
            </w:tcBorders>
          </w:tcPr>
          <w:p w14:paraId="0AE25A2E" w14:textId="77777777" w:rsidR="00022B71" w:rsidRDefault="005B112A">
            <w:pPr>
              <w:keepNext/>
              <w:spacing w:after="60"/>
              <w:jc w:val="center"/>
            </w:pPr>
            <w:r>
              <w:rPr>
                <w:rFonts w:ascii="Calibri" w:hAnsi="Calibri"/>
                <w:sz w:val="20"/>
              </w:rPr>
              <w:t>30.4 (110)</w:t>
            </w:r>
          </w:p>
        </w:tc>
        <w:tc>
          <w:tcPr>
            <w:tcW w:w="0" w:type="auto"/>
            <w:tcBorders>
              <w:top w:val="single" w:sz="0" w:space="0" w:color="D3D3D3"/>
              <w:left w:val="single" w:sz="0" w:space="0" w:color="D3D3D3"/>
              <w:bottom w:val="single" w:sz="0" w:space="0" w:color="D3D3D3"/>
              <w:right w:val="single" w:sz="0" w:space="0" w:color="D3D3D3"/>
            </w:tcBorders>
          </w:tcPr>
          <w:p w14:paraId="28AA3D27" w14:textId="77777777" w:rsidR="00022B71" w:rsidRDefault="00022B71">
            <w:pPr>
              <w:keepNext/>
              <w:spacing w:after="60"/>
              <w:jc w:val="center"/>
            </w:pPr>
          </w:p>
        </w:tc>
      </w:tr>
      <w:tr w:rsidR="00022B71" w14:paraId="00258AC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24396" w14:textId="77777777" w:rsidR="00022B71" w:rsidRDefault="005B112A">
            <w:pPr>
              <w:keepNext/>
              <w:spacing w:after="60"/>
            </w:pPr>
            <w:r>
              <w:rPr>
                <w:rFonts w:ascii="Calibri" w:hAnsi="Calibri"/>
                <w:sz w:val="20"/>
              </w:rPr>
              <w:t>Occupation_du_repondant</w:t>
            </w:r>
          </w:p>
        </w:tc>
        <w:tc>
          <w:tcPr>
            <w:tcW w:w="0" w:type="auto"/>
            <w:tcBorders>
              <w:top w:val="single" w:sz="0" w:space="0" w:color="D3D3D3"/>
              <w:left w:val="single" w:sz="0" w:space="0" w:color="D3D3D3"/>
              <w:bottom w:val="single" w:sz="0" w:space="0" w:color="D3D3D3"/>
              <w:right w:val="single" w:sz="0" w:space="0" w:color="D3D3D3"/>
            </w:tcBorders>
          </w:tcPr>
          <w:p w14:paraId="5327AB4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E1CD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89C69B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90AC0F" w14:textId="77777777" w:rsidR="00022B71" w:rsidRDefault="005B112A">
            <w:pPr>
              <w:keepNext/>
              <w:spacing w:after="60"/>
              <w:jc w:val="center"/>
            </w:pPr>
            <w:r>
              <w:rPr>
                <w:rFonts w:ascii="Calibri" w:hAnsi="Calibri"/>
                <w:sz w:val="20"/>
              </w:rPr>
              <w:t>0.011</w:t>
            </w:r>
          </w:p>
        </w:tc>
      </w:tr>
      <w:tr w:rsidR="00022B71" w14:paraId="6A1FCDE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4A9BA9" w14:textId="77777777" w:rsidR="00022B71" w:rsidRDefault="005B112A">
            <w:pPr>
              <w:keepNext/>
              <w:spacing w:after="60"/>
            </w:pPr>
            <w:r>
              <w:rPr>
                <w:rFonts w:ascii="Calibri" w:hAnsi="Calibri"/>
                <w:sz w:val="20"/>
              </w:rPr>
              <w:t>    À la maison TPL</w:t>
            </w:r>
          </w:p>
        </w:tc>
        <w:tc>
          <w:tcPr>
            <w:tcW w:w="0" w:type="auto"/>
            <w:tcBorders>
              <w:top w:val="single" w:sz="0" w:space="0" w:color="D3D3D3"/>
              <w:left w:val="single" w:sz="0" w:space="0" w:color="D3D3D3"/>
              <w:bottom w:val="single" w:sz="0" w:space="0" w:color="D3D3D3"/>
              <w:right w:val="single" w:sz="0" w:space="0" w:color="D3D3D3"/>
            </w:tcBorders>
          </w:tcPr>
          <w:p w14:paraId="38427D49" w14:textId="77777777" w:rsidR="00022B71" w:rsidRDefault="005B112A">
            <w:pPr>
              <w:keepNext/>
              <w:spacing w:after="60"/>
              <w:jc w:val="center"/>
            </w:pPr>
            <w:r>
              <w:rPr>
                <w:rFonts w:ascii="Calibri" w:hAnsi="Calibri"/>
                <w:sz w:val="20"/>
              </w:rPr>
              <w:t>3.7 (26)</w:t>
            </w:r>
          </w:p>
        </w:tc>
        <w:tc>
          <w:tcPr>
            <w:tcW w:w="0" w:type="auto"/>
            <w:tcBorders>
              <w:top w:val="single" w:sz="0" w:space="0" w:color="D3D3D3"/>
              <w:left w:val="single" w:sz="0" w:space="0" w:color="D3D3D3"/>
              <w:bottom w:val="single" w:sz="0" w:space="0" w:color="D3D3D3"/>
              <w:right w:val="single" w:sz="0" w:space="0" w:color="D3D3D3"/>
            </w:tcBorders>
          </w:tcPr>
          <w:p w14:paraId="69CD280B" w14:textId="77777777" w:rsidR="00022B71" w:rsidRDefault="005B112A">
            <w:pPr>
              <w:keepNext/>
              <w:spacing w:after="60"/>
              <w:jc w:val="center"/>
            </w:pPr>
            <w:r>
              <w:rPr>
                <w:rFonts w:ascii="Calibri" w:hAnsi="Calibri"/>
                <w:sz w:val="20"/>
              </w:rPr>
              <w:t>6.5 (23)</w:t>
            </w:r>
          </w:p>
        </w:tc>
        <w:tc>
          <w:tcPr>
            <w:tcW w:w="0" w:type="auto"/>
            <w:tcBorders>
              <w:top w:val="single" w:sz="0" w:space="0" w:color="D3D3D3"/>
              <w:left w:val="single" w:sz="0" w:space="0" w:color="D3D3D3"/>
              <w:bottom w:val="single" w:sz="0" w:space="0" w:color="D3D3D3"/>
              <w:right w:val="single" w:sz="0" w:space="0" w:color="D3D3D3"/>
            </w:tcBorders>
          </w:tcPr>
          <w:p w14:paraId="7E86159E"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78F8569D" w14:textId="77777777" w:rsidR="00022B71" w:rsidRDefault="00022B71">
            <w:pPr>
              <w:keepNext/>
              <w:spacing w:after="60"/>
              <w:jc w:val="center"/>
            </w:pPr>
          </w:p>
        </w:tc>
      </w:tr>
      <w:tr w:rsidR="00022B71" w14:paraId="69F399E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2BF7E7" w14:textId="77777777" w:rsidR="00022B71" w:rsidRDefault="005B112A">
            <w:pPr>
              <w:keepNext/>
              <w:spacing w:after="60"/>
            </w:pPr>
            <w:r>
              <w:rPr>
                <w:rFonts w:ascii="Calibri" w:hAnsi="Calibri"/>
                <w:sz w:val="20"/>
              </w:rPr>
              <w:t>    Étudiant PTL S</w:t>
            </w:r>
          </w:p>
        </w:tc>
        <w:tc>
          <w:tcPr>
            <w:tcW w:w="0" w:type="auto"/>
            <w:tcBorders>
              <w:top w:val="single" w:sz="0" w:space="0" w:color="D3D3D3"/>
              <w:left w:val="single" w:sz="0" w:space="0" w:color="D3D3D3"/>
              <w:bottom w:val="single" w:sz="0" w:space="0" w:color="D3D3D3"/>
              <w:right w:val="single" w:sz="0" w:space="0" w:color="D3D3D3"/>
            </w:tcBorders>
          </w:tcPr>
          <w:p w14:paraId="6ED24DF4" w14:textId="77777777" w:rsidR="00022B71" w:rsidRDefault="005B112A">
            <w:pPr>
              <w:keepNext/>
              <w:spacing w:after="60"/>
              <w:jc w:val="center"/>
            </w:pPr>
            <w:r>
              <w:rPr>
                <w:rFonts w:ascii="Calibri" w:hAnsi="Calibri"/>
                <w:sz w:val="20"/>
              </w:rPr>
              <w:t>8.5 (61)</w:t>
            </w:r>
          </w:p>
        </w:tc>
        <w:tc>
          <w:tcPr>
            <w:tcW w:w="0" w:type="auto"/>
            <w:tcBorders>
              <w:top w:val="single" w:sz="0" w:space="0" w:color="D3D3D3"/>
              <w:left w:val="single" w:sz="0" w:space="0" w:color="D3D3D3"/>
              <w:bottom w:val="single" w:sz="0" w:space="0" w:color="D3D3D3"/>
              <w:right w:val="single" w:sz="0" w:space="0" w:color="D3D3D3"/>
            </w:tcBorders>
          </w:tcPr>
          <w:p w14:paraId="15057F35" w14:textId="77777777" w:rsidR="00022B71" w:rsidRDefault="005B112A">
            <w:pPr>
              <w:keepNext/>
              <w:spacing w:after="60"/>
              <w:jc w:val="center"/>
            </w:pPr>
            <w:r>
              <w:rPr>
                <w:rFonts w:ascii="Calibri" w:hAnsi="Calibri"/>
                <w:sz w:val="20"/>
              </w:rPr>
              <w:t>7.1 (26)</w:t>
            </w:r>
          </w:p>
        </w:tc>
        <w:tc>
          <w:tcPr>
            <w:tcW w:w="0" w:type="auto"/>
            <w:tcBorders>
              <w:top w:val="single" w:sz="0" w:space="0" w:color="D3D3D3"/>
              <w:left w:val="single" w:sz="0" w:space="0" w:color="D3D3D3"/>
              <w:bottom w:val="single" w:sz="0" w:space="0" w:color="D3D3D3"/>
              <w:right w:val="single" w:sz="0" w:space="0" w:color="D3D3D3"/>
            </w:tcBorders>
          </w:tcPr>
          <w:p w14:paraId="0EEDC795" w14:textId="77777777" w:rsidR="00022B71" w:rsidRDefault="005B112A">
            <w:pPr>
              <w:keepNext/>
              <w:spacing w:after="60"/>
              <w:jc w:val="center"/>
            </w:pPr>
            <w:r>
              <w:rPr>
                <w:rFonts w:ascii="Calibri" w:hAnsi="Calibri"/>
                <w:sz w:val="20"/>
              </w:rPr>
              <w:t>9.8 (35)</w:t>
            </w:r>
          </w:p>
        </w:tc>
        <w:tc>
          <w:tcPr>
            <w:tcW w:w="0" w:type="auto"/>
            <w:tcBorders>
              <w:top w:val="single" w:sz="0" w:space="0" w:color="D3D3D3"/>
              <w:left w:val="single" w:sz="0" w:space="0" w:color="D3D3D3"/>
              <w:bottom w:val="single" w:sz="0" w:space="0" w:color="D3D3D3"/>
              <w:right w:val="single" w:sz="0" w:space="0" w:color="D3D3D3"/>
            </w:tcBorders>
          </w:tcPr>
          <w:p w14:paraId="530E62DD" w14:textId="77777777" w:rsidR="00022B71" w:rsidRDefault="00022B71">
            <w:pPr>
              <w:keepNext/>
              <w:spacing w:after="60"/>
              <w:jc w:val="center"/>
            </w:pPr>
          </w:p>
        </w:tc>
      </w:tr>
      <w:tr w:rsidR="00022B71" w14:paraId="56673D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499D9" w14:textId="77777777" w:rsidR="00022B71" w:rsidRDefault="005B112A">
            <w:pPr>
              <w:keepNext/>
              <w:spacing w:after="60"/>
            </w:pPr>
            <w:r>
              <w:rPr>
                <w:rFonts w:ascii="Calibri" w:hAnsi="Calibri"/>
                <w:sz w:val="20"/>
              </w:rPr>
              <w:t>    Étudiant TPA S</w:t>
            </w:r>
          </w:p>
        </w:tc>
        <w:tc>
          <w:tcPr>
            <w:tcW w:w="0" w:type="auto"/>
            <w:tcBorders>
              <w:top w:val="single" w:sz="0" w:space="0" w:color="D3D3D3"/>
              <w:left w:val="single" w:sz="0" w:space="0" w:color="D3D3D3"/>
              <w:bottom w:val="single" w:sz="0" w:space="0" w:color="D3D3D3"/>
              <w:right w:val="single" w:sz="0" w:space="0" w:color="D3D3D3"/>
            </w:tcBorders>
          </w:tcPr>
          <w:p w14:paraId="4B6EECA1" w14:textId="77777777" w:rsidR="00022B71" w:rsidRDefault="005B112A">
            <w:pPr>
              <w:keepNext/>
              <w:spacing w:after="60"/>
              <w:jc w:val="center"/>
            </w:pPr>
            <w:r>
              <w:rPr>
                <w:rFonts w:ascii="Calibri" w:hAnsi="Calibri"/>
                <w:sz w:val="20"/>
              </w:rPr>
              <w:t>0.5 (3)</w:t>
            </w:r>
          </w:p>
        </w:tc>
        <w:tc>
          <w:tcPr>
            <w:tcW w:w="0" w:type="auto"/>
            <w:tcBorders>
              <w:top w:val="single" w:sz="0" w:space="0" w:color="D3D3D3"/>
              <w:left w:val="single" w:sz="0" w:space="0" w:color="D3D3D3"/>
              <w:bottom w:val="single" w:sz="0" w:space="0" w:color="D3D3D3"/>
              <w:right w:val="single" w:sz="0" w:space="0" w:color="D3D3D3"/>
            </w:tcBorders>
          </w:tcPr>
          <w:p w14:paraId="7978AB4F"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2550F933" w14:textId="77777777" w:rsidR="00022B71" w:rsidRDefault="005B112A">
            <w:pPr>
              <w:keepNext/>
              <w:spacing w:after="60"/>
              <w:jc w:val="center"/>
            </w:pPr>
            <w:r>
              <w:rPr>
                <w:rFonts w:ascii="Calibri" w:hAnsi="Calibri"/>
                <w:sz w:val="20"/>
              </w:rPr>
              <w:t>1.0 (3)</w:t>
            </w:r>
          </w:p>
        </w:tc>
        <w:tc>
          <w:tcPr>
            <w:tcW w:w="0" w:type="auto"/>
            <w:tcBorders>
              <w:top w:val="single" w:sz="0" w:space="0" w:color="D3D3D3"/>
              <w:left w:val="single" w:sz="0" w:space="0" w:color="D3D3D3"/>
              <w:bottom w:val="single" w:sz="0" w:space="0" w:color="D3D3D3"/>
              <w:right w:val="single" w:sz="0" w:space="0" w:color="D3D3D3"/>
            </w:tcBorders>
          </w:tcPr>
          <w:p w14:paraId="2E74EAFA" w14:textId="77777777" w:rsidR="00022B71" w:rsidRDefault="00022B71">
            <w:pPr>
              <w:keepNext/>
              <w:spacing w:after="60"/>
              <w:jc w:val="center"/>
            </w:pPr>
          </w:p>
        </w:tc>
      </w:tr>
      <w:tr w:rsidR="00022B71" w14:paraId="26C67E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A7B3EC" w14:textId="77777777" w:rsidR="00022B71" w:rsidRDefault="005B112A">
            <w:pPr>
              <w:keepNext/>
              <w:spacing w:after="60"/>
            </w:pPr>
            <w:r>
              <w:rPr>
                <w:rFonts w:ascii="Calibri" w:hAnsi="Calibri"/>
                <w:sz w:val="20"/>
              </w:rPr>
              <w:t xml:space="preserve">    Sans travail mais </w:t>
            </w:r>
            <w:r>
              <w:rPr>
                <w:rFonts w:ascii="Calibri" w:hAnsi="Calibri"/>
                <w:sz w:val="20"/>
              </w:rPr>
              <w:t>recherche</w:t>
            </w:r>
          </w:p>
        </w:tc>
        <w:tc>
          <w:tcPr>
            <w:tcW w:w="0" w:type="auto"/>
            <w:tcBorders>
              <w:top w:val="single" w:sz="0" w:space="0" w:color="D3D3D3"/>
              <w:left w:val="single" w:sz="0" w:space="0" w:color="D3D3D3"/>
              <w:bottom w:val="single" w:sz="0" w:space="0" w:color="D3D3D3"/>
              <w:right w:val="single" w:sz="0" w:space="0" w:color="D3D3D3"/>
            </w:tcBorders>
          </w:tcPr>
          <w:p w14:paraId="29AE55BA" w14:textId="77777777" w:rsidR="00022B71" w:rsidRDefault="005B112A">
            <w:pPr>
              <w:keepNext/>
              <w:spacing w:after="60"/>
              <w:jc w:val="center"/>
            </w:pPr>
            <w:r>
              <w:rPr>
                <w:rFonts w:ascii="Calibri" w:hAnsi="Calibri"/>
                <w:sz w:val="20"/>
              </w:rPr>
              <w:t>3.1 (22)</w:t>
            </w:r>
          </w:p>
        </w:tc>
        <w:tc>
          <w:tcPr>
            <w:tcW w:w="0" w:type="auto"/>
            <w:tcBorders>
              <w:top w:val="single" w:sz="0" w:space="0" w:color="D3D3D3"/>
              <w:left w:val="single" w:sz="0" w:space="0" w:color="D3D3D3"/>
              <w:bottom w:val="single" w:sz="0" w:space="0" w:color="D3D3D3"/>
              <w:right w:val="single" w:sz="0" w:space="0" w:color="D3D3D3"/>
            </w:tcBorders>
          </w:tcPr>
          <w:p w14:paraId="201B971D" w14:textId="77777777" w:rsidR="00022B71" w:rsidRDefault="005B112A">
            <w:pPr>
              <w:keepNext/>
              <w:spacing w:after="60"/>
              <w:jc w:val="center"/>
            </w:pPr>
            <w:r>
              <w:rPr>
                <w:rFonts w:ascii="Calibri" w:hAnsi="Calibri"/>
                <w:sz w:val="20"/>
              </w:rPr>
              <w:t>2.8 (10)</w:t>
            </w:r>
          </w:p>
        </w:tc>
        <w:tc>
          <w:tcPr>
            <w:tcW w:w="0" w:type="auto"/>
            <w:tcBorders>
              <w:top w:val="single" w:sz="0" w:space="0" w:color="D3D3D3"/>
              <w:left w:val="single" w:sz="0" w:space="0" w:color="D3D3D3"/>
              <w:bottom w:val="single" w:sz="0" w:space="0" w:color="D3D3D3"/>
              <w:right w:val="single" w:sz="0" w:space="0" w:color="D3D3D3"/>
            </w:tcBorders>
          </w:tcPr>
          <w:p w14:paraId="5D810581" w14:textId="77777777" w:rsidR="00022B71" w:rsidRDefault="005B112A">
            <w:pPr>
              <w:keepNext/>
              <w:spacing w:after="60"/>
              <w:jc w:val="center"/>
            </w:pPr>
            <w:r>
              <w:rPr>
                <w:rFonts w:ascii="Calibri" w:hAnsi="Calibri"/>
                <w:sz w:val="20"/>
              </w:rPr>
              <w:t>3.4 (12)</w:t>
            </w:r>
          </w:p>
        </w:tc>
        <w:tc>
          <w:tcPr>
            <w:tcW w:w="0" w:type="auto"/>
            <w:tcBorders>
              <w:top w:val="single" w:sz="0" w:space="0" w:color="D3D3D3"/>
              <w:left w:val="single" w:sz="0" w:space="0" w:color="D3D3D3"/>
              <w:bottom w:val="single" w:sz="0" w:space="0" w:color="D3D3D3"/>
              <w:right w:val="single" w:sz="0" w:space="0" w:color="D3D3D3"/>
            </w:tcBorders>
          </w:tcPr>
          <w:p w14:paraId="39BD1B20" w14:textId="77777777" w:rsidR="00022B71" w:rsidRDefault="00022B71">
            <w:pPr>
              <w:keepNext/>
              <w:spacing w:after="60"/>
              <w:jc w:val="center"/>
            </w:pPr>
          </w:p>
        </w:tc>
      </w:tr>
      <w:tr w:rsidR="00022B71" w14:paraId="67C2ED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F89930" w14:textId="77777777" w:rsidR="00022B71" w:rsidRDefault="005B112A">
            <w:pPr>
              <w:keepNext/>
              <w:spacing w:after="60"/>
            </w:pPr>
            <w:r>
              <w:rPr>
                <w:rFonts w:ascii="Calibri" w:hAnsi="Calibri"/>
                <w:sz w:val="20"/>
              </w:rPr>
              <w:t>    Sans travail sans recherche</w:t>
            </w:r>
          </w:p>
        </w:tc>
        <w:tc>
          <w:tcPr>
            <w:tcW w:w="0" w:type="auto"/>
            <w:tcBorders>
              <w:top w:val="single" w:sz="0" w:space="0" w:color="D3D3D3"/>
              <w:left w:val="single" w:sz="0" w:space="0" w:color="D3D3D3"/>
              <w:bottom w:val="single" w:sz="0" w:space="0" w:color="D3D3D3"/>
              <w:right w:val="single" w:sz="0" w:space="0" w:color="D3D3D3"/>
            </w:tcBorders>
          </w:tcPr>
          <w:p w14:paraId="07198455" w14:textId="77777777" w:rsidR="00022B71" w:rsidRDefault="005B112A">
            <w:pPr>
              <w:keepNext/>
              <w:spacing w:after="60"/>
              <w:jc w:val="center"/>
            </w:pPr>
            <w:r>
              <w:rPr>
                <w:rFonts w:ascii="Calibri" w:hAnsi="Calibri"/>
                <w:sz w:val="20"/>
              </w:rPr>
              <w:t>1.0 (7)</w:t>
            </w:r>
          </w:p>
        </w:tc>
        <w:tc>
          <w:tcPr>
            <w:tcW w:w="0" w:type="auto"/>
            <w:tcBorders>
              <w:top w:val="single" w:sz="0" w:space="0" w:color="D3D3D3"/>
              <w:left w:val="single" w:sz="0" w:space="0" w:color="D3D3D3"/>
              <w:bottom w:val="single" w:sz="0" w:space="0" w:color="D3D3D3"/>
              <w:right w:val="single" w:sz="0" w:space="0" w:color="D3D3D3"/>
            </w:tcBorders>
          </w:tcPr>
          <w:p w14:paraId="78F665B3"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1FA88668" w14:textId="77777777" w:rsidR="00022B71" w:rsidRDefault="005B112A">
            <w:pPr>
              <w:keepNext/>
              <w:spacing w:after="60"/>
              <w:jc w:val="center"/>
            </w:pPr>
            <w:r>
              <w:rPr>
                <w:rFonts w:ascii="Calibri" w:hAnsi="Calibri"/>
                <w:sz w:val="20"/>
              </w:rPr>
              <w:t>1.6 (6)</w:t>
            </w:r>
          </w:p>
        </w:tc>
        <w:tc>
          <w:tcPr>
            <w:tcW w:w="0" w:type="auto"/>
            <w:tcBorders>
              <w:top w:val="single" w:sz="0" w:space="0" w:color="D3D3D3"/>
              <w:left w:val="single" w:sz="0" w:space="0" w:color="D3D3D3"/>
              <w:bottom w:val="single" w:sz="0" w:space="0" w:color="D3D3D3"/>
              <w:right w:val="single" w:sz="0" w:space="0" w:color="D3D3D3"/>
            </w:tcBorders>
          </w:tcPr>
          <w:p w14:paraId="1F38F95B" w14:textId="77777777" w:rsidR="00022B71" w:rsidRDefault="00022B71">
            <w:pPr>
              <w:keepNext/>
              <w:spacing w:after="60"/>
              <w:jc w:val="center"/>
            </w:pPr>
          </w:p>
        </w:tc>
      </w:tr>
      <w:tr w:rsidR="00022B71" w14:paraId="66A67D6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0BFEA2" w14:textId="77777777" w:rsidR="00022B71" w:rsidRDefault="005B112A">
            <w:pPr>
              <w:keepNext/>
              <w:spacing w:after="60"/>
            </w:pPr>
            <w:r>
              <w:rPr>
                <w:rFonts w:ascii="Calibri" w:hAnsi="Calibri"/>
                <w:sz w:val="20"/>
              </w:rPr>
              <w:t>    Travail et études TPA</w:t>
            </w:r>
          </w:p>
        </w:tc>
        <w:tc>
          <w:tcPr>
            <w:tcW w:w="0" w:type="auto"/>
            <w:tcBorders>
              <w:top w:val="single" w:sz="0" w:space="0" w:color="D3D3D3"/>
              <w:left w:val="single" w:sz="0" w:space="0" w:color="D3D3D3"/>
              <w:bottom w:val="single" w:sz="0" w:space="0" w:color="D3D3D3"/>
              <w:right w:val="single" w:sz="0" w:space="0" w:color="D3D3D3"/>
            </w:tcBorders>
          </w:tcPr>
          <w:p w14:paraId="33346591" w14:textId="77777777" w:rsidR="00022B71" w:rsidRDefault="005B112A">
            <w:pPr>
              <w:keepNext/>
              <w:spacing w:after="60"/>
              <w:jc w:val="center"/>
            </w:pPr>
            <w:r>
              <w:rPr>
                <w:rFonts w:ascii="Calibri" w:hAnsi="Calibri"/>
                <w:sz w:val="20"/>
              </w:rPr>
              <w:t>0.9 (6)</w:t>
            </w:r>
          </w:p>
        </w:tc>
        <w:tc>
          <w:tcPr>
            <w:tcW w:w="0" w:type="auto"/>
            <w:tcBorders>
              <w:top w:val="single" w:sz="0" w:space="0" w:color="D3D3D3"/>
              <w:left w:val="single" w:sz="0" w:space="0" w:color="D3D3D3"/>
              <w:bottom w:val="single" w:sz="0" w:space="0" w:color="D3D3D3"/>
              <w:right w:val="single" w:sz="0" w:space="0" w:color="D3D3D3"/>
            </w:tcBorders>
          </w:tcPr>
          <w:p w14:paraId="7C2947E9"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56B8A67C"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04D7D22B" w14:textId="77777777" w:rsidR="00022B71" w:rsidRDefault="00022B71">
            <w:pPr>
              <w:keepNext/>
              <w:spacing w:after="60"/>
              <w:jc w:val="center"/>
            </w:pPr>
          </w:p>
        </w:tc>
      </w:tr>
      <w:tr w:rsidR="00022B71" w14:paraId="5316F91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25EB0E" w14:textId="77777777" w:rsidR="00022B71" w:rsidRDefault="005B112A">
            <w:pPr>
              <w:keepNext/>
              <w:spacing w:after="60"/>
            </w:pPr>
            <w:r>
              <w:rPr>
                <w:rFonts w:ascii="Calibri" w:hAnsi="Calibri"/>
                <w:sz w:val="20"/>
              </w:rPr>
              <w:t>    Travail PTL études TPA</w:t>
            </w:r>
          </w:p>
        </w:tc>
        <w:tc>
          <w:tcPr>
            <w:tcW w:w="0" w:type="auto"/>
            <w:tcBorders>
              <w:top w:val="single" w:sz="0" w:space="0" w:color="D3D3D3"/>
              <w:left w:val="single" w:sz="0" w:space="0" w:color="D3D3D3"/>
              <w:bottom w:val="single" w:sz="0" w:space="0" w:color="D3D3D3"/>
              <w:right w:val="single" w:sz="0" w:space="0" w:color="D3D3D3"/>
            </w:tcBorders>
          </w:tcPr>
          <w:p w14:paraId="75B73D9E" w14:textId="77777777" w:rsidR="00022B71" w:rsidRDefault="005B112A">
            <w:pPr>
              <w:keepNext/>
              <w:spacing w:after="60"/>
              <w:jc w:val="center"/>
            </w:pPr>
            <w:r>
              <w:rPr>
                <w:rFonts w:ascii="Calibri" w:hAnsi="Calibri"/>
                <w:sz w:val="20"/>
              </w:rPr>
              <w:t>6.3 (45)</w:t>
            </w:r>
          </w:p>
        </w:tc>
        <w:tc>
          <w:tcPr>
            <w:tcW w:w="0" w:type="auto"/>
            <w:tcBorders>
              <w:top w:val="single" w:sz="0" w:space="0" w:color="D3D3D3"/>
              <w:left w:val="single" w:sz="0" w:space="0" w:color="D3D3D3"/>
              <w:bottom w:val="single" w:sz="0" w:space="0" w:color="D3D3D3"/>
              <w:right w:val="single" w:sz="0" w:space="0" w:color="D3D3D3"/>
            </w:tcBorders>
          </w:tcPr>
          <w:p w14:paraId="11C3C5D2" w14:textId="77777777" w:rsidR="00022B71" w:rsidRDefault="005B112A">
            <w:pPr>
              <w:keepNext/>
              <w:spacing w:after="60"/>
              <w:jc w:val="center"/>
            </w:pPr>
            <w:r>
              <w:rPr>
                <w:rFonts w:ascii="Calibri" w:hAnsi="Calibri"/>
                <w:sz w:val="20"/>
              </w:rPr>
              <w:t>7.0 (25)</w:t>
            </w:r>
          </w:p>
        </w:tc>
        <w:tc>
          <w:tcPr>
            <w:tcW w:w="0" w:type="auto"/>
            <w:tcBorders>
              <w:top w:val="single" w:sz="0" w:space="0" w:color="D3D3D3"/>
              <w:left w:val="single" w:sz="0" w:space="0" w:color="D3D3D3"/>
              <w:bottom w:val="single" w:sz="0" w:space="0" w:color="D3D3D3"/>
              <w:right w:val="single" w:sz="0" w:space="0" w:color="D3D3D3"/>
            </w:tcBorders>
          </w:tcPr>
          <w:p w14:paraId="1E88C0AA" w14:textId="77777777" w:rsidR="00022B71" w:rsidRDefault="005B112A">
            <w:pPr>
              <w:keepNext/>
              <w:spacing w:after="60"/>
              <w:jc w:val="center"/>
            </w:pPr>
            <w:r>
              <w:rPr>
                <w:rFonts w:ascii="Calibri" w:hAnsi="Calibri"/>
                <w:sz w:val="20"/>
              </w:rPr>
              <w:t>5.6 (20)</w:t>
            </w:r>
          </w:p>
        </w:tc>
        <w:tc>
          <w:tcPr>
            <w:tcW w:w="0" w:type="auto"/>
            <w:tcBorders>
              <w:top w:val="single" w:sz="0" w:space="0" w:color="D3D3D3"/>
              <w:left w:val="single" w:sz="0" w:space="0" w:color="D3D3D3"/>
              <w:bottom w:val="single" w:sz="0" w:space="0" w:color="D3D3D3"/>
              <w:right w:val="single" w:sz="0" w:space="0" w:color="D3D3D3"/>
            </w:tcBorders>
          </w:tcPr>
          <w:p w14:paraId="7F53F625" w14:textId="77777777" w:rsidR="00022B71" w:rsidRDefault="00022B71">
            <w:pPr>
              <w:keepNext/>
              <w:spacing w:after="60"/>
              <w:jc w:val="center"/>
            </w:pPr>
          </w:p>
        </w:tc>
      </w:tr>
      <w:tr w:rsidR="00022B71" w14:paraId="18B7CC1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E560C" w14:textId="77777777" w:rsidR="00022B71" w:rsidRDefault="005B112A">
            <w:pPr>
              <w:keepNext/>
              <w:spacing w:after="60"/>
            </w:pPr>
            <w:r>
              <w:rPr>
                <w:rFonts w:ascii="Calibri" w:hAnsi="Calibri"/>
                <w:sz w:val="20"/>
              </w:rPr>
              <w:t>    Travail TPA études PTL</w:t>
            </w:r>
          </w:p>
        </w:tc>
        <w:tc>
          <w:tcPr>
            <w:tcW w:w="0" w:type="auto"/>
            <w:tcBorders>
              <w:top w:val="single" w:sz="0" w:space="0" w:color="D3D3D3"/>
              <w:left w:val="single" w:sz="0" w:space="0" w:color="D3D3D3"/>
              <w:bottom w:val="single" w:sz="0" w:space="0" w:color="D3D3D3"/>
              <w:right w:val="single" w:sz="0" w:space="0" w:color="D3D3D3"/>
            </w:tcBorders>
          </w:tcPr>
          <w:p w14:paraId="4517E5C6" w14:textId="77777777" w:rsidR="00022B71" w:rsidRDefault="005B112A">
            <w:pPr>
              <w:keepNext/>
              <w:spacing w:after="60"/>
              <w:jc w:val="center"/>
            </w:pPr>
            <w:r>
              <w:rPr>
                <w:rFonts w:ascii="Calibri" w:hAnsi="Calibri"/>
                <w:sz w:val="20"/>
              </w:rPr>
              <w:t>15.1 (108)</w:t>
            </w:r>
          </w:p>
        </w:tc>
        <w:tc>
          <w:tcPr>
            <w:tcW w:w="0" w:type="auto"/>
            <w:tcBorders>
              <w:top w:val="single" w:sz="0" w:space="0" w:color="D3D3D3"/>
              <w:left w:val="single" w:sz="0" w:space="0" w:color="D3D3D3"/>
              <w:bottom w:val="single" w:sz="0" w:space="0" w:color="D3D3D3"/>
              <w:right w:val="single" w:sz="0" w:space="0" w:color="D3D3D3"/>
            </w:tcBorders>
          </w:tcPr>
          <w:p w14:paraId="40D6A77C" w14:textId="77777777" w:rsidR="00022B71" w:rsidRDefault="005B112A">
            <w:pPr>
              <w:keepNext/>
              <w:spacing w:after="60"/>
              <w:jc w:val="center"/>
            </w:pPr>
            <w:r>
              <w:rPr>
                <w:rFonts w:ascii="Calibri" w:hAnsi="Calibri"/>
                <w:sz w:val="20"/>
              </w:rPr>
              <w:t>17.6 (63)</w:t>
            </w:r>
          </w:p>
        </w:tc>
        <w:tc>
          <w:tcPr>
            <w:tcW w:w="0" w:type="auto"/>
            <w:tcBorders>
              <w:top w:val="single" w:sz="0" w:space="0" w:color="D3D3D3"/>
              <w:left w:val="single" w:sz="0" w:space="0" w:color="D3D3D3"/>
              <w:bottom w:val="single" w:sz="0" w:space="0" w:color="D3D3D3"/>
              <w:right w:val="single" w:sz="0" w:space="0" w:color="D3D3D3"/>
            </w:tcBorders>
          </w:tcPr>
          <w:p w14:paraId="05E40FA0" w14:textId="77777777" w:rsidR="00022B71" w:rsidRDefault="005B112A">
            <w:pPr>
              <w:keepNext/>
              <w:spacing w:after="60"/>
              <w:jc w:val="center"/>
            </w:pPr>
            <w:r>
              <w:rPr>
                <w:rFonts w:ascii="Calibri" w:hAnsi="Calibri"/>
                <w:sz w:val="20"/>
              </w:rPr>
              <w:t>12.6 (45)</w:t>
            </w:r>
          </w:p>
        </w:tc>
        <w:tc>
          <w:tcPr>
            <w:tcW w:w="0" w:type="auto"/>
            <w:tcBorders>
              <w:top w:val="single" w:sz="0" w:space="0" w:color="D3D3D3"/>
              <w:left w:val="single" w:sz="0" w:space="0" w:color="D3D3D3"/>
              <w:bottom w:val="single" w:sz="0" w:space="0" w:color="D3D3D3"/>
              <w:right w:val="single" w:sz="0" w:space="0" w:color="D3D3D3"/>
            </w:tcBorders>
          </w:tcPr>
          <w:p w14:paraId="19381CDB" w14:textId="77777777" w:rsidR="00022B71" w:rsidRDefault="00022B71">
            <w:pPr>
              <w:keepNext/>
              <w:spacing w:after="60"/>
              <w:jc w:val="center"/>
            </w:pPr>
          </w:p>
        </w:tc>
      </w:tr>
      <w:tr w:rsidR="00022B71" w14:paraId="0B8A99E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1D2941" w14:textId="77777777" w:rsidR="00022B71" w:rsidRDefault="005B112A">
            <w:pPr>
              <w:keepNext/>
              <w:spacing w:after="60"/>
            </w:pPr>
            <w:r>
              <w:rPr>
                <w:rFonts w:ascii="Calibri" w:hAnsi="Calibri"/>
                <w:sz w:val="20"/>
              </w:rPr>
              <w:t>    Travail TPA S</w:t>
            </w:r>
          </w:p>
        </w:tc>
        <w:tc>
          <w:tcPr>
            <w:tcW w:w="0" w:type="auto"/>
            <w:tcBorders>
              <w:top w:val="single" w:sz="0" w:space="0" w:color="D3D3D3"/>
              <w:left w:val="single" w:sz="0" w:space="0" w:color="D3D3D3"/>
              <w:bottom w:val="single" w:sz="0" w:space="0" w:color="D3D3D3"/>
              <w:right w:val="single" w:sz="0" w:space="0" w:color="D3D3D3"/>
            </w:tcBorders>
          </w:tcPr>
          <w:p w14:paraId="1FC48479" w14:textId="77777777" w:rsidR="00022B71" w:rsidRDefault="005B112A">
            <w:pPr>
              <w:keepNext/>
              <w:spacing w:after="60"/>
              <w:jc w:val="center"/>
            </w:pPr>
            <w:r>
              <w:rPr>
                <w:rFonts w:ascii="Calibri" w:hAnsi="Calibri"/>
                <w:sz w:val="20"/>
              </w:rPr>
              <w:t>4.9 (35)</w:t>
            </w:r>
          </w:p>
        </w:tc>
        <w:tc>
          <w:tcPr>
            <w:tcW w:w="0" w:type="auto"/>
            <w:tcBorders>
              <w:top w:val="single" w:sz="0" w:space="0" w:color="D3D3D3"/>
              <w:left w:val="single" w:sz="0" w:space="0" w:color="D3D3D3"/>
              <w:bottom w:val="single" w:sz="0" w:space="0" w:color="D3D3D3"/>
              <w:right w:val="single" w:sz="0" w:space="0" w:color="D3D3D3"/>
            </w:tcBorders>
          </w:tcPr>
          <w:p w14:paraId="511AD1F9"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0CF62A42" w14:textId="77777777" w:rsidR="00022B71" w:rsidRDefault="005B112A">
            <w:pPr>
              <w:keepNext/>
              <w:spacing w:after="60"/>
              <w:jc w:val="center"/>
            </w:pPr>
            <w:r>
              <w:rPr>
                <w:rFonts w:ascii="Calibri" w:hAnsi="Calibri"/>
                <w:sz w:val="20"/>
              </w:rPr>
              <w:t>4.5 (16)</w:t>
            </w:r>
          </w:p>
        </w:tc>
        <w:tc>
          <w:tcPr>
            <w:tcW w:w="0" w:type="auto"/>
            <w:tcBorders>
              <w:top w:val="single" w:sz="0" w:space="0" w:color="D3D3D3"/>
              <w:left w:val="single" w:sz="0" w:space="0" w:color="D3D3D3"/>
              <w:bottom w:val="single" w:sz="0" w:space="0" w:color="D3D3D3"/>
              <w:right w:val="single" w:sz="0" w:space="0" w:color="D3D3D3"/>
            </w:tcBorders>
          </w:tcPr>
          <w:p w14:paraId="5ABFCF8F" w14:textId="77777777" w:rsidR="00022B71" w:rsidRDefault="00022B71">
            <w:pPr>
              <w:keepNext/>
              <w:spacing w:after="60"/>
              <w:jc w:val="center"/>
            </w:pPr>
          </w:p>
        </w:tc>
      </w:tr>
      <w:tr w:rsidR="00022B71" w14:paraId="07F90FF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3E5362" w14:textId="77777777" w:rsidR="00022B71" w:rsidRDefault="005B112A">
            <w:pPr>
              <w:keepNext/>
              <w:spacing w:after="60"/>
            </w:pPr>
            <w:r>
              <w:rPr>
                <w:rFonts w:ascii="Calibri" w:hAnsi="Calibri"/>
                <w:sz w:val="20"/>
              </w:rPr>
              <w:t>    Travail TPL S</w:t>
            </w:r>
          </w:p>
        </w:tc>
        <w:tc>
          <w:tcPr>
            <w:tcW w:w="0" w:type="auto"/>
            <w:tcBorders>
              <w:top w:val="single" w:sz="0" w:space="0" w:color="D3D3D3"/>
              <w:left w:val="single" w:sz="0" w:space="0" w:color="D3D3D3"/>
              <w:bottom w:val="single" w:sz="0" w:space="0" w:color="D3D3D3"/>
              <w:right w:val="single" w:sz="0" w:space="0" w:color="D3D3D3"/>
            </w:tcBorders>
          </w:tcPr>
          <w:p w14:paraId="7511C019" w14:textId="77777777" w:rsidR="00022B71" w:rsidRDefault="005B112A">
            <w:pPr>
              <w:keepNext/>
              <w:spacing w:after="60"/>
              <w:jc w:val="center"/>
            </w:pPr>
            <w:r>
              <w:rPr>
                <w:rFonts w:ascii="Calibri" w:hAnsi="Calibri"/>
                <w:sz w:val="20"/>
              </w:rPr>
              <w:t>56.1 (402)</w:t>
            </w:r>
          </w:p>
        </w:tc>
        <w:tc>
          <w:tcPr>
            <w:tcW w:w="0" w:type="auto"/>
            <w:tcBorders>
              <w:top w:val="single" w:sz="0" w:space="0" w:color="D3D3D3"/>
              <w:left w:val="single" w:sz="0" w:space="0" w:color="D3D3D3"/>
              <w:bottom w:val="single" w:sz="0" w:space="0" w:color="D3D3D3"/>
              <w:right w:val="single" w:sz="0" w:space="0" w:color="D3D3D3"/>
            </w:tcBorders>
          </w:tcPr>
          <w:p w14:paraId="450375B2" w14:textId="77777777" w:rsidR="00022B71" w:rsidRDefault="005B112A">
            <w:pPr>
              <w:keepNext/>
              <w:spacing w:after="60"/>
              <w:jc w:val="center"/>
            </w:pPr>
            <w:r>
              <w:rPr>
                <w:rFonts w:ascii="Calibri" w:hAnsi="Calibri"/>
                <w:sz w:val="20"/>
              </w:rPr>
              <w:t>52.5 (188)</w:t>
            </w:r>
          </w:p>
        </w:tc>
        <w:tc>
          <w:tcPr>
            <w:tcW w:w="0" w:type="auto"/>
            <w:tcBorders>
              <w:top w:val="single" w:sz="0" w:space="0" w:color="D3D3D3"/>
              <w:left w:val="single" w:sz="0" w:space="0" w:color="D3D3D3"/>
              <w:bottom w:val="single" w:sz="0" w:space="0" w:color="D3D3D3"/>
              <w:right w:val="single" w:sz="0" w:space="0" w:color="D3D3D3"/>
            </w:tcBorders>
          </w:tcPr>
          <w:p w14:paraId="30C6F5D2" w14:textId="77777777" w:rsidR="00022B71" w:rsidRDefault="005B112A">
            <w:pPr>
              <w:keepNext/>
              <w:spacing w:after="60"/>
              <w:jc w:val="center"/>
            </w:pPr>
            <w:r>
              <w:rPr>
                <w:rFonts w:ascii="Calibri" w:hAnsi="Calibri"/>
                <w:sz w:val="20"/>
              </w:rPr>
              <w:t>59.7 (214)</w:t>
            </w:r>
          </w:p>
        </w:tc>
        <w:tc>
          <w:tcPr>
            <w:tcW w:w="0" w:type="auto"/>
            <w:tcBorders>
              <w:top w:val="single" w:sz="0" w:space="0" w:color="D3D3D3"/>
              <w:left w:val="single" w:sz="0" w:space="0" w:color="D3D3D3"/>
              <w:bottom w:val="single" w:sz="0" w:space="0" w:color="D3D3D3"/>
              <w:right w:val="single" w:sz="0" w:space="0" w:color="D3D3D3"/>
            </w:tcBorders>
          </w:tcPr>
          <w:p w14:paraId="5BD1500E" w14:textId="77777777" w:rsidR="00022B71" w:rsidRDefault="00022B71">
            <w:pPr>
              <w:keepNext/>
              <w:spacing w:after="60"/>
              <w:jc w:val="center"/>
            </w:pPr>
          </w:p>
        </w:tc>
      </w:tr>
      <w:tr w:rsidR="00022B71" w14:paraId="520CCC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E63943" w14:textId="77777777" w:rsidR="00022B71" w:rsidRDefault="005B112A">
            <w:pPr>
              <w:keepNext/>
              <w:spacing w:after="60"/>
            </w:pPr>
            <w:r>
              <w:rPr>
                <w:rFonts w:ascii="Calibri" w:hAnsi="Calibri"/>
                <w:sz w:val="20"/>
              </w:rPr>
              <w:t>Revenu_annuel_du_repondant</w:t>
            </w:r>
          </w:p>
        </w:tc>
        <w:tc>
          <w:tcPr>
            <w:tcW w:w="0" w:type="auto"/>
            <w:tcBorders>
              <w:top w:val="single" w:sz="0" w:space="0" w:color="D3D3D3"/>
              <w:left w:val="single" w:sz="0" w:space="0" w:color="D3D3D3"/>
              <w:bottom w:val="single" w:sz="0" w:space="0" w:color="D3D3D3"/>
              <w:right w:val="single" w:sz="0" w:space="0" w:color="D3D3D3"/>
            </w:tcBorders>
          </w:tcPr>
          <w:p w14:paraId="332FCAE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88F5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424F4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E79A06" w14:textId="77777777" w:rsidR="00022B71" w:rsidRDefault="005B112A">
            <w:pPr>
              <w:keepNext/>
              <w:spacing w:after="60"/>
              <w:jc w:val="center"/>
            </w:pPr>
            <w:r>
              <w:rPr>
                <w:rFonts w:ascii="Calibri" w:hAnsi="Calibri"/>
                <w:sz w:val="20"/>
              </w:rPr>
              <w:t>0.007</w:t>
            </w:r>
          </w:p>
        </w:tc>
      </w:tr>
      <w:tr w:rsidR="00022B71" w14:paraId="2FEA714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CEDD6" w14:textId="77777777" w:rsidR="00022B71" w:rsidRDefault="005B112A">
            <w:pPr>
              <w:keepNext/>
              <w:spacing w:after="60"/>
            </w:pPr>
            <w:r>
              <w:rPr>
                <w:rFonts w:ascii="Calibri" w:hAnsi="Calibri"/>
                <w:sz w:val="20"/>
              </w:rPr>
              <w:t>    70,000$ et plus</w:t>
            </w:r>
          </w:p>
        </w:tc>
        <w:tc>
          <w:tcPr>
            <w:tcW w:w="0" w:type="auto"/>
            <w:tcBorders>
              <w:top w:val="single" w:sz="0" w:space="0" w:color="D3D3D3"/>
              <w:left w:val="single" w:sz="0" w:space="0" w:color="D3D3D3"/>
              <w:bottom w:val="single" w:sz="0" w:space="0" w:color="D3D3D3"/>
              <w:right w:val="single" w:sz="0" w:space="0" w:color="D3D3D3"/>
            </w:tcBorders>
          </w:tcPr>
          <w:p w14:paraId="1B0D0735" w14:textId="77777777" w:rsidR="00022B71" w:rsidRDefault="005B112A">
            <w:pPr>
              <w:keepNext/>
              <w:spacing w:after="60"/>
              <w:jc w:val="center"/>
            </w:pPr>
            <w:r>
              <w:rPr>
                <w:rFonts w:ascii="Calibri" w:hAnsi="Calibri"/>
                <w:sz w:val="20"/>
              </w:rPr>
              <w:t>20.2 (146)</w:t>
            </w:r>
          </w:p>
        </w:tc>
        <w:tc>
          <w:tcPr>
            <w:tcW w:w="0" w:type="auto"/>
            <w:tcBorders>
              <w:top w:val="single" w:sz="0" w:space="0" w:color="D3D3D3"/>
              <w:left w:val="single" w:sz="0" w:space="0" w:color="D3D3D3"/>
              <w:bottom w:val="single" w:sz="0" w:space="0" w:color="D3D3D3"/>
              <w:right w:val="single" w:sz="0" w:space="0" w:color="D3D3D3"/>
            </w:tcBorders>
          </w:tcPr>
          <w:p w14:paraId="5DDA3546" w14:textId="77777777" w:rsidR="00022B71" w:rsidRDefault="005B112A">
            <w:pPr>
              <w:keepNext/>
              <w:spacing w:after="60"/>
              <w:jc w:val="center"/>
            </w:pPr>
            <w:r>
              <w:rPr>
                <w:rFonts w:ascii="Calibri" w:hAnsi="Calibri"/>
                <w:sz w:val="20"/>
              </w:rPr>
              <w:t>12.8 (46)</w:t>
            </w:r>
          </w:p>
        </w:tc>
        <w:tc>
          <w:tcPr>
            <w:tcW w:w="0" w:type="auto"/>
            <w:tcBorders>
              <w:top w:val="single" w:sz="0" w:space="0" w:color="D3D3D3"/>
              <w:left w:val="single" w:sz="0" w:space="0" w:color="D3D3D3"/>
              <w:bottom w:val="single" w:sz="0" w:space="0" w:color="D3D3D3"/>
              <w:right w:val="single" w:sz="0" w:space="0" w:color="D3D3D3"/>
            </w:tcBorders>
          </w:tcPr>
          <w:p w14:paraId="173AA10A" w14:textId="77777777" w:rsidR="00022B71" w:rsidRDefault="005B112A">
            <w:pPr>
              <w:keepNext/>
              <w:spacing w:after="60"/>
              <w:jc w:val="center"/>
            </w:pPr>
            <w:r>
              <w:rPr>
                <w:rFonts w:ascii="Calibri" w:hAnsi="Calibri"/>
                <w:sz w:val="20"/>
              </w:rPr>
              <w:t>27.6 (100)</w:t>
            </w:r>
          </w:p>
        </w:tc>
        <w:tc>
          <w:tcPr>
            <w:tcW w:w="0" w:type="auto"/>
            <w:tcBorders>
              <w:top w:val="single" w:sz="0" w:space="0" w:color="D3D3D3"/>
              <w:left w:val="single" w:sz="0" w:space="0" w:color="D3D3D3"/>
              <w:bottom w:val="single" w:sz="0" w:space="0" w:color="D3D3D3"/>
              <w:right w:val="single" w:sz="0" w:space="0" w:color="D3D3D3"/>
            </w:tcBorders>
          </w:tcPr>
          <w:p w14:paraId="3F40B19C" w14:textId="77777777" w:rsidR="00022B71" w:rsidRDefault="00022B71">
            <w:pPr>
              <w:keepNext/>
              <w:spacing w:after="60"/>
              <w:jc w:val="center"/>
            </w:pPr>
          </w:p>
        </w:tc>
      </w:tr>
      <w:tr w:rsidR="00022B71" w14:paraId="67D0D1A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7C4AC" w14:textId="77777777" w:rsidR="00022B71" w:rsidRDefault="005B112A">
            <w:pPr>
              <w:keepNext/>
              <w:spacing w:after="60"/>
            </w:pPr>
            <w:r>
              <w:rPr>
                <w:rFonts w:ascii="Calibri" w:hAnsi="Calibri"/>
                <w:sz w:val="20"/>
              </w:rPr>
              <w:t>    De 10,000$ à 19,999$</w:t>
            </w:r>
          </w:p>
        </w:tc>
        <w:tc>
          <w:tcPr>
            <w:tcW w:w="0" w:type="auto"/>
            <w:tcBorders>
              <w:top w:val="single" w:sz="0" w:space="0" w:color="D3D3D3"/>
              <w:left w:val="single" w:sz="0" w:space="0" w:color="D3D3D3"/>
              <w:bottom w:val="single" w:sz="0" w:space="0" w:color="D3D3D3"/>
              <w:right w:val="single" w:sz="0" w:space="0" w:color="D3D3D3"/>
            </w:tcBorders>
          </w:tcPr>
          <w:p w14:paraId="5510D034" w14:textId="77777777" w:rsidR="00022B71" w:rsidRDefault="005B112A">
            <w:pPr>
              <w:keepNext/>
              <w:spacing w:after="60"/>
              <w:jc w:val="center"/>
            </w:pPr>
            <w:r>
              <w:rPr>
                <w:rFonts w:ascii="Calibri" w:hAnsi="Calibri"/>
                <w:sz w:val="20"/>
              </w:rPr>
              <w:t>12.0 (86)</w:t>
            </w:r>
          </w:p>
        </w:tc>
        <w:tc>
          <w:tcPr>
            <w:tcW w:w="0" w:type="auto"/>
            <w:tcBorders>
              <w:top w:val="single" w:sz="0" w:space="0" w:color="D3D3D3"/>
              <w:left w:val="single" w:sz="0" w:space="0" w:color="D3D3D3"/>
              <w:bottom w:val="single" w:sz="0" w:space="0" w:color="D3D3D3"/>
              <w:right w:val="single" w:sz="0" w:space="0" w:color="D3D3D3"/>
            </w:tcBorders>
          </w:tcPr>
          <w:p w14:paraId="01102CF1" w14:textId="77777777" w:rsidR="00022B71" w:rsidRDefault="005B112A">
            <w:pPr>
              <w:keepNext/>
              <w:spacing w:after="60"/>
              <w:jc w:val="center"/>
            </w:pPr>
            <w:r>
              <w:rPr>
                <w:rFonts w:ascii="Calibri" w:hAnsi="Calibri"/>
                <w:sz w:val="20"/>
              </w:rPr>
              <w:t>13.5 (49)</w:t>
            </w:r>
          </w:p>
        </w:tc>
        <w:tc>
          <w:tcPr>
            <w:tcW w:w="0" w:type="auto"/>
            <w:tcBorders>
              <w:top w:val="single" w:sz="0" w:space="0" w:color="D3D3D3"/>
              <w:left w:val="single" w:sz="0" w:space="0" w:color="D3D3D3"/>
              <w:bottom w:val="single" w:sz="0" w:space="0" w:color="D3D3D3"/>
              <w:right w:val="single" w:sz="0" w:space="0" w:color="D3D3D3"/>
            </w:tcBorders>
          </w:tcPr>
          <w:p w14:paraId="6498C90E" w14:textId="77777777" w:rsidR="00022B71" w:rsidRDefault="005B112A">
            <w:pPr>
              <w:keepNext/>
              <w:spacing w:after="60"/>
              <w:jc w:val="center"/>
            </w:pPr>
            <w:r>
              <w:rPr>
                <w:rFonts w:ascii="Calibri" w:hAnsi="Calibri"/>
                <w:sz w:val="20"/>
              </w:rPr>
              <w:t xml:space="preserve">10.4 </w:t>
            </w: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5465FE12" w14:textId="77777777" w:rsidR="00022B71" w:rsidRDefault="00022B71">
            <w:pPr>
              <w:keepNext/>
              <w:spacing w:after="60"/>
              <w:jc w:val="center"/>
            </w:pPr>
          </w:p>
        </w:tc>
      </w:tr>
      <w:tr w:rsidR="00022B71" w14:paraId="43BBE2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6E634" w14:textId="77777777" w:rsidR="00022B71" w:rsidRDefault="005B112A">
            <w:pPr>
              <w:keepNext/>
              <w:spacing w:after="60"/>
            </w:pPr>
            <w:r>
              <w:rPr>
                <w:rFonts w:ascii="Calibri" w:hAnsi="Calibri"/>
                <w:sz w:val="20"/>
              </w:rPr>
              <w:t>    De 20,000$ à 29,999$</w:t>
            </w:r>
          </w:p>
        </w:tc>
        <w:tc>
          <w:tcPr>
            <w:tcW w:w="0" w:type="auto"/>
            <w:tcBorders>
              <w:top w:val="single" w:sz="0" w:space="0" w:color="D3D3D3"/>
              <w:left w:val="single" w:sz="0" w:space="0" w:color="D3D3D3"/>
              <w:bottom w:val="single" w:sz="0" w:space="0" w:color="D3D3D3"/>
              <w:right w:val="single" w:sz="0" w:space="0" w:color="D3D3D3"/>
            </w:tcBorders>
          </w:tcPr>
          <w:p w14:paraId="10BA3521"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5294FD77" w14:textId="77777777" w:rsidR="00022B71" w:rsidRDefault="005B112A">
            <w:pPr>
              <w:keepNext/>
              <w:spacing w:after="60"/>
              <w:jc w:val="center"/>
            </w:pPr>
            <w:r>
              <w:rPr>
                <w:rFonts w:ascii="Calibri" w:hAnsi="Calibri"/>
                <w:sz w:val="20"/>
              </w:rPr>
              <w:t>11.5 (41)</w:t>
            </w:r>
          </w:p>
        </w:tc>
        <w:tc>
          <w:tcPr>
            <w:tcW w:w="0" w:type="auto"/>
            <w:tcBorders>
              <w:top w:val="single" w:sz="0" w:space="0" w:color="D3D3D3"/>
              <w:left w:val="single" w:sz="0" w:space="0" w:color="D3D3D3"/>
              <w:bottom w:val="single" w:sz="0" w:space="0" w:color="D3D3D3"/>
              <w:right w:val="single" w:sz="0" w:space="0" w:color="D3D3D3"/>
            </w:tcBorders>
          </w:tcPr>
          <w:p w14:paraId="38CCAD33" w14:textId="77777777" w:rsidR="00022B71" w:rsidRDefault="005B112A">
            <w:pPr>
              <w:keepNext/>
              <w:spacing w:after="60"/>
              <w:jc w:val="center"/>
            </w:pPr>
            <w:r>
              <w:rPr>
                <w:rFonts w:ascii="Calibri" w:hAnsi="Calibri"/>
                <w:sz w:val="20"/>
              </w:rPr>
              <w:t>9.2 (33)</w:t>
            </w:r>
          </w:p>
        </w:tc>
        <w:tc>
          <w:tcPr>
            <w:tcW w:w="0" w:type="auto"/>
            <w:tcBorders>
              <w:top w:val="single" w:sz="0" w:space="0" w:color="D3D3D3"/>
              <w:left w:val="single" w:sz="0" w:space="0" w:color="D3D3D3"/>
              <w:bottom w:val="single" w:sz="0" w:space="0" w:color="D3D3D3"/>
              <w:right w:val="single" w:sz="0" w:space="0" w:color="D3D3D3"/>
            </w:tcBorders>
          </w:tcPr>
          <w:p w14:paraId="1F1D57BE" w14:textId="77777777" w:rsidR="00022B71" w:rsidRDefault="00022B71">
            <w:pPr>
              <w:keepNext/>
              <w:spacing w:after="60"/>
              <w:jc w:val="center"/>
            </w:pPr>
          </w:p>
        </w:tc>
      </w:tr>
      <w:tr w:rsidR="00022B71" w14:paraId="299CBA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E09D22" w14:textId="77777777" w:rsidR="00022B71" w:rsidRDefault="005B112A">
            <w:pPr>
              <w:keepNext/>
              <w:spacing w:after="60"/>
            </w:pPr>
            <w:r>
              <w:rPr>
                <w:rFonts w:ascii="Calibri" w:hAnsi="Calibri"/>
                <w:sz w:val="20"/>
              </w:rPr>
              <w:t>    De 30,000$ à 39,999$</w:t>
            </w:r>
          </w:p>
        </w:tc>
        <w:tc>
          <w:tcPr>
            <w:tcW w:w="0" w:type="auto"/>
            <w:tcBorders>
              <w:top w:val="single" w:sz="0" w:space="0" w:color="D3D3D3"/>
              <w:left w:val="single" w:sz="0" w:space="0" w:color="D3D3D3"/>
              <w:bottom w:val="single" w:sz="0" w:space="0" w:color="D3D3D3"/>
              <w:right w:val="single" w:sz="0" w:space="0" w:color="D3D3D3"/>
            </w:tcBorders>
          </w:tcPr>
          <w:p w14:paraId="58F8F173" w14:textId="77777777" w:rsidR="00022B71" w:rsidRDefault="005B112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6153A949" w14:textId="77777777" w:rsidR="00022B71" w:rsidRDefault="005B112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61922D8F" w14:textId="77777777" w:rsidR="00022B71" w:rsidRDefault="005B112A">
            <w:pPr>
              <w:keepNext/>
              <w:spacing w:after="60"/>
              <w:jc w:val="center"/>
            </w:pPr>
            <w:r>
              <w:rPr>
                <w:rFonts w:ascii="Calibri" w:hAnsi="Calibri"/>
                <w:sz w:val="20"/>
              </w:rPr>
              <w:t>7.6 (27)</w:t>
            </w:r>
          </w:p>
        </w:tc>
        <w:tc>
          <w:tcPr>
            <w:tcW w:w="0" w:type="auto"/>
            <w:tcBorders>
              <w:top w:val="single" w:sz="0" w:space="0" w:color="D3D3D3"/>
              <w:left w:val="single" w:sz="0" w:space="0" w:color="D3D3D3"/>
              <w:bottom w:val="single" w:sz="0" w:space="0" w:color="D3D3D3"/>
              <w:right w:val="single" w:sz="0" w:space="0" w:color="D3D3D3"/>
            </w:tcBorders>
          </w:tcPr>
          <w:p w14:paraId="3FEAB133" w14:textId="77777777" w:rsidR="00022B71" w:rsidRDefault="00022B71">
            <w:pPr>
              <w:keepNext/>
              <w:spacing w:after="60"/>
              <w:jc w:val="center"/>
            </w:pPr>
          </w:p>
        </w:tc>
      </w:tr>
      <w:tr w:rsidR="00022B71" w14:paraId="7882F25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B48387" w14:textId="77777777" w:rsidR="00022B71" w:rsidRDefault="005B112A">
            <w:pPr>
              <w:keepNext/>
              <w:spacing w:after="60"/>
            </w:pPr>
            <w:r>
              <w:rPr>
                <w:rFonts w:ascii="Calibri" w:hAnsi="Calibri"/>
                <w:sz w:val="20"/>
              </w:rPr>
              <w:t>    De 40,000$ à 49,999$</w:t>
            </w:r>
          </w:p>
        </w:tc>
        <w:tc>
          <w:tcPr>
            <w:tcW w:w="0" w:type="auto"/>
            <w:tcBorders>
              <w:top w:val="single" w:sz="0" w:space="0" w:color="D3D3D3"/>
              <w:left w:val="single" w:sz="0" w:space="0" w:color="D3D3D3"/>
              <w:bottom w:val="single" w:sz="0" w:space="0" w:color="D3D3D3"/>
              <w:right w:val="single" w:sz="0" w:space="0" w:color="D3D3D3"/>
            </w:tcBorders>
          </w:tcPr>
          <w:p w14:paraId="3426CBF4" w14:textId="77777777" w:rsidR="00022B71" w:rsidRDefault="005B112A">
            <w:pPr>
              <w:keepNext/>
              <w:spacing w:after="60"/>
              <w:jc w:val="center"/>
            </w:pPr>
            <w:r>
              <w:rPr>
                <w:rFonts w:ascii="Calibri" w:hAnsi="Calibri"/>
                <w:sz w:val="20"/>
              </w:rPr>
              <w:t>11.9 (86)</w:t>
            </w:r>
          </w:p>
        </w:tc>
        <w:tc>
          <w:tcPr>
            <w:tcW w:w="0" w:type="auto"/>
            <w:tcBorders>
              <w:top w:val="single" w:sz="0" w:space="0" w:color="D3D3D3"/>
              <w:left w:val="single" w:sz="0" w:space="0" w:color="D3D3D3"/>
              <w:bottom w:val="single" w:sz="0" w:space="0" w:color="D3D3D3"/>
              <w:right w:val="single" w:sz="0" w:space="0" w:color="D3D3D3"/>
            </w:tcBorders>
          </w:tcPr>
          <w:p w14:paraId="4F6B177F" w14:textId="77777777" w:rsidR="00022B71" w:rsidRDefault="005B112A">
            <w:pPr>
              <w:keepNext/>
              <w:spacing w:after="60"/>
              <w:jc w:val="center"/>
            </w:pPr>
            <w:r>
              <w:rPr>
                <w:rFonts w:ascii="Calibri" w:hAnsi="Calibri"/>
                <w:sz w:val="20"/>
              </w:rPr>
              <w:t>13.4 (48)</w:t>
            </w:r>
          </w:p>
        </w:tc>
        <w:tc>
          <w:tcPr>
            <w:tcW w:w="0" w:type="auto"/>
            <w:tcBorders>
              <w:top w:val="single" w:sz="0" w:space="0" w:color="D3D3D3"/>
              <w:left w:val="single" w:sz="0" w:space="0" w:color="D3D3D3"/>
              <w:bottom w:val="single" w:sz="0" w:space="0" w:color="D3D3D3"/>
              <w:right w:val="single" w:sz="0" w:space="0" w:color="D3D3D3"/>
            </w:tcBorders>
          </w:tcPr>
          <w:p w14:paraId="5A714464" w14:textId="77777777" w:rsidR="00022B71" w:rsidRDefault="005B112A">
            <w:pPr>
              <w:keepNext/>
              <w:spacing w:after="60"/>
              <w:jc w:val="center"/>
            </w:pPr>
            <w:r>
              <w:rPr>
                <w:rFonts w:ascii="Calibri" w:hAnsi="Calibri"/>
                <w:sz w:val="20"/>
              </w:rPr>
              <w:t>10.5 (38)</w:t>
            </w:r>
          </w:p>
        </w:tc>
        <w:tc>
          <w:tcPr>
            <w:tcW w:w="0" w:type="auto"/>
            <w:tcBorders>
              <w:top w:val="single" w:sz="0" w:space="0" w:color="D3D3D3"/>
              <w:left w:val="single" w:sz="0" w:space="0" w:color="D3D3D3"/>
              <w:bottom w:val="single" w:sz="0" w:space="0" w:color="D3D3D3"/>
              <w:right w:val="single" w:sz="0" w:space="0" w:color="D3D3D3"/>
            </w:tcBorders>
          </w:tcPr>
          <w:p w14:paraId="4659A7B0" w14:textId="77777777" w:rsidR="00022B71" w:rsidRDefault="00022B71">
            <w:pPr>
              <w:keepNext/>
              <w:spacing w:after="60"/>
              <w:jc w:val="center"/>
            </w:pPr>
          </w:p>
        </w:tc>
      </w:tr>
      <w:tr w:rsidR="00022B71" w14:paraId="462CC3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97C08E" w14:textId="77777777" w:rsidR="00022B71" w:rsidRDefault="005B112A">
            <w:pPr>
              <w:keepNext/>
              <w:spacing w:after="60"/>
            </w:pPr>
            <w:r>
              <w:rPr>
                <w:rFonts w:ascii="Calibri" w:hAnsi="Calibri"/>
                <w:sz w:val="20"/>
              </w:rPr>
              <w:t>    De 50,000$ à 59,000$</w:t>
            </w:r>
          </w:p>
        </w:tc>
        <w:tc>
          <w:tcPr>
            <w:tcW w:w="0" w:type="auto"/>
            <w:tcBorders>
              <w:top w:val="single" w:sz="0" w:space="0" w:color="D3D3D3"/>
              <w:left w:val="single" w:sz="0" w:space="0" w:color="D3D3D3"/>
              <w:bottom w:val="single" w:sz="0" w:space="0" w:color="D3D3D3"/>
              <w:right w:val="single" w:sz="0" w:space="0" w:color="D3D3D3"/>
            </w:tcBorders>
          </w:tcPr>
          <w:p w14:paraId="22C2F668" w14:textId="77777777" w:rsidR="00022B71" w:rsidRDefault="005B112A">
            <w:pPr>
              <w:keepNext/>
              <w:spacing w:after="60"/>
              <w:jc w:val="center"/>
            </w:pPr>
            <w:r>
              <w:rPr>
                <w:rFonts w:ascii="Calibri" w:hAnsi="Calibri"/>
                <w:sz w:val="20"/>
              </w:rPr>
              <w:t>12.3 (88)</w:t>
            </w:r>
          </w:p>
        </w:tc>
        <w:tc>
          <w:tcPr>
            <w:tcW w:w="0" w:type="auto"/>
            <w:tcBorders>
              <w:top w:val="single" w:sz="0" w:space="0" w:color="D3D3D3"/>
              <w:left w:val="single" w:sz="0" w:space="0" w:color="D3D3D3"/>
              <w:bottom w:val="single" w:sz="0" w:space="0" w:color="D3D3D3"/>
              <w:right w:val="single" w:sz="0" w:space="0" w:color="D3D3D3"/>
            </w:tcBorders>
          </w:tcPr>
          <w:p w14:paraId="2C73C00F" w14:textId="77777777" w:rsidR="00022B71" w:rsidRDefault="005B112A">
            <w:pPr>
              <w:keepNext/>
              <w:spacing w:after="60"/>
              <w:jc w:val="center"/>
            </w:pPr>
            <w:r>
              <w:rPr>
                <w:rFonts w:ascii="Calibri" w:hAnsi="Calibri"/>
                <w:sz w:val="20"/>
              </w:rPr>
              <w:t>14.2 (51)</w:t>
            </w:r>
          </w:p>
        </w:tc>
        <w:tc>
          <w:tcPr>
            <w:tcW w:w="0" w:type="auto"/>
            <w:tcBorders>
              <w:top w:val="single" w:sz="0" w:space="0" w:color="D3D3D3"/>
              <w:left w:val="single" w:sz="0" w:space="0" w:color="D3D3D3"/>
              <w:bottom w:val="single" w:sz="0" w:space="0" w:color="D3D3D3"/>
              <w:right w:val="single" w:sz="0" w:space="0" w:color="D3D3D3"/>
            </w:tcBorders>
          </w:tcPr>
          <w:p w14:paraId="6F9BD5D7" w14:textId="77777777" w:rsidR="00022B71" w:rsidRDefault="005B112A">
            <w:pPr>
              <w:keepNext/>
              <w:spacing w:after="60"/>
              <w:jc w:val="center"/>
            </w:pPr>
            <w:r>
              <w:rPr>
                <w:rFonts w:ascii="Calibri" w:hAnsi="Calibri"/>
                <w:sz w:val="20"/>
              </w:rPr>
              <w:t>10.3 (37)</w:t>
            </w:r>
          </w:p>
        </w:tc>
        <w:tc>
          <w:tcPr>
            <w:tcW w:w="0" w:type="auto"/>
            <w:tcBorders>
              <w:top w:val="single" w:sz="0" w:space="0" w:color="D3D3D3"/>
              <w:left w:val="single" w:sz="0" w:space="0" w:color="D3D3D3"/>
              <w:bottom w:val="single" w:sz="0" w:space="0" w:color="D3D3D3"/>
              <w:right w:val="single" w:sz="0" w:space="0" w:color="D3D3D3"/>
            </w:tcBorders>
          </w:tcPr>
          <w:p w14:paraId="48678381" w14:textId="77777777" w:rsidR="00022B71" w:rsidRDefault="00022B71">
            <w:pPr>
              <w:keepNext/>
              <w:spacing w:after="60"/>
              <w:jc w:val="center"/>
            </w:pPr>
          </w:p>
        </w:tc>
      </w:tr>
      <w:tr w:rsidR="00022B71" w14:paraId="4095789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41E0B8" w14:textId="77777777" w:rsidR="00022B71" w:rsidRDefault="005B112A">
            <w:pPr>
              <w:keepNext/>
              <w:spacing w:after="60"/>
            </w:pPr>
            <w:r>
              <w:rPr>
                <w:rFonts w:ascii="Calibri" w:hAnsi="Calibri"/>
                <w:sz w:val="20"/>
              </w:rPr>
              <w:t xml:space="preserve">    De 60,000$ à </w:t>
            </w:r>
            <w:r>
              <w:rPr>
                <w:rFonts w:ascii="Calibri" w:hAnsi="Calibri"/>
                <w:sz w:val="20"/>
              </w:rPr>
              <w:t>69,000$</w:t>
            </w:r>
          </w:p>
        </w:tc>
        <w:tc>
          <w:tcPr>
            <w:tcW w:w="0" w:type="auto"/>
            <w:tcBorders>
              <w:top w:val="single" w:sz="0" w:space="0" w:color="D3D3D3"/>
              <w:left w:val="single" w:sz="0" w:space="0" w:color="D3D3D3"/>
              <w:bottom w:val="single" w:sz="0" w:space="0" w:color="D3D3D3"/>
              <w:right w:val="single" w:sz="0" w:space="0" w:color="D3D3D3"/>
            </w:tcBorders>
          </w:tcPr>
          <w:p w14:paraId="0056C724" w14:textId="77777777" w:rsidR="00022B71" w:rsidRDefault="005B112A">
            <w:pPr>
              <w:keepNext/>
              <w:spacing w:after="60"/>
              <w:jc w:val="center"/>
            </w:pPr>
            <w:r>
              <w:rPr>
                <w:rFonts w:ascii="Calibri" w:hAnsi="Calibri"/>
                <w:sz w:val="20"/>
              </w:rPr>
              <w:t>11.7 (85)</w:t>
            </w:r>
          </w:p>
        </w:tc>
        <w:tc>
          <w:tcPr>
            <w:tcW w:w="0" w:type="auto"/>
            <w:tcBorders>
              <w:top w:val="single" w:sz="0" w:space="0" w:color="D3D3D3"/>
              <w:left w:val="single" w:sz="0" w:space="0" w:color="D3D3D3"/>
              <w:bottom w:val="single" w:sz="0" w:space="0" w:color="D3D3D3"/>
              <w:right w:val="single" w:sz="0" w:space="0" w:color="D3D3D3"/>
            </w:tcBorders>
          </w:tcPr>
          <w:p w14:paraId="1C2270D2" w14:textId="77777777" w:rsidR="00022B71" w:rsidRDefault="005B112A">
            <w:pPr>
              <w:keepNext/>
              <w:spacing w:after="60"/>
              <w:jc w:val="center"/>
            </w:pPr>
            <w:r>
              <w:rPr>
                <w:rFonts w:ascii="Calibri" w:hAnsi="Calibri"/>
                <w:sz w:val="20"/>
              </w:rPr>
              <w:t>12.7 (46)</w:t>
            </w:r>
          </w:p>
        </w:tc>
        <w:tc>
          <w:tcPr>
            <w:tcW w:w="0" w:type="auto"/>
            <w:tcBorders>
              <w:top w:val="single" w:sz="0" w:space="0" w:color="D3D3D3"/>
              <w:left w:val="single" w:sz="0" w:space="0" w:color="D3D3D3"/>
              <w:bottom w:val="single" w:sz="0" w:space="0" w:color="D3D3D3"/>
              <w:right w:val="single" w:sz="0" w:space="0" w:color="D3D3D3"/>
            </w:tcBorders>
          </w:tcPr>
          <w:p w14:paraId="704ED95E" w14:textId="77777777" w:rsidR="00022B71" w:rsidRDefault="005B112A">
            <w:pPr>
              <w:keepNext/>
              <w:spacing w:after="60"/>
              <w:jc w:val="center"/>
            </w:pPr>
            <w:r>
              <w:rPr>
                <w:rFonts w:ascii="Calibri" w:hAnsi="Calibri"/>
                <w:sz w:val="20"/>
              </w:rPr>
              <w:t>10.7 (39)</w:t>
            </w:r>
          </w:p>
        </w:tc>
        <w:tc>
          <w:tcPr>
            <w:tcW w:w="0" w:type="auto"/>
            <w:tcBorders>
              <w:top w:val="single" w:sz="0" w:space="0" w:color="D3D3D3"/>
              <w:left w:val="single" w:sz="0" w:space="0" w:color="D3D3D3"/>
              <w:bottom w:val="single" w:sz="0" w:space="0" w:color="D3D3D3"/>
              <w:right w:val="single" w:sz="0" w:space="0" w:color="D3D3D3"/>
            </w:tcBorders>
          </w:tcPr>
          <w:p w14:paraId="1BF5D267" w14:textId="77777777" w:rsidR="00022B71" w:rsidRDefault="00022B71">
            <w:pPr>
              <w:keepNext/>
              <w:spacing w:after="60"/>
              <w:jc w:val="center"/>
            </w:pPr>
          </w:p>
        </w:tc>
      </w:tr>
      <w:tr w:rsidR="00022B71" w14:paraId="7282D2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3FCAB0" w14:textId="77777777" w:rsidR="00022B71" w:rsidRDefault="005B112A">
            <w:pPr>
              <w:keepNext/>
              <w:spacing w:after="60"/>
            </w:pPr>
            <w:r>
              <w:rPr>
                <w:rFonts w:ascii="Calibri" w:hAnsi="Calibri"/>
                <w:sz w:val="20"/>
              </w:rPr>
              <w:t>    Moins de 10,000$</w:t>
            </w:r>
          </w:p>
        </w:tc>
        <w:tc>
          <w:tcPr>
            <w:tcW w:w="0" w:type="auto"/>
            <w:tcBorders>
              <w:top w:val="single" w:sz="0" w:space="0" w:color="D3D3D3"/>
              <w:left w:val="single" w:sz="0" w:space="0" w:color="D3D3D3"/>
              <w:bottom w:val="single" w:sz="0" w:space="0" w:color="D3D3D3"/>
              <w:right w:val="single" w:sz="0" w:space="0" w:color="D3D3D3"/>
            </w:tcBorders>
          </w:tcPr>
          <w:p w14:paraId="474FA49E" w14:textId="77777777" w:rsidR="00022B71" w:rsidRDefault="005B112A">
            <w:pPr>
              <w:keepNext/>
              <w:spacing w:after="60"/>
              <w:jc w:val="center"/>
            </w:pPr>
            <w:r>
              <w:rPr>
                <w:rFonts w:ascii="Calibri" w:hAnsi="Calibri"/>
                <w:sz w:val="20"/>
              </w:rPr>
              <w:t>8.4 (61)</w:t>
            </w:r>
          </w:p>
        </w:tc>
        <w:tc>
          <w:tcPr>
            <w:tcW w:w="0" w:type="auto"/>
            <w:tcBorders>
              <w:top w:val="single" w:sz="0" w:space="0" w:color="D3D3D3"/>
              <w:left w:val="single" w:sz="0" w:space="0" w:color="D3D3D3"/>
              <w:bottom w:val="single" w:sz="0" w:space="0" w:color="D3D3D3"/>
              <w:right w:val="single" w:sz="0" w:space="0" w:color="D3D3D3"/>
            </w:tcBorders>
          </w:tcPr>
          <w:p w14:paraId="556B23B4" w14:textId="77777777" w:rsidR="00022B71" w:rsidRDefault="005B112A">
            <w:pPr>
              <w:keepNext/>
              <w:spacing w:after="60"/>
              <w:jc w:val="center"/>
            </w:pPr>
            <w:r>
              <w:rPr>
                <w:rFonts w:ascii="Calibri" w:hAnsi="Calibri"/>
                <w:sz w:val="20"/>
              </w:rPr>
              <w:t>7.6 (27)</w:t>
            </w:r>
          </w:p>
        </w:tc>
        <w:tc>
          <w:tcPr>
            <w:tcW w:w="0" w:type="auto"/>
            <w:tcBorders>
              <w:top w:val="single" w:sz="0" w:space="0" w:color="D3D3D3"/>
              <w:left w:val="single" w:sz="0" w:space="0" w:color="D3D3D3"/>
              <w:bottom w:val="single" w:sz="0" w:space="0" w:color="D3D3D3"/>
              <w:right w:val="single" w:sz="0" w:space="0" w:color="D3D3D3"/>
            </w:tcBorders>
          </w:tcPr>
          <w:p w14:paraId="0A459639"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2AA0B66A" w14:textId="77777777" w:rsidR="00022B71" w:rsidRDefault="00022B71">
            <w:pPr>
              <w:keepNext/>
              <w:spacing w:after="60"/>
              <w:jc w:val="center"/>
            </w:pPr>
          </w:p>
        </w:tc>
      </w:tr>
      <w:tr w:rsidR="00022B71" w14:paraId="7DFB1B2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DA2733"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0F1E80E9" w14:textId="77777777" w:rsidR="00022B71" w:rsidRDefault="005B112A">
            <w:pPr>
              <w:keepNext/>
              <w:spacing w:after="60"/>
              <w:jc w:val="center"/>
            </w:pPr>
            <w:r>
              <w:rPr>
                <w:rFonts w:ascii="Calibri" w:hAnsi="Calibri"/>
                <w:sz w:val="20"/>
              </w:rPr>
              <w:t>1.3 (10)</w:t>
            </w:r>
          </w:p>
        </w:tc>
        <w:tc>
          <w:tcPr>
            <w:tcW w:w="0" w:type="auto"/>
            <w:tcBorders>
              <w:top w:val="single" w:sz="0" w:space="0" w:color="D3D3D3"/>
              <w:left w:val="single" w:sz="0" w:space="0" w:color="D3D3D3"/>
              <w:bottom w:val="single" w:sz="0" w:space="0" w:color="D3D3D3"/>
              <w:right w:val="single" w:sz="0" w:space="0" w:color="D3D3D3"/>
            </w:tcBorders>
          </w:tcPr>
          <w:p w14:paraId="204412A9" w14:textId="77777777" w:rsidR="00022B71" w:rsidRDefault="005B112A">
            <w:pPr>
              <w:keepNext/>
              <w:spacing w:after="60"/>
              <w:jc w:val="center"/>
            </w:pPr>
            <w:r>
              <w:rPr>
                <w:rFonts w:ascii="Calibri" w:hAnsi="Calibri"/>
                <w:sz w:val="20"/>
              </w:rPr>
              <w:t>1.2 (4)</w:t>
            </w:r>
          </w:p>
        </w:tc>
        <w:tc>
          <w:tcPr>
            <w:tcW w:w="0" w:type="auto"/>
            <w:tcBorders>
              <w:top w:val="single" w:sz="0" w:space="0" w:color="D3D3D3"/>
              <w:left w:val="single" w:sz="0" w:space="0" w:color="D3D3D3"/>
              <w:bottom w:val="single" w:sz="0" w:space="0" w:color="D3D3D3"/>
              <w:right w:val="single" w:sz="0" w:space="0" w:color="D3D3D3"/>
            </w:tcBorders>
          </w:tcPr>
          <w:p w14:paraId="6E8C90B8" w14:textId="77777777" w:rsidR="00022B71" w:rsidRDefault="005B112A">
            <w:pPr>
              <w:keepNext/>
              <w:spacing w:after="60"/>
              <w:jc w:val="center"/>
            </w:pPr>
            <w:r>
              <w:rPr>
                <w:rFonts w:ascii="Calibri" w:hAnsi="Calibri"/>
                <w:sz w:val="20"/>
              </w:rPr>
              <w:t>1.5 (5)</w:t>
            </w:r>
          </w:p>
        </w:tc>
        <w:tc>
          <w:tcPr>
            <w:tcW w:w="0" w:type="auto"/>
            <w:tcBorders>
              <w:top w:val="single" w:sz="0" w:space="0" w:color="D3D3D3"/>
              <w:left w:val="single" w:sz="0" w:space="0" w:color="D3D3D3"/>
              <w:bottom w:val="single" w:sz="0" w:space="0" w:color="D3D3D3"/>
              <w:right w:val="single" w:sz="0" w:space="0" w:color="D3D3D3"/>
            </w:tcBorders>
          </w:tcPr>
          <w:p w14:paraId="2198CCF2" w14:textId="77777777" w:rsidR="00022B71" w:rsidRDefault="00022B71">
            <w:pPr>
              <w:keepNext/>
              <w:spacing w:after="60"/>
              <w:jc w:val="center"/>
            </w:pPr>
          </w:p>
        </w:tc>
      </w:tr>
      <w:tr w:rsidR="00022B71" w14:paraId="49BFCB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4EA78D"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557E9F2B" w14:textId="77777777" w:rsidR="00022B71" w:rsidRDefault="005B112A">
            <w:pPr>
              <w:keepNext/>
              <w:spacing w:after="60"/>
              <w:jc w:val="center"/>
            </w:pPr>
            <w:r>
              <w:rPr>
                <w:rFonts w:ascii="Calibri" w:hAnsi="Calibri"/>
                <w:sz w:val="20"/>
              </w:rPr>
              <w:t>4.1 (30)</w:t>
            </w:r>
          </w:p>
        </w:tc>
        <w:tc>
          <w:tcPr>
            <w:tcW w:w="0" w:type="auto"/>
            <w:tcBorders>
              <w:top w:val="single" w:sz="0" w:space="0" w:color="D3D3D3"/>
              <w:left w:val="single" w:sz="0" w:space="0" w:color="D3D3D3"/>
              <w:bottom w:val="single" w:sz="0" w:space="0" w:color="D3D3D3"/>
              <w:right w:val="single" w:sz="0" w:space="0" w:color="D3D3D3"/>
            </w:tcBorders>
          </w:tcPr>
          <w:p w14:paraId="75AD1161"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0B80B180" w14:textId="77777777" w:rsidR="00022B71" w:rsidRDefault="005B112A">
            <w:pPr>
              <w:keepNext/>
              <w:spacing w:after="60"/>
              <w:jc w:val="center"/>
            </w:pPr>
            <w:r>
              <w:rPr>
                <w:rFonts w:ascii="Calibri" w:hAnsi="Calibri"/>
                <w:sz w:val="20"/>
              </w:rPr>
              <w:t>3.0 (11)</w:t>
            </w:r>
          </w:p>
        </w:tc>
        <w:tc>
          <w:tcPr>
            <w:tcW w:w="0" w:type="auto"/>
            <w:tcBorders>
              <w:top w:val="single" w:sz="0" w:space="0" w:color="D3D3D3"/>
              <w:left w:val="single" w:sz="0" w:space="0" w:color="D3D3D3"/>
              <w:bottom w:val="single" w:sz="0" w:space="0" w:color="D3D3D3"/>
              <w:right w:val="single" w:sz="0" w:space="0" w:color="D3D3D3"/>
            </w:tcBorders>
          </w:tcPr>
          <w:p w14:paraId="63262755" w14:textId="77777777" w:rsidR="00022B71" w:rsidRDefault="00022B71">
            <w:pPr>
              <w:keepNext/>
              <w:spacing w:after="60"/>
              <w:jc w:val="center"/>
            </w:pPr>
          </w:p>
        </w:tc>
      </w:tr>
      <w:tr w:rsidR="00022B71" w14:paraId="3A4581CD" w14:textId="77777777" w:rsidTr="00022B71">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5DF5D050" w14:textId="77777777" w:rsidR="00022B71" w:rsidRDefault="005B112A">
            <w:pPr>
              <w:keepNext/>
              <w:spacing w:after="60"/>
            </w:pPr>
            <w:r>
              <w:rPr>
                <w:rFonts w:ascii="Calibri" w:hAnsi="Calibri"/>
                <w:sz w:val="20"/>
              </w:rPr>
              <w:t>utilisation_medias_sociaux</w:t>
            </w:r>
          </w:p>
        </w:tc>
      </w:tr>
      <w:tr w:rsidR="00022B71" w14:paraId="6457FBF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916F2A"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416261F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562EE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5247C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97B06C" w14:textId="77777777" w:rsidR="00022B71" w:rsidRDefault="005B112A">
            <w:pPr>
              <w:keepNext/>
              <w:spacing w:after="60"/>
              <w:jc w:val="center"/>
            </w:pPr>
            <w:r>
              <w:rPr>
                <w:rFonts w:ascii="Calibri" w:hAnsi="Calibri"/>
                <w:sz w:val="20"/>
              </w:rPr>
              <w:t>&lt;0.001</w:t>
            </w:r>
          </w:p>
        </w:tc>
      </w:tr>
      <w:tr w:rsidR="00022B71" w14:paraId="3DD2112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6B3A88"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2B14588" w14:textId="77777777" w:rsidR="00022B71" w:rsidRDefault="005B112A">
            <w:pPr>
              <w:keepNext/>
              <w:spacing w:after="60"/>
              <w:jc w:val="center"/>
            </w:pPr>
            <w:r>
              <w:rPr>
                <w:rFonts w:ascii="Calibri" w:hAnsi="Calibri"/>
                <w:sz w:val="20"/>
              </w:rPr>
              <w:t xml:space="preserve">8.4 </w:t>
            </w: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35C528E1" w14:textId="77777777" w:rsidR="00022B71" w:rsidRDefault="005B112A">
            <w:pPr>
              <w:keepNext/>
              <w:spacing w:after="60"/>
              <w:jc w:val="center"/>
            </w:pPr>
            <w:r>
              <w:rPr>
                <w:rFonts w:ascii="Calibri" w:hAnsi="Calibri"/>
                <w:sz w:val="20"/>
              </w:rPr>
              <w:t>3.1 (11)</w:t>
            </w:r>
          </w:p>
        </w:tc>
        <w:tc>
          <w:tcPr>
            <w:tcW w:w="0" w:type="auto"/>
            <w:tcBorders>
              <w:top w:val="single" w:sz="0" w:space="0" w:color="D3D3D3"/>
              <w:left w:val="single" w:sz="0" w:space="0" w:color="D3D3D3"/>
              <w:bottom w:val="single" w:sz="0" w:space="0" w:color="D3D3D3"/>
              <w:right w:val="single" w:sz="0" w:space="0" w:color="D3D3D3"/>
            </w:tcBorders>
          </w:tcPr>
          <w:p w14:paraId="67BE1B99" w14:textId="77777777" w:rsidR="00022B71" w:rsidRDefault="005B112A">
            <w:pPr>
              <w:keepNext/>
              <w:spacing w:after="60"/>
              <w:jc w:val="center"/>
            </w:pPr>
            <w:r>
              <w:rPr>
                <w:rFonts w:ascii="Calibri" w:hAnsi="Calibri"/>
                <w:sz w:val="20"/>
              </w:rPr>
              <w:t>13.6 (49)</w:t>
            </w:r>
          </w:p>
        </w:tc>
        <w:tc>
          <w:tcPr>
            <w:tcW w:w="0" w:type="auto"/>
            <w:tcBorders>
              <w:top w:val="single" w:sz="0" w:space="0" w:color="D3D3D3"/>
              <w:left w:val="single" w:sz="0" w:space="0" w:color="D3D3D3"/>
              <w:bottom w:val="single" w:sz="0" w:space="0" w:color="D3D3D3"/>
              <w:right w:val="single" w:sz="0" w:space="0" w:color="D3D3D3"/>
            </w:tcBorders>
          </w:tcPr>
          <w:p w14:paraId="0335B0F3" w14:textId="77777777" w:rsidR="00022B71" w:rsidRDefault="00022B71">
            <w:pPr>
              <w:keepNext/>
              <w:spacing w:after="60"/>
              <w:jc w:val="center"/>
            </w:pPr>
          </w:p>
        </w:tc>
      </w:tr>
      <w:tr w:rsidR="00022B71" w14:paraId="67503D5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E7D0F8"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5E488A7E"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1FF5D9CB" w14:textId="77777777" w:rsidR="00022B71" w:rsidRDefault="005B112A">
            <w:pPr>
              <w:keepNext/>
              <w:spacing w:after="60"/>
              <w:jc w:val="center"/>
            </w:pPr>
            <w:r>
              <w:rPr>
                <w:rFonts w:ascii="Calibri" w:hAnsi="Calibri"/>
                <w:sz w:val="20"/>
              </w:rPr>
              <w:t>96.9 (348)</w:t>
            </w:r>
          </w:p>
        </w:tc>
        <w:tc>
          <w:tcPr>
            <w:tcW w:w="0" w:type="auto"/>
            <w:tcBorders>
              <w:top w:val="single" w:sz="0" w:space="0" w:color="D3D3D3"/>
              <w:left w:val="single" w:sz="0" w:space="0" w:color="D3D3D3"/>
              <w:bottom w:val="single" w:sz="0" w:space="0" w:color="D3D3D3"/>
              <w:right w:val="single" w:sz="0" w:space="0" w:color="D3D3D3"/>
            </w:tcBorders>
          </w:tcPr>
          <w:p w14:paraId="35B1084E" w14:textId="77777777" w:rsidR="00022B71" w:rsidRDefault="005B112A">
            <w:pPr>
              <w:keepNext/>
              <w:spacing w:after="60"/>
              <w:jc w:val="center"/>
            </w:pPr>
            <w:r>
              <w:rPr>
                <w:rFonts w:ascii="Calibri" w:hAnsi="Calibri"/>
                <w:sz w:val="20"/>
              </w:rPr>
              <w:t>86.4 (312)</w:t>
            </w:r>
          </w:p>
        </w:tc>
        <w:tc>
          <w:tcPr>
            <w:tcW w:w="0" w:type="auto"/>
            <w:tcBorders>
              <w:top w:val="single" w:sz="0" w:space="0" w:color="D3D3D3"/>
              <w:left w:val="single" w:sz="0" w:space="0" w:color="D3D3D3"/>
              <w:bottom w:val="single" w:sz="0" w:space="0" w:color="D3D3D3"/>
              <w:right w:val="single" w:sz="0" w:space="0" w:color="D3D3D3"/>
            </w:tcBorders>
          </w:tcPr>
          <w:p w14:paraId="63985DB8" w14:textId="77777777" w:rsidR="00022B71" w:rsidRDefault="00022B71">
            <w:pPr>
              <w:keepNext/>
              <w:spacing w:after="60"/>
              <w:jc w:val="center"/>
            </w:pPr>
          </w:p>
        </w:tc>
      </w:tr>
      <w:tr w:rsidR="00022B71" w14:paraId="5076061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4D7F0F"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1410172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53F4B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DF5B3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BAD47A" w14:textId="77777777" w:rsidR="00022B71" w:rsidRDefault="005B112A">
            <w:pPr>
              <w:keepNext/>
              <w:spacing w:after="60"/>
              <w:jc w:val="center"/>
            </w:pPr>
            <w:r>
              <w:rPr>
                <w:rFonts w:ascii="Calibri" w:hAnsi="Calibri"/>
                <w:sz w:val="20"/>
              </w:rPr>
              <w:t>&lt;0.001</w:t>
            </w:r>
          </w:p>
        </w:tc>
      </w:tr>
      <w:tr w:rsidR="00022B71" w14:paraId="3EF9D04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D47BEB"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24A2BEDD"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1280EB9F" w14:textId="77777777" w:rsidR="00022B71" w:rsidRDefault="005B112A">
            <w:pPr>
              <w:keepNext/>
              <w:spacing w:after="60"/>
              <w:jc w:val="center"/>
            </w:pPr>
            <w:r>
              <w:rPr>
                <w:rFonts w:ascii="Calibri" w:hAnsi="Calibri"/>
                <w:sz w:val="20"/>
              </w:rPr>
              <w:t>3.3 (12)</w:t>
            </w:r>
          </w:p>
        </w:tc>
        <w:tc>
          <w:tcPr>
            <w:tcW w:w="0" w:type="auto"/>
            <w:tcBorders>
              <w:top w:val="single" w:sz="0" w:space="0" w:color="D3D3D3"/>
              <w:left w:val="single" w:sz="0" w:space="0" w:color="D3D3D3"/>
              <w:bottom w:val="single" w:sz="0" w:space="0" w:color="D3D3D3"/>
              <w:right w:val="single" w:sz="0" w:space="0" w:color="D3D3D3"/>
            </w:tcBorders>
          </w:tcPr>
          <w:p w14:paraId="76DBE33D" w14:textId="77777777" w:rsidR="00022B71" w:rsidRDefault="005B112A">
            <w:pPr>
              <w:keepNext/>
              <w:spacing w:after="60"/>
              <w:jc w:val="center"/>
            </w:pPr>
            <w:r>
              <w:rPr>
                <w:rFonts w:ascii="Calibri" w:hAnsi="Calibri"/>
                <w:sz w:val="20"/>
              </w:rPr>
              <w:t>15.0 (54)</w:t>
            </w:r>
          </w:p>
        </w:tc>
        <w:tc>
          <w:tcPr>
            <w:tcW w:w="0" w:type="auto"/>
            <w:tcBorders>
              <w:top w:val="single" w:sz="0" w:space="0" w:color="D3D3D3"/>
              <w:left w:val="single" w:sz="0" w:space="0" w:color="D3D3D3"/>
              <w:bottom w:val="single" w:sz="0" w:space="0" w:color="D3D3D3"/>
              <w:right w:val="single" w:sz="0" w:space="0" w:color="D3D3D3"/>
            </w:tcBorders>
          </w:tcPr>
          <w:p w14:paraId="6CA98901" w14:textId="77777777" w:rsidR="00022B71" w:rsidRDefault="00022B71">
            <w:pPr>
              <w:keepNext/>
              <w:spacing w:after="60"/>
              <w:jc w:val="center"/>
            </w:pPr>
          </w:p>
        </w:tc>
      </w:tr>
      <w:tr w:rsidR="00022B71" w14:paraId="16DAE41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B89A80"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150BDE65"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035F7D85" w14:textId="77777777" w:rsidR="00022B71" w:rsidRDefault="005B112A">
            <w:pPr>
              <w:keepNext/>
              <w:spacing w:after="60"/>
              <w:jc w:val="center"/>
            </w:pPr>
            <w:r>
              <w:rPr>
                <w:rFonts w:ascii="Calibri" w:hAnsi="Calibri"/>
                <w:sz w:val="20"/>
              </w:rPr>
              <w:t>24.4 (88)</w:t>
            </w:r>
          </w:p>
        </w:tc>
        <w:tc>
          <w:tcPr>
            <w:tcW w:w="0" w:type="auto"/>
            <w:tcBorders>
              <w:top w:val="single" w:sz="0" w:space="0" w:color="D3D3D3"/>
              <w:left w:val="single" w:sz="0" w:space="0" w:color="D3D3D3"/>
              <w:bottom w:val="single" w:sz="0" w:space="0" w:color="D3D3D3"/>
              <w:right w:val="single" w:sz="0" w:space="0" w:color="D3D3D3"/>
            </w:tcBorders>
          </w:tcPr>
          <w:p w14:paraId="015F0CF8" w14:textId="77777777" w:rsidR="00022B71" w:rsidRDefault="005B112A">
            <w:pPr>
              <w:keepNext/>
              <w:spacing w:after="60"/>
              <w:jc w:val="center"/>
            </w:pPr>
            <w:r>
              <w:rPr>
                <w:rFonts w:ascii="Calibri" w:hAnsi="Calibri"/>
                <w:sz w:val="20"/>
              </w:rPr>
              <w:t>30.2 (109)</w:t>
            </w:r>
          </w:p>
        </w:tc>
        <w:tc>
          <w:tcPr>
            <w:tcW w:w="0" w:type="auto"/>
            <w:tcBorders>
              <w:top w:val="single" w:sz="0" w:space="0" w:color="D3D3D3"/>
              <w:left w:val="single" w:sz="0" w:space="0" w:color="D3D3D3"/>
              <w:bottom w:val="single" w:sz="0" w:space="0" w:color="D3D3D3"/>
              <w:right w:val="single" w:sz="0" w:space="0" w:color="D3D3D3"/>
            </w:tcBorders>
          </w:tcPr>
          <w:p w14:paraId="36813BAB" w14:textId="77777777" w:rsidR="00022B71" w:rsidRDefault="00022B71">
            <w:pPr>
              <w:keepNext/>
              <w:spacing w:after="60"/>
              <w:jc w:val="center"/>
            </w:pPr>
          </w:p>
        </w:tc>
      </w:tr>
      <w:tr w:rsidR="00022B71" w14:paraId="5925BAC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6D2AE8"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0513FD59"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6AEAE47F" w14:textId="77777777" w:rsidR="00022B71" w:rsidRDefault="005B112A">
            <w:pPr>
              <w:keepNext/>
              <w:spacing w:after="60"/>
              <w:jc w:val="center"/>
            </w:pPr>
            <w:r>
              <w:rPr>
                <w:rFonts w:ascii="Calibri" w:hAnsi="Calibri"/>
                <w:sz w:val="20"/>
              </w:rPr>
              <w:t>59.7 (215)</w:t>
            </w:r>
          </w:p>
        </w:tc>
        <w:tc>
          <w:tcPr>
            <w:tcW w:w="0" w:type="auto"/>
            <w:tcBorders>
              <w:top w:val="single" w:sz="0" w:space="0" w:color="D3D3D3"/>
              <w:left w:val="single" w:sz="0" w:space="0" w:color="D3D3D3"/>
              <w:bottom w:val="single" w:sz="0" w:space="0" w:color="D3D3D3"/>
              <w:right w:val="single" w:sz="0" w:space="0" w:color="D3D3D3"/>
            </w:tcBorders>
          </w:tcPr>
          <w:p w14:paraId="504CB992" w14:textId="77777777" w:rsidR="00022B71" w:rsidRDefault="005B112A">
            <w:pPr>
              <w:keepNext/>
              <w:spacing w:after="60"/>
              <w:jc w:val="center"/>
            </w:pPr>
            <w:r>
              <w:rPr>
                <w:rFonts w:ascii="Calibri" w:hAnsi="Calibri"/>
                <w:sz w:val="20"/>
              </w:rPr>
              <w:t>46.5 (168)</w:t>
            </w:r>
          </w:p>
        </w:tc>
        <w:tc>
          <w:tcPr>
            <w:tcW w:w="0" w:type="auto"/>
            <w:tcBorders>
              <w:top w:val="single" w:sz="0" w:space="0" w:color="D3D3D3"/>
              <w:left w:val="single" w:sz="0" w:space="0" w:color="D3D3D3"/>
              <w:bottom w:val="single" w:sz="0" w:space="0" w:color="D3D3D3"/>
              <w:right w:val="single" w:sz="0" w:space="0" w:color="D3D3D3"/>
            </w:tcBorders>
          </w:tcPr>
          <w:p w14:paraId="2A78035C" w14:textId="77777777" w:rsidR="00022B71" w:rsidRDefault="00022B71">
            <w:pPr>
              <w:keepNext/>
              <w:spacing w:after="60"/>
              <w:jc w:val="center"/>
            </w:pPr>
          </w:p>
        </w:tc>
      </w:tr>
      <w:tr w:rsidR="00022B71" w14:paraId="7C7F53E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7B8D1C" w14:textId="77777777" w:rsidR="00022B71" w:rsidRDefault="005B112A">
            <w:pPr>
              <w:keepNext/>
              <w:spacing w:after="60"/>
            </w:pPr>
            <w:r>
              <w:rPr>
                <w:rFonts w:ascii="Calibri" w:hAnsi="Calibri"/>
                <w:sz w:val="20"/>
              </w:rPr>
              <w:t xml:space="preserve">    6 </w:t>
            </w:r>
            <w:r>
              <w:rPr>
                <w:rFonts w:ascii="Calibri" w:hAnsi="Calibri"/>
                <w:sz w:val="20"/>
              </w:rPr>
              <w:t>comptes et plus</w:t>
            </w:r>
          </w:p>
        </w:tc>
        <w:tc>
          <w:tcPr>
            <w:tcW w:w="0" w:type="auto"/>
            <w:tcBorders>
              <w:top w:val="single" w:sz="0" w:space="0" w:color="D3D3D3"/>
              <w:left w:val="single" w:sz="0" w:space="0" w:color="D3D3D3"/>
              <w:bottom w:val="single" w:sz="0" w:space="0" w:color="D3D3D3"/>
              <w:right w:val="single" w:sz="0" w:space="0" w:color="D3D3D3"/>
            </w:tcBorders>
          </w:tcPr>
          <w:p w14:paraId="79E127B6"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4DBD6854" w14:textId="77777777" w:rsidR="00022B71" w:rsidRDefault="005B112A">
            <w:pPr>
              <w:keepNext/>
              <w:spacing w:after="60"/>
              <w:jc w:val="center"/>
            </w:pPr>
            <w:r>
              <w:rPr>
                <w:rFonts w:ascii="Calibri" w:hAnsi="Calibri"/>
                <w:sz w:val="20"/>
              </w:rPr>
              <w:t>12.5 (45)</w:t>
            </w:r>
          </w:p>
        </w:tc>
        <w:tc>
          <w:tcPr>
            <w:tcW w:w="0" w:type="auto"/>
            <w:tcBorders>
              <w:top w:val="single" w:sz="0" w:space="0" w:color="D3D3D3"/>
              <w:left w:val="single" w:sz="0" w:space="0" w:color="D3D3D3"/>
              <w:bottom w:val="single" w:sz="0" w:space="0" w:color="D3D3D3"/>
              <w:right w:val="single" w:sz="0" w:space="0" w:color="D3D3D3"/>
            </w:tcBorders>
          </w:tcPr>
          <w:p w14:paraId="7658380D" w14:textId="77777777" w:rsidR="00022B71" w:rsidRDefault="005B112A">
            <w:pPr>
              <w:keepNext/>
              <w:spacing w:after="60"/>
              <w:jc w:val="center"/>
            </w:pPr>
            <w:r>
              <w:rPr>
                <w:rFonts w:ascii="Calibri" w:hAnsi="Calibri"/>
                <w:sz w:val="20"/>
              </w:rPr>
              <w:t>8.3 (30)</w:t>
            </w:r>
          </w:p>
        </w:tc>
        <w:tc>
          <w:tcPr>
            <w:tcW w:w="0" w:type="auto"/>
            <w:tcBorders>
              <w:top w:val="single" w:sz="0" w:space="0" w:color="D3D3D3"/>
              <w:left w:val="single" w:sz="0" w:space="0" w:color="D3D3D3"/>
              <w:bottom w:val="single" w:sz="0" w:space="0" w:color="D3D3D3"/>
              <w:right w:val="single" w:sz="0" w:space="0" w:color="D3D3D3"/>
            </w:tcBorders>
          </w:tcPr>
          <w:p w14:paraId="316B4D40" w14:textId="77777777" w:rsidR="00022B71" w:rsidRDefault="00022B71">
            <w:pPr>
              <w:keepNext/>
              <w:spacing w:after="60"/>
              <w:jc w:val="center"/>
            </w:pPr>
          </w:p>
        </w:tc>
      </w:tr>
      <w:tr w:rsidR="00022B71" w14:paraId="09AD958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C2EC4F"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3FF0647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4A49C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FCFB0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375465" w14:textId="77777777" w:rsidR="00022B71" w:rsidRDefault="005B112A">
            <w:pPr>
              <w:keepNext/>
              <w:spacing w:after="60"/>
              <w:jc w:val="center"/>
            </w:pPr>
            <w:r>
              <w:rPr>
                <w:rFonts w:ascii="Calibri" w:hAnsi="Calibri"/>
                <w:sz w:val="20"/>
              </w:rPr>
              <w:t>&lt;0.001</w:t>
            </w:r>
          </w:p>
        </w:tc>
      </w:tr>
      <w:tr w:rsidR="00022B71" w14:paraId="23F383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4D8EF1"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317190EA"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6CD120EB" w14:textId="77777777" w:rsidR="00022B71" w:rsidRDefault="005B112A">
            <w:pPr>
              <w:keepNext/>
              <w:spacing w:after="60"/>
              <w:jc w:val="center"/>
            </w:pPr>
            <w:r>
              <w:rPr>
                <w:rFonts w:ascii="Calibri" w:hAnsi="Calibri"/>
                <w:sz w:val="20"/>
              </w:rPr>
              <w:t>3.2 (12)</w:t>
            </w:r>
          </w:p>
        </w:tc>
        <w:tc>
          <w:tcPr>
            <w:tcW w:w="0" w:type="auto"/>
            <w:tcBorders>
              <w:top w:val="single" w:sz="0" w:space="0" w:color="D3D3D3"/>
              <w:left w:val="single" w:sz="0" w:space="0" w:color="D3D3D3"/>
              <w:bottom w:val="single" w:sz="0" w:space="0" w:color="D3D3D3"/>
              <w:right w:val="single" w:sz="0" w:space="0" w:color="D3D3D3"/>
            </w:tcBorders>
          </w:tcPr>
          <w:p w14:paraId="2DE8D541" w14:textId="77777777" w:rsidR="00022B71" w:rsidRDefault="005B112A">
            <w:pPr>
              <w:keepNext/>
              <w:spacing w:after="60"/>
              <w:jc w:val="center"/>
            </w:pPr>
            <w:r>
              <w:rPr>
                <w:rFonts w:ascii="Calibri" w:hAnsi="Calibri"/>
                <w:sz w:val="20"/>
              </w:rPr>
              <w:t>15.7 (57)</w:t>
            </w:r>
          </w:p>
        </w:tc>
        <w:tc>
          <w:tcPr>
            <w:tcW w:w="0" w:type="auto"/>
            <w:tcBorders>
              <w:top w:val="single" w:sz="0" w:space="0" w:color="D3D3D3"/>
              <w:left w:val="single" w:sz="0" w:space="0" w:color="D3D3D3"/>
              <w:bottom w:val="single" w:sz="0" w:space="0" w:color="D3D3D3"/>
              <w:right w:val="single" w:sz="0" w:space="0" w:color="D3D3D3"/>
            </w:tcBorders>
          </w:tcPr>
          <w:p w14:paraId="5849D815" w14:textId="77777777" w:rsidR="00022B71" w:rsidRDefault="00022B71">
            <w:pPr>
              <w:keepNext/>
              <w:spacing w:after="60"/>
              <w:jc w:val="center"/>
            </w:pPr>
          </w:p>
        </w:tc>
      </w:tr>
      <w:tr w:rsidR="00022B71" w14:paraId="10F4383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F932F"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008E5E46"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70C361FE" w14:textId="77777777" w:rsidR="00022B71" w:rsidRDefault="005B112A">
            <w:pPr>
              <w:keepNext/>
              <w:spacing w:after="60"/>
              <w:jc w:val="center"/>
            </w:pPr>
            <w:r>
              <w:rPr>
                <w:rFonts w:ascii="Calibri" w:hAnsi="Calibri"/>
                <w:sz w:val="20"/>
              </w:rPr>
              <w:t>13.9 (50)</w:t>
            </w:r>
          </w:p>
        </w:tc>
        <w:tc>
          <w:tcPr>
            <w:tcW w:w="0" w:type="auto"/>
            <w:tcBorders>
              <w:top w:val="single" w:sz="0" w:space="0" w:color="D3D3D3"/>
              <w:left w:val="single" w:sz="0" w:space="0" w:color="D3D3D3"/>
              <w:bottom w:val="single" w:sz="0" w:space="0" w:color="D3D3D3"/>
              <w:right w:val="single" w:sz="0" w:space="0" w:color="D3D3D3"/>
            </w:tcBorders>
          </w:tcPr>
          <w:p w14:paraId="129340D1" w14:textId="77777777" w:rsidR="00022B71" w:rsidRDefault="005B112A">
            <w:pPr>
              <w:keepNext/>
              <w:spacing w:after="60"/>
              <w:jc w:val="center"/>
            </w:pPr>
            <w:r>
              <w:rPr>
                <w:rFonts w:ascii="Calibri" w:hAnsi="Calibri"/>
                <w:sz w:val="20"/>
              </w:rPr>
              <w:t>22.7 (82)</w:t>
            </w:r>
          </w:p>
        </w:tc>
        <w:tc>
          <w:tcPr>
            <w:tcW w:w="0" w:type="auto"/>
            <w:tcBorders>
              <w:top w:val="single" w:sz="0" w:space="0" w:color="D3D3D3"/>
              <w:left w:val="single" w:sz="0" w:space="0" w:color="D3D3D3"/>
              <w:bottom w:val="single" w:sz="0" w:space="0" w:color="D3D3D3"/>
              <w:right w:val="single" w:sz="0" w:space="0" w:color="D3D3D3"/>
            </w:tcBorders>
          </w:tcPr>
          <w:p w14:paraId="362A5463" w14:textId="77777777" w:rsidR="00022B71" w:rsidRDefault="00022B71">
            <w:pPr>
              <w:keepNext/>
              <w:spacing w:after="60"/>
              <w:jc w:val="center"/>
            </w:pPr>
          </w:p>
        </w:tc>
      </w:tr>
      <w:tr w:rsidR="00022B71" w14:paraId="2D91C08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1DCFE2"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06BCB72B"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10CBAA97" w14:textId="77777777" w:rsidR="00022B71" w:rsidRDefault="005B112A">
            <w:pPr>
              <w:keepNext/>
              <w:spacing w:after="60"/>
              <w:jc w:val="center"/>
            </w:pPr>
            <w:r>
              <w:rPr>
                <w:rFonts w:ascii="Calibri" w:hAnsi="Calibri"/>
                <w:sz w:val="20"/>
              </w:rPr>
              <w:t>32.2 (116)</w:t>
            </w:r>
          </w:p>
        </w:tc>
        <w:tc>
          <w:tcPr>
            <w:tcW w:w="0" w:type="auto"/>
            <w:tcBorders>
              <w:top w:val="single" w:sz="0" w:space="0" w:color="D3D3D3"/>
              <w:left w:val="single" w:sz="0" w:space="0" w:color="D3D3D3"/>
              <w:bottom w:val="single" w:sz="0" w:space="0" w:color="D3D3D3"/>
              <w:right w:val="single" w:sz="0" w:space="0" w:color="D3D3D3"/>
            </w:tcBorders>
          </w:tcPr>
          <w:p w14:paraId="705C1EA5" w14:textId="77777777" w:rsidR="00022B71" w:rsidRDefault="005B112A">
            <w:pPr>
              <w:keepNext/>
              <w:spacing w:after="60"/>
              <w:jc w:val="center"/>
            </w:pPr>
            <w:r>
              <w:rPr>
                <w:rFonts w:ascii="Calibri" w:hAnsi="Calibri"/>
                <w:sz w:val="20"/>
              </w:rPr>
              <w:t>28.1 (102)</w:t>
            </w:r>
          </w:p>
        </w:tc>
        <w:tc>
          <w:tcPr>
            <w:tcW w:w="0" w:type="auto"/>
            <w:tcBorders>
              <w:top w:val="single" w:sz="0" w:space="0" w:color="D3D3D3"/>
              <w:left w:val="single" w:sz="0" w:space="0" w:color="D3D3D3"/>
              <w:bottom w:val="single" w:sz="0" w:space="0" w:color="D3D3D3"/>
              <w:right w:val="single" w:sz="0" w:space="0" w:color="D3D3D3"/>
            </w:tcBorders>
          </w:tcPr>
          <w:p w14:paraId="19109E33" w14:textId="77777777" w:rsidR="00022B71" w:rsidRDefault="00022B71">
            <w:pPr>
              <w:keepNext/>
              <w:spacing w:after="60"/>
              <w:jc w:val="center"/>
            </w:pPr>
          </w:p>
        </w:tc>
      </w:tr>
      <w:tr w:rsidR="00022B71" w14:paraId="64B5EB9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94B9A3"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23A288F2"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2D6C6084" w14:textId="77777777" w:rsidR="00022B71" w:rsidRDefault="005B112A">
            <w:pPr>
              <w:keepNext/>
              <w:spacing w:after="60"/>
              <w:jc w:val="center"/>
            </w:pPr>
            <w:r>
              <w:rPr>
                <w:rFonts w:ascii="Calibri" w:hAnsi="Calibri"/>
                <w:sz w:val="20"/>
              </w:rPr>
              <w:t>27.5 (99)</w:t>
            </w:r>
          </w:p>
        </w:tc>
        <w:tc>
          <w:tcPr>
            <w:tcW w:w="0" w:type="auto"/>
            <w:tcBorders>
              <w:top w:val="single" w:sz="0" w:space="0" w:color="D3D3D3"/>
              <w:left w:val="single" w:sz="0" w:space="0" w:color="D3D3D3"/>
              <w:bottom w:val="single" w:sz="0" w:space="0" w:color="D3D3D3"/>
              <w:right w:val="single" w:sz="0" w:space="0" w:color="D3D3D3"/>
            </w:tcBorders>
          </w:tcPr>
          <w:p w14:paraId="31BF6F10" w14:textId="77777777" w:rsidR="00022B71" w:rsidRDefault="005B112A">
            <w:pPr>
              <w:keepNext/>
              <w:spacing w:after="60"/>
              <w:jc w:val="center"/>
            </w:pPr>
            <w:r>
              <w:rPr>
                <w:rFonts w:ascii="Calibri" w:hAnsi="Calibri"/>
                <w:sz w:val="20"/>
              </w:rPr>
              <w:t>20.3 (73)</w:t>
            </w:r>
          </w:p>
        </w:tc>
        <w:tc>
          <w:tcPr>
            <w:tcW w:w="0" w:type="auto"/>
            <w:tcBorders>
              <w:top w:val="single" w:sz="0" w:space="0" w:color="D3D3D3"/>
              <w:left w:val="single" w:sz="0" w:space="0" w:color="D3D3D3"/>
              <w:bottom w:val="single" w:sz="0" w:space="0" w:color="D3D3D3"/>
              <w:right w:val="single" w:sz="0" w:space="0" w:color="D3D3D3"/>
            </w:tcBorders>
          </w:tcPr>
          <w:p w14:paraId="18147AC1" w14:textId="77777777" w:rsidR="00022B71" w:rsidRDefault="00022B71">
            <w:pPr>
              <w:keepNext/>
              <w:spacing w:after="60"/>
              <w:jc w:val="center"/>
            </w:pPr>
          </w:p>
        </w:tc>
      </w:tr>
      <w:tr w:rsidR="00022B71" w14:paraId="36D943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C09E0"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78B3A02D"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1E14DB55" w14:textId="77777777" w:rsidR="00022B71" w:rsidRDefault="005B112A">
            <w:pPr>
              <w:keepNext/>
              <w:spacing w:after="60"/>
              <w:jc w:val="center"/>
            </w:pPr>
            <w:r>
              <w:rPr>
                <w:rFonts w:ascii="Calibri" w:hAnsi="Calibri"/>
                <w:sz w:val="20"/>
              </w:rPr>
              <w:t>14.6 (52)</w:t>
            </w:r>
          </w:p>
        </w:tc>
        <w:tc>
          <w:tcPr>
            <w:tcW w:w="0" w:type="auto"/>
            <w:tcBorders>
              <w:top w:val="single" w:sz="0" w:space="0" w:color="D3D3D3"/>
              <w:left w:val="single" w:sz="0" w:space="0" w:color="D3D3D3"/>
              <w:bottom w:val="single" w:sz="0" w:space="0" w:color="D3D3D3"/>
              <w:right w:val="single" w:sz="0" w:space="0" w:color="D3D3D3"/>
            </w:tcBorders>
          </w:tcPr>
          <w:p w14:paraId="212EFE75" w14:textId="77777777" w:rsidR="00022B71" w:rsidRDefault="005B112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22E49949" w14:textId="77777777" w:rsidR="00022B71" w:rsidRDefault="00022B71">
            <w:pPr>
              <w:keepNext/>
              <w:spacing w:after="60"/>
              <w:jc w:val="center"/>
            </w:pPr>
          </w:p>
        </w:tc>
      </w:tr>
      <w:tr w:rsidR="00022B71" w14:paraId="77E332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048DF2"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71C64C8F"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5F740D5F" w14:textId="77777777" w:rsidR="00022B71" w:rsidRDefault="005B112A">
            <w:pPr>
              <w:keepNext/>
              <w:spacing w:after="60"/>
              <w:jc w:val="center"/>
            </w:pPr>
            <w:r>
              <w:rPr>
                <w:rFonts w:ascii="Calibri" w:hAnsi="Calibri"/>
                <w:sz w:val="20"/>
              </w:rPr>
              <w:t>8.6 (31)</w:t>
            </w:r>
          </w:p>
        </w:tc>
        <w:tc>
          <w:tcPr>
            <w:tcW w:w="0" w:type="auto"/>
            <w:tcBorders>
              <w:top w:val="single" w:sz="0" w:space="0" w:color="D3D3D3"/>
              <w:left w:val="single" w:sz="0" w:space="0" w:color="D3D3D3"/>
              <w:bottom w:val="single" w:sz="0" w:space="0" w:color="D3D3D3"/>
              <w:right w:val="single" w:sz="0" w:space="0" w:color="D3D3D3"/>
            </w:tcBorders>
          </w:tcPr>
          <w:p w14:paraId="0231E66F" w14:textId="77777777" w:rsidR="00022B71" w:rsidRDefault="005B112A">
            <w:pPr>
              <w:keepNext/>
              <w:spacing w:after="60"/>
              <w:jc w:val="center"/>
            </w:pPr>
            <w:r>
              <w:rPr>
                <w:rFonts w:ascii="Calibri" w:hAnsi="Calibri"/>
                <w:sz w:val="20"/>
              </w:rPr>
              <w:t>5.4 (20)</w:t>
            </w:r>
          </w:p>
        </w:tc>
        <w:tc>
          <w:tcPr>
            <w:tcW w:w="0" w:type="auto"/>
            <w:tcBorders>
              <w:top w:val="single" w:sz="0" w:space="0" w:color="D3D3D3"/>
              <w:left w:val="single" w:sz="0" w:space="0" w:color="D3D3D3"/>
              <w:bottom w:val="single" w:sz="0" w:space="0" w:color="D3D3D3"/>
              <w:right w:val="single" w:sz="0" w:space="0" w:color="D3D3D3"/>
            </w:tcBorders>
          </w:tcPr>
          <w:p w14:paraId="4F61D989" w14:textId="77777777" w:rsidR="00022B71" w:rsidRDefault="00022B71">
            <w:pPr>
              <w:keepNext/>
              <w:spacing w:after="60"/>
              <w:jc w:val="center"/>
            </w:pPr>
          </w:p>
        </w:tc>
      </w:tr>
      <w:tr w:rsidR="00022B71" w14:paraId="58307D2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232DD0"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7AA1633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75ED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AD2FE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135855" w14:textId="77777777" w:rsidR="00022B71" w:rsidRDefault="005B112A">
            <w:pPr>
              <w:keepNext/>
              <w:spacing w:after="60"/>
              <w:jc w:val="center"/>
            </w:pPr>
            <w:r>
              <w:rPr>
                <w:rFonts w:ascii="Calibri" w:hAnsi="Calibri"/>
                <w:sz w:val="20"/>
              </w:rPr>
              <w:t>&lt;0.001</w:t>
            </w:r>
          </w:p>
        </w:tc>
      </w:tr>
      <w:tr w:rsidR="00022B71" w14:paraId="0126D4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3F58C7"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343DA8EE"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3C8675BF" w14:textId="77777777" w:rsidR="00022B71" w:rsidRDefault="005B112A">
            <w:pPr>
              <w:keepNext/>
              <w:spacing w:after="60"/>
              <w:jc w:val="center"/>
            </w:pPr>
            <w:r>
              <w:rPr>
                <w:rFonts w:ascii="Calibri" w:hAnsi="Calibri"/>
                <w:sz w:val="20"/>
              </w:rPr>
              <w:t>13.3 (48)</w:t>
            </w:r>
          </w:p>
        </w:tc>
        <w:tc>
          <w:tcPr>
            <w:tcW w:w="0" w:type="auto"/>
            <w:tcBorders>
              <w:top w:val="single" w:sz="0" w:space="0" w:color="D3D3D3"/>
              <w:left w:val="single" w:sz="0" w:space="0" w:color="D3D3D3"/>
              <w:bottom w:val="single" w:sz="0" w:space="0" w:color="D3D3D3"/>
              <w:right w:val="single" w:sz="0" w:space="0" w:color="D3D3D3"/>
            </w:tcBorders>
          </w:tcPr>
          <w:p w14:paraId="0D5FFE93" w14:textId="77777777" w:rsidR="00022B71" w:rsidRDefault="005B112A">
            <w:pPr>
              <w:keepNext/>
              <w:spacing w:after="60"/>
              <w:jc w:val="center"/>
            </w:pPr>
            <w:r>
              <w:rPr>
                <w:rFonts w:ascii="Calibri" w:hAnsi="Calibri"/>
                <w:sz w:val="20"/>
              </w:rPr>
              <w:t>25.4 (92)</w:t>
            </w:r>
          </w:p>
        </w:tc>
        <w:tc>
          <w:tcPr>
            <w:tcW w:w="0" w:type="auto"/>
            <w:tcBorders>
              <w:top w:val="single" w:sz="0" w:space="0" w:color="D3D3D3"/>
              <w:left w:val="single" w:sz="0" w:space="0" w:color="D3D3D3"/>
              <w:bottom w:val="single" w:sz="0" w:space="0" w:color="D3D3D3"/>
              <w:right w:val="single" w:sz="0" w:space="0" w:color="D3D3D3"/>
            </w:tcBorders>
          </w:tcPr>
          <w:p w14:paraId="36B60D3E" w14:textId="77777777" w:rsidR="00022B71" w:rsidRDefault="00022B71">
            <w:pPr>
              <w:keepNext/>
              <w:spacing w:after="60"/>
              <w:jc w:val="center"/>
            </w:pPr>
          </w:p>
        </w:tc>
      </w:tr>
      <w:tr w:rsidR="00022B71" w14:paraId="42A35BF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A29A7E"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7E0DB973"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6F9068BC" w14:textId="77777777" w:rsidR="00022B71" w:rsidRDefault="005B112A">
            <w:pPr>
              <w:keepNext/>
              <w:spacing w:after="60"/>
              <w:jc w:val="center"/>
            </w:pPr>
            <w:r>
              <w:rPr>
                <w:rFonts w:ascii="Calibri" w:hAnsi="Calibri"/>
                <w:sz w:val="20"/>
              </w:rPr>
              <w:t>48.8 (175)</w:t>
            </w:r>
          </w:p>
        </w:tc>
        <w:tc>
          <w:tcPr>
            <w:tcW w:w="0" w:type="auto"/>
            <w:tcBorders>
              <w:top w:val="single" w:sz="0" w:space="0" w:color="D3D3D3"/>
              <w:left w:val="single" w:sz="0" w:space="0" w:color="D3D3D3"/>
              <w:bottom w:val="single" w:sz="0" w:space="0" w:color="D3D3D3"/>
              <w:right w:val="single" w:sz="0" w:space="0" w:color="D3D3D3"/>
            </w:tcBorders>
          </w:tcPr>
          <w:p w14:paraId="120EED29" w14:textId="77777777" w:rsidR="00022B71" w:rsidRDefault="005B112A">
            <w:pPr>
              <w:keepNext/>
              <w:spacing w:after="60"/>
              <w:jc w:val="center"/>
            </w:pPr>
            <w:r>
              <w:rPr>
                <w:rFonts w:ascii="Calibri" w:hAnsi="Calibri"/>
                <w:sz w:val="20"/>
              </w:rPr>
              <w:t>37.4 (135)</w:t>
            </w:r>
          </w:p>
        </w:tc>
        <w:tc>
          <w:tcPr>
            <w:tcW w:w="0" w:type="auto"/>
            <w:tcBorders>
              <w:top w:val="single" w:sz="0" w:space="0" w:color="D3D3D3"/>
              <w:left w:val="single" w:sz="0" w:space="0" w:color="D3D3D3"/>
              <w:bottom w:val="single" w:sz="0" w:space="0" w:color="D3D3D3"/>
              <w:right w:val="single" w:sz="0" w:space="0" w:color="D3D3D3"/>
            </w:tcBorders>
          </w:tcPr>
          <w:p w14:paraId="61ACF0EB" w14:textId="77777777" w:rsidR="00022B71" w:rsidRDefault="00022B71">
            <w:pPr>
              <w:keepNext/>
              <w:spacing w:after="60"/>
              <w:jc w:val="center"/>
            </w:pPr>
          </w:p>
        </w:tc>
      </w:tr>
      <w:tr w:rsidR="00022B71" w14:paraId="5FBE3DA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0BB81F" w14:textId="77777777" w:rsidR="00022B71" w:rsidRDefault="005B112A">
            <w:pPr>
              <w:keepNext/>
              <w:spacing w:after="60"/>
            </w:pPr>
            <w:r>
              <w:rPr>
                <w:rFonts w:ascii="Calibri" w:hAnsi="Calibri"/>
                <w:sz w:val="20"/>
              </w:rPr>
              <w:t xml:space="preserve">    4.0 à 5.0 </w:t>
            </w:r>
            <w:r>
              <w:rPr>
                <w:rFonts w:ascii="Calibri" w:hAnsi="Calibri"/>
                <w:sz w:val="20"/>
              </w:rPr>
              <w:t>heures</w:t>
            </w:r>
          </w:p>
        </w:tc>
        <w:tc>
          <w:tcPr>
            <w:tcW w:w="0" w:type="auto"/>
            <w:tcBorders>
              <w:top w:val="single" w:sz="0" w:space="0" w:color="D3D3D3"/>
              <w:left w:val="single" w:sz="0" w:space="0" w:color="D3D3D3"/>
              <w:bottom w:val="single" w:sz="0" w:space="0" w:color="D3D3D3"/>
              <w:right w:val="single" w:sz="0" w:space="0" w:color="D3D3D3"/>
            </w:tcBorders>
          </w:tcPr>
          <w:p w14:paraId="2CA3493E"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0F3D8A0C" w14:textId="77777777" w:rsidR="00022B71" w:rsidRDefault="005B112A">
            <w:pPr>
              <w:keepNext/>
              <w:spacing w:after="60"/>
              <w:jc w:val="center"/>
            </w:pPr>
            <w:r>
              <w:rPr>
                <w:rFonts w:ascii="Calibri" w:hAnsi="Calibri"/>
                <w:sz w:val="20"/>
              </w:rPr>
              <w:t>23.7 (85)</w:t>
            </w:r>
          </w:p>
        </w:tc>
        <w:tc>
          <w:tcPr>
            <w:tcW w:w="0" w:type="auto"/>
            <w:tcBorders>
              <w:top w:val="single" w:sz="0" w:space="0" w:color="D3D3D3"/>
              <w:left w:val="single" w:sz="0" w:space="0" w:color="D3D3D3"/>
              <w:bottom w:val="single" w:sz="0" w:space="0" w:color="D3D3D3"/>
              <w:right w:val="single" w:sz="0" w:space="0" w:color="D3D3D3"/>
            </w:tcBorders>
          </w:tcPr>
          <w:p w14:paraId="46E59C84" w14:textId="77777777" w:rsidR="00022B71" w:rsidRDefault="005B112A">
            <w:pPr>
              <w:keepNext/>
              <w:spacing w:after="60"/>
              <w:jc w:val="center"/>
            </w:pPr>
            <w:r>
              <w:rPr>
                <w:rFonts w:ascii="Calibri" w:hAnsi="Calibri"/>
                <w:sz w:val="20"/>
              </w:rPr>
              <w:t>15.2 (55)</w:t>
            </w:r>
          </w:p>
        </w:tc>
        <w:tc>
          <w:tcPr>
            <w:tcW w:w="0" w:type="auto"/>
            <w:tcBorders>
              <w:top w:val="single" w:sz="0" w:space="0" w:color="D3D3D3"/>
              <w:left w:val="single" w:sz="0" w:space="0" w:color="D3D3D3"/>
              <w:bottom w:val="single" w:sz="0" w:space="0" w:color="D3D3D3"/>
              <w:right w:val="single" w:sz="0" w:space="0" w:color="D3D3D3"/>
            </w:tcBorders>
          </w:tcPr>
          <w:p w14:paraId="71B24998" w14:textId="77777777" w:rsidR="00022B71" w:rsidRDefault="00022B71">
            <w:pPr>
              <w:keepNext/>
              <w:spacing w:after="60"/>
              <w:jc w:val="center"/>
            </w:pPr>
          </w:p>
        </w:tc>
      </w:tr>
      <w:tr w:rsidR="00022B71" w14:paraId="4170E62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505689"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45148CF4"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4070358C"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2BC30B96" w14:textId="77777777" w:rsidR="00022B71" w:rsidRDefault="005B112A">
            <w:pPr>
              <w:keepNext/>
              <w:spacing w:after="60"/>
              <w:jc w:val="center"/>
            </w:pPr>
            <w:r>
              <w:rPr>
                <w:rFonts w:ascii="Calibri" w:hAnsi="Calibri"/>
                <w:sz w:val="20"/>
              </w:rPr>
              <w:t>4.6 (17)</w:t>
            </w:r>
          </w:p>
        </w:tc>
        <w:tc>
          <w:tcPr>
            <w:tcW w:w="0" w:type="auto"/>
            <w:tcBorders>
              <w:top w:val="single" w:sz="0" w:space="0" w:color="D3D3D3"/>
              <w:left w:val="single" w:sz="0" w:space="0" w:color="D3D3D3"/>
              <w:bottom w:val="single" w:sz="0" w:space="0" w:color="D3D3D3"/>
              <w:right w:val="single" w:sz="0" w:space="0" w:color="D3D3D3"/>
            </w:tcBorders>
          </w:tcPr>
          <w:p w14:paraId="74A03728" w14:textId="77777777" w:rsidR="00022B71" w:rsidRDefault="00022B71">
            <w:pPr>
              <w:keepNext/>
              <w:spacing w:after="60"/>
              <w:jc w:val="center"/>
            </w:pPr>
          </w:p>
        </w:tc>
      </w:tr>
      <w:tr w:rsidR="00022B71" w14:paraId="7E14C92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3B34E0"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316837C3"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06300B23" w14:textId="77777777" w:rsidR="00022B71" w:rsidRDefault="005B112A">
            <w:pPr>
              <w:keepNext/>
              <w:spacing w:after="60"/>
              <w:jc w:val="center"/>
            </w:pPr>
            <w:r>
              <w:rPr>
                <w:rFonts w:ascii="Calibri" w:hAnsi="Calibri"/>
                <w:sz w:val="20"/>
              </w:rPr>
              <w:t>4.9 (17)</w:t>
            </w:r>
          </w:p>
        </w:tc>
        <w:tc>
          <w:tcPr>
            <w:tcW w:w="0" w:type="auto"/>
            <w:tcBorders>
              <w:top w:val="single" w:sz="0" w:space="0" w:color="D3D3D3"/>
              <w:left w:val="single" w:sz="0" w:space="0" w:color="D3D3D3"/>
              <w:bottom w:val="single" w:sz="0" w:space="0" w:color="D3D3D3"/>
              <w:right w:val="single" w:sz="0" w:space="0" w:color="D3D3D3"/>
            </w:tcBorders>
          </w:tcPr>
          <w:p w14:paraId="7C27E247" w14:textId="77777777" w:rsidR="00022B71" w:rsidRDefault="005B112A">
            <w:pPr>
              <w:keepNext/>
              <w:spacing w:after="60"/>
              <w:jc w:val="center"/>
            </w:pPr>
            <w:r>
              <w:rPr>
                <w:rFonts w:ascii="Calibri" w:hAnsi="Calibri"/>
                <w:sz w:val="20"/>
              </w:rPr>
              <w:t>17.5 (63)</w:t>
            </w:r>
          </w:p>
        </w:tc>
        <w:tc>
          <w:tcPr>
            <w:tcW w:w="0" w:type="auto"/>
            <w:tcBorders>
              <w:top w:val="single" w:sz="0" w:space="0" w:color="D3D3D3"/>
              <w:left w:val="single" w:sz="0" w:space="0" w:color="D3D3D3"/>
              <w:bottom w:val="single" w:sz="0" w:space="0" w:color="D3D3D3"/>
              <w:right w:val="single" w:sz="0" w:space="0" w:color="D3D3D3"/>
            </w:tcBorders>
          </w:tcPr>
          <w:p w14:paraId="2120B036" w14:textId="77777777" w:rsidR="00022B71" w:rsidRDefault="00022B71">
            <w:pPr>
              <w:keepNext/>
              <w:spacing w:after="60"/>
              <w:jc w:val="center"/>
            </w:pPr>
          </w:p>
        </w:tc>
      </w:tr>
      <w:tr w:rsidR="00022B71" w14:paraId="2CD9EE50" w14:textId="77777777" w:rsidTr="00022B71">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7E76C113" w14:textId="77777777" w:rsidR="00022B71" w:rsidRDefault="005B112A">
            <w:pPr>
              <w:keepNext/>
              <w:spacing w:after="60"/>
            </w:pPr>
            <w:r>
              <w:rPr>
                <w:rFonts w:ascii="Calibri" w:hAnsi="Calibri"/>
                <w:sz w:val="20"/>
              </w:rPr>
              <w:t>activités_médias_sociaux</w:t>
            </w:r>
          </w:p>
        </w:tc>
      </w:tr>
      <w:tr w:rsidR="00022B71" w14:paraId="4D1133B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984901" w14:textId="77777777" w:rsidR="00022B71" w:rsidRDefault="005B112A">
            <w:pPr>
              <w:keepNext/>
              <w:spacing w:after="60"/>
            </w:pPr>
            <w:r>
              <w:rPr>
                <w:rFonts w:ascii="Calibri" w:hAnsi="Calibri"/>
                <w:sz w:val="20"/>
              </w:rPr>
              <w:t>Suivre_activité_amis_et_famille</w:t>
            </w:r>
          </w:p>
        </w:tc>
        <w:tc>
          <w:tcPr>
            <w:tcW w:w="0" w:type="auto"/>
            <w:tcBorders>
              <w:top w:val="single" w:sz="0" w:space="0" w:color="D3D3D3"/>
              <w:left w:val="single" w:sz="0" w:space="0" w:color="D3D3D3"/>
              <w:bottom w:val="single" w:sz="0" w:space="0" w:color="D3D3D3"/>
              <w:right w:val="single" w:sz="0" w:space="0" w:color="D3D3D3"/>
            </w:tcBorders>
          </w:tcPr>
          <w:p w14:paraId="503592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3AF6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1FE99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50491A" w14:textId="77777777" w:rsidR="00022B71" w:rsidRDefault="005B112A">
            <w:pPr>
              <w:keepNext/>
              <w:spacing w:after="60"/>
              <w:jc w:val="center"/>
            </w:pPr>
            <w:r>
              <w:rPr>
                <w:rFonts w:ascii="Calibri" w:hAnsi="Calibri"/>
                <w:sz w:val="20"/>
              </w:rPr>
              <w:t>&lt;0.001</w:t>
            </w:r>
          </w:p>
        </w:tc>
      </w:tr>
      <w:tr w:rsidR="00022B71" w14:paraId="1F01213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FA32C6"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447AA55B" w14:textId="77777777" w:rsidR="00022B71" w:rsidRDefault="005B112A">
            <w:pPr>
              <w:keepNext/>
              <w:spacing w:after="60"/>
              <w:jc w:val="center"/>
            </w:pPr>
            <w:r>
              <w:rPr>
                <w:rFonts w:ascii="Calibri" w:hAnsi="Calibri"/>
                <w:sz w:val="20"/>
              </w:rPr>
              <w:t>25.2 (182)</w:t>
            </w:r>
          </w:p>
        </w:tc>
        <w:tc>
          <w:tcPr>
            <w:tcW w:w="0" w:type="auto"/>
            <w:tcBorders>
              <w:top w:val="single" w:sz="0" w:space="0" w:color="D3D3D3"/>
              <w:left w:val="single" w:sz="0" w:space="0" w:color="D3D3D3"/>
              <w:bottom w:val="single" w:sz="0" w:space="0" w:color="D3D3D3"/>
              <w:right w:val="single" w:sz="0" w:space="0" w:color="D3D3D3"/>
            </w:tcBorders>
          </w:tcPr>
          <w:p w14:paraId="30265C37" w14:textId="77777777" w:rsidR="00022B71" w:rsidRDefault="005B112A">
            <w:pPr>
              <w:keepNext/>
              <w:spacing w:after="60"/>
              <w:jc w:val="center"/>
            </w:pPr>
            <w:r>
              <w:rPr>
                <w:rFonts w:ascii="Calibri" w:hAnsi="Calibri"/>
                <w:sz w:val="20"/>
              </w:rPr>
              <w:t>13.8 (50)</w:t>
            </w:r>
          </w:p>
        </w:tc>
        <w:tc>
          <w:tcPr>
            <w:tcW w:w="0" w:type="auto"/>
            <w:tcBorders>
              <w:top w:val="single" w:sz="0" w:space="0" w:color="D3D3D3"/>
              <w:left w:val="single" w:sz="0" w:space="0" w:color="D3D3D3"/>
              <w:bottom w:val="single" w:sz="0" w:space="0" w:color="D3D3D3"/>
              <w:right w:val="single" w:sz="0" w:space="0" w:color="D3D3D3"/>
            </w:tcBorders>
          </w:tcPr>
          <w:p w14:paraId="4AAC80BF" w14:textId="77777777" w:rsidR="00022B71" w:rsidRDefault="005B112A">
            <w:pPr>
              <w:keepNext/>
              <w:spacing w:after="60"/>
              <w:jc w:val="center"/>
            </w:pPr>
            <w:r>
              <w:rPr>
                <w:rFonts w:ascii="Calibri" w:hAnsi="Calibri"/>
                <w:sz w:val="20"/>
              </w:rPr>
              <w:t>36.6 (132)</w:t>
            </w:r>
          </w:p>
        </w:tc>
        <w:tc>
          <w:tcPr>
            <w:tcW w:w="0" w:type="auto"/>
            <w:tcBorders>
              <w:top w:val="single" w:sz="0" w:space="0" w:color="D3D3D3"/>
              <w:left w:val="single" w:sz="0" w:space="0" w:color="D3D3D3"/>
              <w:bottom w:val="single" w:sz="0" w:space="0" w:color="D3D3D3"/>
              <w:right w:val="single" w:sz="0" w:space="0" w:color="D3D3D3"/>
            </w:tcBorders>
          </w:tcPr>
          <w:p w14:paraId="56D40643" w14:textId="77777777" w:rsidR="00022B71" w:rsidRDefault="00022B71">
            <w:pPr>
              <w:keepNext/>
              <w:spacing w:after="60"/>
              <w:jc w:val="center"/>
            </w:pPr>
          </w:p>
        </w:tc>
      </w:tr>
      <w:tr w:rsidR="00022B71" w14:paraId="4EE424C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650664"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03B2ED05" w14:textId="77777777" w:rsidR="00022B71" w:rsidRDefault="005B112A">
            <w:pPr>
              <w:keepNext/>
              <w:spacing w:after="60"/>
              <w:jc w:val="center"/>
            </w:pPr>
            <w:r>
              <w:rPr>
                <w:rFonts w:ascii="Calibri" w:hAnsi="Calibri"/>
                <w:sz w:val="20"/>
              </w:rPr>
              <w:t>74.8 (539)</w:t>
            </w:r>
          </w:p>
        </w:tc>
        <w:tc>
          <w:tcPr>
            <w:tcW w:w="0" w:type="auto"/>
            <w:tcBorders>
              <w:top w:val="single" w:sz="0" w:space="0" w:color="D3D3D3"/>
              <w:left w:val="single" w:sz="0" w:space="0" w:color="D3D3D3"/>
              <w:bottom w:val="single" w:sz="0" w:space="0" w:color="D3D3D3"/>
              <w:right w:val="single" w:sz="0" w:space="0" w:color="D3D3D3"/>
            </w:tcBorders>
          </w:tcPr>
          <w:p w14:paraId="023B7F42" w14:textId="77777777" w:rsidR="00022B71" w:rsidRDefault="005B112A">
            <w:pPr>
              <w:keepNext/>
              <w:spacing w:after="60"/>
              <w:jc w:val="center"/>
            </w:pPr>
            <w:r>
              <w:rPr>
                <w:rFonts w:ascii="Calibri" w:hAnsi="Calibri"/>
                <w:sz w:val="20"/>
              </w:rPr>
              <w:t>86.2 (310)</w:t>
            </w:r>
          </w:p>
        </w:tc>
        <w:tc>
          <w:tcPr>
            <w:tcW w:w="0" w:type="auto"/>
            <w:tcBorders>
              <w:top w:val="single" w:sz="0" w:space="0" w:color="D3D3D3"/>
              <w:left w:val="single" w:sz="0" w:space="0" w:color="D3D3D3"/>
              <w:bottom w:val="single" w:sz="0" w:space="0" w:color="D3D3D3"/>
              <w:right w:val="single" w:sz="0" w:space="0" w:color="D3D3D3"/>
            </w:tcBorders>
          </w:tcPr>
          <w:p w14:paraId="3F8DC16C" w14:textId="77777777" w:rsidR="00022B71" w:rsidRDefault="005B112A">
            <w:pPr>
              <w:keepNext/>
              <w:spacing w:after="60"/>
              <w:jc w:val="center"/>
            </w:pPr>
            <w:r>
              <w:rPr>
                <w:rFonts w:ascii="Calibri" w:hAnsi="Calibri"/>
                <w:sz w:val="20"/>
              </w:rPr>
              <w:t>63.4 (229)</w:t>
            </w:r>
          </w:p>
        </w:tc>
        <w:tc>
          <w:tcPr>
            <w:tcW w:w="0" w:type="auto"/>
            <w:tcBorders>
              <w:top w:val="single" w:sz="0" w:space="0" w:color="D3D3D3"/>
              <w:left w:val="single" w:sz="0" w:space="0" w:color="D3D3D3"/>
              <w:bottom w:val="single" w:sz="0" w:space="0" w:color="D3D3D3"/>
              <w:right w:val="single" w:sz="0" w:space="0" w:color="D3D3D3"/>
            </w:tcBorders>
          </w:tcPr>
          <w:p w14:paraId="3C4219CA" w14:textId="77777777" w:rsidR="00022B71" w:rsidRDefault="00022B71">
            <w:pPr>
              <w:keepNext/>
              <w:spacing w:after="60"/>
              <w:jc w:val="center"/>
            </w:pPr>
          </w:p>
        </w:tc>
      </w:tr>
      <w:tr w:rsidR="00022B71" w14:paraId="4D74D1F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641B06" w14:textId="77777777" w:rsidR="00022B71" w:rsidRDefault="005B112A">
            <w:pPr>
              <w:keepNext/>
              <w:spacing w:after="60"/>
            </w:pPr>
            <w:r>
              <w:rPr>
                <w:rFonts w:ascii="Calibri" w:hAnsi="Calibri"/>
                <w:sz w:val="20"/>
              </w:rPr>
              <w:t>Communiquer_amis_et_famille</w:t>
            </w:r>
          </w:p>
        </w:tc>
        <w:tc>
          <w:tcPr>
            <w:tcW w:w="0" w:type="auto"/>
            <w:tcBorders>
              <w:top w:val="single" w:sz="0" w:space="0" w:color="D3D3D3"/>
              <w:left w:val="single" w:sz="0" w:space="0" w:color="D3D3D3"/>
              <w:bottom w:val="single" w:sz="0" w:space="0" w:color="D3D3D3"/>
              <w:right w:val="single" w:sz="0" w:space="0" w:color="D3D3D3"/>
            </w:tcBorders>
          </w:tcPr>
          <w:p w14:paraId="186D6D2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9013EF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D8923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6E530C" w14:textId="77777777" w:rsidR="00022B71" w:rsidRDefault="005B112A">
            <w:pPr>
              <w:keepNext/>
              <w:spacing w:after="60"/>
              <w:jc w:val="center"/>
            </w:pPr>
            <w:r>
              <w:rPr>
                <w:rFonts w:ascii="Calibri" w:hAnsi="Calibri"/>
                <w:sz w:val="20"/>
              </w:rPr>
              <w:t>&lt;0.001</w:t>
            </w:r>
          </w:p>
        </w:tc>
      </w:tr>
      <w:tr w:rsidR="00022B71" w14:paraId="27A66B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A8E6ED"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BAFC9EC" w14:textId="77777777" w:rsidR="00022B71" w:rsidRDefault="005B112A">
            <w:pPr>
              <w:keepNext/>
              <w:spacing w:after="60"/>
              <w:jc w:val="center"/>
            </w:pPr>
            <w:r>
              <w:rPr>
                <w:rFonts w:ascii="Calibri" w:hAnsi="Calibri"/>
                <w:sz w:val="20"/>
              </w:rPr>
              <w:t>26.7 (193)</w:t>
            </w:r>
          </w:p>
        </w:tc>
        <w:tc>
          <w:tcPr>
            <w:tcW w:w="0" w:type="auto"/>
            <w:tcBorders>
              <w:top w:val="single" w:sz="0" w:space="0" w:color="D3D3D3"/>
              <w:left w:val="single" w:sz="0" w:space="0" w:color="D3D3D3"/>
              <w:bottom w:val="single" w:sz="0" w:space="0" w:color="D3D3D3"/>
              <w:right w:val="single" w:sz="0" w:space="0" w:color="D3D3D3"/>
            </w:tcBorders>
          </w:tcPr>
          <w:p w14:paraId="71E22292" w14:textId="77777777" w:rsidR="00022B71" w:rsidRDefault="005B112A">
            <w:pPr>
              <w:keepNext/>
              <w:spacing w:after="60"/>
              <w:jc w:val="center"/>
            </w:pPr>
            <w:r>
              <w:rPr>
                <w:rFonts w:ascii="Calibri" w:hAnsi="Calibri"/>
                <w:sz w:val="20"/>
              </w:rPr>
              <w:t>13.3 (48)</w:t>
            </w:r>
          </w:p>
        </w:tc>
        <w:tc>
          <w:tcPr>
            <w:tcW w:w="0" w:type="auto"/>
            <w:tcBorders>
              <w:top w:val="single" w:sz="0" w:space="0" w:color="D3D3D3"/>
              <w:left w:val="single" w:sz="0" w:space="0" w:color="D3D3D3"/>
              <w:bottom w:val="single" w:sz="0" w:space="0" w:color="D3D3D3"/>
              <w:right w:val="single" w:sz="0" w:space="0" w:color="D3D3D3"/>
            </w:tcBorders>
          </w:tcPr>
          <w:p w14:paraId="0B5531F4" w14:textId="77777777" w:rsidR="00022B71" w:rsidRDefault="005B112A">
            <w:pPr>
              <w:keepNext/>
              <w:spacing w:after="60"/>
              <w:jc w:val="center"/>
            </w:pPr>
            <w:r>
              <w:rPr>
                <w:rFonts w:ascii="Calibri" w:hAnsi="Calibri"/>
                <w:sz w:val="20"/>
              </w:rPr>
              <w:t>40.1 (145)</w:t>
            </w:r>
          </w:p>
        </w:tc>
        <w:tc>
          <w:tcPr>
            <w:tcW w:w="0" w:type="auto"/>
            <w:tcBorders>
              <w:top w:val="single" w:sz="0" w:space="0" w:color="D3D3D3"/>
              <w:left w:val="single" w:sz="0" w:space="0" w:color="D3D3D3"/>
              <w:bottom w:val="single" w:sz="0" w:space="0" w:color="D3D3D3"/>
              <w:right w:val="single" w:sz="0" w:space="0" w:color="D3D3D3"/>
            </w:tcBorders>
          </w:tcPr>
          <w:p w14:paraId="5E6A1B4E" w14:textId="77777777" w:rsidR="00022B71" w:rsidRDefault="00022B71">
            <w:pPr>
              <w:keepNext/>
              <w:spacing w:after="60"/>
              <w:jc w:val="center"/>
            </w:pPr>
          </w:p>
        </w:tc>
      </w:tr>
      <w:tr w:rsidR="00022B71" w14:paraId="113FB4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89648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4FE39CC3" w14:textId="77777777" w:rsidR="00022B71" w:rsidRDefault="005B112A">
            <w:pPr>
              <w:keepNext/>
              <w:spacing w:after="60"/>
              <w:jc w:val="center"/>
            </w:pPr>
            <w:r>
              <w:rPr>
                <w:rFonts w:ascii="Calibri" w:hAnsi="Calibri"/>
                <w:sz w:val="20"/>
              </w:rPr>
              <w:t>73.3 (528)</w:t>
            </w:r>
          </w:p>
        </w:tc>
        <w:tc>
          <w:tcPr>
            <w:tcW w:w="0" w:type="auto"/>
            <w:tcBorders>
              <w:top w:val="single" w:sz="0" w:space="0" w:color="D3D3D3"/>
              <w:left w:val="single" w:sz="0" w:space="0" w:color="D3D3D3"/>
              <w:bottom w:val="single" w:sz="0" w:space="0" w:color="D3D3D3"/>
              <w:right w:val="single" w:sz="0" w:space="0" w:color="D3D3D3"/>
            </w:tcBorders>
          </w:tcPr>
          <w:p w14:paraId="6A01C45F" w14:textId="77777777" w:rsidR="00022B71" w:rsidRDefault="005B112A">
            <w:pPr>
              <w:keepNext/>
              <w:spacing w:after="60"/>
              <w:jc w:val="center"/>
            </w:pPr>
            <w:r>
              <w:rPr>
                <w:rFonts w:ascii="Calibri" w:hAnsi="Calibri"/>
                <w:sz w:val="20"/>
              </w:rPr>
              <w:t>86.7 (311)</w:t>
            </w:r>
          </w:p>
        </w:tc>
        <w:tc>
          <w:tcPr>
            <w:tcW w:w="0" w:type="auto"/>
            <w:tcBorders>
              <w:top w:val="single" w:sz="0" w:space="0" w:color="D3D3D3"/>
              <w:left w:val="single" w:sz="0" w:space="0" w:color="D3D3D3"/>
              <w:bottom w:val="single" w:sz="0" w:space="0" w:color="D3D3D3"/>
              <w:right w:val="single" w:sz="0" w:space="0" w:color="D3D3D3"/>
            </w:tcBorders>
          </w:tcPr>
          <w:p w14:paraId="60D7610D" w14:textId="77777777" w:rsidR="00022B71" w:rsidRDefault="005B112A">
            <w:pPr>
              <w:keepNext/>
              <w:spacing w:after="60"/>
              <w:jc w:val="center"/>
            </w:pPr>
            <w:r>
              <w:rPr>
                <w:rFonts w:ascii="Calibri" w:hAnsi="Calibri"/>
                <w:sz w:val="20"/>
              </w:rPr>
              <w:t>59.9 (217)</w:t>
            </w:r>
          </w:p>
        </w:tc>
        <w:tc>
          <w:tcPr>
            <w:tcW w:w="0" w:type="auto"/>
            <w:tcBorders>
              <w:top w:val="single" w:sz="0" w:space="0" w:color="D3D3D3"/>
              <w:left w:val="single" w:sz="0" w:space="0" w:color="D3D3D3"/>
              <w:bottom w:val="single" w:sz="0" w:space="0" w:color="D3D3D3"/>
              <w:right w:val="single" w:sz="0" w:space="0" w:color="D3D3D3"/>
            </w:tcBorders>
          </w:tcPr>
          <w:p w14:paraId="41B3292E" w14:textId="77777777" w:rsidR="00022B71" w:rsidRDefault="00022B71">
            <w:pPr>
              <w:keepNext/>
              <w:spacing w:after="60"/>
              <w:jc w:val="center"/>
            </w:pPr>
          </w:p>
        </w:tc>
      </w:tr>
      <w:tr w:rsidR="00022B71" w14:paraId="116A73C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F8ECCC" w14:textId="77777777" w:rsidR="00022B71" w:rsidRDefault="005B112A">
            <w:pPr>
              <w:keepNext/>
              <w:spacing w:after="60"/>
            </w:pPr>
            <w:r>
              <w:rPr>
                <w:rFonts w:ascii="Calibri" w:hAnsi="Calibri"/>
                <w:sz w:val="20"/>
              </w:rPr>
              <w:t>Partager_propre_matériel_avec_proches</w:t>
            </w:r>
          </w:p>
        </w:tc>
        <w:tc>
          <w:tcPr>
            <w:tcW w:w="0" w:type="auto"/>
            <w:tcBorders>
              <w:top w:val="single" w:sz="0" w:space="0" w:color="D3D3D3"/>
              <w:left w:val="single" w:sz="0" w:space="0" w:color="D3D3D3"/>
              <w:bottom w:val="single" w:sz="0" w:space="0" w:color="D3D3D3"/>
              <w:right w:val="single" w:sz="0" w:space="0" w:color="D3D3D3"/>
            </w:tcBorders>
          </w:tcPr>
          <w:p w14:paraId="0FA120F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7B12F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93D9D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18B87E" w14:textId="77777777" w:rsidR="00022B71" w:rsidRDefault="005B112A">
            <w:pPr>
              <w:keepNext/>
              <w:spacing w:after="60"/>
              <w:jc w:val="center"/>
            </w:pPr>
            <w:r>
              <w:rPr>
                <w:rFonts w:ascii="Calibri" w:hAnsi="Calibri"/>
                <w:sz w:val="20"/>
              </w:rPr>
              <w:t>&lt;0.001</w:t>
            </w:r>
          </w:p>
        </w:tc>
      </w:tr>
      <w:tr w:rsidR="00022B71" w14:paraId="6E4EC0A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E816AC"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51BA909C" w14:textId="77777777" w:rsidR="00022B71" w:rsidRDefault="005B112A">
            <w:pPr>
              <w:keepNext/>
              <w:spacing w:after="60"/>
              <w:jc w:val="center"/>
            </w:pPr>
            <w:r>
              <w:rPr>
                <w:rFonts w:ascii="Calibri" w:hAnsi="Calibri"/>
                <w:sz w:val="20"/>
              </w:rPr>
              <w:t>64.2 (463)</w:t>
            </w:r>
          </w:p>
        </w:tc>
        <w:tc>
          <w:tcPr>
            <w:tcW w:w="0" w:type="auto"/>
            <w:tcBorders>
              <w:top w:val="single" w:sz="0" w:space="0" w:color="D3D3D3"/>
              <w:left w:val="single" w:sz="0" w:space="0" w:color="D3D3D3"/>
              <w:bottom w:val="single" w:sz="0" w:space="0" w:color="D3D3D3"/>
              <w:right w:val="single" w:sz="0" w:space="0" w:color="D3D3D3"/>
            </w:tcBorders>
          </w:tcPr>
          <w:p w14:paraId="7D4A9F7D" w14:textId="77777777" w:rsidR="00022B71" w:rsidRDefault="005B112A">
            <w:pPr>
              <w:keepNext/>
              <w:spacing w:after="60"/>
              <w:jc w:val="center"/>
            </w:pPr>
            <w:r>
              <w:rPr>
                <w:rFonts w:ascii="Calibri" w:hAnsi="Calibri"/>
                <w:sz w:val="20"/>
              </w:rPr>
              <w:t>52.0 (187)</w:t>
            </w:r>
          </w:p>
        </w:tc>
        <w:tc>
          <w:tcPr>
            <w:tcW w:w="0" w:type="auto"/>
            <w:tcBorders>
              <w:top w:val="single" w:sz="0" w:space="0" w:color="D3D3D3"/>
              <w:left w:val="single" w:sz="0" w:space="0" w:color="D3D3D3"/>
              <w:bottom w:val="single" w:sz="0" w:space="0" w:color="D3D3D3"/>
              <w:right w:val="single" w:sz="0" w:space="0" w:color="D3D3D3"/>
            </w:tcBorders>
          </w:tcPr>
          <w:p w14:paraId="32D5710D" w14:textId="77777777" w:rsidR="00022B71" w:rsidRDefault="005B112A">
            <w:pPr>
              <w:keepNext/>
              <w:spacing w:after="60"/>
              <w:jc w:val="center"/>
            </w:pPr>
            <w:r>
              <w:rPr>
                <w:rFonts w:ascii="Calibri" w:hAnsi="Calibri"/>
                <w:sz w:val="20"/>
              </w:rPr>
              <w:t xml:space="preserve">76.3 </w:t>
            </w:r>
            <w:r>
              <w:rPr>
                <w:rFonts w:ascii="Calibri" w:hAnsi="Calibri"/>
                <w:sz w:val="20"/>
              </w:rPr>
              <w:t>(276)</w:t>
            </w:r>
          </w:p>
        </w:tc>
        <w:tc>
          <w:tcPr>
            <w:tcW w:w="0" w:type="auto"/>
            <w:tcBorders>
              <w:top w:val="single" w:sz="0" w:space="0" w:color="D3D3D3"/>
              <w:left w:val="single" w:sz="0" w:space="0" w:color="D3D3D3"/>
              <w:bottom w:val="single" w:sz="0" w:space="0" w:color="D3D3D3"/>
              <w:right w:val="single" w:sz="0" w:space="0" w:color="D3D3D3"/>
            </w:tcBorders>
          </w:tcPr>
          <w:p w14:paraId="415ED644" w14:textId="77777777" w:rsidR="00022B71" w:rsidRDefault="00022B71">
            <w:pPr>
              <w:keepNext/>
              <w:spacing w:after="60"/>
              <w:jc w:val="center"/>
            </w:pPr>
          </w:p>
        </w:tc>
      </w:tr>
      <w:tr w:rsidR="00022B71" w14:paraId="73CD74E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427BB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7923291" w14:textId="77777777" w:rsidR="00022B71" w:rsidRDefault="005B112A">
            <w:pPr>
              <w:keepNext/>
              <w:spacing w:after="60"/>
              <w:jc w:val="center"/>
            </w:pPr>
            <w:r>
              <w:rPr>
                <w:rFonts w:ascii="Calibri" w:hAnsi="Calibri"/>
                <w:sz w:val="20"/>
              </w:rPr>
              <w:t>35.8 (258)</w:t>
            </w:r>
          </w:p>
        </w:tc>
        <w:tc>
          <w:tcPr>
            <w:tcW w:w="0" w:type="auto"/>
            <w:tcBorders>
              <w:top w:val="single" w:sz="0" w:space="0" w:color="D3D3D3"/>
              <w:left w:val="single" w:sz="0" w:space="0" w:color="D3D3D3"/>
              <w:bottom w:val="single" w:sz="0" w:space="0" w:color="D3D3D3"/>
              <w:right w:val="single" w:sz="0" w:space="0" w:color="D3D3D3"/>
            </w:tcBorders>
          </w:tcPr>
          <w:p w14:paraId="7EAAB8E4" w14:textId="77777777" w:rsidR="00022B71" w:rsidRDefault="005B112A">
            <w:pPr>
              <w:keepNext/>
              <w:spacing w:after="60"/>
              <w:jc w:val="center"/>
            </w:pPr>
            <w:r>
              <w:rPr>
                <w:rFonts w:ascii="Calibri" w:hAnsi="Calibri"/>
                <w:sz w:val="20"/>
              </w:rPr>
              <w:t>48.0 (173)</w:t>
            </w:r>
          </w:p>
        </w:tc>
        <w:tc>
          <w:tcPr>
            <w:tcW w:w="0" w:type="auto"/>
            <w:tcBorders>
              <w:top w:val="single" w:sz="0" w:space="0" w:color="D3D3D3"/>
              <w:left w:val="single" w:sz="0" w:space="0" w:color="D3D3D3"/>
              <w:bottom w:val="single" w:sz="0" w:space="0" w:color="D3D3D3"/>
              <w:right w:val="single" w:sz="0" w:space="0" w:color="D3D3D3"/>
            </w:tcBorders>
          </w:tcPr>
          <w:p w14:paraId="76840952" w14:textId="77777777" w:rsidR="00022B71" w:rsidRDefault="005B112A">
            <w:pPr>
              <w:keepNext/>
              <w:spacing w:after="60"/>
              <w:jc w:val="center"/>
            </w:pPr>
            <w:r>
              <w:rPr>
                <w:rFonts w:ascii="Calibri" w:hAnsi="Calibri"/>
                <w:sz w:val="20"/>
              </w:rPr>
              <w:t>23.7 (86)</w:t>
            </w:r>
          </w:p>
        </w:tc>
        <w:tc>
          <w:tcPr>
            <w:tcW w:w="0" w:type="auto"/>
            <w:tcBorders>
              <w:top w:val="single" w:sz="0" w:space="0" w:color="D3D3D3"/>
              <w:left w:val="single" w:sz="0" w:space="0" w:color="D3D3D3"/>
              <w:bottom w:val="single" w:sz="0" w:space="0" w:color="D3D3D3"/>
              <w:right w:val="single" w:sz="0" w:space="0" w:color="D3D3D3"/>
            </w:tcBorders>
          </w:tcPr>
          <w:p w14:paraId="426690CA" w14:textId="77777777" w:rsidR="00022B71" w:rsidRDefault="00022B71">
            <w:pPr>
              <w:keepNext/>
              <w:spacing w:after="60"/>
              <w:jc w:val="center"/>
            </w:pPr>
          </w:p>
        </w:tc>
      </w:tr>
      <w:tr w:rsidR="00022B71" w14:paraId="3148EF4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0B258D" w14:textId="77777777" w:rsidR="00022B71" w:rsidRDefault="005B112A">
            <w:pPr>
              <w:keepNext/>
              <w:spacing w:after="60"/>
            </w:pPr>
            <w:r>
              <w:rPr>
                <w:rFonts w:ascii="Calibri" w:hAnsi="Calibri"/>
                <w:sz w:val="20"/>
              </w:rPr>
              <w:t>Partager_propre_matériel_publiquement</w:t>
            </w:r>
          </w:p>
        </w:tc>
        <w:tc>
          <w:tcPr>
            <w:tcW w:w="0" w:type="auto"/>
            <w:tcBorders>
              <w:top w:val="single" w:sz="0" w:space="0" w:color="D3D3D3"/>
              <w:left w:val="single" w:sz="0" w:space="0" w:color="D3D3D3"/>
              <w:bottom w:val="single" w:sz="0" w:space="0" w:color="D3D3D3"/>
              <w:right w:val="single" w:sz="0" w:space="0" w:color="D3D3D3"/>
            </w:tcBorders>
          </w:tcPr>
          <w:p w14:paraId="42AC657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BD7ED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B8CF1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EC4613" w14:textId="77777777" w:rsidR="00022B71" w:rsidRDefault="005B112A">
            <w:pPr>
              <w:keepNext/>
              <w:spacing w:after="60"/>
              <w:jc w:val="center"/>
            </w:pPr>
            <w:r>
              <w:rPr>
                <w:rFonts w:ascii="Calibri" w:hAnsi="Calibri"/>
                <w:sz w:val="20"/>
              </w:rPr>
              <w:t>&lt;0.001</w:t>
            </w:r>
          </w:p>
        </w:tc>
      </w:tr>
      <w:tr w:rsidR="00022B71" w14:paraId="4BD802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0D70B"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5F16A489" w14:textId="77777777" w:rsidR="00022B71" w:rsidRDefault="005B112A">
            <w:pPr>
              <w:keepNext/>
              <w:spacing w:after="60"/>
              <w:jc w:val="center"/>
            </w:pPr>
            <w:r>
              <w:rPr>
                <w:rFonts w:ascii="Calibri" w:hAnsi="Calibri"/>
                <w:sz w:val="20"/>
              </w:rPr>
              <w:t>76.2 (549)</w:t>
            </w:r>
          </w:p>
        </w:tc>
        <w:tc>
          <w:tcPr>
            <w:tcW w:w="0" w:type="auto"/>
            <w:tcBorders>
              <w:top w:val="single" w:sz="0" w:space="0" w:color="D3D3D3"/>
              <w:left w:val="single" w:sz="0" w:space="0" w:color="D3D3D3"/>
              <w:bottom w:val="single" w:sz="0" w:space="0" w:color="D3D3D3"/>
              <w:right w:val="single" w:sz="0" w:space="0" w:color="D3D3D3"/>
            </w:tcBorders>
          </w:tcPr>
          <w:p w14:paraId="02B314B5" w14:textId="77777777" w:rsidR="00022B71" w:rsidRDefault="005B112A">
            <w:pPr>
              <w:keepNext/>
              <w:spacing w:after="60"/>
              <w:jc w:val="center"/>
            </w:pPr>
            <w:r>
              <w:rPr>
                <w:rFonts w:ascii="Calibri" w:hAnsi="Calibri"/>
                <w:sz w:val="20"/>
              </w:rPr>
              <w:t>69.7 (250)</w:t>
            </w:r>
          </w:p>
        </w:tc>
        <w:tc>
          <w:tcPr>
            <w:tcW w:w="0" w:type="auto"/>
            <w:tcBorders>
              <w:top w:val="single" w:sz="0" w:space="0" w:color="D3D3D3"/>
              <w:left w:val="single" w:sz="0" w:space="0" w:color="D3D3D3"/>
              <w:bottom w:val="single" w:sz="0" w:space="0" w:color="D3D3D3"/>
              <w:right w:val="single" w:sz="0" w:space="0" w:color="D3D3D3"/>
            </w:tcBorders>
          </w:tcPr>
          <w:p w14:paraId="2B2E1DAD" w14:textId="77777777" w:rsidR="00022B71" w:rsidRDefault="005B112A">
            <w:pPr>
              <w:keepNext/>
              <w:spacing w:after="60"/>
              <w:jc w:val="center"/>
            </w:pPr>
            <w:r>
              <w:rPr>
                <w:rFonts w:ascii="Calibri" w:hAnsi="Calibri"/>
                <w:sz w:val="20"/>
              </w:rPr>
              <w:t>82.6 (299)</w:t>
            </w:r>
          </w:p>
        </w:tc>
        <w:tc>
          <w:tcPr>
            <w:tcW w:w="0" w:type="auto"/>
            <w:tcBorders>
              <w:top w:val="single" w:sz="0" w:space="0" w:color="D3D3D3"/>
              <w:left w:val="single" w:sz="0" w:space="0" w:color="D3D3D3"/>
              <w:bottom w:val="single" w:sz="0" w:space="0" w:color="D3D3D3"/>
              <w:right w:val="single" w:sz="0" w:space="0" w:color="D3D3D3"/>
            </w:tcBorders>
          </w:tcPr>
          <w:p w14:paraId="233538FD" w14:textId="77777777" w:rsidR="00022B71" w:rsidRDefault="00022B71">
            <w:pPr>
              <w:keepNext/>
              <w:spacing w:after="60"/>
              <w:jc w:val="center"/>
            </w:pPr>
          </w:p>
        </w:tc>
      </w:tr>
      <w:tr w:rsidR="00022B71" w14:paraId="6982347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F0317D"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1A75908" w14:textId="77777777" w:rsidR="00022B71" w:rsidRDefault="005B112A">
            <w:pPr>
              <w:keepNext/>
              <w:spacing w:after="60"/>
              <w:jc w:val="center"/>
            </w:pPr>
            <w:r>
              <w:rPr>
                <w:rFonts w:ascii="Calibri" w:hAnsi="Calibri"/>
                <w:sz w:val="20"/>
              </w:rPr>
              <w:t>23.8 (172)</w:t>
            </w:r>
          </w:p>
        </w:tc>
        <w:tc>
          <w:tcPr>
            <w:tcW w:w="0" w:type="auto"/>
            <w:tcBorders>
              <w:top w:val="single" w:sz="0" w:space="0" w:color="D3D3D3"/>
              <w:left w:val="single" w:sz="0" w:space="0" w:color="D3D3D3"/>
              <w:bottom w:val="single" w:sz="0" w:space="0" w:color="D3D3D3"/>
              <w:right w:val="single" w:sz="0" w:space="0" w:color="D3D3D3"/>
            </w:tcBorders>
          </w:tcPr>
          <w:p w14:paraId="3C0F72D4" w14:textId="77777777" w:rsidR="00022B71" w:rsidRDefault="005B112A">
            <w:pPr>
              <w:keepNext/>
              <w:spacing w:after="60"/>
              <w:jc w:val="center"/>
            </w:pPr>
            <w:r>
              <w:rPr>
                <w:rFonts w:ascii="Calibri" w:hAnsi="Calibri"/>
                <w:sz w:val="20"/>
              </w:rPr>
              <w:t>30.3 (109)</w:t>
            </w:r>
          </w:p>
        </w:tc>
        <w:tc>
          <w:tcPr>
            <w:tcW w:w="0" w:type="auto"/>
            <w:tcBorders>
              <w:top w:val="single" w:sz="0" w:space="0" w:color="D3D3D3"/>
              <w:left w:val="single" w:sz="0" w:space="0" w:color="D3D3D3"/>
              <w:bottom w:val="single" w:sz="0" w:space="0" w:color="D3D3D3"/>
              <w:right w:val="single" w:sz="0" w:space="0" w:color="D3D3D3"/>
            </w:tcBorders>
          </w:tcPr>
          <w:p w14:paraId="37B510A6" w14:textId="77777777" w:rsidR="00022B71" w:rsidRDefault="005B112A">
            <w:pPr>
              <w:keepNext/>
              <w:spacing w:after="60"/>
              <w:jc w:val="center"/>
            </w:pPr>
            <w:r>
              <w:rPr>
                <w:rFonts w:ascii="Calibri" w:hAnsi="Calibri"/>
                <w:sz w:val="20"/>
              </w:rPr>
              <w:t>17.4 (63)</w:t>
            </w:r>
          </w:p>
        </w:tc>
        <w:tc>
          <w:tcPr>
            <w:tcW w:w="0" w:type="auto"/>
            <w:tcBorders>
              <w:top w:val="single" w:sz="0" w:space="0" w:color="D3D3D3"/>
              <w:left w:val="single" w:sz="0" w:space="0" w:color="D3D3D3"/>
              <w:bottom w:val="single" w:sz="0" w:space="0" w:color="D3D3D3"/>
              <w:right w:val="single" w:sz="0" w:space="0" w:color="D3D3D3"/>
            </w:tcBorders>
          </w:tcPr>
          <w:p w14:paraId="384C7DC8" w14:textId="77777777" w:rsidR="00022B71" w:rsidRDefault="00022B71">
            <w:pPr>
              <w:keepNext/>
              <w:spacing w:after="60"/>
              <w:jc w:val="center"/>
            </w:pPr>
          </w:p>
        </w:tc>
      </w:tr>
      <w:tr w:rsidR="00022B71" w14:paraId="354159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2314F7" w14:textId="77777777" w:rsidR="00022B71" w:rsidRDefault="005B112A">
            <w:pPr>
              <w:keepNext/>
              <w:spacing w:after="60"/>
            </w:pPr>
            <w:r>
              <w:rPr>
                <w:rFonts w:ascii="Calibri" w:hAnsi="Calibri"/>
                <w:sz w:val="20"/>
              </w:rPr>
              <w:t>Suivre_actualités_sur_RSM</w:t>
            </w:r>
          </w:p>
        </w:tc>
        <w:tc>
          <w:tcPr>
            <w:tcW w:w="0" w:type="auto"/>
            <w:tcBorders>
              <w:top w:val="single" w:sz="0" w:space="0" w:color="D3D3D3"/>
              <w:left w:val="single" w:sz="0" w:space="0" w:color="D3D3D3"/>
              <w:bottom w:val="single" w:sz="0" w:space="0" w:color="D3D3D3"/>
              <w:right w:val="single" w:sz="0" w:space="0" w:color="D3D3D3"/>
            </w:tcBorders>
          </w:tcPr>
          <w:p w14:paraId="33E824D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BDB2A0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E7E5B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863BC73" w14:textId="77777777" w:rsidR="00022B71" w:rsidRDefault="005B112A">
            <w:pPr>
              <w:keepNext/>
              <w:spacing w:after="60"/>
              <w:jc w:val="center"/>
            </w:pPr>
            <w:r>
              <w:rPr>
                <w:rFonts w:ascii="Calibri" w:hAnsi="Calibri"/>
                <w:sz w:val="20"/>
              </w:rPr>
              <w:t>0.056</w:t>
            </w:r>
          </w:p>
        </w:tc>
      </w:tr>
      <w:tr w:rsidR="00022B71" w14:paraId="53499E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002AF2"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4C7C4680" w14:textId="77777777" w:rsidR="00022B71" w:rsidRDefault="005B112A">
            <w:pPr>
              <w:keepNext/>
              <w:spacing w:after="60"/>
              <w:jc w:val="center"/>
            </w:pPr>
            <w:r>
              <w:rPr>
                <w:rFonts w:ascii="Calibri" w:hAnsi="Calibri"/>
                <w:sz w:val="20"/>
              </w:rPr>
              <w:t>51.8 (373)</w:t>
            </w:r>
          </w:p>
        </w:tc>
        <w:tc>
          <w:tcPr>
            <w:tcW w:w="0" w:type="auto"/>
            <w:tcBorders>
              <w:top w:val="single" w:sz="0" w:space="0" w:color="D3D3D3"/>
              <w:left w:val="single" w:sz="0" w:space="0" w:color="D3D3D3"/>
              <w:bottom w:val="single" w:sz="0" w:space="0" w:color="D3D3D3"/>
              <w:right w:val="single" w:sz="0" w:space="0" w:color="D3D3D3"/>
            </w:tcBorders>
          </w:tcPr>
          <w:p w14:paraId="56A98C5E" w14:textId="77777777" w:rsidR="00022B71" w:rsidRDefault="005B112A">
            <w:pPr>
              <w:keepNext/>
              <w:spacing w:after="60"/>
              <w:jc w:val="center"/>
            </w:pPr>
            <w:r>
              <w:rPr>
                <w:rFonts w:ascii="Calibri" w:hAnsi="Calibri"/>
                <w:sz w:val="20"/>
              </w:rPr>
              <w:t>47.8 (172)</w:t>
            </w:r>
          </w:p>
        </w:tc>
        <w:tc>
          <w:tcPr>
            <w:tcW w:w="0" w:type="auto"/>
            <w:tcBorders>
              <w:top w:val="single" w:sz="0" w:space="0" w:color="D3D3D3"/>
              <w:left w:val="single" w:sz="0" w:space="0" w:color="D3D3D3"/>
              <w:bottom w:val="single" w:sz="0" w:space="0" w:color="D3D3D3"/>
              <w:right w:val="single" w:sz="0" w:space="0" w:color="D3D3D3"/>
            </w:tcBorders>
          </w:tcPr>
          <w:p w14:paraId="417AD341" w14:textId="77777777" w:rsidR="00022B71" w:rsidRDefault="005B112A">
            <w:pPr>
              <w:keepNext/>
              <w:spacing w:after="60"/>
              <w:jc w:val="center"/>
            </w:pPr>
            <w:r>
              <w:rPr>
                <w:rFonts w:ascii="Calibri" w:hAnsi="Calibri"/>
                <w:sz w:val="20"/>
              </w:rPr>
              <w:t>55.8 (202)</w:t>
            </w:r>
          </w:p>
        </w:tc>
        <w:tc>
          <w:tcPr>
            <w:tcW w:w="0" w:type="auto"/>
            <w:tcBorders>
              <w:top w:val="single" w:sz="0" w:space="0" w:color="D3D3D3"/>
              <w:left w:val="single" w:sz="0" w:space="0" w:color="D3D3D3"/>
              <w:bottom w:val="single" w:sz="0" w:space="0" w:color="D3D3D3"/>
              <w:right w:val="single" w:sz="0" w:space="0" w:color="D3D3D3"/>
            </w:tcBorders>
          </w:tcPr>
          <w:p w14:paraId="20074E0A" w14:textId="77777777" w:rsidR="00022B71" w:rsidRDefault="00022B71">
            <w:pPr>
              <w:keepNext/>
              <w:spacing w:after="60"/>
              <w:jc w:val="center"/>
            </w:pPr>
          </w:p>
        </w:tc>
      </w:tr>
      <w:tr w:rsidR="00022B71" w14:paraId="019058A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624336"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6B93E0B" w14:textId="77777777" w:rsidR="00022B71" w:rsidRDefault="005B112A">
            <w:pPr>
              <w:keepNext/>
              <w:spacing w:after="60"/>
              <w:jc w:val="center"/>
            </w:pPr>
            <w:r>
              <w:rPr>
                <w:rFonts w:ascii="Calibri" w:hAnsi="Calibri"/>
                <w:sz w:val="20"/>
              </w:rPr>
              <w:t>48.2 (347)</w:t>
            </w:r>
          </w:p>
        </w:tc>
        <w:tc>
          <w:tcPr>
            <w:tcW w:w="0" w:type="auto"/>
            <w:tcBorders>
              <w:top w:val="single" w:sz="0" w:space="0" w:color="D3D3D3"/>
              <w:left w:val="single" w:sz="0" w:space="0" w:color="D3D3D3"/>
              <w:bottom w:val="single" w:sz="0" w:space="0" w:color="D3D3D3"/>
              <w:right w:val="single" w:sz="0" w:space="0" w:color="D3D3D3"/>
            </w:tcBorders>
          </w:tcPr>
          <w:p w14:paraId="7B8DF426" w14:textId="77777777" w:rsidR="00022B71" w:rsidRDefault="005B112A">
            <w:pPr>
              <w:keepNext/>
              <w:spacing w:after="60"/>
              <w:jc w:val="center"/>
            </w:pPr>
            <w:r>
              <w:rPr>
                <w:rFonts w:ascii="Calibri" w:hAnsi="Calibri"/>
                <w:sz w:val="20"/>
              </w:rPr>
              <w:t>52.2 (187)</w:t>
            </w:r>
          </w:p>
        </w:tc>
        <w:tc>
          <w:tcPr>
            <w:tcW w:w="0" w:type="auto"/>
            <w:tcBorders>
              <w:top w:val="single" w:sz="0" w:space="0" w:color="D3D3D3"/>
              <w:left w:val="single" w:sz="0" w:space="0" w:color="D3D3D3"/>
              <w:bottom w:val="single" w:sz="0" w:space="0" w:color="D3D3D3"/>
              <w:right w:val="single" w:sz="0" w:space="0" w:color="D3D3D3"/>
            </w:tcBorders>
          </w:tcPr>
          <w:p w14:paraId="0FDC52F0" w14:textId="77777777" w:rsidR="00022B71" w:rsidRDefault="005B112A">
            <w:pPr>
              <w:keepNext/>
              <w:spacing w:after="60"/>
              <w:jc w:val="center"/>
            </w:pPr>
            <w:r>
              <w:rPr>
                <w:rFonts w:ascii="Calibri" w:hAnsi="Calibri"/>
                <w:sz w:val="20"/>
              </w:rPr>
              <w:t>44.2 (160)</w:t>
            </w:r>
          </w:p>
        </w:tc>
        <w:tc>
          <w:tcPr>
            <w:tcW w:w="0" w:type="auto"/>
            <w:tcBorders>
              <w:top w:val="single" w:sz="0" w:space="0" w:color="D3D3D3"/>
              <w:left w:val="single" w:sz="0" w:space="0" w:color="D3D3D3"/>
              <w:bottom w:val="single" w:sz="0" w:space="0" w:color="D3D3D3"/>
              <w:right w:val="single" w:sz="0" w:space="0" w:color="D3D3D3"/>
            </w:tcBorders>
          </w:tcPr>
          <w:p w14:paraId="126681DB" w14:textId="77777777" w:rsidR="00022B71" w:rsidRDefault="00022B71">
            <w:pPr>
              <w:keepNext/>
              <w:spacing w:after="60"/>
              <w:jc w:val="center"/>
            </w:pPr>
          </w:p>
        </w:tc>
      </w:tr>
      <w:tr w:rsidR="00022B71" w14:paraId="5E5FBF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A6751C" w14:textId="77777777" w:rsidR="00022B71" w:rsidRDefault="005B112A">
            <w:pPr>
              <w:keepNext/>
              <w:spacing w:after="60"/>
            </w:pPr>
            <w:r>
              <w:rPr>
                <w:rFonts w:ascii="Calibri" w:hAnsi="Calibri"/>
                <w:sz w:val="20"/>
              </w:rPr>
              <w:t>Prendre_connaissance_programmes_gouv</w:t>
            </w:r>
          </w:p>
        </w:tc>
        <w:tc>
          <w:tcPr>
            <w:tcW w:w="0" w:type="auto"/>
            <w:tcBorders>
              <w:top w:val="single" w:sz="0" w:space="0" w:color="D3D3D3"/>
              <w:left w:val="single" w:sz="0" w:space="0" w:color="D3D3D3"/>
              <w:bottom w:val="single" w:sz="0" w:space="0" w:color="D3D3D3"/>
              <w:right w:val="single" w:sz="0" w:space="0" w:color="D3D3D3"/>
            </w:tcBorders>
          </w:tcPr>
          <w:p w14:paraId="21E7769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BE0F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760A1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6D2637" w14:textId="77777777" w:rsidR="00022B71" w:rsidRDefault="005B112A">
            <w:pPr>
              <w:keepNext/>
              <w:spacing w:after="60"/>
              <w:jc w:val="center"/>
            </w:pPr>
            <w:r>
              <w:rPr>
                <w:rFonts w:ascii="Calibri" w:hAnsi="Calibri"/>
                <w:sz w:val="20"/>
              </w:rPr>
              <w:t>0.11</w:t>
            </w:r>
          </w:p>
        </w:tc>
      </w:tr>
      <w:tr w:rsidR="00022B71" w14:paraId="000849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2F7DF4"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AFFC565" w14:textId="77777777" w:rsidR="00022B71" w:rsidRDefault="005B112A">
            <w:pPr>
              <w:keepNext/>
              <w:spacing w:after="60"/>
              <w:jc w:val="center"/>
            </w:pPr>
            <w:r>
              <w:rPr>
                <w:rFonts w:ascii="Calibri" w:hAnsi="Calibri"/>
                <w:sz w:val="20"/>
              </w:rPr>
              <w:t>86.0 (620)</w:t>
            </w:r>
          </w:p>
        </w:tc>
        <w:tc>
          <w:tcPr>
            <w:tcW w:w="0" w:type="auto"/>
            <w:tcBorders>
              <w:top w:val="single" w:sz="0" w:space="0" w:color="D3D3D3"/>
              <w:left w:val="single" w:sz="0" w:space="0" w:color="D3D3D3"/>
              <w:bottom w:val="single" w:sz="0" w:space="0" w:color="D3D3D3"/>
              <w:right w:val="single" w:sz="0" w:space="0" w:color="D3D3D3"/>
            </w:tcBorders>
          </w:tcPr>
          <w:p w14:paraId="31447FAB" w14:textId="77777777" w:rsidR="00022B71" w:rsidRDefault="005B112A">
            <w:pPr>
              <w:keepNext/>
              <w:spacing w:after="60"/>
              <w:jc w:val="center"/>
            </w:pPr>
            <w:r>
              <w:rPr>
                <w:rFonts w:ascii="Calibri" w:hAnsi="Calibri"/>
                <w:sz w:val="20"/>
              </w:rPr>
              <w:t>88.3 (317)</w:t>
            </w:r>
          </w:p>
        </w:tc>
        <w:tc>
          <w:tcPr>
            <w:tcW w:w="0" w:type="auto"/>
            <w:tcBorders>
              <w:top w:val="single" w:sz="0" w:space="0" w:color="D3D3D3"/>
              <w:left w:val="single" w:sz="0" w:space="0" w:color="D3D3D3"/>
              <w:bottom w:val="single" w:sz="0" w:space="0" w:color="D3D3D3"/>
              <w:right w:val="single" w:sz="0" w:space="0" w:color="D3D3D3"/>
            </w:tcBorders>
          </w:tcPr>
          <w:p w14:paraId="2BE2A401" w14:textId="77777777" w:rsidR="00022B71" w:rsidRDefault="005B112A">
            <w:pPr>
              <w:keepNext/>
              <w:spacing w:after="60"/>
              <w:jc w:val="center"/>
            </w:pPr>
            <w:r>
              <w:rPr>
                <w:rFonts w:ascii="Calibri" w:hAnsi="Calibri"/>
                <w:sz w:val="20"/>
              </w:rPr>
              <w:t>83.7 (303)</w:t>
            </w:r>
          </w:p>
        </w:tc>
        <w:tc>
          <w:tcPr>
            <w:tcW w:w="0" w:type="auto"/>
            <w:tcBorders>
              <w:top w:val="single" w:sz="0" w:space="0" w:color="D3D3D3"/>
              <w:left w:val="single" w:sz="0" w:space="0" w:color="D3D3D3"/>
              <w:bottom w:val="single" w:sz="0" w:space="0" w:color="D3D3D3"/>
              <w:right w:val="single" w:sz="0" w:space="0" w:color="D3D3D3"/>
            </w:tcBorders>
          </w:tcPr>
          <w:p w14:paraId="30BA8EE2" w14:textId="77777777" w:rsidR="00022B71" w:rsidRDefault="00022B71">
            <w:pPr>
              <w:keepNext/>
              <w:spacing w:after="60"/>
              <w:jc w:val="center"/>
            </w:pPr>
          </w:p>
        </w:tc>
      </w:tr>
      <w:tr w:rsidR="00022B71" w14:paraId="61E2710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01EF77"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A4C8239" w14:textId="77777777" w:rsidR="00022B71" w:rsidRDefault="005B112A">
            <w:pPr>
              <w:keepNext/>
              <w:spacing w:after="60"/>
              <w:jc w:val="center"/>
            </w:pPr>
            <w:r>
              <w:rPr>
                <w:rFonts w:ascii="Calibri" w:hAnsi="Calibri"/>
                <w:sz w:val="20"/>
              </w:rPr>
              <w:t>14.0 (101)</w:t>
            </w:r>
          </w:p>
        </w:tc>
        <w:tc>
          <w:tcPr>
            <w:tcW w:w="0" w:type="auto"/>
            <w:tcBorders>
              <w:top w:val="single" w:sz="0" w:space="0" w:color="D3D3D3"/>
              <w:left w:val="single" w:sz="0" w:space="0" w:color="D3D3D3"/>
              <w:bottom w:val="single" w:sz="0" w:space="0" w:color="D3D3D3"/>
              <w:right w:val="single" w:sz="0" w:space="0" w:color="D3D3D3"/>
            </w:tcBorders>
          </w:tcPr>
          <w:p w14:paraId="242C8B97" w14:textId="77777777" w:rsidR="00022B71" w:rsidRDefault="005B112A">
            <w:pPr>
              <w:keepNext/>
              <w:spacing w:after="60"/>
              <w:jc w:val="center"/>
            </w:pPr>
            <w:r>
              <w:rPr>
                <w:rFonts w:ascii="Calibri" w:hAnsi="Calibri"/>
                <w:sz w:val="20"/>
              </w:rPr>
              <w:t>11.7 (42)</w:t>
            </w:r>
          </w:p>
        </w:tc>
        <w:tc>
          <w:tcPr>
            <w:tcW w:w="0" w:type="auto"/>
            <w:tcBorders>
              <w:top w:val="single" w:sz="0" w:space="0" w:color="D3D3D3"/>
              <w:left w:val="single" w:sz="0" w:space="0" w:color="D3D3D3"/>
              <w:bottom w:val="single" w:sz="0" w:space="0" w:color="D3D3D3"/>
              <w:right w:val="single" w:sz="0" w:space="0" w:color="D3D3D3"/>
            </w:tcBorders>
          </w:tcPr>
          <w:p w14:paraId="5BF3F340" w14:textId="77777777" w:rsidR="00022B71" w:rsidRDefault="005B112A">
            <w:pPr>
              <w:keepNext/>
              <w:spacing w:after="60"/>
              <w:jc w:val="center"/>
            </w:pPr>
            <w:r>
              <w:rPr>
                <w:rFonts w:ascii="Calibri" w:hAnsi="Calibri"/>
                <w:sz w:val="20"/>
              </w:rPr>
              <w:t>16.3 (59)</w:t>
            </w:r>
          </w:p>
        </w:tc>
        <w:tc>
          <w:tcPr>
            <w:tcW w:w="0" w:type="auto"/>
            <w:tcBorders>
              <w:top w:val="single" w:sz="0" w:space="0" w:color="D3D3D3"/>
              <w:left w:val="single" w:sz="0" w:space="0" w:color="D3D3D3"/>
              <w:bottom w:val="single" w:sz="0" w:space="0" w:color="D3D3D3"/>
              <w:right w:val="single" w:sz="0" w:space="0" w:color="D3D3D3"/>
            </w:tcBorders>
          </w:tcPr>
          <w:p w14:paraId="38C7BE75" w14:textId="77777777" w:rsidR="00022B71" w:rsidRDefault="00022B71">
            <w:pPr>
              <w:keepNext/>
              <w:spacing w:after="60"/>
              <w:jc w:val="center"/>
            </w:pPr>
          </w:p>
        </w:tc>
      </w:tr>
      <w:tr w:rsidR="00022B71" w14:paraId="4AD5CAC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73AA4" w14:textId="77777777" w:rsidR="00022B71" w:rsidRDefault="005B112A">
            <w:pPr>
              <w:keepNext/>
              <w:spacing w:after="60"/>
            </w:pPr>
            <w:r>
              <w:rPr>
                <w:rFonts w:ascii="Calibri" w:hAnsi="Calibri"/>
                <w:sz w:val="20"/>
              </w:rPr>
              <w:t>Rechercher_information_generale</w:t>
            </w:r>
          </w:p>
        </w:tc>
        <w:tc>
          <w:tcPr>
            <w:tcW w:w="0" w:type="auto"/>
            <w:tcBorders>
              <w:top w:val="single" w:sz="0" w:space="0" w:color="D3D3D3"/>
              <w:left w:val="single" w:sz="0" w:space="0" w:color="D3D3D3"/>
              <w:bottom w:val="single" w:sz="0" w:space="0" w:color="D3D3D3"/>
              <w:right w:val="single" w:sz="0" w:space="0" w:color="D3D3D3"/>
            </w:tcBorders>
          </w:tcPr>
          <w:p w14:paraId="61316D4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3A5CD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087D5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BD7F9F" w14:textId="77777777" w:rsidR="00022B71" w:rsidRDefault="005B112A">
            <w:pPr>
              <w:keepNext/>
              <w:spacing w:after="60"/>
              <w:jc w:val="center"/>
            </w:pPr>
            <w:r>
              <w:rPr>
                <w:rFonts w:ascii="Calibri" w:hAnsi="Calibri"/>
                <w:sz w:val="20"/>
              </w:rPr>
              <w:t>&lt;0.001</w:t>
            </w:r>
          </w:p>
        </w:tc>
      </w:tr>
      <w:tr w:rsidR="00022B71" w14:paraId="2870AEE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D03FB5"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7E28C450" w14:textId="77777777" w:rsidR="00022B71" w:rsidRDefault="005B112A">
            <w:pPr>
              <w:keepNext/>
              <w:spacing w:after="60"/>
              <w:jc w:val="center"/>
            </w:pPr>
            <w:r>
              <w:rPr>
                <w:rFonts w:ascii="Calibri" w:hAnsi="Calibri"/>
                <w:sz w:val="20"/>
              </w:rPr>
              <w:t>64.9 (467)</w:t>
            </w:r>
          </w:p>
        </w:tc>
        <w:tc>
          <w:tcPr>
            <w:tcW w:w="0" w:type="auto"/>
            <w:tcBorders>
              <w:top w:val="single" w:sz="0" w:space="0" w:color="D3D3D3"/>
              <w:left w:val="single" w:sz="0" w:space="0" w:color="D3D3D3"/>
              <w:bottom w:val="single" w:sz="0" w:space="0" w:color="D3D3D3"/>
              <w:right w:val="single" w:sz="0" w:space="0" w:color="D3D3D3"/>
            </w:tcBorders>
          </w:tcPr>
          <w:p w14:paraId="7D002ECA" w14:textId="77777777" w:rsidR="00022B71" w:rsidRDefault="005B112A">
            <w:pPr>
              <w:keepNext/>
              <w:spacing w:after="60"/>
              <w:jc w:val="center"/>
            </w:pPr>
            <w:r>
              <w:rPr>
                <w:rFonts w:ascii="Calibri" w:hAnsi="Calibri"/>
                <w:sz w:val="20"/>
              </w:rPr>
              <w:t xml:space="preserve">58.0 </w:t>
            </w:r>
            <w:r>
              <w:rPr>
                <w:rFonts w:ascii="Calibri" w:hAnsi="Calibri"/>
                <w:sz w:val="20"/>
              </w:rPr>
              <w:t>(208)</w:t>
            </w:r>
          </w:p>
        </w:tc>
        <w:tc>
          <w:tcPr>
            <w:tcW w:w="0" w:type="auto"/>
            <w:tcBorders>
              <w:top w:val="single" w:sz="0" w:space="0" w:color="D3D3D3"/>
              <w:left w:val="single" w:sz="0" w:space="0" w:color="D3D3D3"/>
              <w:bottom w:val="single" w:sz="0" w:space="0" w:color="D3D3D3"/>
              <w:right w:val="single" w:sz="0" w:space="0" w:color="D3D3D3"/>
            </w:tcBorders>
          </w:tcPr>
          <w:p w14:paraId="0B0FF3CC" w14:textId="77777777" w:rsidR="00022B71" w:rsidRDefault="005B112A">
            <w:pPr>
              <w:keepNext/>
              <w:spacing w:after="60"/>
              <w:jc w:val="center"/>
            </w:pPr>
            <w:r>
              <w:rPr>
                <w:rFonts w:ascii="Calibri" w:hAnsi="Calibri"/>
                <w:sz w:val="20"/>
              </w:rPr>
              <w:t>71.7 (259)</w:t>
            </w:r>
          </w:p>
        </w:tc>
        <w:tc>
          <w:tcPr>
            <w:tcW w:w="0" w:type="auto"/>
            <w:tcBorders>
              <w:top w:val="single" w:sz="0" w:space="0" w:color="D3D3D3"/>
              <w:left w:val="single" w:sz="0" w:space="0" w:color="D3D3D3"/>
              <w:bottom w:val="single" w:sz="0" w:space="0" w:color="D3D3D3"/>
              <w:right w:val="single" w:sz="0" w:space="0" w:color="D3D3D3"/>
            </w:tcBorders>
          </w:tcPr>
          <w:p w14:paraId="7E0888AF" w14:textId="77777777" w:rsidR="00022B71" w:rsidRDefault="00022B71">
            <w:pPr>
              <w:keepNext/>
              <w:spacing w:after="60"/>
              <w:jc w:val="center"/>
            </w:pPr>
          </w:p>
        </w:tc>
      </w:tr>
      <w:tr w:rsidR="00022B71" w14:paraId="76A365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F22A7D"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36549FBA" w14:textId="77777777" w:rsidR="00022B71" w:rsidRDefault="005B112A">
            <w:pPr>
              <w:keepNext/>
              <w:spacing w:after="60"/>
              <w:jc w:val="center"/>
            </w:pPr>
            <w:r>
              <w:rPr>
                <w:rFonts w:ascii="Calibri" w:hAnsi="Calibri"/>
                <w:sz w:val="20"/>
              </w:rPr>
              <w:t>35.1 (253)</w:t>
            </w:r>
          </w:p>
        </w:tc>
        <w:tc>
          <w:tcPr>
            <w:tcW w:w="0" w:type="auto"/>
            <w:tcBorders>
              <w:top w:val="single" w:sz="0" w:space="0" w:color="D3D3D3"/>
              <w:left w:val="single" w:sz="0" w:space="0" w:color="D3D3D3"/>
              <w:bottom w:val="single" w:sz="0" w:space="0" w:color="D3D3D3"/>
              <w:right w:val="single" w:sz="0" w:space="0" w:color="D3D3D3"/>
            </w:tcBorders>
          </w:tcPr>
          <w:p w14:paraId="678083C0" w14:textId="77777777" w:rsidR="00022B71" w:rsidRDefault="005B112A">
            <w:pPr>
              <w:keepNext/>
              <w:spacing w:after="60"/>
              <w:jc w:val="center"/>
            </w:pPr>
            <w:r>
              <w:rPr>
                <w:rFonts w:ascii="Calibri" w:hAnsi="Calibri"/>
                <w:sz w:val="20"/>
              </w:rPr>
              <w:t>42.0 (151)</w:t>
            </w:r>
          </w:p>
        </w:tc>
        <w:tc>
          <w:tcPr>
            <w:tcW w:w="0" w:type="auto"/>
            <w:tcBorders>
              <w:top w:val="single" w:sz="0" w:space="0" w:color="D3D3D3"/>
              <w:left w:val="single" w:sz="0" w:space="0" w:color="D3D3D3"/>
              <w:bottom w:val="single" w:sz="0" w:space="0" w:color="D3D3D3"/>
              <w:right w:val="single" w:sz="0" w:space="0" w:color="D3D3D3"/>
            </w:tcBorders>
          </w:tcPr>
          <w:p w14:paraId="484B4D24" w14:textId="77777777" w:rsidR="00022B71" w:rsidRDefault="005B112A">
            <w:pPr>
              <w:keepNext/>
              <w:spacing w:after="60"/>
              <w:jc w:val="center"/>
            </w:pPr>
            <w:r>
              <w:rPr>
                <w:rFonts w:ascii="Calibri" w:hAnsi="Calibri"/>
                <w:sz w:val="20"/>
              </w:rPr>
              <w:t>28.3 (102)</w:t>
            </w:r>
          </w:p>
        </w:tc>
        <w:tc>
          <w:tcPr>
            <w:tcW w:w="0" w:type="auto"/>
            <w:tcBorders>
              <w:top w:val="single" w:sz="0" w:space="0" w:color="D3D3D3"/>
              <w:left w:val="single" w:sz="0" w:space="0" w:color="D3D3D3"/>
              <w:bottom w:val="single" w:sz="0" w:space="0" w:color="D3D3D3"/>
              <w:right w:val="single" w:sz="0" w:space="0" w:color="D3D3D3"/>
            </w:tcBorders>
          </w:tcPr>
          <w:p w14:paraId="0BDB499B" w14:textId="77777777" w:rsidR="00022B71" w:rsidRDefault="00022B71">
            <w:pPr>
              <w:keepNext/>
              <w:spacing w:after="60"/>
              <w:jc w:val="center"/>
            </w:pPr>
          </w:p>
        </w:tc>
      </w:tr>
      <w:tr w:rsidR="00022B71" w14:paraId="3C5444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7A9194" w14:textId="77777777" w:rsidR="00022B71" w:rsidRDefault="005B112A">
            <w:pPr>
              <w:keepNext/>
              <w:spacing w:after="60"/>
            </w:pPr>
            <w:r>
              <w:rPr>
                <w:rFonts w:ascii="Calibri" w:hAnsi="Calibri"/>
                <w:sz w:val="20"/>
              </w:rPr>
              <w:t>Rechercher_info_importante_personnelle</w:t>
            </w:r>
          </w:p>
        </w:tc>
        <w:tc>
          <w:tcPr>
            <w:tcW w:w="0" w:type="auto"/>
            <w:tcBorders>
              <w:top w:val="single" w:sz="0" w:space="0" w:color="D3D3D3"/>
              <w:left w:val="single" w:sz="0" w:space="0" w:color="D3D3D3"/>
              <w:bottom w:val="single" w:sz="0" w:space="0" w:color="D3D3D3"/>
              <w:right w:val="single" w:sz="0" w:space="0" w:color="D3D3D3"/>
            </w:tcBorders>
          </w:tcPr>
          <w:p w14:paraId="7A2FDB1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8F5ED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A8455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782C9D" w14:textId="77777777" w:rsidR="00022B71" w:rsidRDefault="005B112A">
            <w:pPr>
              <w:keepNext/>
              <w:spacing w:after="60"/>
              <w:jc w:val="center"/>
            </w:pPr>
            <w:r>
              <w:rPr>
                <w:rFonts w:ascii="Calibri" w:hAnsi="Calibri"/>
                <w:sz w:val="20"/>
              </w:rPr>
              <w:t>&lt;0.001</w:t>
            </w:r>
          </w:p>
        </w:tc>
      </w:tr>
      <w:tr w:rsidR="00022B71" w14:paraId="3CFCE6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C179FD"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2471850D" w14:textId="77777777" w:rsidR="00022B71" w:rsidRDefault="005B112A">
            <w:pPr>
              <w:keepNext/>
              <w:spacing w:after="60"/>
              <w:jc w:val="center"/>
            </w:pPr>
            <w:r>
              <w:rPr>
                <w:rFonts w:ascii="Calibri" w:hAnsi="Calibri"/>
                <w:sz w:val="20"/>
              </w:rPr>
              <w:t>82.6 (596)</w:t>
            </w:r>
          </w:p>
        </w:tc>
        <w:tc>
          <w:tcPr>
            <w:tcW w:w="0" w:type="auto"/>
            <w:tcBorders>
              <w:top w:val="single" w:sz="0" w:space="0" w:color="D3D3D3"/>
              <w:left w:val="single" w:sz="0" w:space="0" w:color="D3D3D3"/>
              <w:bottom w:val="single" w:sz="0" w:space="0" w:color="D3D3D3"/>
              <w:right w:val="single" w:sz="0" w:space="0" w:color="D3D3D3"/>
            </w:tcBorders>
          </w:tcPr>
          <w:p w14:paraId="320A08A8" w14:textId="77777777" w:rsidR="00022B71" w:rsidRDefault="005B112A">
            <w:pPr>
              <w:keepNext/>
              <w:spacing w:after="60"/>
              <w:jc w:val="center"/>
            </w:pPr>
            <w:r>
              <w:rPr>
                <w:rFonts w:ascii="Calibri" w:hAnsi="Calibri"/>
                <w:sz w:val="20"/>
              </w:rPr>
              <w:t>77.1 (277)</w:t>
            </w:r>
          </w:p>
        </w:tc>
        <w:tc>
          <w:tcPr>
            <w:tcW w:w="0" w:type="auto"/>
            <w:tcBorders>
              <w:top w:val="single" w:sz="0" w:space="0" w:color="D3D3D3"/>
              <w:left w:val="single" w:sz="0" w:space="0" w:color="D3D3D3"/>
              <w:bottom w:val="single" w:sz="0" w:space="0" w:color="D3D3D3"/>
              <w:right w:val="single" w:sz="0" w:space="0" w:color="D3D3D3"/>
            </w:tcBorders>
          </w:tcPr>
          <w:p w14:paraId="45FAF311" w14:textId="77777777" w:rsidR="00022B71" w:rsidRDefault="005B112A">
            <w:pPr>
              <w:keepNext/>
              <w:spacing w:after="60"/>
              <w:jc w:val="center"/>
            </w:pPr>
            <w:r>
              <w:rPr>
                <w:rFonts w:ascii="Calibri" w:hAnsi="Calibri"/>
                <w:sz w:val="20"/>
              </w:rPr>
              <w:t>88.2 (319)</w:t>
            </w:r>
          </w:p>
        </w:tc>
        <w:tc>
          <w:tcPr>
            <w:tcW w:w="0" w:type="auto"/>
            <w:tcBorders>
              <w:top w:val="single" w:sz="0" w:space="0" w:color="D3D3D3"/>
              <w:left w:val="single" w:sz="0" w:space="0" w:color="D3D3D3"/>
              <w:bottom w:val="single" w:sz="0" w:space="0" w:color="D3D3D3"/>
              <w:right w:val="single" w:sz="0" w:space="0" w:color="D3D3D3"/>
            </w:tcBorders>
          </w:tcPr>
          <w:p w14:paraId="474BAB71" w14:textId="77777777" w:rsidR="00022B71" w:rsidRDefault="00022B71">
            <w:pPr>
              <w:keepNext/>
              <w:spacing w:after="60"/>
              <w:jc w:val="center"/>
            </w:pPr>
          </w:p>
        </w:tc>
      </w:tr>
      <w:tr w:rsidR="00022B71" w14:paraId="0B406B5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30A94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5EDC286B" w14:textId="77777777" w:rsidR="00022B71" w:rsidRDefault="005B112A">
            <w:pPr>
              <w:keepNext/>
              <w:spacing w:after="60"/>
              <w:jc w:val="center"/>
            </w:pPr>
            <w:r>
              <w:rPr>
                <w:rFonts w:ascii="Calibri" w:hAnsi="Calibri"/>
                <w:sz w:val="20"/>
              </w:rPr>
              <w:t>17.4 (125)</w:t>
            </w:r>
          </w:p>
        </w:tc>
        <w:tc>
          <w:tcPr>
            <w:tcW w:w="0" w:type="auto"/>
            <w:tcBorders>
              <w:top w:val="single" w:sz="0" w:space="0" w:color="D3D3D3"/>
              <w:left w:val="single" w:sz="0" w:space="0" w:color="D3D3D3"/>
              <w:bottom w:val="single" w:sz="0" w:space="0" w:color="D3D3D3"/>
              <w:right w:val="single" w:sz="0" w:space="0" w:color="D3D3D3"/>
            </w:tcBorders>
          </w:tcPr>
          <w:p w14:paraId="3F078037" w14:textId="77777777" w:rsidR="00022B71" w:rsidRDefault="005B112A">
            <w:pPr>
              <w:keepNext/>
              <w:spacing w:after="60"/>
              <w:jc w:val="center"/>
            </w:pPr>
            <w:r>
              <w:rPr>
                <w:rFonts w:ascii="Calibri" w:hAnsi="Calibri"/>
                <w:sz w:val="20"/>
              </w:rPr>
              <w:t>22.9 (82)</w:t>
            </w:r>
          </w:p>
        </w:tc>
        <w:tc>
          <w:tcPr>
            <w:tcW w:w="0" w:type="auto"/>
            <w:tcBorders>
              <w:top w:val="single" w:sz="0" w:space="0" w:color="D3D3D3"/>
              <w:left w:val="single" w:sz="0" w:space="0" w:color="D3D3D3"/>
              <w:bottom w:val="single" w:sz="0" w:space="0" w:color="D3D3D3"/>
              <w:right w:val="single" w:sz="0" w:space="0" w:color="D3D3D3"/>
            </w:tcBorders>
          </w:tcPr>
          <w:p w14:paraId="1DCE94AD" w14:textId="77777777" w:rsidR="00022B71" w:rsidRDefault="005B112A">
            <w:pPr>
              <w:keepNext/>
              <w:spacing w:after="60"/>
              <w:jc w:val="center"/>
            </w:pPr>
            <w:r>
              <w:rPr>
                <w:rFonts w:ascii="Calibri" w:hAnsi="Calibri"/>
                <w:sz w:val="20"/>
              </w:rPr>
              <w:t>11.8 (43)</w:t>
            </w:r>
          </w:p>
        </w:tc>
        <w:tc>
          <w:tcPr>
            <w:tcW w:w="0" w:type="auto"/>
            <w:tcBorders>
              <w:top w:val="single" w:sz="0" w:space="0" w:color="D3D3D3"/>
              <w:left w:val="single" w:sz="0" w:space="0" w:color="D3D3D3"/>
              <w:bottom w:val="single" w:sz="0" w:space="0" w:color="D3D3D3"/>
              <w:right w:val="single" w:sz="0" w:space="0" w:color="D3D3D3"/>
            </w:tcBorders>
          </w:tcPr>
          <w:p w14:paraId="192A6A65" w14:textId="77777777" w:rsidR="00022B71" w:rsidRDefault="00022B71">
            <w:pPr>
              <w:keepNext/>
              <w:spacing w:after="60"/>
              <w:jc w:val="center"/>
            </w:pPr>
          </w:p>
        </w:tc>
      </w:tr>
      <w:tr w:rsidR="00022B71" w14:paraId="33D5BC2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31A30" w14:textId="77777777" w:rsidR="00022B71" w:rsidRDefault="005B112A">
            <w:pPr>
              <w:keepNext/>
              <w:spacing w:after="60"/>
            </w:pPr>
            <w:r>
              <w:rPr>
                <w:rFonts w:ascii="Calibri" w:hAnsi="Calibri"/>
                <w:sz w:val="20"/>
              </w:rPr>
              <w:t>Aucune</w:t>
            </w:r>
          </w:p>
        </w:tc>
        <w:tc>
          <w:tcPr>
            <w:tcW w:w="0" w:type="auto"/>
            <w:tcBorders>
              <w:top w:val="single" w:sz="0" w:space="0" w:color="D3D3D3"/>
              <w:left w:val="single" w:sz="0" w:space="0" w:color="D3D3D3"/>
              <w:bottom w:val="single" w:sz="0" w:space="0" w:color="D3D3D3"/>
              <w:right w:val="single" w:sz="0" w:space="0" w:color="D3D3D3"/>
            </w:tcBorders>
          </w:tcPr>
          <w:p w14:paraId="11F069A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11C05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0CF54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2A10DD" w14:textId="77777777" w:rsidR="00022B71" w:rsidRDefault="005B112A">
            <w:pPr>
              <w:keepNext/>
              <w:spacing w:after="60"/>
              <w:jc w:val="center"/>
            </w:pPr>
            <w:r>
              <w:rPr>
                <w:rFonts w:ascii="Calibri" w:hAnsi="Calibri"/>
                <w:sz w:val="20"/>
              </w:rPr>
              <w:t>0.10</w:t>
            </w:r>
          </w:p>
        </w:tc>
      </w:tr>
      <w:tr w:rsidR="00022B71" w14:paraId="79F57AA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9F59FE"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614C1F7E" w14:textId="77777777" w:rsidR="00022B71" w:rsidRDefault="005B112A">
            <w:pPr>
              <w:keepNext/>
              <w:spacing w:after="60"/>
              <w:jc w:val="center"/>
            </w:pPr>
            <w:r>
              <w:rPr>
                <w:rFonts w:ascii="Calibri" w:hAnsi="Calibri"/>
                <w:sz w:val="20"/>
              </w:rPr>
              <w:t>99.5 (717)</w:t>
            </w:r>
          </w:p>
        </w:tc>
        <w:tc>
          <w:tcPr>
            <w:tcW w:w="0" w:type="auto"/>
            <w:tcBorders>
              <w:top w:val="single" w:sz="0" w:space="0" w:color="D3D3D3"/>
              <w:left w:val="single" w:sz="0" w:space="0" w:color="D3D3D3"/>
              <w:bottom w:val="single" w:sz="0" w:space="0" w:color="D3D3D3"/>
              <w:right w:val="single" w:sz="0" w:space="0" w:color="D3D3D3"/>
            </w:tcBorders>
          </w:tcPr>
          <w:p w14:paraId="406103C8" w14:textId="77777777" w:rsidR="00022B71" w:rsidRDefault="005B112A">
            <w:pPr>
              <w:keepNext/>
              <w:spacing w:after="60"/>
              <w:jc w:val="center"/>
            </w:pPr>
            <w:r>
              <w:rPr>
                <w:rFonts w:ascii="Calibri" w:hAnsi="Calibri"/>
                <w:sz w:val="20"/>
              </w:rPr>
              <w:t>100.0 (359)</w:t>
            </w:r>
          </w:p>
        </w:tc>
        <w:tc>
          <w:tcPr>
            <w:tcW w:w="0" w:type="auto"/>
            <w:tcBorders>
              <w:top w:val="single" w:sz="0" w:space="0" w:color="D3D3D3"/>
              <w:left w:val="single" w:sz="0" w:space="0" w:color="D3D3D3"/>
              <w:bottom w:val="single" w:sz="0" w:space="0" w:color="D3D3D3"/>
              <w:right w:val="single" w:sz="0" w:space="0" w:color="D3D3D3"/>
            </w:tcBorders>
          </w:tcPr>
          <w:p w14:paraId="64DAF5C8" w14:textId="77777777" w:rsidR="00022B71" w:rsidRDefault="005B112A">
            <w:pPr>
              <w:keepNext/>
              <w:spacing w:after="60"/>
              <w:jc w:val="center"/>
            </w:pPr>
            <w:r>
              <w:rPr>
                <w:rFonts w:ascii="Calibri" w:hAnsi="Calibri"/>
                <w:sz w:val="20"/>
              </w:rPr>
              <w:t xml:space="preserve">98.9 </w:t>
            </w:r>
            <w:r>
              <w:rPr>
                <w:rFonts w:ascii="Calibri" w:hAnsi="Calibri"/>
                <w:sz w:val="20"/>
              </w:rPr>
              <w:t>(358)</w:t>
            </w:r>
          </w:p>
        </w:tc>
        <w:tc>
          <w:tcPr>
            <w:tcW w:w="0" w:type="auto"/>
            <w:tcBorders>
              <w:top w:val="single" w:sz="0" w:space="0" w:color="D3D3D3"/>
              <w:left w:val="single" w:sz="0" w:space="0" w:color="D3D3D3"/>
              <w:bottom w:val="single" w:sz="0" w:space="0" w:color="D3D3D3"/>
              <w:right w:val="single" w:sz="0" w:space="0" w:color="D3D3D3"/>
            </w:tcBorders>
          </w:tcPr>
          <w:p w14:paraId="3F13E999" w14:textId="77777777" w:rsidR="00022B71" w:rsidRDefault="00022B71">
            <w:pPr>
              <w:keepNext/>
              <w:spacing w:after="60"/>
              <w:jc w:val="center"/>
            </w:pPr>
          </w:p>
        </w:tc>
      </w:tr>
      <w:tr w:rsidR="00022B71" w14:paraId="3A64FC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6F645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216900E6" w14:textId="77777777" w:rsidR="00022B71" w:rsidRDefault="005B112A">
            <w:pPr>
              <w:keepNext/>
              <w:spacing w:after="60"/>
              <w:jc w:val="center"/>
            </w:pPr>
            <w:r>
              <w:rPr>
                <w:rFonts w:ascii="Calibri" w:hAnsi="Calibri"/>
                <w:sz w:val="20"/>
              </w:rPr>
              <w:t>0.5 (4)</w:t>
            </w:r>
          </w:p>
        </w:tc>
        <w:tc>
          <w:tcPr>
            <w:tcW w:w="0" w:type="auto"/>
            <w:tcBorders>
              <w:top w:val="single" w:sz="0" w:space="0" w:color="D3D3D3"/>
              <w:left w:val="single" w:sz="0" w:space="0" w:color="D3D3D3"/>
              <w:bottom w:val="single" w:sz="0" w:space="0" w:color="D3D3D3"/>
              <w:right w:val="single" w:sz="0" w:space="0" w:color="D3D3D3"/>
            </w:tcBorders>
          </w:tcPr>
          <w:p w14:paraId="5454403C"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3F311EFB"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5A7E4D36" w14:textId="77777777" w:rsidR="00022B71" w:rsidRDefault="00022B71">
            <w:pPr>
              <w:keepNext/>
              <w:spacing w:after="60"/>
              <w:jc w:val="center"/>
            </w:pPr>
          </w:p>
        </w:tc>
      </w:tr>
      <w:tr w:rsidR="00022B71" w14:paraId="6017221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29BDA7" w14:textId="77777777" w:rsidR="00022B71" w:rsidRDefault="005B112A">
            <w:pPr>
              <w:keepNext/>
              <w:spacing w:after="60"/>
            </w:pPr>
            <w:r>
              <w:rPr>
                <w:rFonts w:ascii="Calibri" w:hAnsi="Calibri"/>
                <w:sz w:val="20"/>
              </w:rPr>
              <w:t>Autre</w:t>
            </w:r>
          </w:p>
        </w:tc>
        <w:tc>
          <w:tcPr>
            <w:tcW w:w="0" w:type="auto"/>
            <w:tcBorders>
              <w:top w:val="single" w:sz="0" w:space="0" w:color="D3D3D3"/>
              <w:left w:val="single" w:sz="0" w:space="0" w:color="D3D3D3"/>
              <w:bottom w:val="single" w:sz="0" w:space="0" w:color="D3D3D3"/>
              <w:right w:val="single" w:sz="0" w:space="0" w:color="D3D3D3"/>
            </w:tcBorders>
          </w:tcPr>
          <w:p w14:paraId="0F5DA1F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1A27B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73564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C29D3D" w14:textId="77777777" w:rsidR="00022B71" w:rsidRDefault="005B112A">
            <w:pPr>
              <w:keepNext/>
              <w:spacing w:after="60"/>
              <w:jc w:val="center"/>
            </w:pPr>
            <w:r>
              <w:rPr>
                <w:rFonts w:ascii="Calibri" w:hAnsi="Calibri"/>
                <w:sz w:val="20"/>
              </w:rPr>
              <w:t>0.3</w:t>
            </w:r>
          </w:p>
        </w:tc>
      </w:tr>
      <w:tr w:rsidR="00022B71" w14:paraId="63AD294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84EDDA"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70A5C84B" w14:textId="77777777" w:rsidR="00022B71" w:rsidRDefault="005B112A">
            <w:pPr>
              <w:keepNext/>
              <w:spacing w:after="60"/>
              <w:jc w:val="center"/>
            </w:pPr>
            <w:r>
              <w:rPr>
                <w:rFonts w:ascii="Calibri" w:hAnsi="Calibri"/>
                <w:sz w:val="20"/>
              </w:rPr>
              <w:t>99.8 (720)</w:t>
            </w:r>
          </w:p>
        </w:tc>
        <w:tc>
          <w:tcPr>
            <w:tcW w:w="0" w:type="auto"/>
            <w:tcBorders>
              <w:top w:val="single" w:sz="0" w:space="0" w:color="D3D3D3"/>
              <w:left w:val="single" w:sz="0" w:space="0" w:color="D3D3D3"/>
              <w:bottom w:val="single" w:sz="0" w:space="0" w:color="D3D3D3"/>
              <w:right w:val="single" w:sz="0" w:space="0" w:color="D3D3D3"/>
            </w:tcBorders>
          </w:tcPr>
          <w:p w14:paraId="2301C814" w14:textId="77777777" w:rsidR="00022B71" w:rsidRDefault="005B112A">
            <w:pPr>
              <w:keepNext/>
              <w:spacing w:after="60"/>
              <w:jc w:val="center"/>
            </w:pPr>
            <w:r>
              <w:rPr>
                <w:rFonts w:ascii="Calibri" w:hAnsi="Calibri"/>
                <w:sz w:val="20"/>
              </w:rPr>
              <w:t>99.7 (358)</w:t>
            </w:r>
          </w:p>
        </w:tc>
        <w:tc>
          <w:tcPr>
            <w:tcW w:w="0" w:type="auto"/>
            <w:tcBorders>
              <w:top w:val="single" w:sz="0" w:space="0" w:color="D3D3D3"/>
              <w:left w:val="single" w:sz="0" w:space="0" w:color="D3D3D3"/>
              <w:bottom w:val="single" w:sz="0" w:space="0" w:color="D3D3D3"/>
              <w:right w:val="single" w:sz="0" w:space="0" w:color="D3D3D3"/>
            </w:tcBorders>
          </w:tcPr>
          <w:p w14:paraId="16657139" w14:textId="77777777" w:rsidR="00022B71" w:rsidRDefault="005B112A">
            <w:pPr>
              <w:keepNext/>
              <w:spacing w:after="60"/>
              <w:jc w:val="center"/>
            </w:pPr>
            <w:r>
              <w:rPr>
                <w:rFonts w:ascii="Calibri" w:hAnsi="Calibri"/>
                <w:sz w:val="20"/>
              </w:rPr>
              <w:t>100.0 (362)</w:t>
            </w:r>
          </w:p>
        </w:tc>
        <w:tc>
          <w:tcPr>
            <w:tcW w:w="0" w:type="auto"/>
            <w:tcBorders>
              <w:top w:val="single" w:sz="0" w:space="0" w:color="D3D3D3"/>
              <w:left w:val="single" w:sz="0" w:space="0" w:color="D3D3D3"/>
              <w:bottom w:val="single" w:sz="0" w:space="0" w:color="D3D3D3"/>
              <w:right w:val="single" w:sz="0" w:space="0" w:color="D3D3D3"/>
            </w:tcBorders>
          </w:tcPr>
          <w:p w14:paraId="4CB555E6" w14:textId="77777777" w:rsidR="00022B71" w:rsidRDefault="00022B71">
            <w:pPr>
              <w:keepNext/>
              <w:spacing w:after="60"/>
              <w:jc w:val="center"/>
            </w:pPr>
          </w:p>
        </w:tc>
      </w:tr>
      <w:tr w:rsidR="00022B71" w14:paraId="7FD1453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146E2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7BD23883"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4ACEE6D6"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7E7A7349"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3AA5A5AA" w14:textId="77777777" w:rsidR="00022B71" w:rsidRDefault="00022B71">
            <w:pPr>
              <w:keepNext/>
              <w:spacing w:after="60"/>
              <w:jc w:val="center"/>
            </w:pPr>
          </w:p>
        </w:tc>
      </w:tr>
      <w:tr w:rsidR="00022B71" w14:paraId="4E22AD47" w14:textId="77777777" w:rsidTr="00022B71">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1A587239" w14:textId="77777777" w:rsidR="00022B71" w:rsidRDefault="005B112A">
            <w:pPr>
              <w:keepNext/>
              <w:spacing w:after="60"/>
            </w:pPr>
            <w:r>
              <w:rPr>
                <w:rFonts w:ascii="Calibri" w:hAnsi="Calibri"/>
                <w:sz w:val="20"/>
              </w:rPr>
              <w:t>Quête_informatins</w:t>
            </w:r>
          </w:p>
        </w:tc>
      </w:tr>
      <w:tr w:rsidR="00022B71" w14:paraId="7BC9AF5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5E5BF4" w14:textId="77777777" w:rsidR="00022B71" w:rsidRDefault="005B112A">
            <w:pPr>
              <w:keepNext/>
              <w:spacing w:after="60"/>
            </w:pPr>
            <w:r>
              <w:rPr>
                <w:rFonts w:ascii="Calibri" w:hAnsi="Calibri"/>
                <w:sz w:val="20"/>
              </w:rPr>
              <w:t>Votre_mere</w:t>
            </w:r>
          </w:p>
        </w:tc>
        <w:tc>
          <w:tcPr>
            <w:tcW w:w="0" w:type="auto"/>
            <w:tcBorders>
              <w:top w:val="single" w:sz="0" w:space="0" w:color="D3D3D3"/>
              <w:left w:val="single" w:sz="0" w:space="0" w:color="D3D3D3"/>
              <w:bottom w:val="single" w:sz="0" w:space="0" w:color="D3D3D3"/>
              <w:right w:val="single" w:sz="0" w:space="0" w:color="D3D3D3"/>
            </w:tcBorders>
          </w:tcPr>
          <w:p w14:paraId="75FA6D5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418A4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63BB2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0FF228" w14:textId="77777777" w:rsidR="00022B71" w:rsidRDefault="005B112A">
            <w:pPr>
              <w:keepNext/>
              <w:spacing w:after="60"/>
              <w:jc w:val="center"/>
            </w:pPr>
            <w:r>
              <w:rPr>
                <w:rFonts w:ascii="Calibri" w:hAnsi="Calibri"/>
                <w:sz w:val="20"/>
              </w:rPr>
              <w:t>&lt;0.001</w:t>
            </w:r>
          </w:p>
        </w:tc>
      </w:tr>
      <w:tr w:rsidR="00022B71" w14:paraId="1DC560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586909"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1C23C3C" w14:textId="77777777" w:rsidR="00022B71" w:rsidRDefault="005B112A">
            <w:pPr>
              <w:keepNext/>
              <w:spacing w:after="60"/>
              <w:jc w:val="center"/>
            </w:pPr>
            <w:r>
              <w:rPr>
                <w:rFonts w:ascii="Calibri" w:hAnsi="Calibri"/>
                <w:sz w:val="20"/>
              </w:rPr>
              <w:t>5.6 (40)</w:t>
            </w:r>
          </w:p>
        </w:tc>
        <w:tc>
          <w:tcPr>
            <w:tcW w:w="0" w:type="auto"/>
            <w:tcBorders>
              <w:top w:val="single" w:sz="0" w:space="0" w:color="D3D3D3"/>
              <w:left w:val="single" w:sz="0" w:space="0" w:color="D3D3D3"/>
              <w:bottom w:val="single" w:sz="0" w:space="0" w:color="D3D3D3"/>
              <w:right w:val="single" w:sz="0" w:space="0" w:color="D3D3D3"/>
            </w:tcBorders>
          </w:tcPr>
          <w:p w14:paraId="438DABF4" w14:textId="77777777" w:rsidR="00022B71" w:rsidRDefault="005B112A">
            <w:pPr>
              <w:keepNext/>
              <w:spacing w:after="60"/>
              <w:jc w:val="center"/>
            </w:pPr>
            <w:r>
              <w:rPr>
                <w:rFonts w:ascii="Calibri" w:hAnsi="Calibri"/>
                <w:sz w:val="20"/>
              </w:rPr>
              <w:t>5.3 (19)</w:t>
            </w:r>
          </w:p>
        </w:tc>
        <w:tc>
          <w:tcPr>
            <w:tcW w:w="0" w:type="auto"/>
            <w:tcBorders>
              <w:top w:val="single" w:sz="0" w:space="0" w:color="D3D3D3"/>
              <w:left w:val="single" w:sz="0" w:space="0" w:color="D3D3D3"/>
              <w:bottom w:val="single" w:sz="0" w:space="0" w:color="D3D3D3"/>
              <w:right w:val="single" w:sz="0" w:space="0" w:color="D3D3D3"/>
            </w:tcBorders>
          </w:tcPr>
          <w:p w14:paraId="2D0A87AF" w14:textId="77777777" w:rsidR="00022B71" w:rsidRDefault="005B112A">
            <w:pPr>
              <w:keepNext/>
              <w:spacing w:after="60"/>
              <w:jc w:val="center"/>
            </w:pPr>
            <w:r>
              <w:rPr>
                <w:rFonts w:ascii="Calibri" w:hAnsi="Calibri"/>
                <w:sz w:val="20"/>
              </w:rPr>
              <w:t>5.9 (21)</w:t>
            </w:r>
          </w:p>
        </w:tc>
        <w:tc>
          <w:tcPr>
            <w:tcW w:w="0" w:type="auto"/>
            <w:tcBorders>
              <w:top w:val="single" w:sz="0" w:space="0" w:color="D3D3D3"/>
              <w:left w:val="single" w:sz="0" w:space="0" w:color="D3D3D3"/>
              <w:bottom w:val="single" w:sz="0" w:space="0" w:color="D3D3D3"/>
              <w:right w:val="single" w:sz="0" w:space="0" w:color="D3D3D3"/>
            </w:tcBorders>
          </w:tcPr>
          <w:p w14:paraId="08040877" w14:textId="77777777" w:rsidR="00022B71" w:rsidRDefault="00022B71">
            <w:pPr>
              <w:keepNext/>
              <w:spacing w:after="60"/>
              <w:jc w:val="center"/>
            </w:pPr>
          </w:p>
        </w:tc>
      </w:tr>
      <w:tr w:rsidR="00022B71" w14:paraId="6A454B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037E23"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90AD842" w14:textId="77777777" w:rsidR="00022B71" w:rsidRDefault="005B112A">
            <w:pPr>
              <w:keepNext/>
              <w:spacing w:after="60"/>
              <w:jc w:val="center"/>
            </w:pPr>
            <w:r>
              <w:rPr>
                <w:rFonts w:ascii="Calibri" w:hAnsi="Calibri"/>
                <w:sz w:val="20"/>
              </w:rPr>
              <w:t xml:space="preserve">10.7 </w:t>
            </w: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30174A1F" w14:textId="77777777" w:rsidR="00022B71" w:rsidRDefault="005B112A">
            <w:pPr>
              <w:keepNext/>
              <w:spacing w:after="60"/>
              <w:jc w:val="center"/>
            </w:pPr>
            <w:r>
              <w:rPr>
                <w:rFonts w:ascii="Calibri" w:hAnsi="Calibri"/>
                <w:sz w:val="20"/>
              </w:rPr>
              <w:t>7.4 (26)</w:t>
            </w:r>
          </w:p>
        </w:tc>
        <w:tc>
          <w:tcPr>
            <w:tcW w:w="0" w:type="auto"/>
            <w:tcBorders>
              <w:top w:val="single" w:sz="0" w:space="0" w:color="D3D3D3"/>
              <w:left w:val="single" w:sz="0" w:space="0" w:color="D3D3D3"/>
              <w:bottom w:val="single" w:sz="0" w:space="0" w:color="D3D3D3"/>
              <w:right w:val="single" w:sz="0" w:space="0" w:color="D3D3D3"/>
            </w:tcBorders>
          </w:tcPr>
          <w:p w14:paraId="088361B4" w14:textId="77777777" w:rsidR="00022B71" w:rsidRDefault="005B112A">
            <w:pPr>
              <w:keepNext/>
              <w:spacing w:after="60"/>
              <w:jc w:val="center"/>
            </w:pPr>
            <w:r>
              <w:rPr>
                <w:rFonts w:ascii="Calibri" w:hAnsi="Calibri"/>
                <w:sz w:val="20"/>
              </w:rPr>
              <w:t>14.0 (51)</w:t>
            </w:r>
          </w:p>
        </w:tc>
        <w:tc>
          <w:tcPr>
            <w:tcW w:w="0" w:type="auto"/>
            <w:tcBorders>
              <w:top w:val="single" w:sz="0" w:space="0" w:color="D3D3D3"/>
              <w:left w:val="single" w:sz="0" w:space="0" w:color="D3D3D3"/>
              <w:bottom w:val="single" w:sz="0" w:space="0" w:color="D3D3D3"/>
              <w:right w:val="single" w:sz="0" w:space="0" w:color="D3D3D3"/>
            </w:tcBorders>
          </w:tcPr>
          <w:p w14:paraId="3347F315" w14:textId="77777777" w:rsidR="00022B71" w:rsidRDefault="00022B71">
            <w:pPr>
              <w:keepNext/>
              <w:spacing w:after="60"/>
              <w:jc w:val="center"/>
            </w:pPr>
          </w:p>
        </w:tc>
      </w:tr>
      <w:tr w:rsidR="00022B71" w14:paraId="50D6445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6AF2BA"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44EEC5E0" w14:textId="77777777" w:rsidR="00022B71" w:rsidRDefault="005B112A">
            <w:pPr>
              <w:keepNext/>
              <w:spacing w:after="60"/>
              <w:jc w:val="center"/>
            </w:pPr>
            <w:r>
              <w:rPr>
                <w:rFonts w:ascii="Calibri" w:hAnsi="Calibri"/>
                <w:sz w:val="20"/>
              </w:rPr>
              <w:t>21.0 (152)</w:t>
            </w:r>
          </w:p>
        </w:tc>
        <w:tc>
          <w:tcPr>
            <w:tcW w:w="0" w:type="auto"/>
            <w:tcBorders>
              <w:top w:val="single" w:sz="0" w:space="0" w:color="D3D3D3"/>
              <w:left w:val="single" w:sz="0" w:space="0" w:color="D3D3D3"/>
              <w:bottom w:val="single" w:sz="0" w:space="0" w:color="D3D3D3"/>
              <w:right w:val="single" w:sz="0" w:space="0" w:color="D3D3D3"/>
            </w:tcBorders>
          </w:tcPr>
          <w:p w14:paraId="172A0967" w14:textId="77777777" w:rsidR="00022B71" w:rsidRDefault="005B112A">
            <w:pPr>
              <w:keepNext/>
              <w:spacing w:after="60"/>
              <w:jc w:val="center"/>
            </w:pPr>
            <w:r>
              <w:rPr>
                <w:rFonts w:ascii="Calibri" w:hAnsi="Calibri"/>
                <w:sz w:val="20"/>
              </w:rPr>
              <w:t>15.8 (57)</w:t>
            </w:r>
          </w:p>
        </w:tc>
        <w:tc>
          <w:tcPr>
            <w:tcW w:w="0" w:type="auto"/>
            <w:tcBorders>
              <w:top w:val="single" w:sz="0" w:space="0" w:color="D3D3D3"/>
              <w:left w:val="single" w:sz="0" w:space="0" w:color="D3D3D3"/>
              <w:bottom w:val="single" w:sz="0" w:space="0" w:color="D3D3D3"/>
              <w:right w:val="single" w:sz="0" w:space="0" w:color="D3D3D3"/>
            </w:tcBorders>
          </w:tcPr>
          <w:p w14:paraId="42B784E4" w14:textId="77777777" w:rsidR="00022B71" w:rsidRDefault="005B112A">
            <w:pPr>
              <w:keepNext/>
              <w:spacing w:after="60"/>
              <w:jc w:val="center"/>
            </w:pPr>
            <w:r>
              <w:rPr>
                <w:rFonts w:ascii="Calibri" w:hAnsi="Calibri"/>
                <w:sz w:val="20"/>
              </w:rPr>
              <w:t>26.2 (95)</w:t>
            </w:r>
          </w:p>
        </w:tc>
        <w:tc>
          <w:tcPr>
            <w:tcW w:w="0" w:type="auto"/>
            <w:tcBorders>
              <w:top w:val="single" w:sz="0" w:space="0" w:color="D3D3D3"/>
              <w:left w:val="single" w:sz="0" w:space="0" w:color="D3D3D3"/>
              <w:bottom w:val="single" w:sz="0" w:space="0" w:color="D3D3D3"/>
              <w:right w:val="single" w:sz="0" w:space="0" w:color="D3D3D3"/>
            </w:tcBorders>
          </w:tcPr>
          <w:p w14:paraId="1571FBD1" w14:textId="77777777" w:rsidR="00022B71" w:rsidRDefault="00022B71">
            <w:pPr>
              <w:keepNext/>
              <w:spacing w:after="60"/>
              <w:jc w:val="center"/>
            </w:pPr>
          </w:p>
        </w:tc>
      </w:tr>
      <w:tr w:rsidR="00022B71" w14:paraId="5118B73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09698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F22D775" w14:textId="77777777" w:rsidR="00022B71" w:rsidRDefault="005B112A">
            <w:pPr>
              <w:keepNext/>
              <w:spacing w:after="60"/>
              <w:jc w:val="center"/>
            </w:pPr>
            <w:r>
              <w:rPr>
                <w:rFonts w:ascii="Calibri" w:hAnsi="Calibri"/>
                <w:sz w:val="20"/>
              </w:rPr>
              <w:t>35.2 (254)</w:t>
            </w:r>
          </w:p>
        </w:tc>
        <w:tc>
          <w:tcPr>
            <w:tcW w:w="0" w:type="auto"/>
            <w:tcBorders>
              <w:top w:val="single" w:sz="0" w:space="0" w:color="D3D3D3"/>
              <w:left w:val="single" w:sz="0" w:space="0" w:color="D3D3D3"/>
              <w:bottom w:val="single" w:sz="0" w:space="0" w:color="D3D3D3"/>
              <w:right w:val="single" w:sz="0" w:space="0" w:color="D3D3D3"/>
            </w:tcBorders>
          </w:tcPr>
          <w:p w14:paraId="06B074CE" w14:textId="77777777" w:rsidR="00022B71" w:rsidRDefault="005B112A">
            <w:pPr>
              <w:keepNext/>
              <w:spacing w:after="60"/>
              <w:jc w:val="center"/>
            </w:pPr>
            <w:r>
              <w:rPr>
                <w:rFonts w:ascii="Calibri" w:hAnsi="Calibri"/>
                <w:sz w:val="20"/>
              </w:rPr>
              <w:t>36.2 (130)</w:t>
            </w:r>
          </w:p>
        </w:tc>
        <w:tc>
          <w:tcPr>
            <w:tcW w:w="0" w:type="auto"/>
            <w:tcBorders>
              <w:top w:val="single" w:sz="0" w:space="0" w:color="D3D3D3"/>
              <w:left w:val="single" w:sz="0" w:space="0" w:color="D3D3D3"/>
              <w:bottom w:val="single" w:sz="0" w:space="0" w:color="D3D3D3"/>
              <w:right w:val="single" w:sz="0" w:space="0" w:color="D3D3D3"/>
            </w:tcBorders>
          </w:tcPr>
          <w:p w14:paraId="3A7DB962" w14:textId="77777777" w:rsidR="00022B71" w:rsidRDefault="005B112A">
            <w:pPr>
              <w:keepNext/>
              <w:spacing w:after="60"/>
              <w:jc w:val="center"/>
            </w:pPr>
            <w:r>
              <w:rPr>
                <w:rFonts w:ascii="Calibri" w:hAnsi="Calibri"/>
                <w:sz w:val="20"/>
              </w:rPr>
              <w:t>34.1 (123)</w:t>
            </w:r>
          </w:p>
        </w:tc>
        <w:tc>
          <w:tcPr>
            <w:tcW w:w="0" w:type="auto"/>
            <w:tcBorders>
              <w:top w:val="single" w:sz="0" w:space="0" w:color="D3D3D3"/>
              <w:left w:val="single" w:sz="0" w:space="0" w:color="D3D3D3"/>
              <w:bottom w:val="single" w:sz="0" w:space="0" w:color="D3D3D3"/>
              <w:right w:val="single" w:sz="0" w:space="0" w:color="D3D3D3"/>
            </w:tcBorders>
          </w:tcPr>
          <w:p w14:paraId="043DC770" w14:textId="77777777" w:rsidR="00022B71" w:rsidRDefault="00022B71">
            <w:pPr>
              <w:keepNext/>
              <w:spacing w:after="60"/>
              <w:jc w:val="center"/>
            </w:pPr>
          </w:p>
        </w:tc>
      </w:tr>
      <w:tr w:rsidR="00022B71" w14:paraId="2FE5245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39237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7712D423"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2861343C" w14:textId="77777777" w:rsidR="00022B71" w:rsidRDefault="005B112A">
            <w:pPr>
              <w:keepNext/>
              <w:spacing w:after="60"/>
              <w:jc w:val="center"/>
            </w:pPr>
            <w:r>
              <w:rPr>
                <w:rFonts w:ascii="Calibri" w:hAnsi="Calibri"/>
                <w:sz w:val="20"/>
              </w:rPr>
              <w:t>35.3 (127)</w:t>
            </w:r>
          </w:p>
        </w:tc>
        <w:tc>
          <w:tcPr>
            <w:tcW w:w="0" w:type="auto"/>
            <w:tcBorders>
              <w:top w:val="single" w:sz="0" w:space="0" w:color="D3D3D3"/>
              <w:left w:val="single" w:sz="0" w:space="0" w:color="D3D3D3"/>
              <w:bottom w:val="single" w:sz="0" w:space="0" w:color="D3D3D3"/>
              <w:right w:val="single" w:sz="0" w:space="0" w:color="D3D3D3"/>
            </w:tcBorders>
          </w:tcPr>
          <w:p w14:paraId="341D9C77" w14:textId="77777777" w:rsidR="00022B71" w:rsidRDefault="005B112A">
            <w:pPr>
              <w:keepNext/>
              <w:spacing w:after="60"/>
              <w:jc w:val="center"/>
            </w:pPr>
            <w:r>
              <w:rPr>
                <w:rFonts w:ascii="Calibri" w:hAnsi="Calibri"/>
                <w:sz w:val="20"/>
              </w:rPr>
              <w:t>19.8 (72)</w:t>
            </w:r>
          </w:p>
        </w:tc>
        <w:tc>
          <w:tcPr>
            <w:tcW w:w="0" w:type="auto"/>
            <w:tcBorders>
              <w:top w:val="single" w:sz="0" w:space="0" w:color="D3D3D3"/>
              <w:left w:val="single" w:sz="0" w:space="0" w:color="D3D3D3"/>
              <w:bottom w:val="single" w:sz="0" w:space="0" w:color="D3D3D3"/>
              <w:right w:val="single" w:sz="0" w:space="0" w:color="D3D3D3"/>
            </w:tcBorders>
          </w:tcPr>
          <w:p w14:paraId="6F0863AF" w14:textId="77777777" w:rsidR="00022B71" w:rsidRDefault="00022B71">
            <w:pPr>
              <w:keepNext/>
              <w:spacing w:after="60"/>
              <w:jc w:val="center"/>
            </w:pPr>
          </w:p>
        </w:tc>
      </w:tr>
      <w:tr w:rsidR="00022B71" w14:paraId="63718ED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AFE983" w14:textId="77777777" w:rsidR="00022B71" w:rsidRDefault="005B112A">
            <w:pPr>
              <w:keepNext/>
              <w:spacing w:after="60"/>
            </w:pPr>
            <w:r>
              <w:rPr>
                <w:rFonts w:ascii="Calibri" w:hAnsi="Calibri"/>
                <w:sz w:val="20"/>
              </w:rPr>
              <w:t>Votre_pere</w:t>
            </w:r>
          </w:p>
        </w:tc>
        <w:tc>
          <w:tcPr>
            <w:tcW w:w="0" w:type="auto"/>
            <w:tcBorders>
              <w:top w:val="single" w:sz="0" w:space="0" w:color="D3D3D3"/>
              <w:left w:val="single" w:sz="0" w:space="0" w:color="D3D3D3"/>
              <w:bottom w:val="single" w:sz="0" w:space="0" w:color="D3D3D3"/>
              <w:right w:val="single" w:sz="0" w:space="0" w:color="D3D3D3"/>
            </w:tcBorders>
          </w:tcPr>
          <w:p w14:paraId="6B9DFA2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920FB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71DB3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F29601" w14:textId="77777777" w:rsidR="00022B71" w:rsidRDefault="005B112A">
            <w:pPr>
              <w:keepNext/>
              <w:spacing w:after="60"/>
              <w:jc w:val="center"/>
            </w:pPr>
            <w:r>
              <w:rPr>
                <w:rFonts w:ascii="Calibri" w:hAnsi="Calibri"/>
                <w:sz w:val="20"/>
              </w:rPr>
              <w:t>0.004</w:t>
            </w:r>
          </w:p>
        </w:tc>
      </w:tr>
      <w:tr w:rsidR="00022B71" w14:paraId="58E7B5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8185D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1F8DB6F" w14:textId="77777777" w:rsidR="00022B71" w:rsidRDefault="005B112A">
            <w:pPr>
              <w:keepNext/>
              <w:spacing w:after="60"/>
              <w:jc w:val="center"/>
            </w:pPr>
            <w:r>
              <w:rPr>
                <w:rFonts w:ascii="Calibri" w:hAnsi="Calibri"/>
                <w:sz w:val="20"/>
              </w:rPr>
              <w:t>9.3 (67)</w:t>
            </w:r>
          </w:p>
        </w:tc>
        <w:tc>
          <w:tcPr>
            <w:tcW w:w="0" w:type="auto"/>
            <w:tcBorders>
              <w:top w:val="single" w:sz="0" w:space="0" w:color="D3D3D3"/>
              <w:left w:val="single" w:sz="0" w:space="0" w:color="D3D3D3"/>
              <w:bottom w:val="single" w:sz="0" w:space="0" w:color="D3D3D3"/>
              <w:right w:val="single" w:sz="0" w:space="0" w:color="D3D3D3"/>
            </w:tcBorders>
          </w:tcPr>
          <w:p w14:paraId="4306DFA1" w14:textId="77777777" w:rsidR="00022B71" w:rsidRDefault="005B112A">
            <w:pPr>
              <w:keepNext/>
              <w:spacing w:after="60"/>
              <w:jc w:val="center"/>
            </w:pPr>
            <w:r>
              <w:rPr>
                <w:rFonts w:ascii="Calibri" w:hAnsi="Calibri"/>
                <w:sz w:val="20"/>
              </w:rPr>
              <w:t xml:space="preserve">9.2 </w:t>
            </w: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79BE0711" w14:textId="77777777" w:rsidR="00022B71" w:rsidRDefault="005B112A">
            <w:pPr>
              <w:keepNext/>
              <w:spacing w:after="60"/>
              <w:jc w:val="center"/>
            </w:pPr>
            <w:r>
              <w:rPr>
                <w:rFonts w:ascii="Calibri" w:hAnsi="Calibri"/>
                <w:sz w:val="20"/>
              </w:rPr>
              <w:t>9.3 (34)</w:t>
            </w:r>
          </w:p>
        </w:tc>
        <w:tc>
          <w:tcPr>
            <w:tcW w:w="0" w:type="auto"/>
            <w:tcBorders>
              <w:top w:val="single" w:sz="0" w:space="0" w:color="D3D3D3"/>
              <w:left w:val="single" w:sz="0" w:space="0" w:color="D3D3D3"/>
              <w:bottom w:val="single" w:sz="0" w:space="0" w:color="D3D3D3"/>
              <w:right w:val="single" w:sz="0" w:space="0" w:color="D3D3D3"/>
            </w:tcBorders>
          </w:tcPr>
          <w:p w14:paraId="0A221762" w14:textId="77777777" w:rsidR="00022B71" w:rsidRDefault="00022B71">
            <w:pPr>
              <w:keepNext/>
              <w:spacing w:after="60"/>
              <w:jc w:val="center"/>
            </w:pPr>
          </w:p>
        </w:tc>
      </w:tr>
      <w:tr w:rsidR="00022B71" w14:paraId="6887C78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3D64E7"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A54E262" w14:textId="77777777" w:rsidR="00022B71" w:rsidRDefault="005B112A">
            <w:pPr>
              <w:keepNext/>
              <w:spacing w:after="60"/>
              <w:jc w:val="center"/>
            </w:pPr>
            <w:r>
              <w:rPr>
                <w:rFonts w:ascii="Calibri" w:hAnsi="Calibri"/>
                <w:sz w:val="20"/>
              </w:rPr>
              <w:t>7.1 (51)</w:t>
            </w:r>
          </w:p>
        </w:tc>
        <w:tc>
          <w:tcPr>
            <w:tcW w:w="0" w:type="auto"/>
            <w:tcBorders>
              <w:top w:val="single" w:sz="0" w:space="0" w:color="D3D3D3"/>
              <w:left w:val="single" w:sz="0" w:space="0" w:color="D3D3D3"/>
              <w:bottom w:val="single" w:sz="0" w:space="0" w:color="D3D3D3"/>
              <w:right w:val="single" w:sz="0" w:space="0" w:color="D3D3D3"/>
            </w:tcBorders>
          </w:tcPr>
          <w:p w14:paraId="557DBC17"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53A5AD2C" w14:textId="77777777" w:rsidR="00022B71" w:rsidRDefault="005B112A">
            <w:pPr>
              <w:keepNext/>
              <w:spacing w:after="60"/>
              <w:jc w:val="center"/>
            </w:pPr>
            <w:r>
              <w:rPr>
                <w:rFonts w:ascii="Calibri" w:hAnsi="Calibri"/>
                <w:sz w:val="20"/>
              </w:rPr>
              <w:t>9.0 (32)</w:t>
            </w:r>
          </w:p>
        </w:tc>
        <w:tc>
          <w:tcPr>
            <w:tcW w:w="0" w:type="auto"/>
            <w:tcBorders>
              <w:top w:val="single" w:sz="0" w:space="0" w:color="D3D3D3"/>
              <w:left w:val="single" w:sz="0" w:space="0" w:color="D3D3D3"/>
              <w:bottom w:val="single" w:sz="0" w:space="0" w:color="D3D3D3"/>
              <w:right w:val="single" w:sz="0" w:space="0" w:color="D3D3D3"/>
            </w:tcBorders>
          </w:tcPr>
          <w:p w14:paraId="15F163A1" w14:textId="77777777" w:rsidR="00022B71" w:rsidRDefault="00022B71">
            <w:pPr>
              <w:keepNext/>
              <w:spacing w:after="60"/>
              <w:jc w:val="center"/>
            </w:pPr>
          </w:p>
        </w:tc>
      </w:tr>
      <w:tr w:rsidR="00022B71" w14:paraId="5E97034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FDFD5A"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9ED3CD7" w14:textId="77777777" w:rsidR="00022B71" w:rsidRDefault="005B112A">
            <w:pPr>
              <w:keepNext/>
              <w:spacing w:after="60"/>
              <w:jc w:val="center"/>
            </w:pPr>
            <w:r>
              <w:rPr>
                <w:rFonts w:ascii="Calibri" w:hAnsi="Calibri"/>
                <w:sz w:val="20"/>
              </w:rPr>
              <w:t>22.6 (163)</w:t>
            </w:r>
          </w:p>
        </w:tc>
        <w:tc>
          <w:tcPr>
            <w:tcW w:w="0" w:type="auto"/>
            <w:tcBorders>
              <w:top w:val="single" w:sz="0" w:space="0" w:color="D3D3D3"/>
              <w:left w:val="single" w:sz="0" w:space="0" w:color="D3D3D3"/>
              <w:bottom w:val="single" w:sz="0" w:space="0" w:color="D3D3D3"/>
              <w:right w:val="single" w:sz="0" w:space="0" w:color="D3D3D3"/>
            </w:tcBorders>
          </w:tcPr>
          <w:p w14:paraId="3D43C119" w14:textId="77777777" w:rsidR="00022B71" w:rsidRDefault="005B112A">
            <w:pPr>
              <w:keepNext/>
              <w:spacing w:after="60"/>
              <w:jc w:val="center"/>
            </w:pPr>
            <w:r>
              <w:rPr>
                <w:rFonts w:ascii="Calibri" w:hAnsi="Calibri"/>
                <w:sz w:val="20"/>
              </w:rPr>
              <w:t>17.9 (64)</w:t>
            </w:r>
          </w:p>
        </w:tc>
        <w:tc>
          <w:tcPr>
            <w:tcW w:w="0" w:type="auto"/>
            <w:tcBorders>
              <w:top w:val="single" w:sz="0" w:space="0" w:color="D3D3D3"/>
              <w:left w:val="single" w:sz="0" w:space="0" w:color="D3D3D3"/>
              <w:bottom w:val="single" w:sz="0" w:space="0" w:color="D3D3D3"/>
              <w:right w:val="single" w:sz="0" w:space="0" w:color="D3D3D3"/>
            </w:tcBorders>
          </w:tcPr>
          <w:p w14:paraId="6B53B060" w14:textId="77777777" w:rsidR="00022B71" w:rsidRDefault="005B112A">
            <w:pPr>
              <w:keepNext/>
              <w:spacing w:after="60"/>
              <w:jc w:val="center"/>
            </w:pPr>
            <w:r>
              <w:rPr>
                <w:rFonts w:ascii="Calibri" w:hAnsi="Calibri"/>
                <w:sz w:val="20"/>
              </w:rPr>
              <w:t>27.2 (98)</w:t>
            </w:r>
          </w:p>
        </w:tc>
        <w:tc>
          <w:tcPr>
            <w:tcW w:w="0" w:type="auto"/>
            <w:tcBorders>
              <w:top w:val="single" w:sz="0" w:space="0" w:color="D3D3D3"/>
              <w:left w:val="single" w:sz="0" w:space="0" w:color="D3D3D3"/>
              <w:bottom w:val="single" w:sz="0" w:space="0" w:color="D3D3D3"/>
              <w:right w:val="single" w:sz="0" w:space="0" w:color="D3D3D3"/>
            </w:tcBorders>
          </w:tcPr>
          <w:p w14:paraId="04A239FB" w14:textId="77777777" w:rsidR="00022B71" w:rsidRDefault="00022B71">
            <w:pPr>
              <w:keepNext/>
              <w:spacing w:after="60"/>
              <w:jc w:val="center"/>
            </w:pPr>
          </w:p>
        </w:tc>
      </w:tr>
      <w:tr w:rsidR="00022B71" w14:paraId="5760E0C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64FA34"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6DF8710" w14:textId="77777777" w:rsidR="00022B71" w:rsidRDefault="005B112A">
            <w:pPr>
              <w:keepNext/>
              <w:spacing w:after="60"/>
              <w:jc w:val="center"/>
            </w:pPr>
            <w:r>
              <w:rPr>
                <w:rFonts w:ascii="Calibri" w:hAnsi="Calibri"/>
                <w:sz w:val="20"/>
              </w:rPr>
              <w:t>33.6 (242)</w:t>
            </w:r>
          </w:p>
        </w:tc>
        <w:tc>
          <w:tcPr>
            <w:tcW w:w="0" w:type="auto"/>
            <w:tcBorders>
              <w:top w:val="single" w:sz="0" w:space="0" w:color="D3D3D3"/>
              <w:left w:val="single" w:sz="0" w:space="0" w:color="D3D3D3"/>
              <w:bottom w:val="single" w:sz="0" w:space="0" w:color="D3D3D3"/>
              <w:right w:val="single" w:sz="0" w:space="0" w:color="D3D3D3"/>
            </w:tcBorders>
          </w:tcPr>
          <w:p w14:paraId="584D5969" w14:textId="77777777" w:rsidR="00022B71" w:rsidRDefault="005B112A">
            <w:pPr>
              <w:keepNext/>
              <w:spacing w:after="60"/>
              <w:jc w:val="center"/>
            </w:pPr>
            <w:r>
              <w:rPr>
                <w:rFonts w:ascii="Calibri" w:hAnsi="Calibri"/>
                <w:sz w:val="20"/>
              </w:rPr>
              <w:t>34.2 (123)</w:t>
            </w:r>
          </w:p>
        </w:tc>
        <w:tc>
          <w:tcPr>
            <w:tcW w:w="0" w:type="auto"/>
            <w:tcBorders>
              <w:top w:val="single" w:sz="0" w:space="0" w:color="D3D3D3"/>
              <w:left w:val="single" w:sz="0" w:space="0" w:color="D3D3D3"/>
              <w:bottom w:val="single" w:sz="0" w:space="0" w:color="D3D3D3"/>
              <w:right w:val="single" w:sz="0" w:space="0" w:color="D3D3D3"/>
            </w:tcBorders>
          </w:tcPr>
          <w:p w14:paraId="2A6C00DD" w14:textId="77777777" w:rsidR="00022B71" w:rsidRDefault="005B112A">
            <w:pPr>
              <w:keepNext/>
              <w:spacing w:after="60"/>
              <w:jc w:val="center"/>
            </w:pPr>
            <w:r>
              <w:rPr>
                <w:rFonts w:ascii="Calibri" w:hAnsi="Calibri"/>
                <w:sz w:val="20"/>
              </w:rPr>
              <w:t>33.0 (120)</w:t>
            </w:r>
          </w:p>
        </w:tc>
        <w:tc>
          <w:tcPr>
            <w:tcW w:w="0" w:type="auto"/>
            <w:tcBorders>
              <w:top w:val="single" w:sz="0" w:space="0" w:color="D3D3D3"/>
              <w:left w:val="single" w:sz="0" w:space="0" w:color="D3D3D3"/>
              <w:bottom w:val="single" w:sz="0" w:space="0" w:color="D3D3D3"/>
              <w:right w:val="single" w:sz="0" w:space="0" w:color="D3D3D3"/>
            </w:tcBorders>
          </w:tcPr>
          <w:p w14:paraId="0C69F176" w14:textId="77777777" w:rsidR="00022B71" w:rsidRDefault="00022B71">
            <w:pPr>
              <w:keepNext/>
              <w:spacing w:after="60"/>
              <w:jc w:val="center"/>
            </w:pPr>
          </w:p>
        </w:tc>
      </w:tr>
      <w:tr w:rsidR="00022B71" w14:paraId="29C049E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9D2DB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3AF0322E" w14:textId="77777777" w:rsidR="00022B71" w:rsidRDefault="005B112A">
            <w:pPr>
              <w:keepNext/>
              <w:spacing w:after="60"/>
              <w:jc w:val="center"/>
            </w:pPr>
            <w:r>
              <w:rPr>
                <w:rFonts w:ascii="Calibri" w:hAnsi="Calibri"/>
                <w:sz w:val="20"/>
              </w:rPr>
              <w:t>27.5 (198)</w:t>
            </w:r>
          </w:p>
        </w:tc>
        <w:tc>
          <w:tcPr>
            <w:tcW w:w="0" w:type="auto"/>
            <w:tcBorders>
              <w:top w:val="single" w:sz="0" w:space="0" w:color="D3D3D3"/>
              <w:left w:val="single" w:sz="0" w:space="0" w:color="D3D3D3"/>
              <w:bottom w:val="single" w:sz="0" w:space="0" w:color="D3D3D3"/>
              <w:right w:val="single" w:sz="0" w:space="0" w:color="D3D3D3"/>
            </w:tcBorders>
          </w:tcPr>
          <w:p w14:paraId="2BC1E0FC" w14:textId="77777777" w:rsidR="00022B71" w:rsidRDefault="005B112A">
            <w:pPr>
              <w:keepNext/>
              <w:spacing w:after="60"/>
              <w:jc w:val="center"/>
            </w:pPr>
            <w:r>
              <w:rPr>
                <w:rFonts w:ascii="Calibri" w:hAnsi="Calibri"/>
                <w:sz w:val="20"/>
              </w:rPr>
              <w:t>33.5 (120)</w:t>
            </w:r>
          </w:p>
        </w:tc>
        <w:tc>
          <w:tcPr>
            <w:tcW w:w="0" w:type="auto"/>
            <w:tcBorders>
              <w:top w:val="single" w:sz="0" w:space="0" w:color="D3D3D3"/>
              <w:left w:val="single" w:sz="0" w:space="0" w:color="D3D3D3"/>
              <w:bottom w:val="single" w:sz="0" w:space="0" w:color="D3D3D3"/>
              <w:right w:val="single" w:sz="0" w:space="0" w:color="D3D3D3"/>
            </w:tcBorders>
          </w:tcPr>
          <w:p w14:paraId="47E0E7F5" w14:textId="77777777" w:rsidR="00022B71" w:rsidRDefault="005B112A">
            <w:pPr>
              <w:keepNext/>
              <w:spacing w:after="60"/>
              <w:jc w:val="center"/>
            </w:pPr>
            <w:r>
              <w:rPr>
                <w:rFonts w:ascii="Calibri" w:hAnsi="Calibri"/>
                <w:sz w:val="20"/>
              </w:rPr>
              <w:t>21.5 (78)</w:t>
            </w:r>
          </w:p>
        </w:tc>
        <w:tc>
          <w:tcPr>
            <w:tcW w:w="0" w:type="auto"/>
            <w:tcBorders>
              <w:top w:val="single" w:sz="0" w:space="0" w:color="D3D3D3"/>
              <w:left w:val="single" w:sz="0" w:space="0" w:color="D3D3D3"/>
              <w:bottom w:val="single" w:sz="0" w:space="0" w:color="D3D3D3"/>
              <w:right w:val="single" w:sz="0" w:space="0" w:color="D3D3D3"/>
            </w:tcBorders>
          </w:tcPr>
          <w:p w14:paraId="1A2F75A0" w14:textId="77777777" w:rsidR="00022B71" w:rsidRDefault="00022B71">
            <w:pPr>
              <w:keepNext/>
              <w:spacing w:after="60"/>
              <w:jc w:val="center"/>
            </w:pPr>
          </w:p>
        </w:tc>
      </w:tr>
      <w:tr w:rsidR="00022B71" w14:paraId="54F7ED8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DEEC8B" w14:textId="77777777" w:rsidR="00022B71" w:rsidRDefault="005B112A">
            <w:pPr>
              <w:keepNext/>
              <w:spacing w:after="60"/>
            </w:pPr>
            <w:r>
              <w:rPr>
                <w:rFonts w:ascii="Calibri" w:hAnsi="Calibri"/>
                <w:sz w:val="20"/>
              </w:rPr>
              <w:t>Votre_soeur</w:t>
            </w:r>
          </w:p>
        </w:tc>
        <w:tc>
          <w:tcPr>
            <w:tcW w:w="0" w:type="auto"/>
            <w:tcBorders>
              <w:top w:val="single" w:sz="0" w:space="0" w:color="D3D3D3"/>
              <w:left w:val="single" w:sz="0" w:space="0" w:color="D3D3D3"/>
              <w:bottom w:val="single" w:sz="0" w:space="0" w:color="D3D3D3"/>
              <w:right w:val="single" w:sz="0" w:space="0" w:color="D3D3D3"/>
            </w:tcBorders>
          </w:tcPr>
          <w:p w14:paraId="132565F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C67E6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EC8AB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935385" w14:textId="77777777" w:rsidR="00022B71" w:rsidRDefault="005B112A">
            <w:pPr>
              <w:keepNext/>
              <w:spacing w:after="60"/>
              <w:jc w:val="center"/>
            </w:pPr>
            <w:r>
              <w:rPr>
                <w:rFonts w:ascii="Calibri" w:hAnsi="Calibri"/>
                <w:sz w:val="20"/>
              </w:rPr>
              <w:t>0.010</w:t>
            </w:r>
          </w:p>
        </w:tc>
      </w:tr>
      <w:tr w:rsidR="00022B71" w14:paraId="76595F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5F660C"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4DAC1AF"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674542EB" w14:textId="77777777" w:rsidR="00022B71" w:rsidRDefault="005B112A">
            <w:pPr>
              <w:keepNext/>
              <w:spacing w:after="60"/>
              <w:jc w:val="center"/>
            </w:pPr>
            <w:r>
              <w:rPr>
                <w:rFonts w:ascii="Calibri" w:hAnsi="Calibri"/>
                <w:sz w:val="20"/>
              </w:rPr>
              <w:t>24.7 (89)</w:t>
            </w:r>
          </w:p>
        </w:tc>
        <w:tc>
          <w:tcPr>
            <w:tcW w:w="0" w:type="auto"/>
            <w:tcBorders>
              <w:top w:val="single" w:sz="0" w:space="0" w:color="D3D3D3"/>
              <w:left w:val="single" w:sz="0" w:space="0" w:color="D3D3D3"/>
              <w:bottom w:val="single" w:sz="0" w:space="0" w:color="D3D3D3"/>
              <w:right w:val="single" w:sz="0" w:space="0" w:color="D3D3D3"/>
            </w:tcBorders>
          </w:tcPr>
          <w:p w14:paraId="6725243C" w14:textId="77777777" w:rsidR="00022B71" w:rsidRDefault="005B112A">
            <w:pPr>
              <w:keepNext/>
              <w:spacing w:after="60"/>
              <w:jc w:val="center"/>
            </w:pPr>
            <w:r>
              <w:rPr>
                <w:rFonts w:ascii="Calibri" w:hAnsi="Calibri"/>
                <w:sz w:val="20"/>
              </w:rPr>
              <w:t>25.8 (93)</w:t>
            </w:r>
          </w:p>
        </w:tc>
        <w:tc>
          <w:tcPr>
            <w:tcW w:w="0" w:type="auto"/>
            <w:tcBorders>
              <w:top w:val="single" w:sz="0" w:space="0" w:color="D3D3D3"/>
              <w:left w:val="single" w:sz="0" w:space="0" w:color="D3D3D3"/>
              <w:bottom w:val="single" w:sz="0" w:space="0" w:color="D3D3D3"/>
              <w:right w:val="single" w:sz="0" w:space="0" w:color="D3D3D3"/>
            </w:tcBorders>
          </w:tcPr>
          <w:p w14:paraId="16EBFD19" w14:textId="77777777" w:rsidR="00022B71" w:rsidRDefault="00022B71">
            <w:pPr>
              <w:keepNext/>
              <w:spacing w:after="60"/>
              <w:jc w:val="center"/>
            </w:pPr>
          </w:p>
        </w:tc>
      </w:tr>
      <w:tr w:rsidR="00022B71" w14:paraId="3094B4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BB4761"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4AE2D2D"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5908087D" w14:textId="77777777" w:rsidR="00022B71" w:rsidRDefault="005B112A">
            <w:pPr>
              <w:keepNext/>
              <w:spacing w:after="60"/>
              <w:jc w:val="center"/>
            </w:pPr>
            <w:r>
              <w:rPr>
                <w:rFonts w:ascii="Calibri" w:hAnsi="Calibri"/>
                <w:sz w:val="20"/>
              </w:rPr>
              <w:t>6.1 (22)</w:t>
            </w:r>
          </w:p>
        </w:tc>
        <w:tc>
          <w:tcPr>
            <w:tcW w:w="0" w:type="auto"/>
            <w:tcBorders>
              <w:top w:val="single" w:sz="0" w:space="0" w:color="D3D3D3"/>
              <w:left w:val="single" w:sz="0" w:space="0" w:color="D3D3D3"/>
              <w:bottom w:val="single" w:sz="0" w:space="0" w:color="D3D3D3"/>
              <w:right w:val="single" w:sz="0" w:space="0" w:color="D3D3D3"/>
            </w:tcBorders>
          </w:tcPr>
          <w:p w14:paraId="243A880A" w14:textId="77777777" w:rsidR="00022B71" w:rsidRDefault="005B112A">
            <w:pPr>
              <w:keepNext/>
              <w:spacing w:after="60"/>
              <w:jc w:val="center"/>
            </w:pPr>
            <w:r>
              <w:rPr>
                <w:rFonts w:ascii="Calibri" w:hAnsi="Calibri"/>
                <w:sz w:val="20"/>
              </w:rPr>
              <w:t>10.4 (37)</w:t>
            </w:r>
          </w:p>
        </w:tc>
        <w:tc>
          <w:tcPr>
            <w:tcW w:w="0" w:type="auto"/>
            <w:tcBorders>
              <w:top w:val="single" w:sz="0" w:space="0" w:color="D3D3D3"/>
              <w:left w:val="single" w:sz="0" w:space="0" w:color="D3D3D3"/>
              <w:bottom w:val="single" w:sz="0" w:space="0" w:color="D3D3D3"/>
              <w:right w:val="single" w:sz="0" w:space="0" w:color="D3D3D3"/>
            </w:tcBorders>
          </w:tcPr>
          <w:p w14:paraId="7481BF4C" w14:textId="77777777" w:rsidR="00022B71" w:rsidRDefault="00022B71">
            <w:pPr>
              <w:keepNext/>
              <w:spacing w:after="60"/>
              <w:jc w:val="center"/>
            </w:pPr>
          </w:p>
        </w:tc>
      </w:tr>
      <w:tr w:rsidR="00022B71" w14:paraId="58690F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D8CB1F"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3EF554F4" w14:textId="77777777" w:rsidR="00022B71" w:rsidRDefault="005B112A">
            <w:pPr>
              <w:keepNext/>
              <w:spacing w:after="60"/>
              <w:jc w:val="center"/>
            </w:pPr>
            <w:r>
              <w:rPr>
                <w:rFonts w:ascii="Calibri" w:hAnsi="Calibri"/>
                <w:sz w:val="20"/>
              </w:rPr>
              <w:t>25.8 (186)</w:t>
            </w:r>
          </w:p>
        </w:tc>
        <w:tc>
          <w:tcPr>
            <w:tcW w:w="0" w:type="auto"/>
            <w:tcBorders>
              <w:top w:val="single" w:sz="0" w:space="0" w:color="D3D3D3"/>
              <w:left w:val="single" w:sz="0" w:space="0" w:color="D3D3D3"/>
              <w:bottom w:val="single" w:sz="0" w:space="0" w:color="D3D3D3"/>
              <w:right w:val="single" w:sz="0" w:space="0" w:color="D3D3D3"/>
            </w:tcBorders>
          </w:tcPr>
          <w:p w14:paraId="64C8F5AC" w14:textId="77777777" w:rsidR="00022B71" w:rsidRDefault="005B112A">
            <w:pPr>
              <w:keepNext/>
              <w:spacing w:after="60"/>
              <w:jc w:val="center"/>
            </w:pPr>
            <w:r>
              <w:rPr>
                <w:rFonts w:ascii="Calibri" w:hAnsi="Calibri"/>
                <w:sz w:val="20"/>
              </w:rPr>
              <w:t>21.8 (78)</w:t>
            </w:r>
          </w:p>
        </w:tc>
        <w:tc>
          <w:tcPr>
            <w:tcW w:w="0" w:type="auto"/>
            <w:tcBorders>
              <w:top w:val="single" w:sz="0" w:space="0" w:color="D3D3D3"/>
              <w:left w:val="single" w:sz="0" w:space="0" w:color="D3D3D3"/>
              <w:bottom w:val="single" w:sz="0" w:space="0" w:color="D3D3D3"/>
              <w:right w:val="single" w:sz="0" w:space="0" w:color="D3D3D3"/>
            </w:tcBorders>
          </w:tcPr>
          <w:p w14:paraId="0C85A9F2" w14:textId="77777777" w:rsidR="00022B71" w:rsidRDefault="005B112A">
            <w:pPr>
              <w:keepNext/>
              <w:spacing w:after="60"/>
              <w:jc w:val="center"/>
            </w:pPr>
            <w:r>
              <w:rPr>
                <w:rFonts w:ascii="Calibri" w:hAnsi="Calibri"/>
                <w:sz w:val="20"/>
              </w:rPr>
              <w:t>29.8 (108)</w:t>
            </w:r>
          </w:p>
        </w:tc>
        <w:tc>
          <w:tcPr>
            <w:tcW w:w="0" w:type="auto"/>
            <w:tcBorders>
              <w:top w:val="single" w:sz="0" w:space="0" w:color="D3D3D3"/>
              <w:left w:val="single" w:sz="0" w:space="0" w:color="D3D3D3"/>
              <w:bottom w:val="single" w:sz="0" w:space="0" w:color="D3D3D3"/>
              <w:right w:val="single" w:sz="0" w:space="0" w:color="D3D3D3"/>
            </w:tcBorders>
          </w:tcPr>
          <w:p w14:paraId="7ED54FF3" w14:textId="77777777" w:rsidR="00022B71" w:rsidRDefault="00022B71">
            <w:pPr>
              <w:keepNext/>
              <w:spacing w:after="60"/>
              <w:jc w:val="center"/>
            </w:pPr>
          </w:p>
        </w:tc>
      </w:tr>
      <w:tr w:rsidR="00022B71" w14:paraId="22C97C6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83418A"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37627E5" w14:textId="77777777" w:rsidR="00022B71" w:rsidRDefault="005B112A">
            <w:pPr>
              <w:keepNext/>
              <w:spacing w:after="60"/>
              <w:jc w:val="center"/>
            </w:pPr>
            <w:r>
              <w:rPr>
                <w:rFonts w:ascii="Calibri" w:hAnsi="Calibri"/>
                <w:sz w:val="20"/>
              </w:rPr>
              <w:t>24.0 (173)</w:t>
            </w:r>
          </w:p>
        </w:tc>
        <w:tc>
          <w:tcPr>
            <w:tcW w:w="0" w:type="auto"/>
            <w:tcBorders>
              <w:top w:val="single" w:sz="0" w:space="0" w:color="D3D3D3"/>
              <w:left w:val="single" w:sz="0" w:space="0" w:color="D3D3D3"/>
              <w:bottom w:val="single" w:sz="0" w:space="0" w:color="D3D3D3"/>
              <w:right w:val="single" w:sz="0" w:space="0" w:color="D3D3D3"/>
            </w:tcBorders>
          </w:tcPr>
          <w:p w14:paraId="56E55116" w14:textId="77777777" w:rsidR="00022B71" w:rsidRDefault="005B112A">
            <w:pPr>
              <w:keepNext/>
              <w:spacing w:after="60"/>
              <w:jc w:val="center"/>
            </w:pPr>
            <w:r>
              <w:rPr>
                <w:rFonts w:ascii="Calibri" w:hAnsi="Calibri"/>
                <w:sz w:val="20"/>
              </w:rPr>
              <w:t>27.9 (100)</w:t>
            </w:r>
          </w:p>
        </w:tc>
        <w:tc>
          <w:tcPr>
            <w:tcW w:w="0" w:type="auto"/>
            <w:tcBorders>
              <w:top w:val="single" w:sz="0" w:space="0" w:color="D3D3D3"/>
              <w:left w:val="single" w:sz="0" w:space="0" w:color="D3D3D3"/>
              <w:bottom w:val="single" w:sz="0" w:space="0" w:color="D3D3D3"/>
              <w:right w:val="single" w:sz="0" w:space="0" w:color="D3D3D3"/>
            </w:tcBorders>
          </w:tcPr>
          <w:p w14:paraId="36648B1D" w14:textId="77777777" w:rsidR="00022B71" w:rsidRDefault="005B112A">
            <w:pPr>
              <w:keepNext/>
              <w:spacing w:after="60"/>
              <w:jc w:val="center"/>
            </w:pPr>
            <w:r>
              <w:rPr>
                <w:rFonts w:ascii="Calibri" w:hAnsi="Calibri"/>
                <w:sz w:val="20"/>
              </w:rPr>
              <w:t>20.1 (73)</w:t>
            </w:r>
          </w:p>
        </w:tc>
        <w:tc>
          <w:tcPr>
            <w:tcW w:w="0" w:type="auto"/>
            <w:tcBorders>
              <w:top w:val="single" w:sz="0" w:space="0" w:color="D3D3D3"/>
              <w:left w:val="single" w:sz="0" w:space="0" w:color="D3D3D3"/>
              <w:bottom w:val="single" w:sz="0" w:space="0" w:color="D3D3D3"/>
              <w:right w:val="single" w:sz="0" w:space="0" w:color="D3D3D3"/>
            </w:tcBorders>
          </w:tcPr>
          <w:p w14:paraId="4A39B45F" w14:textId="77777777" w:rsidR="00022B71" w:rsidRDefault="00022B71">
            <w:pPr>
              <w:keepNext/>
              <w:spacing w:after="60"/>
              <w:jc w:val="center"/>
            </w:pPr>
          </w:p>
        </w:tc>
      </w:tr>
      <w:tr w:rsidR="00022B71" w14:paraId="08DB5F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53CE1"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1ED3A97" w14:textId="77777777" w:rsidR="00022B71" w:rsidRDefault="005B112A">
            <w:pPr>
              <w:keepNext/>
              <w:spacing w:after="60"/>
              <w:jc w:val="center"/>
            </w:pPr>
            <w:r>
              <w:rPr>
                <w:rFonts w:ascii="Calibri" w:hAnsi="Calibri"/>
                <w:sz w:val="20"/>
              </w:rPr>
              <w:t>16.7 (121)</w:t>
            </w:r>
          </w:p>
        </w:tc>
        <w:tc>
          <w:tcPr>
            <w:tcW w:w="0" w:type="auto"/>
            <w:tcBorders>
              <w:top w:val="single" w:sz="0" w:space="0" w:color="D3D3D3"/>
              <w:left w:val="single" w:sz="0" w:space="0" w:color="D3D3D3"/>
              <w:bottom w:val="single" w:sz="0" w:space="0" w:color="D3D3D3"/>
              <w:right w:val="single" w:sz="0" w:space="0" w:color="D3D3D3"/>
            </w:tcBorders>
          </w:tcPr>
          <w:p w14:paraId="54ED64D5" w14:textId="77777777" w:rsidR="00022B71" w:rsidRDefault="005B112A">
            <w:pPr>
              <w:keepNext/>
              <w:spacing w:after="60"/>
              <w:jc w:val="center"/>
            </w:pPr>
            <w:r>
              <w:rPr>
                <w:rFonts w:ascii="Calibri" w:hAnsi="Calibri"/>
                <w:sz w:val="20"/>
              </w:rPr>
              <w:t xml:space="preserve">19.5 </w:t>
            </w: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32421F23" w14:textId="77777777" w:rsidR="00022B71" w:rsidRDefault="005B112A">
            <w:pPr>
              <w:keepNext/>
              <w:spacing w:after="60"/>
              <w:jc w:val="center"/>
            </w:pPr>
            <w:r>
              <w:rPr>
                <w:rFonts w:ascii="Calibri" w:hAnsi="Calibri"/>
                <w:sz w:val="20"/>
              </w:rPr>
              <w:t>13.9 (50)</w:t>
            </w:r>
          </w:p>
        </w:tc>
        <w:tc>
          <w:tcPr>
            <w:tcW w:w="0" w:type="auto"/>
            <w:tcBorders>
              <w:top w:val="single" w:sz="0" w:space="0" w:color="D3D3D3"/>
              <w:left w:val="single" w:sz="0" w:space="0" w:color="D3D3D3"/>
              <w:bottom w:val="single" w:sz="0" w:space="0" w:color="D3D3D3"/>
              <w:right w:val="single" w:sz="0" w:space="0" w:color="D3D3D3"/>
            </w:tcBorders>
          </w:tcPr>
          <w:p w14:paraId="2DB160CD" w14:textId="77777777" w:rsidR="00022B71" w:rsidRDefault="00022B71">
            <w:pPr>
              <w:keepNext/>
              <w:spacing w:after="60"/>
              <w:jc w:val="center"/>
            </w:pPr>
          </w:p>
        </w:tc>
      </w:tr>
      <w:tr w:rsidR="00022B71" w14:paraId="6006CAB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E039B6" w14:textId="77777777" w:rsidR="00022B71" w:rsidRDefault="005B112A">
            <w:pPr>
              <w:keepNext/>
              <w:spacing w:after="60"/>
            </w:pPr>
            <w:r>
              <w:rPr>
                <w:rFonts w:ascii="Calibri" w:hAnsi="Calibri"/>
                <w:sz w:val="20"/>
              </w:rPr>
              <w:t>Votre_frere</w:t>
            </w:r>
          </w:p>
        </w:tc>
        <w:tc>
          <w:tcPr>
            <w:tcW w:w="0" w:type="auto"/>
            <w:tcBorders>
              <w:top w:val="single" w:sz="0" w:space="0" w:color="D3D3D3"/>
              <w:left w:val="single" w:sz="0" w:space="0" w:color="D3D3D3"/>
              <w:bottom w:val="single" w:sz="0" w:space="0" w:color="D3D3D3"/>
              <w:right w:val="single" w:sz="0" w:space="0" w:color="D3D3D3"/>
            </w:tcBorders>
          </w:tcPr>
          <w:p w14:paraId="4F12E39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B1137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444AE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FAE3ED" w14:textId="77777777" w:rsidR="00022B71" w:rsidRDefault="005B112A">
            <w:pPr>
              <w:keepNext/>
              <w:spacing w:after="60"/>
              <w:jc w:val="center"/>
            </w:pPr>
            <w:r>
              <w:rPr>
                <w:rFonts w:ascii="Calibri" w:hAnsi="Calibri"/>
                <w:sz w:val="20"/>
              </w:rPr>
              <w:t>0.2</w:t>
            </w:r>
          </w:p>
        </w:tc>
      </w:tr>
      <w:tr w:rsidR="00022B71" w14:paraId="1A770E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9CDE7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00EAC2E" w14:textId="77777777" w:rsidR="00022B71" w:rsidRDefault="005B112A">
            <w:pPr>
              <w:keepNext/>
              <w:spacing w:after="60"/>
              <w:jc w:val="center"/>
            </w:pPr>
            <w:r>
              <w:rPr>
                <w:rFonts w:ascii="Calibri" w:hAnsi="Calibri"/>
                <w:sz w:val="20"/>
              </w:rPr>
              <w:t>27.7 (200)</w:t>
            </w:r>
          </w:p>
        </w:tc>
        <w:tc>
          <w:tcPr>
            <w:tcW w:w="0" w:type="auto"/>
            <w:tcBorders>
              <w:top w:val="single" w:sz="0" w:space="0" w:color="D3D3D3"/>
              <w:left w:val="single" w:sz="0" w:space="0" w:color="D3D3D3"/>
              <w:bottom w:val="single" w:sz="0" w:space="0" w:color="D3D3D3"/>
              <w:right w:val="single" w:sz="0" w:space="0" w:color="D3D3D3"/>
            </w:tcBorders>
          </w:tcPr>
          <w:p w14:paraId="0DF048CA" w14:textId="77777777" w:rsidR="00022B71" w:rsidRDefault="005B112A">
            <w:pPr>
              <w:keepNext/>
              <w:spacing w:after="60"/>
              <w:jc w:val="center"/>
            </w:pPr>
            <w:r>
              <w:rPr>
                <w:rFonts w:ascii="Calibri" w:hAnsi="Calibri"/>
                <w:sz w:val="20"/>
              </w:rPr>
              <w:t>27.4 (98)</w:t>
            </w:r>
          </w:p>
        </w:tc>
        <w:tc>
          <w:tcPr>
            <w:tcW w:w="0" w:type="auto"/>
            <w:tcBorders>
              <w:top w:val="single" w:sz="0" w:space="0" w:color="D3D3D3"/>
              <w:left w:val="single" w:sz="0" w:space="0" w:color="D3D3D3"/>
              <w:bottom w:val="single" w:sz="0" w:space="0" w:color="D3D3D3"/>
              <w:right w:val="single" w:sz="0" w:space="0" w:color="D3D3D3"/>
            </w:tcBorders>
          </w:tcPr>
          <w:p w14:paraId="56252C52" w14:textId="77777777" w:rsidR="00022B71" w:rsidRDefault="005B112A">
            <w:pPr>
              <w:keepNext/>
              <w:spacing w:after="60"/>
              <w:jc w:val="center"/>
            </w:pPr>
            <w:r>
              <w:rPr>
                <w:rFonts w:ascii="Calibri" w:hAnsi="Calibri"/>
                <w:sz w:val="20"/>
              </w:rPr>
              <w:t>28.0 (101)</w:t>
            </w:r>
          </w:p>
        </w:tc>
        <w:tc>
          <w:tcPr>
            <w:tcW w:w="0" w:type="auto"/>
            <w:tcBorders>
              <w:top w:val="single" w:sz="0" w:space="0" w:color="D3D3D3"/>
              <w:left w:val="single" w:sz="0" w:space="0" w:color="D3D3D3"/>
              <w:bottom w:val="single" w:sz="0" w:space="0" w:color="D3D3D3"/>
              <w:right w:val="single" w:sz="0" w:space="0" w:color="D3D3D3"/>
            </w:tcBorders>
          </w:tcPr>
          <w:p w14:paraId="6B2235CE" w14:textId="77777777" w:rsidR="00022B71" w:rsidRDefault="00022B71">
            <w:pPr>
              <w:keepNext/>
              <w:spacing w:after="60"/>
              <w:jc w:val="center"/>
            </w:pPr>
          </w:p>
        </w:tc>
      </w:tr>
      <w:tr w:rsidR="00022B71" w14:paraId="1FEBEBA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82AF11"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4831D82" w14:textId="77777777" w:rsidR="00022B71" w:rsidRDefault="005B112A">
            <w:pPr>
              <w:keepNext/>
              <w:spacing w:after="60"/>
              <w:jc w:val="center"/>
            </w:pPr>
            <w:r>
              <w:rPr>
                <w:rFonts w:ascii="Calibri" w:hAnsi="Calibri"/>
                <w:sz w:val="20"/>
              </w:rPr>
              <w:t>8.2 (59)</w:t>
            </w:r>
          </w:p>
        </w:tc>
        <w:tc>
          <w:tcPr>
            <w:tcW w:w="0" w:type="auto"/>
            <w:tcBorders>
              <w:top w:val="single" w:sz="0" w:space="0" w:color="D3D3D3"/>
              <w:left w:val="single" w:sz="0" w:space="0" w:color="D3D3D3"/>
              <w:bottom w:val="single" w:sz="0" w:space="0" w:color="D3D3D3"/>
              <w:right w:val="single" w:sz="0" w:space="0" w:color="D3D3D3"/>
            </w:tcBorders>
          </w:tcPr>
          <w:p w14:paraId="350FC125" w14:textId="77777777" w:rsidR="00022B71" w:rsidRDefault="005B112A">
            <w:pPr>
              <w:keepNext/>
              <w:spacing w:after="60"/>
              <w:jc w:val="center"/>
            </w:pPr>
            <w:r>
              <w:rPr>
                <w:rFonts w:ascii="Calibri" w:hAnsi="Calibri"/>
                <w:sz w:val="20"/>
              </w:rPr>
              <w:t>7.1 (26)</w:t>
            </w:r>
          </w:p>
        </w:tc>
        <w:tc>
          <w:tcPr>
            <w:tcW w:w="0" w:type="auto"/>
            <w:tcBorders>
              <w:top w:val="single" w:sz="0" w:space="0" w:color="D3D3D3"/>
              <w:left w:val="single" w:sz="0" w:space="0" w:color="D3D3D3"/>
              <w:bottom w:val="single" w:sz="0" w:space="0" w:color="D3D3D3"/>
              <w:right w:val="single" w:sz="0" w:space="0" w:color="D3D3D3"/>
            </w:tcBorders>
          </w:tcPr>
          <w:p w14:paraId="387175C5"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73BFCB6C" w14:textId="77777777" w:rsidR="00022B71" w:rsidRDefault="00022B71">
            <w:pPr>
              <w:keepNext/>
              <w:spacing w:after="60"/>
              <w:jc w:val="center"/>
            </w:pPr>
          </w:p>
        </w:tc>
      </w:tr>
      <w:tr w:rsidR="00022B71" w14:paraId="6295114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BCB54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3A83E499" w14:textId="77777777" w:rsidR="00022B71" w:rsidRDefault="005B112A">
            <w:pPr>
              <w:keepNext/>
              <w:spacing w:after="60"/>
              <w:jc w:val="center"/>
            </w:pPr>
            <w:r>
              <w:rPr>
                <w:rFonts w:ascii="Calibri" w:hAnsi="Calibri"/>
                <w:sz w:val="20"/>
              </w:rPr>
              <w:t>27.1 (195)</w:t>
            </w:r>
          </w:p>
        </w:tc>
        <w:tc>
          <w:tcPr>
            <w:tcW w:w="0" w:type="auto"/>
            <w:tcBorders>
              <w:top w:val="single" w:sz="0" w:space="0" w:color="D3D3D3"/>
              <w:left w:val="single" w:sz="0" w:space="0" w:color="D3D3D3"/>
              <w:bottom w:val="single" w:sz="0" w:space="0" w:color="D3D3D3"/>
              <w:right w:val="single" w:sz="0" w:space="0" w:color="D3D3D3"/>
            </w:tcBorders>
          </w:tcPr>
          <w:p w14:paraId="70E5A010" w14:textId="77777777" w:rsidR="00022B71" w:rsidRDefault="005B112A">
            <w:pPr>
              <w:keepNext/>
              <w:spacing w:after="60"/>
              <w:jc w:val="center"/>
            </w:pPr>
            <w:r>
              <w:rPr>
                <w:rFonts w:ascii="Calibri" w:hAnsi="Calibri"/>
                <w:sz w:val="20"/>
              </w:rPr>
              <w:t>24.6 (88)</w:t>
            </w:r>
          </w:p>
        </w:tc>
        <w:tc>
          <w:tcPr>
            <w:tcW w:w="0" w:type="auto"/>
            <w:tcBorders>
              <w:top w:val="single" w:sz="0" w:space="0" w:color="D3D3D3"/>
              <w:left w:val="single" w:sz="0" w:space="0" w:color="D3D3D3"/>
              <w:bottom w:val="single" w:sz="0" w:space="0" w:color="D3D3D3"/>
              <w:right w:val="single" w:sz="0" w:space="0" w:color="D3D3D3"/>
            </w:tcBorders>
          </w:tcPr>
          <w:p w14:paraId="343A87E4" w14:textId="77777777" w:rsidR="00022B71" w:rsidRDefault="005B112A">
            <w:pPr>
              <w:keepNext/>
              <w:spacing w:after="60"/>
              <w:jc w:val="center"/>
            </w:pPr>
            <w:r>
              <w:rPr>
                <w:rFonts w:ascii="Calibri" w:hAnsi="Calibri"/>
                <w:sz w:val="20"/>
              </w:rPr>
              <w:t>29.5 (107)</w:t>
            </w:r>
          </w:p>
        </w:tc>
        <w:tc>
          <w:tcPr>
            <w:tcW w:w="0" w:type="auto"/>
            <w:tcBorders>
              <w:top w:val="single" w:sz="0" w:space="0" w:color="D3D3D3"/>
              <w:left w:val="single" w:sz="0" w:space="0" w:color="D3D3D3"/>
              <w:bottom w:val="single" w:sz="0" w:space="0" w:color="D3D3D3"/>
              <w:right w:val="single" w:sz="0" w:space="0" w:color="D3D3D3"/>
            </w:tcBorders>
          </w:tcPr>
          <w:p w14:paraId="447BF5E4" w14:textId="77777777" w:rsidR="00022B71" w:rsidRDefault="00022B71">
            <w:pPr>
              <w:keepNext/>
              <w:spacing w:after="60"/>
              <w:jc w:val="center"/>
            </w:pPr>
          </w:p>
        </w:tc>
      </w:tr>
      <w:tr w:rsidR="00022B71" w14:paraId="1C62DDE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C4CEC0"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83C5C31" w14:textId="77777777" w:rsidR="00022B71" w:rsidRDefault="005B112A">
            <w:pPr>
              <w:keepNext/>
              <w:spacing w:after="60"/>
              <w:jc w:val="center"/>
            </w:pPr>
            <w:r>
              <w:rPr>
                <w:rFonts w:ascii="Calibri" w:hAnsi="Calibri"/>
                <w:sz w:val="20"/>
              </w:rPr>
              <w:t>23.2 (167)</w:t>
            </w:r>
          </w:p>
        </w:tc>
        <w:tc>
          <w:tcPr>
            <w:tcW w:w="0" w:type="auto"/>
            <w:tcBorders>
              <w:top w:val="single" w:sz="0" w:space="0" w:color="D3D3D3"/>
              <w:left w:val="single" w:sz="0" w:space="0" w:color="D3D3D3"/>
              <w:bottom w:val="single" w:sz="0" w:space="0" w:color="D3D3D3"/>
              <w:right w:val="single" w:sz="0" w:space="0" w:color="D3D3D3"/>
            </w:tcBorders>
          </w:tcPr>
          <w:p w14:paraId="5EA97F5E" w14:textId="77777777" w:rsidR="00022B71" w:rsidRDefault="005B112A">
            <w:pPr>
              <w:keepNext/>
              <w:spacing w:after="60"/>
              <w:jc w:val="center"/>
            </w:pPr>
            <w:r>
              <w:rPr>
                <w:rFonts w:ascii="Calibri" w:hAnsi="Calibri"/>
                <w:sz w:val="20"/>
              </w:rPr>
              <w:t>24.4 (87)</w:t>
            </w:r>
          </w:p>
        </w:tc>
        <w:tc>
          <w:tcPr>
            <w:tcW w:w="0" w:type="auto"/>
            <w:tcBorders>
              <w:top w:val="single" w:sz="0" w:space="0" w:color="D3D3D3"/>
              <w:left w:val="single" w:sz="0" w:space="0" w:color="D3D3D3"/>
              <w:bottom w:val="single" w:sz="0" w:space="0" w:color="D3D3D3"/>
              <w:right w:val="single" w:sz="0" w:space="0" w:color="D3D3D3"/>
            </w:tcBorders>
          </w:tcPr>
          <w:p w14:paraId="27882280" w14:textId="77777777" w:rsidR="00022B71" w:rsidRDefault="005B112A">
            <w:pPr>
              <w:keepNext/>
              <w:spacing w:after="60"/>
              <w:jc w:val="center"/>
            </w:pPr>
            <w:r>
              <w:rPr>
                <w:rFonts w:ascii="Calibri" w:hAnsi="Calibri"/>
                <w:sz w:val="20"/>
              </w:rPr>
              <w:t>22.1 (80)</w:t>
            </w:r>
          </w:p>
        </w:tc>
        <w:tc>
          <w:tcPr>
            <w:tcW w:w="0" w:type="auto"/>
            <w:tcBorders>
              <w:top w:val="single" w:sz="0" w:space="0" w:color="D3D3D3"/>
              <w:left w:val="single" w:sz="0" w:space="0" w:color="D3D3D3"/>
              <w:bottom w:val="single" w:sz="0" w:space="0" w:color="D3D3D3"/>
              <w:right w:val="single" w:sz="0" w:space="0" w:color="D3D3D3"/>
            </w:tcBorders>
          </w:tcPr>
          <w:p w14:paraId="2CA04AD0" w14:textId="77777777" w:rsidR="00022B71" w:rsidRDefault="00022B71">
            <w:pPr>
              <w:keepNext/>
              <w:spacing w:after="60"/>
              <w:jc w:val="center"/>
            </w:pPr>
          </w:p>
        </w:tc>
      </w:tr>
      <w:tr w:rsidR="00022B71" w14:paraId="0AB6FDB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71C84"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83DBFA2"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13ED6EDD" w14:textId="77777777" w:rsidR="00022B71" w:rsidRDefault="005B112A">
            <w:pPr>
              <w:keepNext/>
              <w:spacing w:after="60"/>
              <w:jc w:val="center"/>
            </w:pPr>
            <w:r>
              <w:rPr>
                <w:rFonts w:ascii="Calibri" w:hAnsi="Calibri"/>
                <w:sz w:val="20"/>
              </w:rPr>
              <w:t>16.6 (60)</w:t>
            </w:r>
          </w:p>
        </w:tc>
        <w:tc>
          <w:tcPr>
            <w:tcW w:w="0" w:type="auto"/>
            <w:tcBorders>
              <w:top w:val="single" w:sz="0" w:space="0" w:color="D3D3D3"/>
              <w:left w:val="single" w:sz="0" w:space="0" w:color="D3D3D3"/>
              <w:bottom w:val="single" w:sz="0" w:space="0" w:color="D3D3D3"/>
              <w:right w:val="single" w:sz="0" w:space="0" w:color="D3D3D3"/>
            </w:tcBorders>
          </w:tcPr>
          <w:p w14:paraId="16C2D2EE" w14:textId="77777777" w:rsidR="00022B71" w:rsidRDefault="005B112A">
            <w:pPr>
              <w:keepNext/>
              <w:spacing w:after="60"/>
              <w:jc w:val="center"/>
            </w:pPr>
            <w:r>
              <w:rPr>
                <w:rFonts w:ascii="Calibri" w:hAnsi="Calibri"/>
                <w:sz w:val="20"/>
              </w:rPr>
              <w:t>11.1 (40)</w:t>
            </w:r>
          </w:p>
        </w:tc>
        <w:tc>
          <w:tcPr>
            <w:tcW w:w="0" w:type="auto"/>
            <w:tcBorders>
              <w:top w:val="single" w:sz="0" w:space="0" w:color="D3D3D3"/>
              <w:left w:val="single" w:sz="0" w:space="0" w:color="D3D3D3"/>
              <w:bottom w:val="single" w:sz="0" w:space="0" w:color="D3D3D3"/>
              <w:right w:val="single" w:sz="0" w:space="0" w:color="D3D3D3"/>
            </w:tcBorders>
          </w:tcPr>
          <w:p w14:paraId="4B22A23E" w14:textId="77777777" w:rsidR="00022B71" w:rsidRDefault="00022B71">
            <w:pPr>
              <w:keepNext/>
              <w:spacing w:after="60"/>
              <w:jc w:val="center"/>
            </w:pPr>
          </w:p>
        </w:tc>
      </w:tr>
      <w:tr w:rsidR="00022B71" w14:paraId="54F3AE0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F289F" w14:textId="77777777" w:rsidR="00022B71" w:rsidRDefault="005B112A">
            <w:pPr>
              <w:keepNext/>
              <w:spacing w:after="60"/>
            </w:pPr>
            <w:r>
              <w:rPr>
                <w:rFonts w:ascii="Calibri" w:hAnsi="Calibri"/>
                <w:sz w:val="20"/>
              </w:rPr>
              <w:t>Vos_amis</w:t>
            </w:r>
          </w:p>
        </w:tc>
        <w:tc>
          <w:tcPr>
            <w:tcW w:w="0" w:type="auto"/>
            <w:tcBorders>
              <w:top w:val="single" w:sz="0" w:space="0" w:color="D3D3D3"/>
              <w:left w:val="single" w:sz="0" w:space="0" w:color="D3D3D3"/>
              <w:bottom w:val="single" w:sz="0" w:space="0" w:color="D3D3D3"/>
              <w:right w:val="single" w:sz="0" w:space="0" w:color="D3D3D3"/>
            </w:tcBorders>
          </w:tcPr>
          <w:p w14:paraId="113633E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71099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89D14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2F62F2" w14:textId="77777777" w:rsidR="00022B71" w:rsidRDefault="005B112A">
            <w:pPr>
              <w:keepNext/>
              <w:spacing w:after="60"/>
              <w:jc w:val="center"/>
            </w:pPr>
            <w:r>
              <w:rPr>
                <w:rFonts w:ascii="Calibri" w:hAnsi="Calibri"/>
                <w:sz w:val="20"/>
              </w:rPr>
              <w:t>&lt;0.001</w:t>
            </w:r>
          </w:p>
        </w:tc>
      </w:tr>
      <w:tr w:rsidR="00022B71" w14:paraId="3FA8360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678999"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6168A9F" w14:textId="77777777" w:rsidR="00022B71" w:rsidRDefault="005B112A">
            <w:pPr>
              <w:keepNext/>
              <w:spacing w:after="60"/>
              <w:jc w:val="center"/>
            </w:pPr>
            <w:r>
              <w:rPr>
                <w:rFonts w:ascii="Calibri" w:hAnsi="Calibri"/>
                <w:sz w:val="20"/>
              </w:rPr>
              <w:t>1.8 (13)</w:t>
            </w:r>
          </w:p>
        </w:tc>
        <w:tc>
          <w:tcPr>
            <w:tcW w:w="0" w:type="auto"/>
            <w:tcBorders>
              <w:top w:val="single" w:sz="0" w:space="0" w:color="D3D3D3"/>
              <w:left w:val="single" w:sz="0" w:space="0" w:color="D3D3D3"/>
              <w:bottom w:val="single" w:sz="0" w:space="0" w:color="D3D3D3"/>
              <w:right w:val="single" w:sz="0" w:space="0" w:color="D3D3D3"/>
            </w:tcBorders>
          </w:tcPr>
          <w:p w14:paraId="39D0E003" w14:textId="77777777" w:rsidR="00022B71" w:rsidRDefault="005B112A">
            <w:pPr>
              <w:keepNext/>
              <w:spacing w:after="60"/>
              <w:jc w:val="center"/>
            </w:pPr>
            <w:r>
              <w:rPr>
                <w:rFonts w:ascii="Calibri" w:hAnsi="Calibri"/>
                <w:sz w:val="20"/>
              </w:rPr>
              <w:t>1.1 (4)</w:t>
            </w:r>
          </w:p>
        </w:tc>
        <w:tc>
          <w:tcPr>
            <w:tcW w:w="0" w:type="auto"/>
            <w:tcBorders>
              <w:top w:val="single" w:sz="0" w:space="0" w:color="D3D3D3"/>
              <w:left w:val="single" w:sz="0" w:space="0" w:color="D3D3D3"/>
              <w:bottom w:val="single" w:sz="0" w:space="0" w:color="D3D3D3"/>
              <w:right w:val="single" w:sz="0" w:space="0" w:color="D3D3D3"/>
            </w:tcBorders>
          </w:tcPr>
          <w:p w14:paraId="1D2E9C4C" w14:textId="77777777" w:rsidR="00022B71" w:rsidRDefault="005B112A">
            <w:pPr>
              <w:keepNext/>
              <w:spacing w:after="60"/>
              <w:jc w:val="center"/>
            </w:pPr>
            <w:r>
              <w:rPr>
                <w:rFonts w:ascii="Calibri" w:hAnsi="Calibri"/>
                <w:sz w:val="20"/>
              </w:rPr>
              <w:t>2.6 (9)</w:t>
            </w:r>
          </w:p>
        </w:tc>
        <w:tc>
          <w:tcPr>
            <w:tcW w:w="0" w:type="auto"/>
            <w:tcBorders>
              <w:top w:val="single" w:sz="0" w:space="0" w:color="D3D3D3"/>
              <w:left w:val="single" w:sz="0" w:space="0" w:color="D3D3D3"/>
              <w:bottom w:val="single" w:sz="0" w:space="0" w:color="D3D3D3"/>
              <w:right w:val="single" w:sz="0" w:space="0" w:color="D3D3D3"/>
            </w:tcBorders>
          </w:tcPr>
          <w:p w14:paraId="202ED4D8" w14:textId="77777777" w:rsidR="00022B71" w:rsidRDefault="00022B71">
            <w:pPr>
              <w:keepNext/>
              <w:spacing w:after="60"/>
              <w:jc w:val="center"/>
            </w:pPr>
          </w:p>
        </w:tc>
      </w:tr>
      <w:tr w:rsidR="00022B71" w14:paraId="7A7D0E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2CFF3C"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0487B15" w14:textId="77777777" w:rsidR="00022B71" w:rsidRDefault="005B112A">
            <w:pPr>
              <w:keepNext/>
              <w:spacing w:after="60"/>
              <w:jc w:val="center"/>
            </w:pPr>
            <w:r>
              <w:rPr>
                <w:rFonts w:ascii="Calibri" w:hAnsi="Calibri"/>
                <w:sz w:val="20"/>
              </w:rPr>
              <w:t>7.5 (54)</w:t>
            </w:r>
          </w:p>
        </w:tc>
        <w:tc>
          <w:tcPr>
            <w:tcW w:w="0" w:type="auto"/>
            <w:tcBorders>
              <w:top w:val="single" w:sz="0" w:space="0" w:color="D3D3D3"/>
              <w:left w:val="single" w:sz="0" w:space="0" w:color="D3D3D3"/>
              <w:bottom w:val="single" w:sz="0" w:space="0" w:color="D3D3D3"/>
              <w:right w:val="single" w:sz="0" w:space="0" w:color="D3D3D3"/>
            </w:tcBorders>
          </w:tcPr>
          <w:p w14:paraId="57A6D01C" w14:textId="77777777" w:rsidR="00022B71" w:rsidRDefault="005B112A">
            <w:pPr>
              <w:keepNext/>
              <w:spacing w:after="60"/>
              <w:jc w:val="center"/>
            </w:pPr>
            <w:r>
              <w:rPr>
                <w:rFonts w:ascii="Calibri" w:hAnsi="Calibri"/>
                <w:sz w:val="20"/>
              </w:rPr>
              <w:t>6.5 (23)</w:t>
            </w:r>
          </w:p>
        </w:tc>
        <w:tc>
          <w:tcPr>
            <w:tcW w:w="0" w:type="auto"/>
            <w:tcBorders>
              <w:top w:val="single" w:sz="0" w:space="0" w:color="D3D3D3"/>
              <w:left w:val="single" w:sz="0" w:space="0" w:color="D3D3D3"/>
              <w:bottom w:val="single" w:sz="0" w:space="0" w:color="D3D3D3"/>
              <w:right w:val="single" w:sz="0" w:space="0" w:color="D3D3D3"/>
            </w:tcBorders>
          </w:tcPr>
          <w:p w14:paraId="358AA933" w14:textId="77777777" w:rsidR="00022B71" w:rsidRDefault="005B112A">
            <w:pPr>
              <w:keepNext/>
              <w:spacing w:after="60"/>
              <w:jc w:val="center"/>
            </w:pPr>
            <w:r>
              <w:rPr>
                <w:rFonts w:ascii="Calibri" w:hAnsi="Calibri"/>
                <w:sz w:val="20"/>
              </w:rPr>
              <w:t>8.6 (31)</w:t>
            </w:r>
          </w:p>
        </w:tc>
        <w:tc>
          <w:tcPr>
            <w:tcW w:w="0" w:type="auto"/>
            <w:tcBorders>
              <w:top w:val="single" w:sz="0" w:space="0" w:color="D3D3D3"/>
              <w:left w:val="single" w:sz="0" w:space="0" w:color="D3D3D3"/>
              <w:bottom w:val="single" w:sz="0" w:space="0" w:color="D3D3D3"/>
              <w:right w:val="single" w:sz="0" w:space="0" w:color="D3D3D3"/>
            </w:tcBorders>
          </w:tcPr>
          <w:p w14:paraId="2389DA01" w14:textId="77777777" w:rsidR="00022B71" w:rsidRDefault="00022B71">
            <w:pPr>
              <w:keepNext/>
              <w:spacing w:after="60"/>
              <w:jc w:val="center"/>
            </w:pPr>
          </w:p>
        </w:tc>
      </w:tr>
      <w:tr w:rsidR="00022B71" w14:paraId="444F3A8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B4C359"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3B6F316" w14:textId="77777777" w:rsidR="00022B71" w:rsidRDefault="005B112A">
            <w:pPr>
              <w:keepNext/>
              <w:spacing w:after="60"/>
              <w:jc w:val="center"/>
            </w:pPr>
            <w:r>
              <w:rPr>
                <w:rFonts w:ascii="Calibri" w:hAnsi="Calibri"/>
                <w:sz w:val="20"/>
              </w:rPr>
              <w:t>30.9 (222)</w:t>
            </w:r>
          </w:p>
        </w:tc>
        <w:tc>
          <w:tcPr>
            <w:tcW w:w="0" w:type="auto"/>
            <w:tcBorders>
              <w:top w:val="single" w:sz="0" w:space="0" w:color="D3D3D3"/>
              <w:left w:val="single" w:sz="0" w:space="0" w:color="D3D3D3"/>
              <w:bottom w:val="single" w:sz="0" w:space="0" w:color="D3D3D3"/>
              <w:right w:val="single" w:sz="0" w:space="0" w:color="D3D3D3"/>
            </w:tcBorders>
          </w:tcPr>
          <w:p w14:paraId="4C989751" w14:textId="77777777" w:rsidR="00022B71" w:rsidRDefault="005B112A">
            <w:pPr>
              <w:keepNext/>
              <w:spacing w:after="60"/>
              <w:jc w:val="center"/>
            </w:pPr>
            <w:r>
              <w:rPr>
                <w:rFonts w:ascii="Calibri" w:hAnsi="Calibri"/>
                <w:sz w:val="20"/>
              </w:rPr>
              <w:t>24.1 (87)</w:t>
            </w:r>
          </w:p>
        </w:tc>
        <w:tc>
          <w:tcPr>
            <w:tcW w:w="0" w:type="auto"/>
            <w:tcBorders>
              <w:top w:val="single" w:sz="0" w:space="0" w:color="D3D3D3"/>
              <w:left w:val="single" w:sz="0" w:space="0" w:color="D3D3D3"/>
              <w:bottom w:val="single" w:sz="0" w:space="0" w:color="D3D3D3"/>
              <w:right w:val="single" w:sz="0" w:space="0" w:color="D3D3D3"/>
            </w:tcBorders>
          </w:tcPr>
          <w:p w14:paraId="14F1CFE0" w14:textId="77777777" w:rsidR="00022B71" w:rsidRDefault="005B112A">
            <w:pPr>
              <w:keepNext/>
              <w:spacing w:after="60"/>
              <w:jc w:val="center"/>
            </w:pPr>
            <w:r>
              <w:rPr>
                <w:rFonts w:ascii="Calibri" w:hAnsi="Calibri"/>
                <w:sz w:val="20"/>
              </w:rPr>
              <w:t>37.5 (136)</w:t>
            </w:r>
          </w:p>
        </w:tc>
        <w:tc>
          <w:tcPr>
            <w:tcW w:w="0" w:type="auto"/>
            <w:tcBorders>
              <w:top w:val="single" w:sz="0" w:space="0" w:color="D3D3D3"/>
              <w:left w:val="single" w:sz="0" w:space="0" w:color="D3D3D3"/>
              <w:bottom w:val="single" w:sz="0" w:space="0" w:color="D3D3D3"/>
              <w:right w:val="single" w:sz="0" w:space="0" w:color="D3D3D3"/>
            </w:tcBorders>
          </w:tcPr>
          <w:p w14:paraId="1BC088DD" w14:textId="77777777" w:rsidR="00022B71" w:rsidRDefault="00022B71">
            <w:pPr>
              <w:keepNext/>
              <w:spacing w:after="60"/>
              <w:jc w:val="center"/>
            </w:pPr>
          </w:p>
        </w:tc>
      </w:tr>
      <w:tr w:rsidR="00022B71" w14:paraId="6B9F7D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47E38"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BEB00E3" w14:textId="77777777" w:rsidR="00022B71" w:rsidRDefault="005B112A">
            <w:pPr>
              <w:keepNext/>
              <w:spacing w:after="60"/>
              <w:jc w:val="center"/>
            </w:pPr>
            <w:r>
              <w:rPr>
                <w:rFonts w:ascii="Calibri" w:hAnsi="Calibri"/>
                <w:sz w:val="20"/>
              </w:rPr>
              <w:t>47.1 (340)</w:t>
            </w:r>
          </w:p>
        </w:tc>
        <w:tc>
          <w:tcPr>
            <w:tcW w:w="0" w:type="auto"/>
            <w:tcBorders>
              <w:top w:val="single" w:sz="0" w:space="0" w:color="D3D3D3"/>
              <w:left w:val="single" w:sz="0" w:space="0" w:color="D3D3D3"/>
              <w:bottom w:val="single" w:sz="0" w:space="0" w:color="D3D3D3"/>
              <w:right w:val="single" w:sz="0" w:space="0" w:color="D3D3D3"/>
            </w:tcBorders>
          </w:tcPr>
          <w:p w14:paraId="718DD66F" w14:textId="77777777" w:rsidR="00022B71" w:rsidRDefault="005B112A">
            <w:pPr>
              <w:keepNext/>
              <w:spacing w:after="60"/>
              <w:jc w:val="center"/>
            </w:pPr>
            <w:r>
              <w:rPr>
                <w:rFonts w:ascii="Calibri" w:hAnsi="Calibri"/>
                <w:sz w:val="20"/>
              </w:rPr>
              <w:t>51.7 (186)</w:t>
            </w:r>
          </w:p>
        </w:tc>
        <w:tc>
          <w:tcPr>
            <w:tcW w:w="0" w:type="auto"/>
            <w:tcBorders>
              <w:top w:val="single" w:sz="0" w:space="0" w:color="D3D3D3"/>
              <w:left w:val="single" w:sz="0" w:space="0" w:color="D3D3D3"/>
              <w:bottom w:val="single" w:sz="0" w:space="0" w:color="D3D3D3"/>
              <w:right w:val="single" w:sz="0" w:space="0" w:color="D3D3D3"/>
            </w:tcBorders>
          </w:tcPr>
          <w:p w14:paraId="69685596" w14:textId="77777777" w:rsidR="00022B71" w:rsidRDefault="005B112A">
            <w:pPr>
              <w:keepNext/>
              <w:spacing w:after="60"/>
              <w:jc w:val="center"/>
            </w:pPr>
            <w:r>
              <w:rPr>
                <w:rFonts w:ascii="Calibri" w:hAnsi="Calibri"/>
                <w:sz w:val="20"/>
              </w:rPr>
              <w:t>42.6 (154)</w:t>
            </w:r>
          </w:p>
        </w:tc>
        <w:tc>
          <w:tcPr>
            <w:tcW w:w="0" w:type="auto"/>
            <w:tcBorders>
              <w:top w:val="single" w:sz="0" w:space="0" w:color="D3D3D3"/>
              <w:left w:val="single" w:sz="0" w:space="0" w:color="D3D3D3"/>
              <w:bottom w:val="single" w:sz="0" w:space="0" w:color="D3D3D3"/>
              <w:right w:val="single" w:sz="0" w:space="0" w:color="D3D3D3"/>
            </w:tcBorders>
          </w:tcPr>
          <w:p w14:paraId="62A83FAB" w14:textId="77777777" w:rsidR="00022B71" w:rsidRDefault="00022B71">
            <w:pPr>
              <w:keepNext/>
              <w:spacing w:after="60"/>
              <w:jc w:val="center"/>
            </w:pPr>
          </w:p>
        </w:tc>
      </w:tr>
      <w:tr w:rsidR="00022B71" w14:paraId="1EC5D72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A64286"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552EA51" w14:textId="77777777" w:rsidR="00022B71" w:rsidRDefault="005B112A">
            <w:pPr>
              <w:keepNext/>
              <w:spacing w:after="60"/>
              <w:jc w:val="center"/>
            </w:pPr>
            <w:r>
              <w:rPr>
                <w:rFonts w:ascii="Calibri" w:hAnsi="Calibri"/>
                <w:sz w:val="20"/>
              </w:rPr>
              <w:t>12.7 (91)</w:t>
            </w:r>
          </w:p>
        </w:tc>
        <w:tc>
          <w:tcPr>
            <w:tcW w:w="0" w:type="auto"/>
            <w:tcBorders>
              <w:top w:val="single" w:sz="0" w:space="0" w:color="D3D3D3"/>
              <w:left w:val="single" w:sz="0" w:space="0" w:color="D3D3D3"/>
              <w:bottom w:val="single" w:sz="0" w:space="0" w:color="D3D3D3"/>
              <w:right w:val="single" w:sz="0" w:space="0" w:color="D3D3D3"/>
            </w:tcBorders>
          </w:tcPr>
          <w:p w14:paraId="38F404E3" w14:textId="77777777" w:rsidR="00022B71" w:rsidRDefault="005B112A">
            <w:pPr>
              <w:keepNext/>
              <w:spacing w:after="60"/>
              <w:jc w:val="center"/>
            </w:pPr>
            <w:r>
              <w:rPr>
                <w:rFonts w:ascii="Calibri" w:hAnsi="Calibri"/>
                <w:sz w:val="20"/>
              </w:rPr>
              <w:t>16.7 (60)</w:t>
            </w:r>
          </w:p>
        </w:tc>
        <w:tc>
          <w:tcPr>
            <w:tcW w:w="0" w:type="auto"/>
            <w:tcBorders>
              <w:top w:val="single" w:sz="0" w:space="0" w:color="D3D3D3"/>
              <w:left w:val="single" w:sz="0" w:space="0" w:color="D3D3D3"/>
              <w:bottom w:val="single" w:sz="0" w:space="0" w:color="D3D3D3"/>
              <w:right w:val="single" w:sz="0" w:space="0" w:color="D3D3D3"/>
            </w:tcBorders>
          </w:tcPr>
          <w:p w14:paraId="046C3BAE" w14:textId="77777777" w:rsidR="00022B71" w:rsidRDefault="005B112A">
            <w:pPr>
              <w:keepNext/>
              <w:spacing w:after="60"/>
              <w:jc w:val="center"/>
            </w:pPr>
            <w:r>
              <w:rPr>
                <w:rFonts w:ascii="Calibri" w:hAnsi="Calibri"/>
                <w:sz w:val="20"/>
              </w:rPr>
              <w:t>8.7 (31)</w:t>
            </w:r>
          </w:p>
        </w:tc>
        <w:tc>
          <w:tcPr>
            <w:tcW w:w="0" w:type="auto"/>
            <w:tcBorders>
              <w:top w:val="single" w:sz="0" w:space="0" w:color="D3D3D3"/>
              <w:left w:val="single" w:sz="0" w:space="0" w:color="D3D3D3"/>
              <w:bottom w:val="single" w:sz="0" w:space="0" w:color="D3D3D3"/>
              <w:right w:val="single" w:sz="0" w:space="0" w:color="D3D3D3"/>
            </w:tcBorders>
          </w:tcPr>
          <w:p w14:paraId="473A3310" w14:textId="77777777" w:rsidR="00022B71" w:rsidRDefault="00022B71">
            <w:pPr>
              <w:keepNext/>
              <w:spacing w:after="60"/>
              <w:jc w:val="center"/>
            </w:pPr>
          </w:p>
        </w:tc>
      </w:tr>
      <w:tr w:rsidR="00022B71" w14:paraId="6D23408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DB29E4" w14:textId="77777777" w:rsidR="00022B71" w:rsidRDefault="005B112A">
            <w:pPr>
              <w:keepNext/>
              <w:spacing w:after="60"/>
            </w:pPr>
            <w:r>
              <w:rPr>
                <w:rFonts w:ascii="Calibri" w:hAnsi="Calibri"/>
                <w:sz w:val="20"/>
              </w:rPr>
              <w:t>A_l_ecole</w:t>
            </w:r>
          </w:p>
        </w:tc>
        <w:tc>
          <w:tcPr>
            <w:tcW w:w="0" w:type="auto"/>
            <w:tcBorders>
              <w:top w:val="single" w:sz="0" w:space="0" w:color="D3D3D3"/>
              <w:left w:val="single" w:sz="0" w:space="0" w:color="D3D3D3"/>
              <w:bottom w:val="single" w:sz="0" w:space="0" w:color="D3D3D3"/>
              <w:right w:val="single" w:sz="0" w:space="0" w:color="D3D3D3"/>
            </w:tcBorders>
          </w:tcPr>
          <w:p w14:paraId="40E2D0F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76817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51C33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BB0107" w14:textId="77777777" w:rsidR="00022B71" w:rsidRDefault="005B112A">
            <w:pPr>
              <w:keepNext/>
              <w:spacing w:after="60"/>
              <w:jc w:val="center"/>
            </w:pPr>
            <w:r>
              <w:rPr>
                <w:rFonts w:ascii="Calibri" w:hAnsi="Calibri"/>
                <w:sz w:val="20"/>
              </w:rPr>
              <w:t>0.10</w:t>
            </w:r>
          </w:p>
        </w:tc>
      </w:tr>
      <w:tr w:rsidR="00022B71" w14:paraId="5326072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6F9D2F"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0EE16F9" w14:textId="77777777" w:rsidR="00022B71" w:rsidRDefault="005B112A">
            <w:pPr>
              <w:keepNext/>
              <w:spacing w:after="60"/>
              <w:jc w:val="center"/>
            </w:pPr>
            <w:r>
              <w:rPr>
                <w:rFonts w:ascii="Calibri" w:hAnsi="Calibri"/>
                <w:sz w:val="20"/>
              </w:rPr>
              <w:t>10.3 (74)</w:t>
            </w:r>
          </w:p>
        </w:tc>
        <w:tc>
          <w:tcPr>
            <w:tcW w:w="0" w:type="auto"/>
            <w:tcBorders>
              <w:top w:val="single" w:sz="0" w:space="0" w:color="D3D3D3"/>
              <w:left w:val="single" w:sz="0" w:space="0" w:color="D3D3D3"/>
              <w:bottom w:val="single" w:sz="0" w:space="0" w:color="D3D3D3"/>
              <w:right w:val="single" w:sz="0" w:space="0" w:color="D3D3D3"/>
            </w:tcBorders>
          </w:tcPr>
          <w:p w14:paraId="28F434E3" w14:textId="77777777" w:rsidR="00022B71" w:rsidRDefault="005B112A">
            <w:pPr>
              <w:keepNext/>
              <w:spacing w:after="60"/>
              <w:jc w:val="center"/>
            </w:pPr>
            <w:r>
              <w:rPr>
                <w:rFonts w:ascii="Calibri" w:hAnsi="Calibri"/>
                <w:sz w:val="20"/>
              </w:rPr>
              <w:t>11.1 (40)</w:t>
            </w:r>
          </w:p>
        </w:tc>
        <w:tc>
          <w:tcPr>
            <w:tcW w:w="0" w:type="auto"/>
            <w:tcBorders>
              <w:top w:val="single" w:sz="0" w:space="0" w:color="D3D3D3"/>
              <w:left w:val="single" w:sz="0" w:space="0" w:color="D3D3D3"/>
              <w:bottom w:val="single" w:sz="0" w:space="0" w:color="D3D3D3"/>
              <w:right w:val="single" w:sz="0" w:space="0" w:color="D3D3D3"/>
            </w:tcBorders>
          </w:tcPr>
          <w:p w14:paraId="3B9DA78E" w14:textId="77777777" w:rsidR="00022B71" w:rsidRDefault="005B112A">
            <w:pPr>
              <w:keepNext/>
              <w:spacing w:after="60"/>
              <w:jc w:val="center"/>
            </w:pPr>
            <w:r>
              <w:rPr>
                <w:rFonts w:ascii="Calibri" w:hAnsi="Calibri"/>
                <w:sz w:val="20"/>
              </w:rPr>
              <w:t>9.6 (35)</w:t>
            </w:r>
          </w:p>
        </w:tc>
        <w:tc>
          <w:tcPr>
            <w:tcW w:w="0" w:type="auto"/>
            <w:tcBorders>
              <w:top w:val="single" w:sz="0" w:space="0" w:color="D3D3D3"/>
              <w:left w:val="single" w:sz="0" w:space="0" w:color="D3D3D3"/>
              <w:bottom w:val="single" w:sz="0" w:space="0" w:color="D3D3D3"/>
              <w:right w:val="single" w:sz="0" w:space="0" w:color="D3D3D3"/>
            </w:tcBorders>
          </w:tcPr>
          <w:p w14:paraId="2A31CA2E" w14:textId="77777777" w:rsidR="00022B71" w:rsidRDefault="00022B71">
            <w:pPr>
              <w:keepNext/>
              <w:spacing w:after="60"/>
              <w:jc w:val="center"/>
            </w:pPr>
          </w:p>
        </w:tc>
      </w:tr>
      <w:tr w:rsidR="00022B71" w14:paraId="145DF21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ED1EBC"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7C0FBA5" w14:textId="77777777" w:rsidR="00022B71" w:rsidRDefault="005B112A">
            <w:pPr>
              <w:keepNext/>
              <w:spacing w:after="60"/>
              <w:jc w:val="center"/>
            </w:pPr>
            <w:r>
              <w:rPr>
                <w:rFonts w:ascii="Calibri" w:hAnsi="Calibri"/>
                <w:sz w:val="20"/>
              </w:rPr>
              <w:t>9.4 (68)</w:t>
            </w:r>
          </w:p>
        </w:tc>
        <w:tc>
          <w:tcPr>
            <w:tcW w:w="0" w:type="auto"/>
            <w:tcBorders>
              <w:top w:val="single" w:sz="0" w:space="0" w:color="D3D3D3"/>
              <w:left w:val="single" w:sz="0" w:space="0" w:color="D3D3D3"/>
              <w:bottom w:val="single" w:sz="0" w:space="0" w:color="D3D3D3"/>
              <w:right w:val="single" w:sz="0" w:space="0" w:color="D3D3D3"/>
            </w:tcBorders>
          </w:tcPr>
          <w:p w14:paraId="5182D1C4" w14:textId="77777777" w:rsidR="00022B71" w:rsidRDefault="005B112A">
            <w:pPr>
              <w:keepNext/>
              <w:spacing w:after="60"/>
              <w:jc w:val="center"/>
            </w:pPr>
            <w:r>
              <w:rPr>
                <w:rFonts w:ascii="Calibri" w:hAnsi="Calibri"/>
                <w:sz w:val="20"/>
              </w:rPr>
              <w:t>7.8 (28)</w:t>
            </w:r>
          </w:p>
        </w:tc>
        <w:tc>
          <w:tcPr>
            <w:tcW w:w="0" w:type="auto"/>
            <w:tcBorders>
              <w:top w:val="single" w:sz="0" w:space="0" w:color="D3D3D3"/>
              <w:left w:val="single" w:sz="0" w:space="0" w:color="D3D3D3"/>
              <w:bottom w:val="single" w:sz="0" w:space="0" w:color="D3D3D3"/>
              <w:right w:val="single" w:sz="0" w:space="0" w:color="D3D3D3"/>
            </w:tcBorders>
          </w:tcPr>
          <w:p w14:paraId="22B62A77" w14:textId="77777777" w:rsidR="00022B71" w:rsidRDefault="005B112A">
            <w:pPr>
              <w:keepNext/>
              <w:spacing w:after="60"/>
              <w:jc w:val="center"/>
            </w:pPr>
            <w:r>
              <w:rPr>
                <w:rFonts w:ascii="Calibri" w:hAnsi="Calibri"/>
                <w:sz w:val="20"/>
              </w:rPr>
              <w:t>11.0 (40)</w:t>
            </w:r>
          </w:p>
        </w:tc>
        <w:tc>
          <w:tcPr>
            <w:tcW w:w="0" w:type="auto"/>
            <w:tcBorders>
              <w:top w:val="single" w:sz="0" w:space="0" w:color="D3D3D3"/>
              <w:left w:val="single" w:sz="0" w:space="0" w:color="D3D3D3"/>
              <w:bottom w:val="single" w:sz="0" w:space="0" w:color="D3D3D3"/>
              <w:right w:val="single" w:sz="0" w:space="0" w:color="D3D3D3"/>
            </w:tcBorders>
          </w:tcPr>
          <w:p w14:paraId="4187DE0A" w14:textId="77777777" w:rsidR="00022B71" w:rsidRDefault="00022B71">
            <w:pPr>
              <w:keepNext/>
              <w:spacing w:after="60"/>
              <w:jc w:val="center"/>
            </w:pPr>
          </w:p>
        </w:tc>
      </w:tr>
      <w:tr w:rsidR="00022B71" w14:paraId="25868FE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1C0DC7" w14:textId="77777777" w:rsidR="00022B71" w:rsidRDefault="005B112A">
            <w:pPr>
              <w:keepNext/>
              <w:spacing w:after="60"/>
            </w:pPr>
            <w:r>
              <w:rPr>
                <w:rFonts w:ascii="Calibri" w:hAnsi="Calibri"/>
                <w:sz w:val="20"/>
              </w:rPr>
              <w:t xml:space="preserve">    Plus ou moins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16496D74" w14:textId="77777777" w:rsidR="00022B71" w:rsidRDefault="005B112A">
            <w:pPr>
              <w:keepNext/>
              <w:spacing w:after="60"/>
              <w:jc w:val="center"/>
            </w:pPr>
            <w:r>
              <w:rPr>
                <w:rFonts w:ascii="Calibri" w:hAnsi="Calibri"/>
                <w:sz w:val="20"/>
              </w:rPr>
              <w:t>28.1 (203)</w:t>
            </w:r>
          </w:p>
        </w:tc>
        <w:tc>
          <w:tcPr>
            <w:tcW w:w="0" w:type="auto"/>
            <w:tcBorders>
              <w:top w:val="single" w:sz="0" w:space="0" w:color="D3D3D3"/>
              <w:left w:val="single" w:sz="0" w:space="0" w:color="D3D3D3"/>
              <w:bottom w:val="single" w:sz="0" w:space="0" w:color="D3D3D3"/>
              <w:right w:val="single" w:sz="0" w:space="0" w:color="D3D3D3"/>
            </w:tcBorders>
          </w:tcPr>
          <w:p w14:paraId="19F8ACD2" w14:textId="77777777" w:rsidR="00022B71" w:rsidRDefault="005B112A">
            <w:pPr>
              <w:keepNext/>
              <w:spacing w:after="60"/>
              <w:jc w:val="center"/>
            </w:pPr>
            <w:r>
              <w:rPr>
                <w:rFonts w:ascii="Calibri" w:hAnsi="Calibri"/>
                <w:sz w:val="20"/>
              </w:rPr>
              <w:t>23.9 (86)</w:t>
            </w:r>
          </w:p>
        </w:tc>
        <w:tc>
          <w:tcPr>
            <w:tcW w:w="0" w:type="auto"/>
            <w:tcBorders>
              <w:top w:val="single" w:sz="0" w:space="0" w:color="D3D3D3"/>
              <w:left w:val="single" w:sz="0" w:space="0" w:color="D3D3D3"/>
              <w:bottom w:val="single" w:sz="0" w:space="0" w:color="D3D3D3"/>
              <w:right w:val="single" w:sz="0" w:space="0" w:color="D3D3D3"/>
            </w:tcBorders>
          </w:tcPr>
          <w:p w14:paraId="740AB82C" w14:textId="77777777" w:rsidR="00022B71" w:rsidRDefault="005B112A">
            <w:pPr>
              <w:keepNext/>
              <w:spacing w:after="60"/>
              <w:jc w:val="center"/>
            </w:pPr>
            <w:r>
              <w:rPr>
                <w:rFonts w:ascii="Calibri" w:hAnsi="Calibri"/>
                <w:sz w:val="20"/>
              </w:rPr>
              <w:t>32.3 (117)</w:t>
            </w:r>
          </w:p>
        </w:tc>
        <w:tc>
          <w:tcPr>
            <w:tcW w:w="0" w:type="auto"/>
            <w:tcBorders>
              <w:top w:val="single" w:sz="0" w:space="0" w:color="D3D3D3"/>
              <w:left w:val="single" w:sz="0" w:space="0" w:color="D3D3D3"/>
              <w:bottom w:val="single" w:sz="0" w:space="0" w:color="D3D3D3"/>
              <w:right w:val="single" w:sz="0" w:space="0" w:color="D3D3D3"/>
            </w:tcBorders>
          </w:tcPr>
          <w:p w14:paraId="5A485F8D" w14:textId="77777777" w:rsidR="00022B71" w:rsidRDefault="00022B71">
            <w:pPr>
              <w:keepNext/>
              <w:spacing w:after="60"/>
              <w:jc w:val="center"/>
            </w:pPr>
          </w:p>
        </w:tc>
      </w:tr>
      <w:tr w:rsidR="00022B71" w14:paraId="2489D05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4B1EB5"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AE5C969" w14:textId="77777777" w:rsidR="00022B71" w:rsidRDefault="005B112A">
            <w:pPr>
              <w:keepNext/>
              <w:spacing w:after="60"/>
              <w:jc w:val="center"/>
            </w:pPr>
            <w:r>
              <w:rPr>
                <w:rFonts w:ascii="Calibri" w:hAnsi="Calibri"/>
                <w:sz w:val="20"/>
              </w:rPr>
              <w:t>39.5 (284)</w:t>
            </w:r>
          </w:p>
        </w:tc>
        <w:tc>
          <w:tcPr>
            <w:tcW w:w="0" w:type="auto"/>
            <w:tcBorders>
              <w:top w:val="single" w:sz="0" w:space="0" w:color="D3D3D3"/>
              <w:left w:val="single" w:sz="0" w:space="0" w:color="D3D3D3"/>
              <w:bottom w:val="single" w:sz="0" w:space="0" w:color="D3D3D3"/>
              <w:right w:val="single" w:sz="0" w:space="0" w:color="D3D3D3"/>
            </w:tcBorders>
          </w:tcPr>
          <w:p w14:paraId="5C6CC22B" w14:textId="77777777" w:rsidR="00022B71" w:rsidRDefault="005B112A">
            <w:pPr>
              <w:keepNext/>
              <w:spacing w:after="60"/>
              <w:jc w:val="center"/>
            </w:pPr>
            <w:r>
              <w:rPr>
                <w:rFonts w:ascii="Calibri" w:hAnsi="Calibri"/>
                <w:sz w:val="20"/>
              </w:rPr>
              <w:t>42.8 (154)</w:t>
            </w:r>
          </w:p>
        </w:tc>
        <w:tc>
          <w:tcPr>
            <w:tcW w:w="0" w:type="auto"/>
            <w:tcBorders>
              <w:top w:val="single" w:sz="0" w:space="0" w:color="D3D3D3"/>
              <w:left w:val="single" w:sz="0" w:space="0" w:color="D3D3D3"/>
              <w:bottom w:val="single" w:sz="0" w:space="0" w:color="D3D3D3"/>
              <w:right w:val="single" w:sz="0" w:space="0" w:color="D3D3D3"/>
            </w:tcBorders>
          </w:tcPr>
          <w:p w14:paraId="5361E3BB" w14:textId="77777777" w:rsidR="00022B71" w:rsidRDefault="005B112A">
            <w:pPr>
              <w:keepNext/>
              <w:spacing w:after="60"/>
              <w:jc w:val="center"/>
            </w:pPr>
            <w:r>
              <w:rPr>
                <w:rFonts w:ascii="Calibri" w:hAnsi="Calibri"/>
                <w:sz w:val="20"/>
              </w:rPr>
              <w:t>36.2 (131)</w:t>
            </w:r>
          </w:p>
        </w:tc>
        <w:tc>
          <w:tcPr>
            <w:tcW w:w="0" w:type="auto"/>
            <w:tcBorders>
              <w:top w:val="single" w:sz="0" w:space="0" w:color="D3D3D3"/>
              <w:left w:val="single" w:sz="0" w:space="0" w:color="D3D3D3"/>
              <w:bottom w:val="single" w:sz="0" w:space="0" w:color="D3D3D3"/>
              <w:right w:val="single" w:sz="0" w:space="0" w:color="D3D3D3"/>
            </w:tcBorders>
          </w:tcPr>
          <w:p w14:paraId="6D6A5D4A" w14:textId="77777777" w:rsidR="00022B71" w:rsidRDefault="00022B71">
            <w:pPr>
              <w:keepNext/>
              <w:spacing w:after="60"/>
              <w:jc w:val="center"/>
            </w:pPr>
          </w:p>
        </w:tc>
      </w:tr>
      <w:tr w:rsidR="00022B71" w14:paraId="7670D6C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0AD8E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792FBEFA" w14:textId="77777777" w:rsidR="00022B71" w:rsidRDefault="005B112A">
            <w:pPr>
              <w:keepNext/>
              <w:spacing w:after="60"/>
              <w:jc w:val="center"/>
            </w:pPr>
            <w:r>
              <w:rPr>
                <w:rFonts w:ascii="Calibri" w:hAnsi="Calibri"/>
                <w:sz w:val="20"/>
              </w:rPr>
              <w:t>12.7 (92)</w:t>
            </w:r>
          </w:p>
        </w:tc>
        <w:tc>
          <w:tcPr>
            <w:tcW w:w="0" w:type="auto"/>
            <w:tcBorders>
              <w:top w:val="single" w:sz="0" w:space="0" w:color="D3D3D3"/>
              <w:left w:val="single" w:sz="0" w:space="0" w:color="D3D3D3"/>
              <w:bottom w:val="single" w:sz="0" w:space="0" w:color="D3D3D3"/>
              <w:right w:val="single" w:sz="0" w:space="0" w:color="D3D3D3"/>
            </w:tcBorders>
          </w:tcPr>
          <w:p w14:paraId="37BE6B57" w14:textId="77777777" w:rsidR="00022B71" w:rsidRDefault="005B112A">
            <w:pPr>
              <w:keepNext/>
              <w:spacing w:after="60"/>
              <w:jc w:val="center"/>
            </w:pPr>
            <w:r>
              <w:rPr>
                <w:rFonts w:ascii="Calibri" w:hAnsi="Calibri"/>
                <w:sz w:val="20"/>
              </w:rPr>
              <w:t>14.4 (52)</w:t>
            </w:r>
          </w:p>
        </w:tc>
        <w:tc>
          <w:tcPr>
            <w:tcW w:w="0" w:type="auto"/>
            <w:tcBorders>
              <w:top w:val="single" w:sz="0" w:space="0" w:color="D3D3D3"/>
              <w:left w:val="single" w:sz="0" w:space="0" w:color="D3D3D3"/>
              <w:bottom w:val="single" w:sz="0" w:space="0" w:color="D3D3D3"/>
              <w:right w:val="single" w:sz="0" w:space="0" w:color="D3D3D3"/>
            </w:tcBorders>
          </w:tcPr>
          <w:p w14:paraId="1F28BF73" w14:textId="77777777" w:rsidR="00022B71" w:rsidRDefault="005B112A">
            <w:pPr>
              <w:keepNext/>
              <w:spacing w:after="60"/>
              <w:jc w:val="center"/>
            </w:pPr>
            <w:r>
              <w:rPr>
                <w:rFonts w:ascii="Calibri" w:hAnsi="Calibri"/>
                <w:sz w:val="20"/>
              </w:rPr>
              <w:t>11.0 (40)</w:t>
            </w:r>
          </w:p>
        </w:tc>
        <w:tc>
          <w:tcPr>
            <w:tcW w:w="0" w:type="auto"/>
            <w:tcBorders>
              <w:top w:val="single" w:sz="0" w:space="0" w:color="D3D3D3"/>
              <w:left w:val="single" w:sz="0" w:space="0" w:color="D3D3D3"/>
              <w:bottom w:val="single" w:sz="0" w:space="0" w:color="D3D3D3"/>
              <w:right w:val="single" w:sz="0" w:space="0" w:color="D3D3D3"/>
            </w:tcBorders>
          </w:tcPr>
          <w:p w14:paraId="79456641" w14:textId="77777777" w:rsidR="00022B71" w:rsidRDefault="00022B71">
            <w:pPr>
              <w:keepNext/>
              <w:spacing w:after="60"/>
              <w:jc w:val="center"/>
            </w:pPr>
          </w:p>
        </w:tc>
      </w:tr>
      <w:tr w:rsidR="00022B71" w14:paraId="52E2707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EB8FCA" w14:textId="77777777" w:rsidR="00022B71" w:rsidRDefault="005B112A">
            <w:pPr>
              <w:keepNext/>
              <w:spacing w:after="60"/>
            </w:pPr>
            <w:r>
              <w:rPr>
                <w:rFonts w:ascii="Calibri" w:hAnsi="Calibri"/>
                <w:sz w:val="20"/>
              </w:rPr>
              <w:t>Vos_colleges_de_travail</w:t>
            </w:r>
          </w:p>
        </w:tc>
        <w:tc>
          <w:tcPr>
            <w:tcW w:w="0" w:type="auto"/>
            <w:tcBorders>
              <w:top w:val="single" w:sz="0" w:space="0" w:color="D3D3D3"/>
              <w:left w:val="single" w:sz="0" w:space="0" w:color="D3D3D3"/>
              <w:bottom w:val="single" w:sz="0" w:space="0" w:color="D3D3D3"/>
              <w:right w:val="single" w:sz="0" w:space="0" w:color="D3D3D3"/>
            </w:tcBorders>
          </w:tcPr>
          <w:p w14:paraId="24F824F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AE860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59594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C37168" w14:textId="77777777" w:rsidR="00022B71" w:rsidRDefault="005B112A">
            <w:pPr>
              <w:keepNext/>
              <w:spacing w:after="60"/>
              <w:jc w:val="center"/>
            </w:pPr>
            <w:r>
              <w:rPr>
                <w:rFonts w:ascii="Calibri" w:hAnsi="Calibri"/>
                <w:sz w:val="20"/>
              </w:rPr>
              <w:t>0.037</w:t>
            </w:r>
          </w:p>
        </w:tc>
      </w:tr>
      <w:tr w:rsidR="00022B71" w14:paraId="353B7E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02066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CBBC66D" w14:textId="77777777" w:rsidR="00022B71" w:rsidRDefault="005B112A">
            <w:pPr>
              <w:keepNext/>
              <w:spacing w:after="60"/>
              <w:jc w:val="center"/>
            </w:pPr>
            <w:r>
              <w:rPr>
                <w:rFonts w:ascii="Calibri" w:hAnsi="Calibri"/>
                <w:sz w:val="20"/>
              </w:rPr>
              <w:t>6.7 (49)</w:t>
            </w:r>
          </w:p>
        </w:tc>
        <w:tc>
          <w:tcPr>
            <w:tcW w:w="0" w:type="auto"/>
            <w:tcBorders>
              <w:top w:val="single" w:sz="0" w:space="0" w:color="D3D3D3"/>
              <w:left w:val="single" w:sz="0" w:space="0" w:color="D3D3D3"/>
              <w:bottom w:val="single" w:sz="0" w:space="0" w:color="D3D3D3"/>
              <w:right w:val="single" w:sz="0" w:space="0" w:color="D3D3D3"/>
            </w:tcBorders>
          </w:tcPr>
          <w:p w14:paraId="7AB821DB" w14:textId="77777777" w:rsidR="00022B71" w:rsidRDefault="005B112A">
            <w:pPr>
              <w:keepNext/>
              <w:spacing w:after="60"/>
              <w:jc w:val="center"/>
            </w:pPr>
            <w:r>
              <w:rPr>
                <w:rFonts w:ascii="Calibri" w:hAnsi="Calibri"/>
                <w:sz w:val="20"/>
              </w:rPr>
              <w:t>5.5 (20)</w:t>
            </w:r>
          </w:p>
        </w:tc>
        <w:tc>
          <w:tcPr>
            <w:tcW w:w="0" w:type="auto"/>
            <w:tcBorders>
              <w:top w:val="single" w:sz="0" w:space="0" w:color="D3D3D3"/>
              <w:left w:val="single" w:sz="0" w:space="0" w:color="D3D3D3"/>
              <w:bottom w:val="single" w:sz="0" w:space="0" w:color="D3D3D3"/>
              <w:right w:val="single" w:sz="0" w:space="0" w:color="D3D3D3"/>
            </w:tcBorders>
          </w:tcPr>
          <w:p w14:paraId="04F7BBE2" w14:textId="77777777" w:rsidR="00022B71" w:rsidRDefault="005B112A">
            <w:pPr>
              <w:keepNext/>
              <w:spacing w:after="60"/>
              <w:jc w:val="center"/>
            </w:pPr>
            <w:r>
              <w:rPr>
                <w:rFonts w:ascii="Calibri" w:hAnsi="Calibri"/>
                <w:sz w:val="20"/>
              </w:rPr>
              <w:t>8.0 (29)</w:t>
            </w:r>
          </w:p>
        </w:tc>
        <w:tc>
          <w:tcPr>
            <w:tcW w:w="0" w:type="auto"/>
            <w:tcBorders>
              <w:top w:val="single" w:sz="0" w:space="0" w:color="D3D3D3"/>
              <w:left w:val="single" w:sz="0" w:space="0" w:color="D3D3D3"/>
              <w:bottom w:val="single" w:sz="0" w:space="0" w:color="D3D3D3"/>
              <w:right w:val="single" w:sz="0" w:space="0" w:color="D3D3D3"/>
            </w:tcBorders>
          </w:tcPr>
          <w:p w14:paraId="2EEF812E" w14:textId="77777777" w:rsidR="00022B71" w:rsidRDefault="00022B71">
            <w:pPr>
              <w:keepNext/>
              <w:spacing w:after="60"/>
              <w:jc w:val="center"/>
            </w:pPr>
          </w:p>
        </w:tc>
      </w:tr>
      <w:tr w:rsidR="00022B71" w14:paraId="72C0CD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6D1434" w14:textId="77777777" w:rsidR="00022B71" w:rsidRDefault="005B112A">
            <w:pPr>
              <w:keepNext/>
              <w:spacing w:after="60"/>
            </w:pPr>
            <w:r>
              <w:rPr>
                <w:rFonts w:ascii="Calibri" w:hAnsi="Calibri"/>
                <w:sz w:val="20"/>
              </w:rPr>
              <w:t xml:space="preserve">    Peu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61ACE01C" w14:textId="77777777" w:rsidR="00022B71" w:rsidRDefault="005B112A">
            <w:pPr>
              <w:keepNext/>
              <w:spacing w:after="60"/>
              <w:jc w:val="center"/>
            </w:pPr>
            <w:r>
              <w:rPr>
                <w:rFonts w:ascii="Calibri" w:hAnsi="Calibri"/>
                <w:sz w:val="20"/>
              </w:rPr>
              <w:t>15.8 (114)</w:t>
            </w:r>
          </w:p>
        </w:tc>
        <w:tc>
          <w:tcPr>
            <w:tcW w:w="0" w:type="auto"/>
            <w:tcBorders>
              <w:top w:val="single" w:sz="0" w:space="0" w:color="D3D3D3"/>
              <w:left w:val="single" w:sz="0" w:space="0" w:color="D3D3D3"/>
              <w:bottom w:val="single" w:sz="0" w:space="0" w:color="D3D3D3"/>
              <w:right w:val="single" w:sz="0" w:space="0" w:color="D3D3D3"/>
            </w:tcBorders>
          </w:tcPr>
          <w:p w14:paraId="401E8E7A" w14:textId="77777777" w:rsidR="00022B71" w:rsidRDefault="005B112A">
            <w:pPr>
              <w:keepNext/>
              <w:spacing w:after="60"/>
              <w:jc w:val="center"/>
            </w:pPr>
            <w:r>
              <w:rPr>
                <w:rFonts w:ascii="Calibri" w:hAnsi="Calibri"/>
                <w:sz w:val="20"/>
              </w:rPr>
              <w:t>12.9 (46)</w:t>
            </w:r>
          </w:p>
        </w:tc>
        <w:tc>
          <w:tcPr>
            <w:tcW w:w="0" w:type="auto"/>
            <w:tcBorders>
              <w:top w:val="single" w:sz="0" w:space="0" w:color="D3D3D3"/>
              <w:left w:val="single" w:sz="0" w:space="0" w:color="D3D3D3"/>
              <w:bottom w:val="single" w:sz="0" w:space="0" w:color="D3D3D3"/>
              <w:right w:val="single" w:sz="0" w:space="0" w:color="D3D3D3"/>
            </w:tcBorders>
          </w:tcPr>
          <w:p w14:paraId="6F4CC545" w14:textId="77777777" w:rsidR="00022B71" w:rsidRDefault="005B112A">
            <w:pPr>
              <w:keepNext/>
              <w:spacing w:after="60"/>
              <w:jc w:val="center"/>
            </w:pPr>
            <w:r>
              <w:rPr>
                <w:rFonts w:ascii="Calibri" w:hAnsi="Calibri"/>
                <w:sz w:val="20"/>
              </w:rPr>
              <w:t>18.7 (67)</w:t>
            </w:r>
          </w:p>
        </w:tc>
        <w:tc>
          <w:tcPr>
            <w:tcW w:w="0" w:type="auto"/>
            <w:tcBorders>
              <w:top w:val="single" w:sz="0" w:space="0" w:color="D3D3D3"/>
              <w:left w:val="single" w:sz="0" w:space="0" w:color="D3D3D3"/>
              <w:bottom w:val="single" w:sz="0" w:space="0" w:color="D3D3D3"/>
              <w:right w:val="single" w:sz="0" w:space="0" w:color="D3D3D3"/>
            </w:tcBorders>
          </w:tcPr>
          <w:p w14:paraId="6F38D7EF" w14:textId="77777777" w:rsidR="00022B71" w:rsidRDefault="00022B71">
            <w:pPr>
              <w:keepNext/>
              <w:spacing w:after="60"/>
              <w:jc w:val="center"/>
            </w:pPr>
          </w:p>
        </w:tc>
      </w:tr>
      <w:tr w:rsidR="00022B71" w14:paraId="178B1F4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858FD4"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43EBAA95" w14:textId="77777777" w:rsidR="00022B71" w:rsidRDefault="005B112A">
            <w:pPr>
              <w:keepNext/>
              <w:spacing w:after="60"/>
              <w:jc w:val="center"/>
            </w:pPr>
            <w:r>
              <w:rPr>
                <w:rFonts w:ascii="Calibri" w:hAnsi="Calibri"/>
                <w:sz w:val="20"/>
              </w:rPr>
              <w:t>35.9 (259)</w:t>
            </w:r>
          </w:p>
        </w:tc>
        <w:tc>
          <w:tcPr>
            <w:tcW w:w="0" w:type="auto"/>
            <w:tcBorders>
              <w:top w:val="single" w:sz="0" w:space="0" w:color="D3D3D3"/>
              <w:left w:val="single" w:sz="0" w:space="0" w:color="D3D3D3"/>
              <w:bottom w:val="single" w:sz="0" w:space="0" w:color="D3D3D3"/>
              <w:right w:val="single" w:sz="0" w:space="0" w:color="D3D3D3"/>
            </w:tcBorders>
          </w:tcPr>
          <w:p w14:paraId="42FBE58E" w14:textId="77777777" w:rsidR="00022B71" w:rsidRDefault="005B112A">
            <w:pPr>
              <w:keepNext/>
              <w:spacing w:after="60"/>
              <w:jc w:val="center"/>
            </w:pPr>
            <w:r>
              <w:rPr>
                <w:rFonts w:ascii="Calibri" w:hAnsi="Calibri"/>
                <w:sz w:val="20"/>
              </w:rPr>
              <w:t>34.1 (122)</w:t>
            </w:r>
          </w:p>
        </w:tc>
        <w:tc>
          <w:tcPr>
            <w:tcW w:w="0" w:type="auto"/>
            <w:tcBorders>
              <w:top w:val="single" w:sz="0" w:space="0" w:color="D3D3D3"/>
              <w:left w:val="single" w:sz="0" w:space="0" w:color="D3D3D3"/>
              <w:bottom w:val="single" w:sz="0" w:space="0" w:color="D3D3D3"/>
              <w:right w:val="single" w:sz="0" w:space="0" w:color="D3D3D3"/>
            </w:tcBorders>
          </w:tcPr>
          <w:p w14:paraId="54A240BE" w14:textId="77777777" w:rsidR="00022B71" w:rsidRDefault="005B112A">
            <w:pPr>
              <w:keepNext/>
              <w:spacing w:after="60"/>
              <w:jc w:val="center"/>
            </w:pPr>
            <w:r>
              <w:rPr>
                <w:rFonts w:ascii="Calibri" w:hAnsi="Calibri"/>
                <w:sz w:val="20"/>
              </w:rPr>
              <w:t>37.8 (137)</w:t>
            </w:r>
          </w:p>
        </w:tc>
        <w:tc>
          <w:tcPr>
            <w:tcW w:w="0" w:type="auto"/>
            <w:tcBorders>
              <w:top w:val="single" w:sz="0" w:space="0" w:color="D3D3D3"/>
              <w:left w:val="single" w:sz="0" w:space="0" w:color="D3D3D3"/>
              <w:bottom w:val="single" w:sz="0" w:space="0" w:color="D3D3D3"/>
              <w:right w:val="single" w:sz="0" w:space="0" w:color="D3D3D3"/>
            </w:tcBorders>
          </w:tcPr>
          <w:p w14:paraId="6F9A8FCA" w14:textId="77777777" w:rsidR="00022B71" w:rsidRDefault="00022B71">
            <w:pPr>
              <w:keepNext/>
              <w:spacing w:after="60"/>
              <w:jc w:val="center"/>
            </w:pPr>
          </w:p>
        </w:tc>
      </w:tr>
      <w:tr w:rsidR="00022B71" w14:paraId="4B53FD9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3B0FF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7DFC97A" w14:textId="77777777" w:rsidR="00022B71" w:rsidRDefault="005B112A">
            <w:pPr>
              <w:keepNext/>
              <w:spacing w:after="60"/>
              <w:jc w:val="center"/>
            </w:pPr>
            <w:r>
              <w:rPr>
                <w:rFonts w:ascii="Calibri" w:hAnsi="Calibri"/>
                <w:sz w:val="20"/>
              </w:rPr>
              <w:t>35.0 (253)</w:t>
            </w:r>
          </w:p>
        </w:tc>
        <w:tc>
          <w:tcPr>
            <w:tcW w:w="0" w:type="auto"/>
            <w:tcBorders>
              <w:top w:val="single" w:sz="0" w:space="0" w:color="D3D3D3"/>
              <w:left w:val="single" w:sz="0" w:space="0" w:color="D3D3D3"/>
              <w:bottom w:val="single" w:sz="0" w:space="0" w:color="D3D3D3"/>
              <w:right w:val="single" w:sz="0" w:space="0" w:color="D3D3D3"/>
            </w:tcBorders>
          </w:tcPr>
          <w:p w14:paraId="4F410BE3" w14:textId="77777777" w:rsidR="00022B71" w:rsidRDefault="005B112A">
            <w:pPr>
              <w:keepNext/>
              <w:spacing w:after="60"/>
              <w:jc w:val="center"/>
            </w:pPr>
            <w:r>
              <w:rPr>
                <w:rFonts w:ascii="Calibri" w:hAnsi="Calibri"/>
                <w:sz w:val="20"/>
              </w:rPr>
              <w:t>39.4 (142)</w:t>
            </w:r>
          </w:p>
        </w:tc>
        <w:tc>
          <w:tcPr>
            <w:tcW w:w="0" w:type="auto"/>
            <w:tcBorders>
              <w:top w:val="single" w:sz="0" w:space="0" w:color="D3D3D3"/>
              <w:left w:val="single" w:sz="0" w:space="0" w:color="D3D3D3"/>
              <w:bottom w:val="single" w:sz="0" w:space="0" w:color="D3D3D3"/>
              <w:right w:val="single" w:sz="0" w:space="0" w:color="D3D3D3"/>
            </w:tcBorders>
          </w:tcPr>
          <w:p w14:paraId="0D71D0A5" w14:textId="77777777" w:rsidR="00022B71" w:rsidRDefault="005B112A">
            <w:pPr>
              <w:keepNext/>
              <w:spacing w:after="60"/>
              <w:jc w:val="center"/>
            </w:pPr>
            <w:r>
              <w:rPr>
                <w:rFonts w:ascii="Calibri" w:hAnsi="Calibri"/>
                <w:sz w:val="20"/>
              </w:rPr>
              <w:t>30.7 (111)</w:t>
            </w:r>
          </w:p>
        </w:tc>
        <w:tc>
          <w:tcPr>
            <w:tcW w:w="0" w:type="auto"/>
            <w:tcBorders>
              <w:top w:val="single" w:sz="0" w:space="0" w:color="D3D3D3"/>
              <w:left w:val="single" w:sz="0" w:space="0" w:color="D3D3D3"/>
              <w:bottom w:val="single" w:sz="0" w:space="0" w:color="D3D3D3"/>
              <w:right w:val="single" w:sz="0" w:space="0" w:color="D3D3D3"/>
            </w:tcBorders>
          </w:tcPr>
          <w:p w14:paraId="625E00DD" w14:textId="77777777" w:rsidR="00022B71" w:rsidRDefault="00022B71">
            <w:pPr>
              <w:keepNext/>
              <w:spacing w:after="60"/>
              <w:jc w:val="center"/>
            </w:pPr>
          </w:p>
        </w:tc>
      </w:tr>
      <w:tr w:rsidR="00022B71" w14:paraId="48C3AF0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348BD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AE63005"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5BCCF32D" w14:textId="77777777" w:rsidR="00022B71" w:rsidRDefault="005B112A">
            <w:pPr>
              <w:keepNext/>
              <w:spacing w:after="60"/>
              <w:jc w:val="center"/>
            </w:pPr>
            <w:r>
              <w:rPr>
                <w:rFonts w:ascii="Calibri" w:hAnsi="Calibri"/>
                <w:sz w:val="20"/>
              </w:rPr>
              <w:t>8.2 (29)</w:t>
            </w:r>
          </w:p>
        </w:tc>
        <w:tc>
          <w:tcPr>
            <w:tcW w:w="0" w:type="auto"/>
            <w:tcBorders>
              <w:top w:val="single" w:sz="0" w:space="0" w:color="D3D3D3"/>
              <w:left w:val="single" w:sz="0" w:space="0" w:color="D3D3D3"/>
              <w:bottom w:val="single" w:sz="0" w:space="0" w:color="D3D3D3"/>
              <w:right w:val="single" w:sz="0" w:space="0" w:color="D3D3D3"/>
            </w:tcBorders>
          </w:tcPr>
          <w:p w14:paraId="6099EA80" w14:textId="77777777" w:rsidR="00022B71" w:rsidRDefault="005B112A">
            <w:pPr>
              <w:keepNext/>
              <w:spacing w:after="60"/>
              <w:jc w:val="center"/>
            </w:pPr>
            <w:r>
              <w:rPr>
                <w:rFonts w:ascii="Calibri" w:hAnsi="Calibri"/>
                <w:sz w:val="20"/>
              </w:rPr>
              <w:t>4.9 (18)</w:t>
            </w:r>
          </w:p>
        </w:tc>
        <w:tc>
          <w:tcPr>
            <w:tcW w:w="0" w:type="auto"/>
            <w:tcBorders>
              <w:top w:val="single" w:sz="0" w:space="0" w:color="D3D3D3"/>
              <w:left w:val="single" w:sz="0" w:space="0" w:color="D3D3D3"/>
              <w:bottom w:val="single" w:sz="0" w:space="0" w:color="D3D3D3"/>
              <w:right w:val="single" w:sz="0" w:space="0" w:color="D3D3D3"/>
            </w:tcBorders>
          </w:tcPr>
          <w:p w14:paraId="0BC61296" w14:textId="77777777" w:rsidR="00022B71" w:rsidRDefault="00022B71">
            <w:pPr>
              <w:keepNext/>
              <w:spacing w:after="60"/>
              <w:jc w:val="center"/>
            </w:pPr>
          </w:p>
        </w:tc>
      </w:tr>
      <w:tr w:rsidR="00022B71" w14:paraId="499C2D2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1F6629" w14:textId="77777777" w:rsidR="00022B71" w:rsidRDefault="005B112A">
            <w:pPr>
              <w:keepNext/>
              <w:spacing w:after="60"/>
            </w:pPr>
            <w:r>
              <w:rPr>
                <w:rFonts w:ascii="Calibri" w:hAnsi="Calibri"/>
                <w:sz w:val="20"/>
              </w:rPr>
              <w:t>Les_medias_traditionnels</w:t>
            </w:r>
          </w:p>
        </w:tc>
        <w:tc>
          <w:tcPr>
            <w:tcW w:w="0" w:type="auto"/>
            <w:tcBorders>
              <w:top w:val="single" w:sz="0" w:space="0" w:color="D3D3D3"/>
              <w:left w:val="single" w:sz="0" w:space="0" w:color="D3D3D3"/>
              <w:bottom w:val="single" w:sz="0" w:space="0" w:color="D3D3D3"/>
              <w:right w:val="single" w:sz="0" w:space="0" w:color="D3D3D3"/>
            </w:tcBorders>
          </w:tcPr>
          <w:p w14:paraId="4D9EDD9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A84B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5E2B4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AE4BBB" w14:textId="77777777" w:rsidR="00022B71" w:rsidRDefault="005B112A">
            <w:pPr>
              <w:keepNext/>
              <w:spacing w:after="60"/>
              <w:jc w:val="center"/>
            </w:pPr>
            <w:r>
              <w:rPr>
                <w:rFonts w:ascii="Calibri" w:hAnsi="Calibri"/>
                <w:sz w:val="20"/>
              </w:rPr>
              <w:t>0.014</w:t>
            </w:r>
          </w:p>
        </w:tc>
      </w:tr>
      <w:tr w:rsidR="00022B71" w14:paraId="4981073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7D4AC6" w14:textId="77777777" w:rsidR="00022B71" w:rsidRDefault="005B112A">
            <w:pPr>
              <w:keepNext/>
              <w:spacing w:after="60"/>
            </w:pPr>
            <w:r>
              <w:rPr>
                <w:rFonts w:ascii="Calibri" w:hAnsi="Calibri"/>
                <w:sz w:val="20"/>
              </w:rPr>
              <w:t xml:space="preserve">    Pas du </w:t>
            </w:r>
            <w:r>
              <w:rPr>
                <w:rFonts w:ascii="Calibri" w:hAnsi="Calibri"/>
                <w:sz w:val="20"/>
              </w:rPr>
              <w:t>tout important</w:t>
            </w:r>
          </w:p>
        </w:tc>
        <w:tc>
          <w:tcPr>
            <w:tcW w:w="0" w:type="auto"/>
            <w:tcBorders>
              <w:top w:val="single" w:sz="0" w:space="0" w:color="D3D3D3"/>
              <w:left w:val="single" w:sz="0" w:space="0" w:color="D3D3D3"/>
              <w:bottom w:val="single" w:sz="0" w:space="0" w:color="D3D3D3"/>
              <w:right w:val="single" w:sz="0" w:space="0" w:color="D3D3D3"/>
            </w:tcBorders>
          </w:tcPr>
          <w:p w14:paraId="6CAA4F57" w14:textId="77777777" w:rsidR="00022B71" w:rsidRDefault="005B112A">
            <w:pPr>
              <w:keepNext/>
              <w:spacing w:after="60"/>
              <w:jc w:val="center"/>
            </w:pPr>
            <w:r>
              <w:rPr>
                <w:rFonts w:ascii="Calibri" w:hAnsi="Calibri"/>
                <w:sz w:val="20"/>
              </w:rPr>
              <w:t>9.7 (70)</w:t>
            </w:r>
          </w:p>
        </w:tc>
        <w:tc>
          <w:tcPr>
            <w:tcW w:w="0" w:type="auto"/>
            <w:tcBorders>
              <w:top w:val="single" w:sz="0" w:space="0" w:color="D3D3D3"/>
              <w:left w:val="single" w:sz="0" w:space="0" w:color="D3D3D3"/>
              <w:bottom w:val="single" w:sz="0" w:space="0" w:color="D3D3D3"/>
              <w:right w:val="single" w:sz="0" w:space="0" w:color="D3D3D3"/>
            </w:tcBorders>
          </w:tcPr>
          <w:p w14:paraId="5CB2AC66" w14:textId="77777777" w:rsidR="00022B71" w:rsidRDefault="005B112A">
            <w:pPr>
              <w:keepNext/>
              <w:spacing w:after="60"/>
              <w:jc w:val="center"/>
            </w:pPr>
            <w:r>
              <w:rPr>
                <w:rFonts w:ascii="Calibri" w:hAnsi="Calibri"/>
                <w:sz w:val="20"/>
              </w:rPr>
              <w:t>7.9 (28)</w:t>
            </w:r>
          </w:p>
        </w:tc>
        <w:tc>
          <w:tcPr>
            <w:tcW w:w="0" w:type="auto"/>
            <w:tcBorders>
              <w:top w:val="single" w:sz="0" w:space="0" w:color="D3D3D3"/>
              <w:left w:val="single" w:sz="0" w:space="0" w:color="D3D3D3"/>
              <w:bottom w:val="single" w:sz="0" w:space="0" w:color="D3D3D3"/>
              <w:right w:val="single" w:sz="0" w:space="0" w:color="D3D3D3"/>
            </w:tcBorders>
          </w:tcPr>
          <w:p w14:paraId="4D8C9F31" w14:textId="77777777" w:rsidR="00022B71" w:rsidRDefault="005B112A">
            <w:pPr>
              <w:keepNext/>
              <w:spacing w:after="60"/>
              <w:jc w:val="center"/>
            </w:pPr>
            <w:r>
              <w:rPr>
                <w:rFonts w:ascii="Calibri" w:hAnsi="Calibri"/>
                <w:sz w:val="20"/>
              </w:rPr>
              <w:t>11.5 (41)</w:t>
            </w:r>
          </w:p>
        </w:tc>
        <w:tc>
          <w:tcPr>
            <w:tcW w:w="0" w:type="auto"/>
            <w:tcBorders>
              <w:top w:val="single" w:sz="0" w:space="0" w:color="D3D3D3"/>
              <w:left w:val="single" w:sz="0" w:space="0" w:color="D3D3D3"/>
              <w:bottom w:val="single" w:sz="0" w:space="0" w:color="D3D3D3"/>
              <w:right w:val="single" w:sz="0" w:space="0" w:color="D3D3D3"/>
            </w:tcBorders>
          </w:tcPr>
          <w:p w14:paraId="26C40859" w14:textId="77777777" w:rsidR="00022B71" w:rsidRDefault="00022B71">
            <w:pPr>
              <w:keepNext/>
              <w:spacing w:after="60"/>
              <w:jc w:val="center"/>
            </w:pPr>
          </w:p>
        </w:tc>
      </w:tr>
      <w:tr w:rsidR="00022B71" w14:paraId="36E8D1E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FF7EE2"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5B38821"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337A46B6" w14:textId="77777777" w:rsidR="00022B71" w:rsidRDefault="005B112A">
            <w:pPr>
              <w:keepNext/>
              <w:spacing w:after="60"/>
              <w:jc w:val="center"/>
            </w:pPr>
            <w:r>
              <w:rPr>
                <w:rFonts w:ascii="Calibri" w:hAnsi="Calibri"/>
                <w:sz w:val="20"/>
              </w:rPr>
              <w:t>14.9 (54)</w:t>
            </w:r>
          </w:p>
        </w:tc>
        <w:tc>
          <w:tcPr>
            <w:tcW w:w="0" w:type="auto"/>
            <w:tcBorders>
              <w:top w:val="single" w:sz="0" w:space="0" w:color="D3D3D3"/>
              <w:left w:val="single" w:sz="0" w:space="0" w:color="D3D3D3"/>
              <w:bottom w:val="single" w:sz="0" w:space="0" w:color="D3D3D3"/>
              <w:right w:val="single" w:sz="0" w:space="0" w:color="D3D3D3"/>
            </w:tcBorders>
          </w:tcPr>
          <w:p w14:paraId="74F77D18" w14:textId="77777777" w:rsidR="00022B71" w:rsidRDefault="005B112A">
            <w:pPr>
              <w:keepNext/>
              <w:spacing w:after="60"/>
              <w:jc w:val="center"/>
            </w:pPr>
            <w:r>
              <w:rPr>
                <w:rFonts w:ascii="Calibri" w:hAnsi="Calibri"/>
                <w:sz w:val="20"/>
              </w:rPr>
              <w:t>19.0 (69)</w:t>
            </w:r>
          </w:p>
        </w:tc>
        <w:tc>
          <w:tcPr>
            <w:tcW w:w="0" w:type="auto"/>
            <w:tcBorders>
              <w:top w:val="single" w:sz="0" w:space="0" w:color="D3D3D3"/>
              <w:left w:val="single" w:sz="0" w:space="0" w:color="D3D3D3"/>
              <w:bottom w:val="single" w:sz="0" w:space="0" w:color="D3D3D3"/>
              <w:right w:val="single" w:sz="0" w:space="0" w:color="D3D3D3"/>
            </w:tcBorders>
          </w:tcPr>
          <w:p w14:paraId="5586FEC6" w14:textId="77777777" w:rsidR="00022B71" w:rsidRDefault="00022B71">
            <w:pPr>
              <w:keepNext/>
              <w:spacing w:after="60"/>
              <w:jc w:val="center"/>
            </w:pPr>
          </w:p>
        </w:tc>
      </w:tr>
      <w:tr w:rsidR="00022B71" w14:paraId="741D8B2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C9CBA3"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495E697" w14:textId="77777777" w:rsidR="00022B71" w:rsidRDefault="005B112A">
            <w:pPr>
              <w:keepNext/>
              <w:spacing w:after="60"/>
              <w:jc w:val="center"/>
            </w:pPr>
            <w:r>
              <w:rPr>
                <w:rFonts w:ascii="Calibri" w:hAnsi="Calibri"/>
                <w:sz w:val="20"/>
              </w:rPr>
              <w:t>35.6 (257)</w:t>
            </w:r>
          </w:p>
        </w:tc>
        <w:tc>
          <w:tcPr>
            <w:tcW w:w="0" w:type="auto"/>
            <w:tcBorders>
              <w:top w:val="single" w:sz="0" w:space="0" w:color="D3D3D3"/>
              <w:left w:val="single" w:sz="0" w:space="0" w:color="D3D3D3"/>
              <w:bottom w:val="single" w:sz="0" w:space="0" w:color="D3D3D3"/>
              <w:right w:val="single" w:sz="0" w:space="0" w:color="D3D3D3"/>
            </w:tcBorders>
          </w:tcPr>
          <w:p w14:paraId="05BBCF14" w14:textId="77777777" w:rsidR="00022B71" w:rsidRDefault="005B112A">
            <w:pPr>
              <w:keepNext/>
              <w:spacing w:after="60"/>
              <w:jc w:val="center"/>
            </w:pPr>
            <w:r>
              <w:rPr>
                <w:rFonts w:ascii="Calibri" w:hAnsi="Calibri"/>
                <w:sz w:val="20"/>
              </w:rPr>
              <w:t>37.4 (134)</w:t>
            </w:r>
          </w:p>
        </w:tc>
        <w:tc>
          <w:tcPr>
            <w:tcW w:w="0" w:type="auto"/>
            <w:tcBorders>
              <w:top w:val="single" w:sz="0" w:space="0" w:color="D3D3D3"/>
              <w:left w:val="single" w:sz="0" w:space="0" w:color="D3D3D3"/>
              <w:bottom w:val="single" w:sz="0" w:space="0" w:color="D3D3D3"/>
              <w:right w:val="single" w:sz="0" w:space="0" w:color="D3D3D3"/>
            </w:tcBorders>
          </w:tcPr>
          <w:p w14:paraId="1103E9CA" w14:textId="77777777" w:rsidR="00022B71" w:rsidRDefault="005B112A">
            <w:pPr>
              <w:keepNext/>
              <w:spacing w:after="60"/>
              <w:jc w:val="center"/>
            </w:pPr>
            <w:r>
              <w:rPr>
                <w:rFonts w:ascii="Calibri" w:hAnsi="Calibri"/>
                <w:sz w:val="20"/>
              </w:rPr>
              <w:t>33.9 (123)</w:t>
            </w:r>
          </w:p>
        </w:tc>
        <w:tc>
          <w:tcPr>
            <w:tcW w:w="0" w:type="auto"/>
            <w:tcBorders>
              <w:top w:val="single" w:sz="0" w:space="0" w:color="D3D3D3"/>
              <w:left w:val="single" w:sz="0" w:space="0" w:color="D3D3D3"/>
              <w:bottom w:val="single" w:sz="0" w:space="0" w:color="D3D3D3"/>
              <w:right w:val="single" w:sz="0" w:space="0" w:color="D3D3D3"/>
            </w:tcBorders>
          </w:tcPr>
          <w:p w14:paraId="5E2CB4B6" w14:textId="77777777" w:rsidR="00022B71" w:rsidRDefault="00022B71">
            <w:pPr>
              <w:keepNext/>
              <w:spacing w:after="60"/>
              <w:jc w:val="center"/>
            </w:pPr>
          </w:p>
        </w:tc>
      </w:tr>
      <w:tr w:rsidR="00022B71" w14:paraId="7D3EB8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70134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29FBEE4" w14:textId="77777777" w:rsidR="00022B71" w:rsidRDefault="005B112A">
            <w:pPr>
              <w:keepNext/>
              <w:spacing w:after="60"/>
              <w:jc w:val="center"/>
            </w:pPr>
            <w:r>
              <w:rPr>
                <w:rFonts w:ascii="Calibri" w:hAnsi="Calibri"/>
                <w:sz w:val="20"/>
              </w:rPr>
              <w:t>29.8 (215)</w:t>
            </w:r>
          </w:p>
        </w:tc>
        <w:tc>
          <w:tcPr>
            <w:tcW w:w="0" w:type="auto"/>
            <w:tcBorders>
              <w:top w:val="single" w:sz="0" w:space="0" w:color="D3D3D3"/>
              <w:left w:val="single" w:sz="0" w:space="0" w:color="D3D3D3"/>
              <w:bottom w:val="single" w:sz="0" w:space="0" w:color="D3D3D3"/>
              <w:right w:val="single" w:sz="0" w:space="0" w:color="D3D3D3"/>
            </w:tcBorders>
          </w:tcPr>
          <w:p w14:paraId="256B0A98" w14:textId="77777777" w:rsidR="00022B71" w:rsidRDefault="005B112A">
            <w:pPr>
              <w:keepNext/>
              <w:spacing w:after="60"/>
              <w:jc w:val="center"/>
            </w:pPr>
            <w:r>
              <w:rPr>
                <w:rFonts w:ascii="Calibri" w:hAnsi="Calibri"/>
                <w:sz w:val="20"/>
              </w:rPr>
              <w:t>34.5 (124)</w:t>
            </w:r>
          </w:p>
        </w:tc>
        <w:tc>
          <w:tcPr>
            <w:tcW w:w="0" w:type="auto"/>
            <w:tcBorders>
              <w:top w:val="single" w:sz="0" w:space="0" w:color="D3D3D3"/>
              <w:left w:val="single" w:sz="0" w:space="0" w:color="D3D3D3"/>
              <w:bottom w:val="single" w:sz="0" w:space="0" w:color="D3D3D3"/>
              <w:right w:val="single" w:sz="0" w:space="0" w:color="D3D3D3"/>
            </w:tcBorders>
          </w:tcPr>
          <w:p w14:paraId="168233ED" w14:textId="77777777" w:rsidR="00022B71" w:rsidRDefault="005B112A">
            <w:pPr>
              <w:keepNext/>
              <w:spacing w:after="60"/>
              <w:jc w:val="center"/>
            </w:pPr>
            <w:r>
              <w:rPr>
                <w:rFonts w:ascii="Calibri" w:hAnsi="Calibri"/>
                <w:sz w:val="20"/>
              </w:rPr>
              <w:t>25.3 (91)</w:t>
            </w:r>
          </w:p>
        </w:tc>
        <w:tc>
          <w:tcPr>
            <w:tcW w:w="0" w:type="auto"/>
            <w:tcBorders>
              <w:top w:val="single" w:sz="0" w:space="0" w:color="D3D3D3"/>
              <w:left w:val="single" w:sz="0" w:space="0" w:color="D3D3D3"/>
              <w:bottom w:val="single" w:sz="0" w:space="0" w:color="D3D3D3"/>
              <w:right w:val="single" w:sz="0" w:space="0" w:color="D3D3D3"/>
            </w:tcBorders>
          </w:tcPr>
          <w:p w14:paraId="1C0EC23F" w14:textId="77777777" w:rsidR="00022B71" w:rsidRDefault="00022B71">
            <w:pPr>
              <w:keepNext/>
              <w:spacing w:after="60"/>
              <w:jc w:val="center"/>
            </w:pPr>
          </w:p>
        </w:tc>
      </w:tr>
      <w:tr w:rsidR="00022B71" w14:paraId="75DEDB9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41F9EF"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01E2690"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1FBA0289"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3DFFF94B" w14:textId="77777777" w:rsidR="00022B71" w:rsidRDefault="005B112A">
            <w:pPr>
              <w:keepNext/>
              <w:spacing w:after="60"/>
              <w:jc w:val="center"/>
            </w:pPr>
            <w:r>
              <w:rPr>
                <w:rFonts w:ascii="Calibri" w:hAnsi="Calibri"/>
                <w:sz w:val="20"/>
              </w:rPr>
              <w:t xml:space="preserve">10.4 </w:t>
            </w: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200B8AF7" w14:textId="77777777" w:rsidR="00022B71" w:rsidRDefault="00022B71">
            <w:pPr>
              <w:keepNext/>
              <w:spacing w:after="60"/>
              <w:jc w:val="center"/>
            </w:pPr>
          </w:p>
        </w:tc>
      </w:tr>
      <w:tr w:rsidR="00022B71" w14:paraId="2B894B7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9B93CB" w14:textId="77777777" w:rsidR="00022B71" w:rsidRDefault="005B112A">
            <w:pPr>
              <w:keepNext/>
              <w:spacing w:after="60"/>
            </w:pPr>
            <w:r>
              <w:rPr>
                <w:rFonts w:ascii="Calibri" w:hAnsi="Calibri"/>
                <w:sz w:val="20"/>
              </w:rPr>
              <w:t>Les_medias_numeriques_Q1</w:t>
            </w:r>
          </w:p>
        </w:tc>
        <w:tc>
          <w:tcPr>
            <w:tcW w:w="0" w:type="auto"/>
            <w:tcBorders>
              <w:top w:val="single" w:sz="0" w:space="0" w:color="D3D3D3"/>
              <w:left w:val="single" w:sz="0" w:space="0" w:color="D3D3D3"/>
              <w:bottom w:val="single" w:sz="0" w:space="0" w:color="D3D3D3"/>
              <w:right w:val="single" w:sz="0" w:space="0" w:color="D3D3D3"/>
            </w:tcBorders>
          </w:tcPr>
          <w:p w14:paraId="4881752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77A7D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6FC10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4CC0B2" w14:textId="77777777" w:rsidR="00022B71" w:rsidRDefault="005B112A">
            <w:pPr>
              <w:keepNext/>
              <w:spacing w:after="60"/>
              <w:jc w:val="center"/>
            </w:pPr>
            <w:r>
              <w:rPr>
                <w:rFonts w:ascii="Calibri" w:hAnsi="Calibri"/>
                <w:sz w:val="20"/>
              </w:rPr>
              <w:t>0.001</w:t>
            </w:r>
          </w:p>
        </w:tc>
      </w:tr>
      <w:tr w:rsidR="00022B71" w14:paraId="7A71F8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204C00"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B1071F1" w14:textId="77777777" w:rsidR="00022B71" w:rsidRDefault="005B112A">
            <w:pPr>
              <w:keepNext/>
              <w:spacing w:after="60"/>
              <w:jc w:val="center"/>
            </w:pPr>
            <w:r>
              <w:rPr>
                <w:rFonts w:ascii="Calibri" w:hAnsi="Calibri"/>
                <w:sz w:val="20"/>
              </w:rPr>
              <w:t>12.4 (89)</w:t>
            </w:r>
          </w:p>
        </w:tc>
        <w:tc>
          <w:tcPr>
            <w:tcW w:w="0" w:type="auto"/>
            <w:tcBorders>
              <w:top w:val="single" w:sz="0" w:space="0" w:color="D3D3D3"/>
              <w:left w:val="single" w:sz="0" w:space="0" w:color="D3D3D3"/>
              <w:bottom w:val="single" w:sz="0" w:space="0" w:color="D3D3D3"/>
              <w:right w:val="single" w:sz="0" w:space="0" w:color="D3D3D3"/>
            </w:tcBorders>
          </w:tcPr>
          <w:p w14:paraId="70F01180" w14:textId="77777777" w:rsidR="00022B71" w:rsidRDefault="005B112A">
            <w:pPr>
              <w:keepNext/>
              <w:spacing w:after="60"/>
              <w:jc w:val="center"/>
            </w:pPr>
            <w:r>
              <w:rPr>
                <w:rFonts w:ascii="Calibri" w:hAnsi="Calibri"/>
                <w:sz w:val="20"/>
              </w:rPr>
              <w:t>8.4 (30)</w:t>
            </w:r>
          </w:p>
        </w:tc>
        <w:tc>
          <w:tcPr>
            <w:tcW w:w="0" w:type="auto"/>
            <w:tcBorders>
              <w:top w:val="single" w:sz="0" w:space="0" w:color="D3D3D3"/>
              <w:left w:val="single" w:sz="0" w:space="0" w:color="D3D3D3"/>
              <w:bottom w:val="single" w:sz="0" w:space="0" w:color="D3D3D3"/>
              <w:right w:val="single" w:sz="0" w:space="0" w:color="D3D3D3"/>
            </w:tcBorders>
          </w:tcPr>
          <w:p w14:paraId="44DC4B85" w14:textId="77777777" w:rsidR="00022B71" w:rsidRDefault="005B112A">
            <w:pPr>
              <w:keepNext/>
              <w:spacing w:after="60"/>
              <w:jc w:val="center"/>
            </w:pPr>
            <w:r>
              <w:rPr>
                <w:rFonts w:ascii="Calibri" w:hAnsi="Calibri"/>
                <w:sz w:val="20"/>
              </w:rPr>
              <w:t>16.4 (59)</w:t>
            </w:r>
          </w:p>
        </w:tc>
        <w:tc>
          <w:tcPr>
            <w:tcW w:w="0" w:type="auto"/>
            <w:tcBorders>
              <w:top w:val="single" w:sz="0" w:space="0" w:color="D3D3D3"/>
              <w:left w:val="single" w:sz="0" w:space="0" w:color="D3D3D3"/>
              <w:bottom w:val="single" w:sz="0" w:space="0" w:color="D3D3D3"/>
              <w:right w:val="single" w:sz="0" w:space="0" w:color="D3D3D3"/>
            </w:tcBorders>
          </w:tcPr>
          <w:p w14:paraId="5249F612" w14:textId="77777777" w:rsidR="00022B71" w:rsidRDefault="00022B71">
            <w:pPr>
              <w:keepNext/>
              <w:spacing w:after="60"/>
              <w:jc w:val="center"/>
            </w:pPr>
          </w:p>
        </w:tc>
      </w:tr>
      <w:tr w:rsidR="00022B71" w14:paraId="3A1CDEB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5E6437"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D37313A" w14:textId="77777777" w:rsidR="00022B71" w:rsidRDefault="005B112A">
            <w:pPr>
              <w:keepNext/>
              <w:spacing w:after="60"/>
              <w:jc w:val="center"/>
            </w:pPr>
            <w:r>
              <w:rPr>
                <w:rFonts w:ascii="Calibri" w:hAnsi="Calibri"/>
                <w:sz w:val="20"/>
              </w:rPr>
              <w:t>24.9 (180)</w:t>
            </w:r>
          </w:p>
        </w:tc>
        <w:tc>
          <w:tcPr>
            <w:tcW w:w="0" w:type="auto"/>
            <w:tcBorders>
              <w:top w:val="single" w:sz="0" w:space="0" w:color="D3D3D3"/>
              <w:left w:val="single" w:sz="0" w:space="0" w:color="D3D3D3"/>
              <w:bottom w:val="single" w:sz="0" w:space="0" w:color="D3D3D3"/>
              <w:right w:val="single" w:sz="0" w:space="0" w:color="D3D3D3"/>
            </w:tcBorders>
          </w:tcPr>
          <w:p w14:paraId="69684E18" w14:textId="77777777" w:rsidR="00022B71" w:rsidRDefault="005B112A">
            <w:pPr>
              <w:keepNext/>
              <w:spacing w:after="60"/>
              <w:jc w:val="center"/>
            </w:pPr>
            <w:r>
              <w:rPr>
                <w:rFonts w:ascii="Calibri" w:hAnsi="Calibri"/>
                <w:sz w:val="20"/>
              </w:rPr>
              <w:t>21.5 (77)</w:t>
            </w:r>
          </w:p>
        </w:tc>
        <w:tc>
          <w:tcPr>
            <w:tcW w:w="0" w:type="auto"/>
            <w:tcBorders>
              <w:top w:val="single" w:sz="0" w:space="0" w:color="D3D3D3"/>
              <w:left w:val="single" w:sz="0" w:space="0" w:color="D3D3D3"/>
              <w:bottom w:val="single" w:sz="0" w:space="0" w:color="D3D3D3"/>
              <w:right w:val="single" w:sz="0" w:space="0" w:color="D3D3D3"/>
            </w:tcBorders>
          </w:tcPr>
          <w:p w14:paraId="6188D3C2" w14:textId="77777777" w:rsidR="00022B71" w:rsidRDefault="005B112A">
            <w:pPr>
              <w:keepNext/>
              <w:spacing w:after="60"/>
              <w:jc w:val="center"/>
            </w:pPr>
            <w:r>
              <w:rPr>
                <w:rFonts w:ascii="Calibri" w:hAnsi="Calibri"/>
                <w:sz w:val="20"/>
              </w:rPr>
              <w:t>28.3 (102)</w:t>
            </w:r>
          </w:p>
        </w:tc>
        <w:tc>
          <w:tcPr>
            <w:tcW w:w="0" w:type="auto"/>
            <w:tcBorders>
              <w:top w:val="single" w:sz="0" w:space="0" w:color="D3D3D3"/>
              <w:left w:val="single" w:sz="0" w:space="0" w:color="D3D3D3"/>
              <w:bottom w:val="single" w:sz="0" w:space="0" w:color="D3D3D3"/>
              <w:right w:val="single" w:sz="0" w:space="0" w:color="D3D3D3"/>
            </w:tcBorders>
          </w:tcPr>
          <w:p w14:paraId="5930A453" w14:textId="77777777" w:rsidR="00022B71" w:rsidRDefault="00022B71">
            <w:pPr>
              <w:keepNext/>
              <w:spacing w:after="60"/>
              <w:jc w:val="center"/>
            </w:pPr>
          </w:p>
        </w:tc>
      </w:tr>
      <w:tr w:rsidR="00022B71" w14:paraId="780115C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99E9A8"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BA58236" w14:textId="77777777" w:rsidR="00022B71" w:rsidRDefault="005B112A">
            <w:pPr>
              <w:keepNext/>
              <w:spacing w:after="60"/>
              <w:jc w:val="center"/>
            </w:pPr>
            <w:r>
              <w:rPr>
                <w:rFonts w:ascii="Calibri" w:hAnsi="Calibri"/>
                <w:sz w:val="20"/>
              </w:rPr>
              <w:t>40.4 (291)</w:t>
            </w:r>
          </w:p>
        </w:tc>
        <w:tc>
          <w:tcPr>
            <w:tcW w:w="0" w:type="auto"/>
            <w:tcBorders>
              <w:top w:val="single" w:sz="0" w:space="0" w:color="D3D3D3"/>
              <w:left w:val="single" w:sz="0" w:space="0" w:color="D3D3D3"/>
              <w:bottom w:val="single" w:sz="0" w:space="0" w:color="D3D3D3"/>
              <w:right w:val="single" w:sz="0" w:space="0" w:color="D3D3D3"/>
            </w:tcBorders>
          </w:tcPr>
          <w:p w14:paraId="07812398" w14:textId="77777777" w:rsidR="00022B71" w:rsidRDefault="005B112A">
            <w:pPr>
              <w:keepNext/>
              <w:spacing w:after="60"/>
              <w:jc w:val="center"/>
            </w:pPr>
            <w:r>
              <w:rPr>
                <w:rFonts w:ascii="Calibri" w:hAnsi="Calibri"/>
                <w:sz w:val="20"/>
              </w:rPr>
              <w:t>46.3 (166)</w:t>
            </w:r>
          </w:p>
        </w:tc>
        <w:tc>
          <w:tcPr>
            <w:tcW w:w="0" w:type="auto"/>
            <w:tcBorders>
              <w:top w:val="single" w:sz="0" w:space="0" w:color="D3D3D3"/>
              <w:left w:val="single" w:sz="0" w:space="0" w:color="D3D3D3"/>
              <w:bottom w:val="single" w:sz="0" w:space="0" w:color="D3D3D3"/>
              <w:right w:val="single" w:sz="0" w:space="0" w:color="D3D3D3"/>
            </w:tcBorders>
          </w:tcPr>
          <w:p w14:paraId="003F3243" w14:textId="77777777" w:rsidR="00022B71" w:rsidRDefault="005B112A">
            <w:pPr>
              <w:keepNext/>
              <w:spacing w:after="60"/>
              <w:jc w:val="center"/>
            </w:pPr>
            <w:r>
              <w:rPr>
                <w:rFonts w:ascii="Calibri" w:hAnsi="Calibri"/>
                <w:sz w:val="20"/>
              </w:rPr>
              <w:t>34.5 (125)</w:t>
            </w:r>
          </w:p>
        </w:tc>
        <w:tc>
          <w:tcPr>
            <w:tcW w:w="0" w:type="auto"/>
            <w:tcBorders>
              <w:top w:val="single" w:sz="0" w:space="0" w:color="D3D3D3"/>
              <w:left w:val="single" w:sz="0" w:space="0" w:color="D3D3D3"/>
              <w:bottom w:val="single" w:sz="0" w:space="0" w:color="D3D3D3"/>
              <w:right w:val="single" w:sz="0" w:space="0" w:color="D3D3D3"/>
            </w:tcBorders>
          </w:tcPr>
          <w:p w14:paraId="1377DA5E" w14:textId="77777777" w:rsidR="00022B71" w:rsidRDefault="00022B71">
            <w:pPr>
              <w:keepNext/>
              <w:spacing w:after="60"/>
              <w:jc w:val="center"/>
            </w:pPr>
          </w:p>
        </w:tc>
      </w:tr>
      <w:tr w:rsidR="00022B71" w14:paraId="3984070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AEABF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407FD9F" w14:textId="77777777" w:rsidR="00022B71" w:rsidRDefault="005B112A">
            <w:pPr>
              <w:keepNext/>
              <w:spacing w:after="60"/>
              <w:jc w:val="center"/>
            </w:pPr>
            <w:r>
              <w:rPr>
                <w:rFonts w:ascii="Calibri" w:hAnsi="Calibri"/>
                <w:sz w:val="20"/>
              </w:rPr>
              <w:t>18.9 (136)</w:t>
            </w:r>
          </w:p>
        </w:tc>
        <w:tc>
          <w:tcPr>
            <w:tcW w:w="0" w:type="auto"/>
            <w:tcBorders>
              <w:top w:val="single" w:sz="0" w:space="0" w:color="D3D3D3"/>
              <w:left w:val="single" w:sz="0" w:space="0" w:color="D3D3D3"/>
              <w:bottom w:val="single" w:sz="0" w:space="0" w:color="D3D3D3"/>
              <w:right w:val="single" w:sz="0" w:space="0" w:color="D3D3D3"/>
            </w:tcBorders>
          </w:tcPr>
          <w:p w14:paraId="31997CE7" w14:textId="77777777" w:rsidR="00022B71" w:rsidRDefault="005B112A">
            <w:pPr>
              <w:keepNext/>
              <w:spacing w:after="60"/>
              <w:jc w:val="center"/>
            </w:pPr>
            <w:r>
              <w:rPr>
                <w:rFonts w:ascii="Calibri" w:hAnsi="Calibri"/>
                <w:sz w:val="20"/>
              </w:rPr>
              <w:t>21.4 (77)</w:t>
            </w:r>
          </w:p>
        </w:tc>
        <w:tc>
          <w:tcPr>
            <w:tcW w:w="0" w:type="auto"/>
            <w:tcBorders>
              <w:top w:val="single" w:sz="0" w:space="0" w:color="D3D3D3"/>
              <w:left w:val="single" w:sz="0" w:space="0" w:color="D3D3D3"/>
              <w:bottom w:val="single" w:sz="0" w:space="0" w:color="D3D3D3"/>
              <w:right w:val="single" w:sz="0" w:space="0" w:color="D3D3D3"/>
            </w:tcBorders>
          </w:tcPr>
          <w:p w14:paraId="68596FF9" w14:textId="77777777" w:rsidR="00022B71" w:rsidRDefault="005B112A">
            <w:pPr>
              <w:keepNext/>
              <w:spacing w:after="60"/>
              <w:jc w:val="center"/>
            </w:pPr>
            <w:r>
              <w:rPr>
                <w:rFonts w:ascii="Calibri" w:hAnsi="Calibri"/>
                <w:sz w:val="20"/>
              </w:rPr>
              <w:t>16.5 (60)</w:t>
            </w:r>
          </w:p>
        </w:tc>
        <w:tc>
          <w:tcPr>
            <w:tcW w:w="0" w:type="auto"/>
            <w:tcBorders>
              <w:top w:val="single" w:sz="0" w:space="0" w:color="D3D3D3"/>
              <w:left w:val="single" w:sz="0" w:space="0" w:color="D3D3D3"/>
              <w:bottom w:val="single" w:sz="0" w:space="0" w:color="D3D3D3"/>
              <w:right w:val="single" w:sz="0" w:space="0" w:color="D3D3D3"/>
            </w:tcBorders>
          </w:tcPr>
          <w:p w14:paraId="4A299D4A" w14:textId="77777777" w:rsidR="00022B71" w:rsidRDefault="00022B71">
            <w:pPr>
              <w:keepNext/>
              <w:spacing w:after="60"/>
              <w:jc w:val="center"/>
            </w:pPr>
          </w:p>
        </w:tc>
      </w:tr>
      <w:tr w:rsidR="00022B71" w14:paraId="422756C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0FA8DD"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8CDD4AB" w14:textId="77777777" w:rsidR="00022B71" w:rsidRDefault="005B112A">
            <w:pPr>
              <w:keepNext/>
              <w:spacing w:after="60"/>
              <w:jc w:val="center"/>
            </w:pPr>
            <w:r>
              <w:rPr>
                <w:rFonts w:ascii="Calibri" w:hAnsi="Calibri"/>
                <w:sz w:val="20"/>
              </w:rPr>
              <w:t>3.4 (24)</w:t>
            </w:r>
          </w:p>
        </w:tc>
        <w:tc>
          <w:tcPr>
            <w:tcW w:w="0" w:type="auto"/>
            <w:tcBorders>
              <w:top w:val="single" w:sz="0" w:space="0" w:color="D3D3D3"/>
              <w:left w:val="single" w:sz="0" w:space="0" w:color="D3D3D3"/>
              <w:bottom w:val="single" w:sz="0" w:space="0" w:color="D3D3D3"/>
              <w:right w:val="single" w:sz="0" w:space="0" w:color="D3D3D3"/>
            </w:tcBorders>
          </w:tcPr>
          <w:p w14:paraId="5B64684E" w14:textId="77777777" w:rsidR="00022B71" w:rsidRDefault="005B112A">
            <w:pPr>
              <w:keepNext/>
              <w:spacing w:after="60"/>
              <w:jc w:val="center"/>
            </w:pPr>
            <w:r>
              <w:rPr>
                <w:rFonts w:ascii="Calibri" w:hAnsi="Calibri"/>
                <w:sz w:val="20"/>
              </w:rPr>
              <w:t>2.4 (9)</w:t>
            </w:r>
          </w:p>
        </w:tc>
        <w:tc>
          <w:tcPr>
            <w:tcW w:w="0" w:type="auto"/>
            <w:tcBorders>
              <w:top w:val="single" w:sz="0" w:space="0" w:color="D3D3D3"/>
              <w:left w:val="single" w:sz="0" w:space="0" w:color="D3D3D3"/>
              <w:bottom w:val="single" w:sz="0" w:space="0" w:color="D3D3D3"/>
              <w:right w:val="single" w:sz="0" w:space="0" w:color="D3D3D3"/>
            </w:tcBorders>
          </w:tcPr>
          <w:p w14:paraId="36025D6A" w14:textId="77777777" w:rsidR="00022B71" w:rsidRDefault="005B112A">
            <w:pPr>
              <w:keepNext/>
              <w:spacing w:after="60"/>
              <w:jc w:val="center"/>
            </w:pPr>
            <w:r>
              <w:rPr>
                <w:rFonts w:ascii="Calibri" w:hAnsi="Calibri"/>
                <w:sz w:val="20"/>
              </w:rPr>
              <w:t>4.4 (16)</w:t>
            </w:r>
          </w:p>
        </w:tc>
        <w:tc>
          <w:tcPr>
            <w:tcW w:w="0" w:type="auto"/>
            <w:tcBorders>
              <w:top w:val="single" w:sz="0" w:space="0" w:color="D3D3D3"/>
              <w:left w:val="single" w:sz="0" w:space="0" w:color="D3D3D3"/>
              <w:bottom w:val="single" w:sz="0" w:space="0" w:color="D3D3D3"/>
              <w:right w:val="single" w:sz="0" w:space="0" w:color="D3D3D3"/>
            </w:tcBorders>
          </w:tcPr>
          <w:p w14:paraId="13C686A0" w14:textId="77777777" w:rsidR="00022B71" w:rsidRDefault="00022B71">
            <w:pPr>
              <w:keepNext/>
              <w:spacing w:after="60"/>
              <w:jc w:val="center"/>
            </w:pPr>
          </w:p>
        </w:tc>
      </w:tr>
      <w:tr w:rsidR="00022B71" w14:paraId="1DA7B1CA" w14:textId="77777777" w:rsidTr="00022B71">
        <w:trPr>
          <w:cantSplit/>
          <w:jc w:val="center"/>
        </w:trPr>
        <w:tc>
          <w:tcPr>
            <w:tcW w:w="0" w:type="auto"/>
            <w:gridSpan w:val="5"/>
            <w:tcBorders>
              <w:top w:val="single" w:sz="16" w:space="0" w:color="D3D3D3"/>
              <w:left w:val="single" w:sz="0" w:space="0" w:color="D3D3D3"/>
              <w:bottom w:val="single" w:sz="16" w:space="0" w:color="D3D3D3"/>
              <w:right w:val="single" w:sz="0" w:space="0" w:color="D3D3D3"/>
            </w:tcBorders>
            <w:tcMar>
              <w:top w:w="25" w:type="dxa"/>
            </w:tcMar>
          </w:tcPr>
          <w:p w14:paraId="7A39FCE4" w14:textId="77777777" w:rsidR="00022B71" w:rsidRDefault="005B112A">
            <w:pPr>
              <w:keepNext/>
              <w:spacing w:after="60"/>
            </w:pPr>
            <w:r>
              <w:rPr>
                <w:rFonts w:ascii="Calibri" w:hAnsi="Calibri"/>
                <w:sz w:val="20"/>
              </w:rPr>
              <w:t>Parents</w:t>
            </w:r>
          </w:p>
        </w:tc>
      </w:tr>
      <w:tr w:rsidR="00022B71" w14:paraId="6FF407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5C48B5" w14:textId="77777777" w:rsidR="00022B71" w:rsidRDefault="005B112A">
            <w:pPr>
              <w:keepNext/>
              <w:spacing w:after="60"/>
            </w:pPr>
            <w:r>
              <w:rPr>
                <w:rFonts w:ascii="Calibri" w:hAnsi="Calibri"/>
                <w:sz w:val="20"/>
              </w:rPr>
              <w:t>Diplome_mere</w:t>
            </w:r>
          </w:p>
        </w:tc>
        <w:tc>
          <w:tcPr>
            <w:tcW w:w="0" w:type="auto"/>
            <w:tcBorders>
              <w:top w:val="single" w:sz="0" w:space="0" w:color="D3D3D3"/>
              <w:left w:val="single" w:sz="0" w:space="0" w:color="D3D3D3"/>
              <w:bottom w:val="single" w:sz="0" w:space="0" w:color="D3D3D3"/>
              <w:right w:val="single" w:sz="0" w:space="0" w:color="D3D3D3"/>
            </w:tcBorders>
          </w:tcPr>
          <w:p w14:paraId="005E15A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4728A7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36609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24E1B8" w14:textId="77777777" w:rsidR="00022B71" w:rsidRDefault="005B112A">
            <w:pPr>
              <w:keepNext/>
              <w:spacing w:after="60"/>
              <w:jc w:val="center"/>
            </w:pPr>
            <w:r>
              <w:rPr>
                <w:rFonts w:ascii="Calibri" w:hAnsi="Calibri"/>
                <w:sz w:val="20"/>
              </w:rPr>
              <w:t>0.4</w:t>
            </w:r>
          </w:p>
        </w:tc>
      </w:tr>
      <w:tr w:rsidR="00022B71" w14:paraId="7432AA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C88B9A"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4BA09E89" w14:textId="77777777" w:rsidR="00022B71" w:rsidRDefault="005B112A">
            <w:pPr>
              <w:keepNext/>
              <w:spacing w:after="60"/>
              <w:jc w:val="center"/>
            </w:pPr>
            <w:r>
              <w:rPr>
                <w:rFonts w:ascii="Calibri" w:hAnsi="Calibri"/>
                <w:sz w:val="20"/>
              </w:rPr>
              <w:t>24.9 (172)</w:t>
            </w:r>
          </w:p>
        </w:tc>
        <w:tc>
          <w:tcPr>
            <w:tcW w:w="0" w:type="auto"/>
            <w:tcBorders>
              <w:top w:val="single" w:sz="0" w:space="0" w:color="D3D3D3"/>
              <w:left w:val="single" w:sz="0" w:space="0" w:color="D3D3D3"/>
              <w:bottom w:val="single" w:sz="0" w:space="0" w:color="D3D3D3"/>
              <w:right w:val="single" w:sz="0" w:space="0" w:color="D3D3D3"/>
            </w:tcBorders>
          </w:tcPr>
          <w:p w14:paraId="6BEED6E4" w14:textId="77777777" w:rsidR="00022B71" w:rsidRDefault="005B112A">
            <w:pPr>
              <w:keepNext/>
              <w:spacing w:after="60"/>
              <w:jc w:val="center"/>
            </w:pPr>
            <w:r>
              <w:rPr>
                <w:rFonts w:ascii="Calibri" w:hAnsi="Calibri"/>
                <w:sz w:val="20"/>
              </w:rPr>
              <w:t>24.4 (85)</w:t>
            </w:r>
          </w:p>
        </w:tc>
        <w:tc>
          <w:tcPr>
            <w:tcW w:w="0" w:type="auto"/>
            <w:tcBorders>
              <w:top w:val="single" w:sz="0" w:space="0" w:color="D3D3D3"/>
              <w:left w:val="single" w:sz="0" w:space="0" w:color="D3D3D3"/>
              <w:bottom w:val="single" w:sz="0" w:space="0" w:color="D3D3D3"/>
              <w:right w:val="single" w:sz="0" w:space="0" w:color="D3D3D3"/>
            </w:tcBorders>
          </w:tcPr>
          <w:p w14:paraId="44B6E2F6" w14:textId="77777777" w:rsidR="00022B71" w:rsidRDefault="005B112A">
            <w:pPr>
              <w:keepNext/>
              <w:spacing w:after="60"/>
              <w:jc w:val="center"/>
            </w:pPr>
            <w:r>
              <w:rPr>
                <w:rFonts w:ascii="Calibri" w:hAnsi="Calibri"/>
                <w:sz w:val="20"/>
              </w:rPr>
              <w:t>25.5 (87)</w:t>
            </w:r>
          </w:p>
        </w:tc>
        <w:tc>
          <w:tcPr>
            <w:tcW w:w="0" w:type="auto"/>
            <w:tcBorders>
              <w:top w:val="single" w:sz="0" w:space="0" w:color="D3D3D3"/>
              <w:left w:val="single" w:sz="0" w:space="0" w:color="D3D3D3"/>
              <w:bottom w:val="single" w:sz="0" w:space="0" w:color="D3D3D3"/>
              <w:right w:val="single" w:sz="0" w:space="0" w:color="D3D3D3"/>
            </w:tcBorders>
          </w:tcPr>
          <w:p w14:paraId="372DD434" w14:textId="77777777" w:rsidR="00022B71" w:rsidRDefault="00022B71">
            <w:pPr>
              <w:keepNext/>
              <w:spacing w:after="60"/>
              <w:jc w:val="center"/>
            </w:pPr>
          </w:p>
        </w:tc>
      </w:tr>
      <w:tr w:rsidR="00022B71" w14:paraId="5CD58E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CD7C1D"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241F41D3" w14:textId="77777777" w:rsidR="00022B71" w:rsidRDefault="005B112A">
            <w:pPr>
              <w:keepNext/>
              <w:spacing w:after="60"/>
              <w:jc w:val="center"/>
            </w:pPr>
            <w:r>
              <w:rPr>
                <w:rFonts w:ascii="Calibri" w:hAnsi="Calibri"/>
                <w:sz w:val="20"/>
              </w:rPr>
              <w:t>40.7 (281)</w:t>
            </w:r>
          </w:p>
        </w:tc>
        <w:tc>
          <w:tcPr>
            <w:tcW w:w="0" w:type="auto"/>
            <w:tcBorders>
              <w:top w:val="single" w:sz="0" w:space="0" w:color="D3D3D3"/>
              <w:left w:val="single" w:sz="0" w:space="0" w:color="D3D3D3"/>
              <w:bottom w:val="single" w:sz="0" w:space="0" w:color="D3D3D3"/>
              <w:right w:val="single" w:sz="0" w:space="0" w:color="D3D3D3"/>
            </w:tcBorders>
          </w:tcPr>
          <w:p w14:paraId="5E2CF499" w14:textId="77777777" w:rsidR="00022B71" w:rsidRDefault="005B112A">
            <w:pPr>
              <w:keepNext/>
              <w:spacing w:after="60"/>
              <w:jc w:val="center"/>
            </w:pPr>
            <w:r>
              <w:rPr>
                <w:rFonts w:ascii="Calibri" w:hAnsi="Calibri"/>
                <w:sz w:val="20"/>
              </w:rPr>
              <w:t>43.6 (152)</w:t>
            </w:r>
          </w:p>
        </w:tc>
        <w:tc>
          <w:tcPr>
            <w:tcW w:w="0" w:type="auto"/>
            <w:tcBorders>
              <w:top w:val="single" w:sz="0" w:space="0" w:color="D3D3D3"/>
              <w:left w:val="single" w:sz="0" w:space="0" w:color="D3D3D3"/>
              <w:bottom w:val="single" w:sz="0" w:space="0" w:color="D3D3D3"/>
              <w:right w:val="single" w:sz="0" w:space="0" w:color="D3D3D3"/>
            </w:tcBorders>
          </w:tcPr>
          <w:p w14:paraId="7DB06D37" w14:textId="77777777" w:rsidR="00022B71" w:rsidRDefault="005B112A">
            <w:pPr>
              <w:keepNext/>
              <w:spacing w:after="60"/>
              <w:jc w:val="center"/>
            </w:pPr>
            <w:r>
              <w:rPr>
                <w:rFonts w:ascii="Calibri" w:hAnsi="Calibri"/>
                <w:sz w:val="20"/>
              </w:rPr>
              <w:t>37.8 (129)</w:t>
            </w:r>
          </w:p>
        </w:tc>
        <w:tc>
          <w:tcPr>
            <w:tcW w:w="0" w:type="auto"/>
            <w:tcBorders>
              <w:top w:val="single" w:sz="0" w:space="0" w:color="D3D3D3"/>
              <w:left w:val="single" w:sz="0" w:space="0" w:color="D3D3D3"/>
              <w:bottom w:val="single" w:sz="0" w:space="0" w:color="D3D3D3"/>
              <w:right w:val="single" w:sz="0" w:space="0" w:color="D3D3D3"/>
            </w:tcBorders>
          </w:tcPr>
          <w:p w14:paraId="745ADCCD" w14:textId="77777777" w:rsidR="00022B71" w:rsidRDefault="00022B71">
            <w:pPr>
              <w:keepNext/>
              <w:spacing w:after="60"/>
              <w:jc w:val="center"/>
            </w:pPr>
          </w:p>
        </w:tc>
      </w:tr>
      <w:tr w:rsidR="00022B71" w14:paraId="36BC0B7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BCF965"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77B85A60" w14:textId="77777777" w:rsidR="00022B71" w:rsidRDefault="005B112A">
            <w:pPr>
              <w:keepNext/>
              <w:spacing w:after="60"/>
              <w:jc w:val="center"/>
            </w:pPr>
            <w:r>
              <w:rPr>
                <w:rFonts w:ascii="Calibri" w:hAnsi="Calibri"/>
                <w:sz w:val="20"/>
              </w:rPr>
              <w:t>34.3 (237)</w:t>
            </w:r>
          </w:p>
        </w:tc>
        <w:tc>
          <w:tcPr>
            <w:tcW w:w="0" w:type="auto"/>
            <w:tcBorders>
              <w:top w:val="single" w:sz="0" w:space="0" w:color="D3D3D3"/>
              <w:left w:val="single" w:sz="0" w:space="0" w:color="D3D3D3"/>
              <w:bottom w:val="single" w:sz="0" w:space="0" w:color="D3D3D3"/>
              <w:right w:val="single" w:sz="0" w:space="0" w:color="D3D3D3"/>
            </w:tcBorders>
          </w:tcPr>
          <w:p w14:paraId="76700809" w14:textId="77777777" w:rsidR="00022B71" w:rsidRDefault="005B112A">
            <w:pPr>
              <w:keepNext/>
              <w:spacing w:after="60"/>
              <w:jc w:val="center"/>
            </w:pPr>
            <w:r>
              <w:rPr>
                <w:rFonts w:ascii="Calibri" w:hAnsi="Calibri"/>
                <w:sz w:val="20"/>
              </w:rPr>
              <w:t>32.1 (112)</w:t>
            </w:r>
          </w:p>
        </w:tc>
        <w:tc>
          <w:tcPr>
            <w:tcW w:w="0" w:type="auto"/>
            <w:tcBorders>
              <w:top w:val="single" w:sz="0" w:space="0" w:color="D3D3D3"/>
              <w:left w:val="single" w:sz="0" w:space="0" w:color="D3D3D3"/>
              <w:bottom w:val="single" w:sz="0" w:space="0" w:color="D3D3D3"/>
              <w:right w:val="single" w:sz="0" w:space="0" w:color="D3D3D3"/>
            </w:tcBorders>
          </w:tcPr>
          <w:p w14:paraId="42F14884" w14:textId="77777777" w:rsidR="00022B71" w:rsidRDefault="005B112A">
            <w:pPr>
              <w:keepNext/>
              <w:spacing w:after="60"/>
              <w:jc w:val="center"/>
            </w:pPr>
            <w:r>
              <w:rPr>
                <w:rFonts w:ascii="Calibri" w:hAnsi="Calibri"/>
                <w:sz w:val="20"/>
              </w:rPr>
              <w:t>36.7 (125)</w:t>
            </w:r>
          </w:p>
        </w:tc>
        <w:tc>
          <w:tcPr>
            <w:tcW w:w="0" w:type="auto"/>
            <w:tcBorders>
              <w:top w:val="single" w:sz="0" w:space="0" w:color="D3D3D3"/>
              <w:left w:val="single" w:sz="0" w:space="0" w:color="D3D3D3"/>
              <w:bottom w:val="single" w:sz="0" w:space="0" w:color="D3D3D3"/>
              <w:right w:val="single" w:sz="0" w:space="0" w:color="D3D3D3"/>
            </w:tcBorders>
          </w:tcPr>
          <w:p w14:paraId="3D77C48C" w14:textId="77777777" w:rsidR="00022B71" w:rsidRDefault="00022B71">
            <w:pPr>
              <w:keepNext/>
              <w:spacing w:after="60"/>
              <w:jc w:val="center"/>
            </w:pPr>
          </w:p>
        </w:tc>
      </w:tr>
      <w:tr w:rsidR="00022B71" w14:paraId="3E4017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10E7E9" w14:textId="77777777" w:rsidR="00022B71" w:rsidRDefault="005B112A">
            <w:pPr>
              <w:keepNext/>
              <w:spacing w:after="60"/>
            </w:pPr>
            <w:r>
              <w:rPr>
                <w:rFonts w:ascii="Calibri" w:hAnsi="Calibri"/>
                <w:sz w:val="20"/>
              </w:rPr>
              <w:t>Diplome_pere</w:t>
            </w:r>
          </w:p>
        </w:tc>
        <w:tc>
          <w:tcPr>
            <w:tcW w:w="0" w:type="auto"/>
            <w:tcBorders>
              <w:top w:val="single" w:sz="0" w:space="0" w:color="D3D3D3"/>
              <w:left w:val="single" w:sz="0" w:space="0" w:color="D3D3D3"/>
              <w:bottom w:val="single" w:sz="0" w:space="0" w:color="D3D3D3"/>
              <w:right w:val="single" w:sz="0" w:space="0" w:color="D3D3D3"/>
            </w:tcBorders>
          </w:tcPr>
          <w:p w14:paraId="0E9DD66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35D69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768E7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452241" w14:textId="77777777" w:rsidR="00022B71" w:rsidRDefault="005B112A">
            <w:pPr>
              <w:keepNext/>
              <w:spacing w:after="60"/>
              <w:jc w:val="center"/>
            </w:pPr>
            <w:r>
              <w:rPr>
                <w:rFonts w:ascii="Calibri" w:hAnsi="Calibri"/>
                <w:sz w:val="20"/>
              </w:rPr>
              <w:t>0.3</w:t>
            </w:r>
          </w:p>
        </w:tc>
      </w:tr>
      <w:tr w:rsidR="00022B71" w14:paraId="6868F0B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D01F65" w14:textId="77777777" w:rsidR="00022B71" w:rsidRDefault="005B112A">
            <w:pPr>
              <w:keepNext/>
              <w:spacing w:after="60"/>
            </w:pPr>
            <w:r>
              <w:rPr>
                <w:rFonts w:ascii="Calibri" w:hAnsi="Calibri"/>
                <w:sz w:val="20"/>
              </w:rPr>
              <w:t>    Primaire/Secondaire</w:t>
            </w:r>
          </w:p>
        </w:tc>
        <w:tc>
          <w:tcPr>
            <w:tcW w:w="0" w:type="auto"/>
            <w:tcBorders>
              <w:top w:val="single" w:sz="0" w:space="0" w:color="D3D3D3"/>
              <w:left w:val="single" w:sz="0" w:space="0" w:color="D3D3D3"/>
              <w:bottom w:val="single" w:sz="0" w:space="0" w:color="D3D3D3"/>
              <w:right w:val="single" w:sz="0" w:space="0" w:color="D3D3D3"/>
            </w:tcBorders>
          </w:tcPr>
          <w:p w14:paraId="3A513B43" w14:textId="77777777" w:rsidR="00022B71" w:rsidRDefault="005B112A">
            <w:pPr>
              <w:keepNext/>
              <w:spacing w:after="60"/>
              <w:jc w:val="center"/>
            </w:pPr>
            <w:r>
              <w:rPr>
                <w:rFonts w:ascii="Calibri" w:hAnsi="Calibri"/>
                <w:sz w:val="20"/>
              </w:rPr>
              <w:t>31.1 (212)</w:t>
            </w:r>
          </w:p>
        </w:tc>
        <w:tc>
          <w:tcPr>
            <w:tcW w:w="0" w:type="auto"/>
            <w:tcBorders>
              <w:top w:val="single" w:sz="0" w:space="0" w:color="D3D3D3"/>
              <w:left w:val="single" w:sz="0" w:space="0" w:color="D3D3D3"/>
              <w:bottom w:val="single" w:sz="0" w:space="0" w:color="D3D3D3"/>
              <w:right w:val="single" w:sz="0" w:space="0" w:color="D3D3D3"/>
            </w:tcBorders>
          </w:tcPr>
          <w:p w14:paraId="595B3D73" w14:textId="77777777" w:rsidR="00022B71" w:rsidRDefault="005B112A">
            <w:pPr>
              <w:keepNext/>
              <w:spacing w:after="60"/>
              <w:jc w:val="center"/>
            </w:pPr>
            <w:r>
              <w:rPr>
                <w:rFonts w:ascii="Calibri" w:hAnsi="Calibri"/>
                <w:sz w:val="20"/>
              </w:rPr>
              <w:t>32.7 (111)</w:t>
            </w:r>
          </w:p>
        </w:tc>
        <w:tc>
          <w:tcPr>
            <w:tcW w:w="0" w:type="auto"/>
            <w:tcBorders>
              <w:top w:val="single" w:sz="0" w:space="0" w:color="D3D3D3"/>
              <w:left w:val="single" w:sz="0" w:space="0" w:color="D3D3D3"/>
              <w:bottom w:val="single" w:sz="0" w:space="0" w:color="D3D3D3"/>
              <w:right w:val="single" w:sz="0" w:space="0" w:color="D3D3D3"/>
            </w:tcBorders>
          </w:tcPr>
          <w:p w14:paraId="1C5142E4" w14:textId="77777777" w:rsidR="00022B71" w:rsidRDefault="005B112A">
            <w:pPr>
              <w:keepNext/>
              <w:spacing w:after="60"/>
              <w:jc w:val="center"/>
            </w:pPr>
            <w:r>
              <w:rPr>
                <w:rFonts w:ascii="Calibri" w:hAnsi="Calibri"/>
                <w:sz w:val="20"/>
              </w:rPr>
              <w:t>29.6 (100)</w:t>
            </w:r>
          </w:p>
        </w:tc>
        <w:tc>
          <w:tcPr>
            <w:tcW w:w="0" w:type="auto"/>
            <w:tcBorders>
              <w:top w:val="single" w:sz="0" w:space="0" w:color="D3D3D3"/>
              <w:left w:val="single" w:sz="0" w:space="0" w:color="D3D3D3"/>
              <w:bottom w:val="single" w:sz="0" w:space="0" w:color="D3D3D3"/>
              <w:right w:val="single" w:sz="0" w:space="0" w:color="D3D3D3"/>
            </w:tcBorders>
          </w:tcPr>
          <w:p w14:paraId="747FDDB2" w14:textId="77777777" w:rsidR="00022B71" w:rsidRDefault="00022B71">
            <w:pPr>
              <w:keepNext/>
              <w:spacing w:after="60"/>
              <w:jc w:val="center"/>
            </w:pPr>
          </w:p>
        </w:tc>
      </w:tr>
      <w:tr w:rsidR="00022B71" w14:paraId="2E62261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E6C065" w14:textId="77777777" w:rsidR="00022B71" w:rsidRDefault="005B112A">
            <w:pPr>
              <w:keepNext/>
              <w:spacing w:after="60"/>
            </w:pPr>
            <w:r>
              <w:rPr>
                <w:rFonts w:ascii="Calibri" w:hAnsi="Calibri"/>
                <w:sz w:val="20"/>
              </w:rPr>
              <w:t>    CEGEP / DEP</w:t>
            </w:r>
          </w:p>
        </w:tc>
        <w:tc>
          <w:tcPr>
            <w:tcW w:w="0" w:type="auto"/>
            <w:tcBorders>
              <w:top w:val="single" w:sz="0" w:space="0" w:color="D3D3D3"/>
              <w:left w:val="single" w:sz="0" w:space="0" w:color="D3D3D3"/>
              <w:bottom w:val="single" w:sz="0" w:space="0" w:color="D3D3D3"/>
              <w:right w:val="single" w:sz="0" w:space="0" w:color="D3D3D3"/>
            </w:tcBorders>
          </w:tcPr>
          <w:p w14:paraId="5B6FB376" w14:textId="77777777" w:rsidR="00022B71" w:rsidRDefault="005B112A">
            <w:pPr>
              <w:keepNext/>
              <w:spacing w:after="60"/>
              <w:jc w:val="center"/>
            </w:pPr>
            <w:r>
              <w:rPr>
                <w:rFonts w:ascii="Calibri" w:hAnsi="Calibri"/>
                <w:sz w:val="20"/>
              </w:rPr>
              <w:t>37.8 (258)</w:t>
            </w:r>
          </w:p>
        </w:tc>
        <w:tc>
          <w:tcPr>
            <w:tcW w:w="0" w:type="auto"/>
            <w:tcBorders>
              <w:top w:val="single" w:sz="0" w:space="0" w:color="D3D3D3"/>
              <w:left w:val="single" w:sz="0" w:space="0" w:color="D3D3D3"/>
              <w:bottom w:val="single" w:sz="0" w:space="0" w:color="D3D3D3"/>
              <w:right w:val="single" w:sz="0" w:space="0" w:color="D3D3D3"/>
            </w:tcBorders>
          </w:tcPr>
          <w:p w14:paraId="6744AEB9" w14:textId="77777777" w:rsidR="00022B71" w:rsidRDefault="005B112A">
            <w:pPr>
              <w:keepNext/>
              <w:spacing w:after="60"/>
              <w:jc w:val="center"/>
            </w:pPr>
            <w:r>
              <w:rPr>
                <w:rFonts w:ascii="Calibri" w:hAnsi="Calibri"/>
                <w:sz w:val="20"/>
              </w:rPr>
              <w:t>39.3 (134)</w:t>
            </w:r>
          </w:p>
        </w:tc>
        <w:tc>
          <w:tcPr>
            <w:tcW w:w="0" w:type="auto"/>
            <w:tcBorders>
              <w:top w:val="single" w:sz="0" w:space="0" w:color="D3D3D3"/>
              <w:left w:val="single" w:sz="0" w:space="0" w:color="D3D3D3"/>
              <w:bottom w:val="single" w:sz="0" w:space="0" w:color="D3D3D3"/>
              <w:right w:val="single" w:sz="0" w:space="0" w:color="D3D3D3"/>
            </w:tcBorders>
          </w:tcPr>
          <w:p w14:paraId="50EFEEE2" w14:textId="77777777" w:rsidR="00022B71" w:rsidRDefault="005B112A">
            <w:pPr>
              <w:keepNext/>
              <w:spacing w:after="60"/>
              <w:jc w:val="center"/>
            </w:pPr>
            <w:r>
              <w:rPr>
                <w:rFonts w:ascii="Calibri" w:hAnsi="Calibri"/>
                <w:sz w:val="20"/>
              </w:rPr>
              <w:t>36.4 (124)</w:t>
            </w:r>
          </w:p>
        </w:tc>
        <w:tc>
          <w:tcPr>
            <w:tcW w:w="0" w:type="auto"/>
            <w:tcBorders>
              <w:top w:val="single" w:sz="0" w:space="0" w:color="D3D3D3"/>
              <w:left w:val="single" w:sz="0" w:space="0" w:color="D3D3D3"/>
              <w:bottom w:val="single" w:sz="0" w:space="0" w:color="D3D3D3"/>
              <w:right w:val="single" w:sz="0" w:space="0" w:color="D3D3D3"/>
            </w:tcBorders>
          </w:tcPr>
          <w:p w14:paraId="1FAC41B9" w14:textId="77777777" w:rsidR="00022B71" w:rsidRDefault="00022B71">
            <w:pPr>
              <w:keepNext/>
              <w:spacing w:after="60"/>
              <w:jc w:val="center"/>
            </w:pPr>
          </w:p>
        </w:tc>
      </w:tr>
      <w:tr w:rsidR="00022B71" w14:paraId="0EE7A4E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5BBF3C" w14:textId="77777777" w:rsidR="00022B71" w:rsidRDefault="005B112A">
            <w:pPr>
              <w:keepNext/>
              <w:spacing w:after="60"/>
            </w:pPr>
            <w:r>
              <w:rPr>
                <w:rFonts w:ascii="Calibri" w:hAnsi="Calibri"/>
                <w:sz w:val="20"/>
              </w:rPr>
              <w:t>    Universitaire</w:t>
            </w:r>
          </w:p>
        </w:tc>
        <w:tc>
          <w:tcPr>
            <w:tcW w:w="0" w:type="auto"/>
            <w:tcBorders>
              <w:top w:val="single" w:sz="0" w:space="0" w:color="D3D3D3"/>
              <w:left w:val="single" w:sz="0" w:space="0" w:color="D3D3D3"/>
              <w:bottom w:val="single" w:sz="0" w:space="0" w:color="D3D3D3"/>
              <w:right w:val="single" w:sz="0" w:space="0" w:color="D3D3D3"/>
            </w:tcBorders>
          </w:tcPr>
          <w:p w14:paraId="08C41ED7" w14:textId="77777777" w:rsidR="00022B71" w:rsidRDefault="005B112A">
            <w:pPr>
              <w:keepNext/>
              <w:spacing w:after="60"/>
              <w:jc w:val="center"/>
            </w:pPr>
            <w:r>
              <w:rPr>
                <w:rFonts w:ascii="Calibri" w:hAnsi="Calibri"/>
                <w:sz w:val="20"/>
              </w:rPr>
              <w:t>31.1 (211)</w:t>
            </w:r>
          </w:p>
        </w:tc>
        <w:tc>
          <w:tcPr>
            <w:tcW w:w="0" w:type="auto"/>
            <w:tcBorders>
              <w:top w:val="single" w:sz="0" w:space="0" w:color="D3D3D3"/>
              <w:left w:val="single" w:sz="0" w:space="0" w:color="D3D3D3"/>
              <w:bottom w:val="single" w:sz="0" w:space="0" w:color="D3D3D3"/>
              <w:right w:val="single" w:sz="0" w:space="0" w:color="D3D3D3"/>
            </w:tcBorders>
          </w:tcPr>
          <w:p w14:paraId="66DFE0DD" w14:textId="77777777" w:rsidR="00022B71" w:rsidRDefault="005B112A">
            <w:pPr>
              <w:keepNext/>
              <w:spacing w:after="60"/>
              <w:jc w:val="center"/>
            </w:pPr>
            <w:r>
              <w:rPr>
                <w:rFonts w:ascii="Calibri" w:hAnsi="Calibri"/>
                <w:sz w:val="20"/>
              </w:rPr>
              <w:t>28.1 (96)</w:t>
            </w:r>
          </w:p>
        </w:tc>
        <w:tc>
          <w:tcPr>
            <w:tcW w:w="0" w:type="auto"/>
            <w:tcBorders>
              <w:top w:val="single" w:sz="0" w:space="0" w:color="D3D3D3"/>
              <w:left w:val="single" w:sz="0" w:space="0" w:color="D3D3D3"/>
              <w:bottom w:val="single" w:sz="0" w:space="0" w:color="D3D3D3"/>
              <w:right w:val="single" w:sz="0" w:space="0" w:color="D3D3D3"/>
            </w:tcBorders>
          </w:tcPr>
          <w:p w14:paraId="35C2786B" w14:textId="77777777" w:rsidR="00022B71" w:rsidRDefault="005B112A">
            <w:pPr>
              <w:keepNext/>
              <w:spacing w:after="60"/>
              <w:jc w:val="center"/>
            </w:pPr>
            <w:r>
              <w:rPr>
                <w:rFonts w:ascii="Calibri" w:hAnsi="Calibri"/>
                <w:sz w:val="20"/>
              </w:rPr>
              <w:t>34.0 (116)</w:t>
            </w:r>
          </w:p>
        </w:tc>
        <w:tc>
          <w:tcPr>
            <w:tcW w:w="0" w:type="auto"/>
            <w:tcBorders>
              <w:top w:val="single" w:sz="0" w:space="0" w:color="D3D3D3"/>
              <w:left w:val="single" w:sz="0" w:space="0" w:color="D3D3D3"/>
              <w:bottom w:val="single" w:sz="0" w:space="0" w:color="D3D3D3"/>
              <w:right w:val="single" w:sz="0" w:space="0" w:color="D3D3D3"/>
            </w:tcBorders>
          </w:tcPr>
          <w:p w14:paraId="00927D90" w14:textId="77777777" w:rsidR="00022B71" w:rsidRDefault="00022B71">
            <w:pPr>
              <w:keepNext/>
              <w:spacing w:after="60"/>
              <w:jc w:val="center"/>
            </w:pPr>
          </w:p>
        </w:tc>
      </w:tr>
      <w:tr w:rsidR="00022B71" w14:paraId="76F10E9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ACFB9E" w14:textId="77777777" w:rsidR="00022B71" w:rsidRDefault="005B112A">
            <w:pPr>
              <w:keepNext/>
              <w:spacing w:after="60"/>
            </w:pPr>
            <w:r>
              <w:rPr>
                <w:rFonts w:ascii="Calibri" w:hAnsi="Calibri"/>
                <w:sz w:val="20"/>
              </w:rPr>
              <w:t>Situation_civile_parents</w:t>
            </w:r>
          </w:p>
        </w:tc>
        <w:tc>
          <w:tcPr>
            <w:tcW w:w="0" w:type="auto"/>
            <w:tcBorders>
              <w:top w:val="single" w:sz="0" w:space="0" w:color="D3D3D3"/>
              <w:left w:val="single" w:sz="0" w:space="0" w:color="D3D3D3"/>
              <w:bottom w:val="single" w:sz="0" w:space="0" w:color="D3D3D3"/>
              <w:right w:val="single" w:sz="0" w:space="0" w:color="D3D3D3"/>
            </w:tcBorders>
          </w:tcPr>
          <w:p w14:paraId="723DC45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A2EB6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2E343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964C11" w14:textId="77777777" w:rsidR="00022B71" w:rsidRDefault="005B112A">
            <w:pPr>
              <w:keepNext/>
              <w:spacing w:after="60"/>
              <w:jc w:val="center"/>
            </w:pPr>
            <w:r>
              <w:rPr>
                <w:rFonts w:ascii="Calibri" w:hAnsi="Calibri"/>
                <w:sz w:val="20"/>
              </w:rPr>
              <w:t>0.3</w:t>
            </w:r>
          </w:p>
        </w:tc>
      </w:tr>
      <w:tr w:rsidR="00022B71" w14:paraId="29F623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CA0F67" w14:textId="77777777" w:rsidR="00022B71" w:rsidRDefault="005B112A">
            <w:pPr>
              <w:keepNext/>
              <w:spacing w:after="60"/>
            </w:pPr>
            <w:r>
              <w:rPr>
                <w:rFonts w:ascii="Calibri" w:hAnsi="Calibri"/>
                <w:sz w:val="20"/>
              </w:rPr>
              <w:t>    Divorce</w:t>
            </w:r>
          </w:p>
        </w:tc>
        <w:tc>
          <w:tcPr>
            <w:tcW w:w="0" w:type="auto"/>
            <w:tcBorders>
              <w:top w:val="single" w:sz="0" w:space="0" w:color="D3D3D3"/>
              <w:left w:val="single" w:sz="0" w:space="0" w:color="D3D3D3"/>
              <w:bottom w:val="single" w:sz="0" w:space="0" w:color="D3D3D3"/>
              <w:right w:val="single" w:sz="0" w:space="0" w:color="D3D3D3"/>
            </w:tcBorders>
          </w:tcPr>
          <w:p w14:paraId="1ABD93CC" w14:textId="77777777" w:rsidR="00022B71" w:rsidRDefault="005B112A">
            <w:pPr>
              <w:keepNext/>
              <w:spacing w:after="60"/>
              <w:jc w:val="center"/>
            </w:pPr>
            <w:r>
              <w:rPr>
                <w:rFonts w:ascii="Calibri" w:hAnsi="Calibri"/>
                <w:sz w:val="20"/>
              </w:rPr>
              <w:t>17.7 (126)</w:t>
            </w:r>
          </w:p>
        </w:tc>
        <w:tc>
          <w:tcPr>
            <w:tcW w:w="0" w:type="auto"/>
            <w:tcBorders>
              <w:top w:val="single" w:sz="0" w:space="0" w:color="D3D3D3"/>
              <w:left w:val="single" w:sz="0" w:space="0" w:color="D3D3D3"/>
              <w:bottom w:val="single" w:sz="0" w:space="0" w:color="D3D3D3"/>
              <w:right w:val="single" w:sz="0" w:space="0" w:color="D3D3D3"/>
            </w:tcBorders>
          </w:tcPr>
          <w:p w14:paraId="75DBC77B" w14:textId="77777777" w:rsidR="00022B71" w:rsidRDefault="005B112A">
            <w:pPr>
              <w:keepNext/>
              <w:spacing w:after="60"/>
              <w:jc w:val="center"/>
            </w:pPr>
            <w:r>
              <w:rPr>
                <w:rFonts w:ascii="Calibri" w:hAnsi="Calibri"/>
                <w:sz w:val="20"/>
              </w:rPr>
              <w:t>17.2 (61)</w:t>
            </w:r>
          </w:p>
        </w:tc>
        <w:tc>
          <w:tcPr>
            <w:tcW w:w="0" w:type="auto"/>
            <w:tcBorders>
              <w:top w:val="single" w:sz="0" w:space="0" w:color="D3D3D3"/>
              <w:left w:val="single" w:sz="0" w:space="0" w:color="D3D3D3"/>
              <w:bottom w:val="single" w:sz="0" w:space="0" w:color="D3D3D3"/>
              <w:right w:val="single" w:sz="0" w:space="0" w:color="D3D3D3"/>
            </w:tcBorders>
          </w:tcPr>
          <w:p w14:paraId="0B80B9BD" w14:textId="77777777" w:rsidR="00022B71" w:rsidRDefault="005B112A">
            <w:pPr>
              <w:keepNext/>
              <w:spacing w:after="60"/>
              <w:jc w:val="center"/>
            </w:pPr>
            <w:r>
              <w:rPr>
                <w:rFonts w:ascii="Calibri" w:hAnsi="Calibri"/>
                <w:sz w:val="20"/>
              </w:rPr>
              <w:t>18.2 (65)</w:t>
            </w:r>
          </w:p>
        </w:tc>
        <w:tc>
          <w:tcPr>
            <w:tcW w:w="0" w:type="auto"/>
            <w:tcBorders>
              <w:top w:val="single" w:sz="0" w:space="0" w:color="D3D3D3"/>
              <w:left w:val="single" w:sz="0" w:space="0" w:color="D3D3D3"/>
              <w:bottom w:val="single" w:sz="0" w:space="0" w:color="D3D3D3"/>
              <w:right w:val="single" w:sz="0" w:space="0" w:color="D3D3D3"/>
            </w:tcBorders>
          </w:tcPr>
          <w:p w14:paraId="64624B78" w14:textId="77777777" w:rsidR="00022B71" w:rsidRDefault="00022B71">
            <w:pPr>
              <w:keepNext/>
              <w:spacing w:after="60"/>
              <w:jc w:val="center"/>
            </w:pPr>
          </w:p>
        </w:tc>
      </w:tr>
      <w:tr w:rsidR="00022B71" w14:paraId="7E18158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0FE84" w14:textId="77777777" w:rsidR="00022B71" w:rsidRDefault="005B112A">
            <w:pPr>
              <w:keepNext/>
              <w:spacing w:after="60"/>
            </w:pPr>
            <w:r>
              <w:rPr>
                <w:rFonts w:ascii="Calibri" w:hAnsi="Calibri"/>
                <w:sz w:val="20"/>
              </w:rPr>
              <w:t>    Les deux sont defunts</w:t>
            </w:r>
          </w:p>
        </w:tc>
        <w:tc>
          <w:tcPr>
            <w:tcW w:w="0" w:type="auto"/>
            <w:tcBorders>
              <w:top w:val="single" w:sz="0" w:space="0" w:color="D3D3D3"/>
              <w:left w:val="single" w:sz="0" w:space="0" w:color="D3D3D3"/>
              <w:bottom w:val="single" w:sz="0" w:space="0" w:color="D3D3D3"/>
              <w:right w:val="single" w:sz="0" w:space="0" w:color="D3D3D3"/>
            </w:tcBorders>
          </w:tcPr>
          <w:p w14:paraId="3B21077D"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7D2911B6" w14:textId="77777777" w:rsidR="00022B71" w:rsidRDefault="005B112A">
            <w:pPr>
              <w:keepNext/>
              <w:spacing w:after="60"/>
              <w:jc w:val="center"/>
            </w:pPr>
            <w:r>
              <w:rPr>
                <w:rFonts w:ascii="Calibri" w:hAnsi="Calibri"/>
                <w:sz w:val="20"/>
              </w:rPr>
              <w:t>0.6 (2)</w:t>
            </w:r>
          </w:p>
        </w:tc>
        <w:tc>
          <w:tcPr>
            <w:tcW w:w="0" w:type="auto"/>
            <w:tcBorders>
              <w:top w:val="single" w:sz="0" w:space="0" w:color="D3D3D3"/>
              <w:left w:val="single" w:sz="0" w:space="0" w:color="D3D3D3"/>
              <w:bottom w:val="single" w:sz="0" w:space="0" w:color="D3D3D3"/>
              <w:right w:val="single" w:sz="0" w:space="0" w:color="D3D3D3"/>
            </w:tcBorders>
          </w:tcPr>
          <w:p w14:paraId="2B996203" w14:textId="77777777" w:rsidR="00022B71" w:rsidRDefault="005B112A">
            <w:pPr>
              <w:keepNext/>
              <w:spacing w:after="60"/>
              <w:jc w:val="center"/>
            </w:pPr>
            <w:r>
              <w:rPr>
                <w:rFonts w:ascii="Calibri" w:hAnsi="Calibri"/>
                <w:sz w:val="20"/>
              </w:rPr>
              <w:t>0.8 (3)</w:t>
            </w:r>
          </w:p>
        </w:tc>
        <w:tc>
          <w:tcPr>
            <w:tcW w:w="0" w:type="auto"/>
            <w:tcBorders>
              <w:top w:val="single" w:sz="0" w:space="0" w:color="D3D3D3"/>
              <w:left w:val="single" w:sz="0" w:space="0" w:color="D3D3D3"/>
              <w:bottom w:val="single" w:sz="0" w:space="0" w:color="D3D3D3"/>
              <w:right w:val="single" w:sz="0" w:space="0" w:color="D3D3D3"/>
            </w:tcBorders>
          </w:tcPr>
          <w:p w14:paraId="3651E056" w14:textId="77777777" w:rsidR="00022B71" w:rsidRDefault="00022B71">
            <w:pPr>
              <w:keepNext/>
              <w:spacing w:after="60"/>
              <w:jc w:val="center"/>
            </w:pPr>
          </w:p>
        </w:tc>
      </w:tr>
      <w:tr w:rsidR="00022B71" w14:paraId="6675474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FE2D5C" w14:textId="77777777" w:rsidR="00022B71" w:rsidRDefault="005B112A">
            <w:pPr>
              <w:keepNext/>
              <w:spacing w:after="60"/>
            </w:pPr>
            <w:r>
              <w:rPr>
                <w:rFonts w:ascii="Calibri" w:hAnsi="Calibri"/>
                <w:sz w:val="20"/>
              </w:rPr>
              <w:t>    Separe</w:t>
            </w:r>
          </w:p>
        </w:tc>
        <w:tc>
          <w:tcPr>
            <w:tcW w:w="0" w:type="auto"/>
            <w:tcBorders>
              <w:top w:val="single" w:sz="0" w:space="0" w:color="D3D3D3"/>
              <w:left w:val="single" w:sz="0" w:space="0" w:color="D3D3D3"/>
              <w:bottom w:val="single" w:sz="0" w:space="0" w:color="D3D3D3"/>
              <w:right w:val="single" w:sz="0" w:space="0" w:color="D3D3D3"/>
            </w:tcBorders>
          </w:tcPr>
          <w:p w14:paraId="3E1F1C7B" w14:textId="77777777" w:rsidR="00022B71" w:rsidRDefault="005B112A">
            <w:pPr>
              <w:keepNext/>
              <w:spacing w:after="60"/>
              <w:jc w:val="center"/>
            </w:pPr>
            <w:r>
              <w:rPr>
                <w:rFonts w:ascii="Calibri" w:hAnsi="Calibri"/>
                <w:sz w:val="20"/>
              </w:rPr>
              <w:t>20.2 (145)</w:t>
            </w:r>
          </w:p>
        </w:tc>
        <w:tc>
          <w:tcPr>
            <w:tcW w:w="0" w:type="auto"/>
            <w:tcBorders>
              <w:top w:val="single" w:sz="0" w:space="0" w:color="D3D3D3"/>
              <w:left w:val="single" w:sz="0" w:space="0" w:color="D3D3D3"/>
              <w:bottom w:val="single" w:sz="0" w:space="0" w:color="D3D3D3"/>
              <w:right w:val="single" w:sz="0" w:space="0" w:color="D3D3D3"/>
            </w:tcBorders>
          </w:tcPr>
          <w:p w14:paraId="4A94707A" w14:textId="77777777" w:rsidR="00022B71" w:rsidRDefault="005B112A">
            <w:pPr>
              <w:keepNext/>
              <w:spacing w:after="60"/>
              <w:jc w:val="center"/>
            </w:pPr>
            <w:r>
              <w:rPr>
                <w:rFonts w:ascii="Calibri" w:hAnsi="Calibri"/>
                <w:sz w:val="20"/>
              </w:rPr>
              <w:t>23.7 (84)</w:t>
            </w:r>
          </w:p>
        </w:tc>
        <w:tc>
          <w:tcPr>
            <w:tcW w:w="0" w:type="auto"/>
            <w:tcBorders>
              <w:top w:val="single" w:sz="0" w:space="0" w:color="D3D3D3"/>
              <w:left w:val="single" w:sz="0" w:space="0" w:color="D3D3D3"/>
              <w:bottom w:val="single" w:sz="0" w:space="0" w:color="D3D3D3"/>
              <w:right w:val="single" w:sz="0" w:space="0" w:color="D3D3D3"/>
            </w:tcBorders>
          </w:tcPr>
          <w:p w14:paraId="3BABD156" w14:textId="77777777" w:rsidR="00022B71" w:rsidRDefault="005B112A">
            <w:pPr>
              <w:keepNext/>
              <w:spacing w:after="60"/>
              <w:jc w:val="center"/>
            </w:pPr>
            <w:r>
              <w:rPr>
                <w:rFonts w:ascii="Calibri" w:hAnsi="Calibri"/>
                <w:sz w:val="20"/>
              </w:rPr>
              <w:t>16.8 (60)</w:t>
            </w:r>
          </w:p>
        </w:tc>
        <w:tc>
          <w:tcPr>
            <w:tcW w:w="0" w:type="auto"/>
            <w:tcBorders>
              <w:top w:val="single" w:sz="0" w:space="0" w:color="D3D3D3"/>
              <w:left w:val="single" w:sz="0" w:space="0" w:color="D3D3D3"/>
              <w:bottom w:val="single" w:sz="0" w:space="0" w:color="D3D3D3"/>
              <w:right w:val="single" w:sz="0" w:space="0" w:color="D3D3D3"/>
            </w:tcBorders>
          </w:tcPr>
          <w:p w14:paraId="498AA1FD" w14:textId="77777777" w:rsidR="00022B71" w:rsidRDefault="00022B71">
            <w:pPr>
              <w:keepNext/>
              <w:spacing w:after="60"/>
              <w:jc w:val="center"/>
            </w:pPr>
          </w:p>
        </w:tc>
      </w:tr>
      <w:tr w:rsidR="00022B71" w14:paraId="69B568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3BEC2C" w14:textId="77777777" w:rsidR="00022B71" w:rsidRDefault="005B112A">
            <w:pPr>
              <w:keepNext/>
              <w:spacing w:after="60"/>
            </w:pPr>
            <w:r>
              <w:rPr>
                <w:rFonts w:ascii="Calibri" w:hAnsi="Calibri"/>
                <w:sz w:val="20"/>
              </w:rPr>
              <w:t>    Toujours ensemble</w:t>
            </w:r>
          </w:p>
        </w:tc>
        <w:tc>
          <w:tcPr>
            <w:tcW w:w="0" w:type="auto"/>
            <w:tcBorders>
              <w:top w:val="single" w:sz="0" w:space="0" w:color="D3D3D3"/>
              <w:left w:val="single" w:sz="0" w:space="0" w:color="D3D3D3"/>
              <w:bottom w:val="single" w:sz="0" w:space="0" w:color="D3D3D3"/>
              <w:right w:val="single" w:sz="0" w:space="0" w:color="D3D3D3"/>
            </w:tcBorders>
          </w:tcPr>
          <w:p w14:paraId="61E0201C" w14:textId="77777777" w:rsidR="00022B71" w:rsidRDefault="005B112A">
            <w:pPr>
              <w:keepNext/>
              <w:spacing w:after="60"/>
              <w:jc w:val="center"/>
            </w:pPr>
            <w:r>
              <w:rPr>
                <w:rFonts w:ascii="Calibri" w:hAnsi="Calibri"/>
                <w:sz w:val="20"/>
              </w:rPr>
              <w:t>52.8 (378)</w:t>
            </w:r>
          </w:p>
        </w:tc>
        <w:tc>
          <w:tcPr>
            <w:tcW w:w="0" w:type="auto"/>
            <w:tcBorders>
              <w:top w:val="single" w:sz="0" w:space="0" w:color="D3D3D3"/>
              <w:left w:val="single" w:sz="0" w:space="0" w:color="D3D3D3"/>
              <w:bottom w:val="single" w:sz="0" w:space="0" w:color="D3D3D3"/>
              <w:right w:val="single" w:sz="0" w:space="0" w:color="D3D3D3"/>
            </w:tcBorders>
          </w:tcPr>
          <w:p w14:paraId="6E3CC0FD" w14:textId="77777777" w:rsidR="00022B71" w:rsidRDefault="005B112A">
            <w:pPr>
              <w:keepNext/>
              <w:spacing w:after="60"/>
              <w:jc w:val="center"/>
            </w:pPr>
            <w:r>
              <w:rPr>
                <w:rFonts w:ascii="Calibri" w:hAnsi="Calibri"/>
                <w:sz w:val="20"/>
              </w:rPr>
              <w:t>50.3 (179)</w:t>
            </w:r>
          </w:p>
        </w:tc>
        <w:tc>
          <w:tcPr>
            <w:tcW w:w="0" w:type="auto"/>
            <w:tcBorders>
              <w:top w:val="single" w:sz="0" w:space="0" w:color="D3D3D3"/>
              <w:left w:val="single" w:sz="0" w:space="0" w:color="D3D3D3"/>
              <w:bottom w:val="single" w:sz="0" w:space="0" w:color="D3D3D3"/>
              <w:right w:val="single" w:sz="0" w:space="0" w:color="D3D3D3"/>
            </w:tcBorders>
          </w:tcPr>
          <w:p w14:paraId="2BC49C8D" w14:textId="77777777" w:rsidR="00022B71" w:rsidRDefault="005B112A">
            <w:pPr>
              <w:keepNext/>
              <w:spacing w:after="60"/>
              <w:jc w:val="center"/>
            </w:pPr>
            <w:r>
              <w:rPr>
                <w:rFonts w:ascii="Calibri" w:hAnsi="Calibri"/>
                <w:sz w:val="20"/>
              </w:rPr>
              <w:t>55.3 (199)</w:t>
            </w:r>
          </w:p>
        </w:tc>
        <w:tc>
          <w:tcPr>
            <w:tcW w:w="0" w:type="auto"/>
            <w:tcBorders>
              <w:top w:val="single" w:sz="0" w:space="0" w:color="D3D3D3"/>
              <w:left w:val="single" w:sz="0" w:space="0" w:color="D3D3D3"/>
              <w:bottom w:val="single" w:sz="0" w:space="0" w:color="D3D3D3"/>
              <w:right w:val="single" w:sz="0" w:space="0" w:color="D3D3D3"/>
            </w:tcBorders>
          </w:tcPr>
          <w:p w14:paraId="30B6A3C4" w14:textId="77777777" w:rsidR="00022B71" w:rsidRDefault="00022B71">
            <w:pPr>
              <w:keepNext/>
              <w:spacing w:after="60"/>
              <w:jc w:val="center"/>
            </w:pPr>
          </w:p>
        </w:tc>
      </w:tr>
      <w:tr w:rsidR="00022B71" w14:paraId="67C819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6A553F" w14:textId="77777777" w:rsidR="00022B71" w:rsidRDefault="005B112A">
            <w:pPr>
              <w:keepNext/>
              <w:spacing w:after="60"/>
            </w:pPr>
            <w:r>
              <w:rPr>
                <w:rFonts w:ascii="Calibri" w:hAnsi="Calibri"/>
                <w:sz w:val="20"/>
              </w:rPr>
              <w:t>    Un des deux est defunt</w:t>
            </w:r>
          </w:p>
        </w:tc>
        <w:tc>
          <w:tcPr>
            <w:tcW w:w="0" w:type="auto"/>
            <w:tcBorders>
              <w:top w:val="single" w:sz="0" w:space="0" w:color="D3D3D3"/>
              <w:left w:val="single" w:sz="0" w:space="0" w:color="D3D3D3"/>
              <w:bottom w:val="single" w:sz="0" w:space="0" w:color="D3D3D3"/>
              <w:right w:val="single" w:sz="0" w:space="0" w:color="D3D3D3"/>
            </w:tcBorders>
          </w:tcPr>
          <w:p w14:paraId="5D5535FD" w14:textId="77777777" w:rsidR="00022B71" w:rsidRDefault="005B112A">
            <w:pPr>
              <w:keepNext/>
              <w:spacing w:after="60"/>
              <w:jc w:val="center"/>
            </w:pPr>
            <w:r>
              <w:rPr>
                <w:rFonts w:ascii="Calibri" w:hAnsi="Calibri"/>
                <w:sz w:val="20"/>
              </w:rPr>
              <w:t>8.6 (62)</w:t>
            </w:r>
          </w:p>
        </w:tc>
        <w:tc>
          <w:tcPr>
            <w:tcW w:w="0" w:type="auto"/>
            <w:tcBorders>
              <w:top w:val="single" w:sz="0" w:space="0" w:color="D3D3D3"/>
              <w:left w:val="single" w:sz="0" w:space="0" w:color="D3D3D3"/>
              <w:bottom w:val="single" w:sz="0" w:space="0" w:color="D3D3D3"/>
              <w:right w:val="single" w:sz="0" w:space="0" w:color="D3D3D3"/>
            </w:tcBorders>
          </w:tcPr>
          <w:p w14:paraId="29051E87" w14:textId="77777777" w:rsidR="00022B71" w:rsidRDefault="005B112A">
            <w:pPr>
              <w:keepNext/>
              <w:spacing w:after="60"/>
              <w:jc w:val="center"/>
            </w:pPr>
            <w:r>
              <w:rPr>
                <w:rFonts w:ascii="Calibri" w:hAnsi="Calibri"/>
                <w:sz w:val="20"/>
              </w:rPr>
              <w:t>8.3 (29)</w:t>
            </w:r>
          </w:p>
        </w:tc>
        <w:tc>
          <w:tcPr>
            <w:tcW w:w="0" w:type="auto"/>
            <w:tcBorders>
              <w:top w:val="single" w:sz="0" w:space="0" w:color="D3D3D3"/>
              <w:left w:val="single" w:sz="0" w:space="0" w:color="D3D3D3"/>
              <w:bottom w:val="single" w:sz="0" w:space="0" w:color="D3D3D3"/>
              <w:right w:val="single" w:sz="0" w:space="0" w:color="D3D3D3"/>
            </w:tcBorders>
          </w:tcPr>
          <w:p w14:paraId="4470DEEF" w14:textId="77777777" w:rsidR="00022B71" w:rsidRDefault="005B112A">
            <w:pPr>
              <w:keepNext/>
              <w:spacing w:after="60"/>
              <w:jc w:val="center"/>
            </w:pPr>
            <w:r>
              <w:rPr>
                <w:rFonts w:ascii="Calibri" w:hAnsi="Calibri"/>
                <w:sz w:val="20"/>
              </w:rPr>
              <w:t>8.9 (32)</w:t>
            </w:r>
          </w:p>
        </w:tc>
        <w:tc>
          <w:tcPr>
            <w:tcW w:w="0" w:type="auto"/>
            <w:tcBorders>
              <w:top w:val="single" w:sz="0" w:space="0" w:color="D3D3D3"/>
              <w:left w:val="single" w:sz="0" w:space="0" w:color="D3D3D3"/>
              <w:bottom w:val="single" w:sz="0" w:space="0" w:color="D3D3D3"/>
              <w:right w:val="single" w:sz="0" w:space="0" w:color="D3D3D3"/>
            </w:tcBorders>
          </w:tcPr>
          <w:p w14:paraId="39255203" w14:textId="77777777" w:rsidR="00022B71" w:rsidRDefault="00022B71">
            <w:pPr>
              <w:keepNext/>
              <w:spacing w:after="60"/>
              <w:jc w:val="center"/>
            </w:pPr>
          </w:p>
        </w:tc>
      </w:tr>
      <w:tr w:rsidR="00022B71" w14:paraId="226F66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7D663" w14:textId="77777777" w:rsidR="00022B71" w:rsidRDefault="005B112A">
            <w:pPr>
              <w:keepNext/>
              <w:spacing w:after="60"/>
            </w:pPr>
            <w:r>
              <w:rPr>
                <w:rFonts w:ascii="Calibri" w:hAnsi="Calibri"/>
                <w:sz w:val="20"/>
              </w:rPr>
              <w:t>Occupation_mere</w:t>
            </w:r>
          </w:p>
        </w:tc>
        <w:tc>
          <w:tcPr>
            <w:tcW w:w="0" w:type="auto"/>
            <w:tcBorders>
              <w:top w:val="single" w:sz="0" w:space="0" w:color="D3D3D3"/>
              <w:left w:val="single" w:sz="0" w:space="0" w:color="D3D3D3"/>
              <w:bottom w:val="single" w:sz="0" w:space="0" w:color="D3D3D3"/>
              <w:right w:val="single" w:sz="0" w:space="0" w:color="D3D3D3"/>
            </w:tcBorders>
          </w:tcPr>
          <w:p w14:paraId="4A68429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CEB42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E145B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3C03ED" w14:textId="77777777" w:rsidR="00022B71" w:rsidRDefault="005B112A">
            <w:pPr>
              <w:keepNext/>
              <w:spacing w:after="60"/>
              <w:jc w:val="center"/>
            </w:pPr>
            <w:r>
              <w:rPr>
                <w:rFonts w:ascii="Calibri" w:hAnsi="Calibri"/>
                <w:sz w:val="20"/>
              </w:rPr>
              <w:t>0.6</w:t>
            </w:r>
          </w:p>
        </w:tc>
      </w:tr>
      <w:tr w:rsidR="00022B71" w14:paraId="52AED5B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845F3"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06604E87"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37B13CF4"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257C210D" w14:textId="77777777" w:rsidR="00022B71" w:rsidRDefault="005B112A">
            <w:pPr>
              <w:keepNext/>
              <w:spacing w:after="60"/>
              <w:jc w:val="center"/>
            </w:pPr>
            <w:r>
              <w:rPr>
                <w:rFonts w:ascii="Calibri" w:hAnsi="Calibri"/>
                <w:sz w:val="20"/>
              </w:rPr>
              <w:t>0.6 (2)</w:t>
            </w:r>
          </w:p>
        </w:tc>
        <w:tc>
          <w:tcPr>
            <w:tcW w:w="0" w:type="auto"/>
            <w:tcBorders>
              <w:top w:val="single" w:sz="0" w:space="0" w:color="D3D3D3"/>
              <w:left w:val="single" w:sz="0" w:space="0" w:color="D3D3D3"/>
              <w:bottom w:val="single" w:sz="0" w:space="0" w:color="D3D3D3"/>
              <w:right w:val="single" w:sz="0" w:space="0" w:color="D3D3D3"/>
            </w:tcBorders>
          </w:tcPr>
          <w:p w14:paraId="260CC358" w14:textId="77777777" w:rsidR="00022B71" w:rsidRDefault="00022B71">
            <w:pPr>
              <w:keepNext/>
              <w:spacing w:after="60"/>
              <w:jc w:val="center"/>
            </w:pPr>
          </w:p>
        </w:tc>
      </w:tr>
      <w:tr w:rsidR="00022B71" w14:paraId="6D1B15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49CA04"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61D7AA95" w14:textId="77777777" w:rsidR="00022B71" w:rsidRDefault="005B112A">
            <w:pPr>
              <w:keepNext/>
              <w:spacing w:after="60"/>
              <w:jc w:val="center"/>
            </w:pPr>
            <w:r>
              <w:rPr>
                <w:rFonts w:ascii="Calibri" w:hAnsi="Calibri"/>
                <w:sz w:val="20"/>
              </w:rPr>
              <w:t>5.0 (34)</w:t>
            </w:r>
          </w:p>
        </w:tc>
        <w:tc>
          <w:tcPr>
            <w:tcW w:w="0" w:type="auto"/>
            <w:tcBorders>
              <w:top w:val="single" w:sz="0" w:space="0" w:color="D3D3D3"/>
              <w:left w:val="single" w:sz="0" w:space="0" w:color="D3D3D3"/>
              <w:bottom w:val="single" w:sz="0" w:space="0" w:color="D3D3D3"/>
              <w:right w:val="single" w:sz="0" w:space="0" w:color="D3D3D3"/>
            </w:tcBorders>
          </w:tcPr>
          <w:p w14:paraId="29B7F9A3" w14:textId="77777777" w:rsidR="00022B71" w:rsidRDefault="005B112A">
            <w:pPr>
              <w:keepNext/>
              <w:spacing w:after="60"/>
              <w:jc w:val="center"/>
            </w:pPr>
            <w:r>
              <w:rPr>
                <w:rFonts w:ascii="Calibri" w:hAnsi="Calibri"/>
                <w:sz w:val="20"/>
              </w:rPr>
              <w:t>5.9 (20)</w:t>
            </w:r>
          </w:p>
        </w:tc>
        <w:tc>
          <w:tcPr>
            <w:tcW w:w="0" w:type="auto"/>
            <w:tcBorders>
              <w:top w:val="single" w:sz="0" w:space="0" w:color="D3D3D3"/>
              <w:left w:val="single" w:sz="0" w:space="0" w:color="D3D3D3"/>
              <w:bottom w:val="single" w:sz="0" w:space="0" w:color="D3D3D3"/>
              <w:right w:val="single" w:sz="0" w:space="0" w:color="D3D3D3"/>
            </w:tcBorders>
          </w:tcPr>
          <w:p w14:paraId="11F09E16" w14:textId="77777777" w:rsidR="00022B71" w:rsidRDefault="005B112A">
            <w:pPr>
              <w:keepNext/>
              <w:spacing w:after="60"/>
              <w:jc w:val="center"/>
            </w:pPr>
            <w:r>
              <w:rPr>
                <w:rFonts w:ascii="Calibri" w:hAnsi="Calibri"/>
                <w:sz w:val="20"/>
              </w:rPr>
              <w:t>4.1 (14)</w:t>
            </w:r>
          </w:p>
        </w:tc>
        <w:tc>
          <w:tcPr>
            <w:tcW w:w="0" w:type="auto"/>
            <w:tcBorders>
              <w:top w:val="single" w:sz="0" w:space="0" w:color="D3D3D3"/>
              <w:left w:val="single" w:sz="0" w:space="0" w:color="D3D3D3"/>
              <w:bottom w:val="single" w:sz="0" w:space="0" w:color="D3D3D3"/>
              <w:right w:val="single" w:sz="0" w:space="0" w:color="D3D3D3"/>
            </w:tcBorders>
          </w:tcPr>
          <w:p w14:paraId="56ED6A7D" w14:textId="77777777" w:rsidR="00022B71" w:rsidRDefault="00022B71">
            <w:pPr>
              <w:keepNext/>
              <w:spacing w:after="60"/>
              <w:jc w:val="center"/>
            </w:pPr>
          </w:p>
        </w:tc>
      </w:tr>
      <w:tr w:rsidR="00022B71" w14:paraId="56D3E1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1886C4" w14:textId="77777777" w:rsidR="00022B71" w:rsidRDefault="005B112A">
            <w:pPr>
              <w:keepNext/>
              <w:spacing w:after="60"/>
            </w:pPr>
            <w:r>
              <w:rPr>
                <w:rFonts w:ascii="Calibri" w:hAnsi="Calibri"/>
                <w:sz w:val="20"/>
              </w:rPr>
              <w:t>    Autre sans activité professionnelle</w:t>
            </w:r>
          </w:p>
        </w:tc>
        <w:tc>
          <w:tcPr>
            <w:tcW w:w="0" w:type="auto"/>
            <w:tcBorders>
              <w:top w:val="single" w:sz="0" w:space="0" w:color="D3D3D3"/>
              <w:left w:val="single" w:sz="0" w:space="0" w:color="D3D3D3"/>
              <w:bottom w:val="single" w:sz="0" w:space="0" w:color="D3D3D3"/>
              <w:right w:val="single" w:sz="0" w:space="0" w:color="D3D3D3"/>
            </w:tcBorders>
          </w:tcPr>
          <w:p w14:paraId="1EF6F488" w14:textId="77777777" w:rsidR="00022B71" w:rsidRDefault="005B112A">
            <w:pPr>
              <w:keepNext/>
              <w:spacing w:after="60"/>
              <w:jc w:val="center"/>
            </w:pPr>
            <w:r>
              <w:rPr>
                <w:rFonts w:ascii="Calibri" w:hAnsi="Calibri"/>
                <w:sz w:val="20"/>
              </w:rPr>
              <w:t>5.6 (39)</w:t>
            </w:r>
          </w:p>
        </w:tc>
        <w:tc>
          <w:tcPr>
            <w:tcW w:w="0" w:type="auto"/>
            <w:tcBorders>
              <w:top w:val="single" w:sz="0" w:space="0" w:color="D3D3D3"/>
              <w:left w:val="single" w:sz="0" w:space="0" w:color="D3D3D3"/>
              <w:bottom w:val="single" w:sz="0" w:space="0" w:color="D3D3D3"/>
              <w:right w:val="single" w:sz="0" w:space="0" w:color="D3D3D3"/>
            </w:tcBorders>
          </w:tcPr>
          <w:p w14:paraId="030FCB65" w14:textId="77777777" w:rsidR="00022B71" w:rsidRDefault="005B112A">
            <w:pPr>
              <w:keepNext/>
              <w:spacing w:after="60"/>
              <w:jc w:val="center"/>
            </w:pPr>
            <w:r>
              <w:rPr>
                <w:rFonts w:ascii="Calibri" w:hAnsi="Calibri"/>
                <w:sz w:val="20"/>
              </w:rPr>
              <w:t>5.1 (18)</w:t>
            </w:r>
          </w:p>
        </w:tc>
        <w:tc>
          <w:tcPr>
            <w:tcW w:w="0" w:type="auto"/>
            <w:tcBorders>
              <w:top w:val="single" w:sz="0" w:space="0" w:color="D3D3D3"/>
              <w:left w:val="single" w:sz="0" w:space="0" w:color="D3D3D3"/>
              <w:bottom w:val="single" w:sz="0" w:space="0" w:color="D3D3D3"/>
              <w:right w:val="single" w:sz="0" w:space="0" w:color="D3D3D3"/>
            </w:tcBorders>
          </w:tcPr>
          <w:p w14:paraId="0FFA87D5" w14:textId="77777777" w:rsidR="00022B71" w:rsidRDefault="005B112A">
            <w:pPr>
              <w:keepNext/>
              <w:spacing w:after="60"/>
              <w:jc w:val="center"/>
            </w:pPr>
            <w:r>
              <w:rPr>
                <w:rFonts w:ascii="Calibri" w:hAnsi="Calibri"/>
                <w:sz w:val="20"/>
              </w:rPr>
              <w:t>6.1 (21)</w:t>
            </w:r>
          </w:p>
        </w:tc>
        <w:tc>
          <w:tcPr>
            <w:tcW w:w="0" w:type="auto"/>
            <w:tcBorders>
              <w:top w:val="single" w:sz="0" w:space="0" w:color="D3D3D3"/>
              <w:left w:val="single" w:sz="0" w:space="0" w:color="D3D3D3"/>
              <w:bottom w:val="single" w:sz="0" w:space="0" w:color="D3D3D3"/>
              <w:right w:val="single" w:sz="0" w:space="0" w:color="D3D3D3"/>
            </w:tcBorders>
          </w:tcPr>
          <w:p w14:paraId="1939BB51" w14:textId="77777777" w:rsidR="00022B71" w:rsidRDefault="00022B71">
            <w:pPr>
              <w:keepNext/>
              <w:spacing w:after="60"/>
              <w:jc w:val="center"/>
            </w:pPr>
          </w:p>
        </w:tc>
      </w:tr>
      <w:tr w:rsidR="00022B71" w14:paraId="22BC83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6F71A6"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6367A08E" w14:textId="77777777" w:rsidR="00022B71" w:rsidRDefault="005B112A">
            <w:pPr>
              <w:keepNext/>
              <w:spacing w:after="60"/>
              <w:jc w:val="center"/>
            </w:pPr>
            <w:r>
              <w:rPr>
                <w:rFonts w:ascii="Calibri" w:hAnsi="Calibri"/>
                <w:sz w:val="20"/>
              </w:rPr>
              <w:t>10.0 (69)</w:t>
            </w:r>
          </w:p>
        </w:tc>
        <w:tc>
          <w:tcPr>
            <w:tcW w:w="0" w:type="auto"/>
            <w:tcBorders>
              <w:top w:val="single" w:sz="0" w:space="0" w:color="D3D3D3"/>
              <w:left w:val="single" w:sz="0" w:space="0" w:color="D3D3D3"/>
              <w:bottom w:val="single" w:sz="0" w:space="0" w:color="D3D3D3"/>
              <w:right w:val="single" w:sz="0" w:space="0" w:color="D3D3D3"/>
            </w:tcBorders>
          </w:tcPr>
          <w:p w14:paraId="19874AB8" w14:textId="77777777" w:rsidR="00022B71" w:rsidRDefault="005B112A">
            <w:pPr>
              <w:keepNext/>
              <w:spacing w:after="60"/>
              <w:jc w:val="center"/>
            </w:pPr>
            <w:r>
              <w:rPr>
                <w:rFonts w:ascii="Calibri" w:hAnsi="Calibri"/>
                <w:sz w:val="20"/>
              </w:rPr>
              <w:t>10.0 (35)</w:t>
            </w:r>
          </w:p>
        </w:tc>
        <w:tc>
          <w:tcPr>
            <w:tcW w:w="0" w:type="auto"/>
            <w:tcBorders>
              <w:top w:val="single" w:sz="0" w:space="0" w:color="D3D3D3"/>
              <w:left w:val="single" w:sz="0" w:space="0" w:color="D3D3D3"/>
              <w:bottom w:val="single" w:sz="0" w:space="0" w:color="D3D3D3"/>
              <w:right w:val="single" w:sz="0" w:space="0" w:color="D3D3D3"/>
            </w:tcBorders>
          </w:tcPr>
          <w:p w14:paraId="764A343B" w14:textId="77777777" w:rsidR="00022B71" w:rsidRDefault="005B112A">
            <w:pPr>
              <w:keepNext/>
              <w:spacing w:after="60"/>
              <w:jc w:val="center"/>
            </w:pPr>
            <w:r>
              <w:rPr>
                <w:rFonts w:ascii="Calibri" w:hAnsi="Calibri"/>
                <w:sz w:val="20"/>
              </w:rPr>
              <w:t>10.1 (34)</w:t>
            </w:r>
          </w:p>
        </w:tc>
        <w:tc>
          <w:tcPr>
            <w:tcW w:w="0" w:type="auto"/>
            <w:tcBorders>
              <w:top w:val="single" w:sz="0" w:space="0" w:color="D3D3D3"/>
              <w:left w:val="single" w:sz="0" w:space="0" w:color="D3D3D3"/>
              <w:bottom w:val="single" w:sz="0" w:space="0" w:color="D3D3D3"/>
              <w:right w:val="single" w:sz="0" w:space="0" w:color="D3D3D3"/>
            </w:tcBorders>
          </w:tcPr>
          <w:p w14:paraId="17C2AEE7" w14:textId="77777777" w:rsidR="00022B71" w:rsidRDefault="00022B71">
            <w:pPr>
              <w:keepNext/>
              <w:spacing w:after="60"/>
              <w:jc w:val="center"/>
            </w:pPr>
          </w:p>
        </w:tc>
      </w:tr>
      <w:tr w:rsidR="00022B71" w14:paraId="50899DC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EC550"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78846533" w14:textId="77777777" w:rsidR="00022B71" w:rsidRDefault="005B112A">
            <w:pPr>
              <w:keepNext/>
              <w:spacing w:after="60"/>
              <w:jc w:val="center"/>
            </w:pPr>
            <w:r>
              <w:rPr>
                <w:rFonts w:ascii="Calibri" w:hAnsi="Calibri"/>
                <w:sz w:val="20"/>
              </w:rPr>
              <w:t>45.1 (311)</w:t>
            </w:r>
          </w:p>
        </w:tc>
        <w:tc>
          <w:tcPr>
            <w:tcW w:w="0" w:type="auto"/>
            <w:tcBorders>
              <w:top w:val="single" w:sz="0" w:space="0" w:color="D3D3D3"/>
              <w:left w:val="single" w:sz="0" w:space="0" w:color="D3D3D3"/>
              <w:bottom w:val="single" w:sz="0" w:space="0" w:color="D3D3D3"/>
              <w:right w:val="single" w:sz="0" w:space="0" w:color="D3D3D3"/>
            </w:tcBorders>
          </w:tcPr>
          <w:p w14:paraId="0A2B5F40" w14:textId="77777777" w:rsidR="00022B71" w:rsidRDefault="005B112A">
            <w:pPr>
              <w:keepNext/>
              <w:spacing w:after="60"/>
              <w:jc w:val="center"/>
            </w:pPr>
            <w:r>
              <w:rPr>
                <w:rFonts w:ascii="Calibri" w:hAnsi="Calibri"/>
                <w:sz w:val="20"/>
              </w:rPr>
              <w:t>45.8 (159)</w:t>
            </w:r>
          </w:p>
        </w:tc>
        <w:tc>
          <w:tcPr>
            <w:tcW w:w="0" w:type="auto"/>
            <w:tcBorders>
              <w:top w:val="single" w:sz="0" w:space="0" w:color="D3D3D3"/>
              <w:left w:val="single" w:sz="0" w:space="0" w:color="D3D3D3"/>
              <w:bottom w:val="single" w:sz="0" w:space="0" w:color="D3D3D3"/>
              <w:right w:val="single" w:sz="0" w:space="0" w:color="D3D3D3"/>
            </w:tcBorders>
          </w:tcPr>
          <w:p w14:paraId="3CF1C855" w14:textId="77777777" w:rsidR="00022B71" w:rsidRDefault="005B112A">
            <w:pPr>
              <w:keepNext/>
              <w:spacing w:after="60"/>
              <w:jc w:val="center"/>
            </w:pPr>
            <w:r>
              <w:rPr>
                <w:rFonts w:ascii="Calibri" w:hAnsi="Calibri"/>
                <w:sz w:val="20"/>
              </w:rPr>
              <w:t>44.4 (151)</w:t>
            </w:r>
          </w:p>
        </w:tc>
        <w:tc>
          <w:tcPr>
            <w:tcW w:w="0" w:type="auto"/>
            <w:tcBorders>
              <w:top w:val="single" w:sz="0" w:space="0" w:color="D3D3D3"/>
              <w:left w:val="single" w:sz="0" w:space="0" w:color="D3D3D3"/>
              <w:bottom w:val="single" w:sz="0" w:space="0" w:color="D3D3D3"/>
              <w:right w:val="single" w:sz="0" w:space="0" w:color="D3D3D3"/>
            </w:tcBorders>
          </w:tcPr>
          <w:p w14:paraId="229F338E" w14:textId="77777777" w:rsidR="00022B71" w:rsidRDefault="00022B71">
            <w:pPr>
              <w:keepNext/>
              <w:spacing w:after="60"/>
              <w:jc w:val="center"/>
            </w:pPr>
          </w:p>
        </w:tc>
      </w:tr>
      <w:tr w:rsidR="00022B71" w14:paraId="793B74F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7701A2"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528686FB" w14:textId="77777777" w:rsidR="00022B71" w:rsidRDefault="005B112A">
            <w:pPr>
              <w:keepNext/>
              <w:spacing w:after="60"/>
              <w:jc w:val="center"/>
            </w:pPr>
            <w:r>
              <w:rPr>
                <w:rFonts w:ascii="Calibri" w:hAnsi="Calibri"/>
                <w:sz w:val="20"/>
              </w:rPr>
              <w:t>2.4 (17)</w:t>
            </w:r>
          </w:p>
        </w:tc>
        <w:tc>
          <w:tcPr>
            <w:tcW w:w="0" w:type="auto"/>
            <w:tcBorders>
              <w:top w:val="single" w:sz="0" w:space="0" w:color="D3D3D3"/>
              <w:left w:val="single" w:sz="0" w:space="0" w:color="D3D3D3"/>
              <w:bottom w:val="single" w:sz="0" w:space="0" w:color="D3D3D3"/>
              <w:right w:val="single" w:sz="0" w:space="0" w:color="D3D3D3"/>
            </w:tcBorders>
          </w:tcPr>
          <w:p w14:paraId="0DF530F1" w14:textId="77777777" w:rsidR="00022B71" w:rsidRDefault="005B112A">
            <w:pPr>
              <w:keepNext/>
              <w:spacing w:after="60"/>
              <w:jc w:val="center"/>
            </w:pPr>
            <w:r>
              <w:rPr>
                <w:rFonts w:ascii="Calibri" w:hAnsi="Calibri"/>
                <w:sz w:val="20"/>
              </w:rPr>
              <w:t>2.3 (8)</w:t>
            </w:r>
          </w:p>
        </w:tc>
        <w:tc>
          <w:tcPr>
            <w:tcW w:w="0" w:type="auto"/>
            <w:tcBorders>
              <w:top w:val="single" w:sz="0" w:space="0" w:color="D3D3D3"/>
              <w:left w:val="single" w:sz="0" w:space="0" w:color="D3D3D3"/>
              <w:bottom w:val="single" w:sz="0" w:space="0" w:color="D3D3D3"/>
              <w:right w:val="single" w:sz="0" w:space="0" w:color="D3D3D3"/>
            </w:tcBorders>
          </w:tcPr>
          <w:p w14:paraId="1263344B" w14:textId="77777777" w:rsidR="00022B71" w:rsidRDefault="005B112A">
            <w:pPr>
              <w:keepNext/>
              <w:spacing w:after="60"/>
              <w:jc w:val="center"/>
            </w:pPr>
            <w:r>
              <w:rPr>
                <w:rFonts w:ascii="Calibri" w:hAnsi="Calibri"/>
                <w:sz w:val="20"/>
              </w:rPr>
              <w:t>2.6 (9)</w:t>
            </w:r>
          </w:p>
        </w:tc>
        <w:tc>
          <w:tcPr>
            <w:tcW w:w="0" w:type="auto"/>
            <w:tcBorders>
              <w:top w:val="single" w:sz="0" w:space="0" w:color="D3D3D3"/>
              <w:left w:val="single" w:sz="0" w:space="0" w:color="D3D3D3"/>
              <w:bottom w:val="single" w:sz="0" w:space="0" w:color="D3D3D3"/>
              <w:right w:val="single" w:sz="0" w:space="0" w:color="D3D3D3"/>
            </w:tcBorders>
          </w:tcPr>
          <w:p w14:paraId="02D9D134" w14:textId="77777777" w:rsidR="00022B71" w:rsidRDefault="00022B71">
            <w:pPr>
              <w:keepNext/>
              <w:spacing w:after="60"/>
              <w:jc w:val="center"/>
            </w:pPr>
          </w:p>
        </w:tc>
      </w:tr>
      <w:tr w:rsidR="00022B71" w14:paraId="6F28CFF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2B644"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781748C2" w14:textId="77777777" w:rsidR="00022B71" w:rsidRDefault="005B112A">
            <w:pPr>
              <w:keepNext/>
              <w:spacing w:after="60"/>
              <w:jc w:val="center"/>
            </w:pPr>
            <w:r>
              <w:rPr>
                <w:rFonts w:ascii="Calibri" w:hAnsi="Calibri"/>
                <w:sz w:val="20"/>
              </w:rPr>
              <w:t>2.7 (18)</w:t>
            </w:r>
          </w:p>
        </w:tc>
        <w:tc>
          <w:tcPr>
            <w:tcW w:w="0" w:type="auto"/>
            <w:tcBorders>
              <w:top w:val="single" w:sz="0" w:space="0" w:color="D3D3D3"/>
              <w:left w:val="single" w:sz="0" w:space="0" w:color="D3D3D3"/>
              <w:bottom w:val="single" w:sz="0" w:space="0" w:color="D3D3D3"/>
              <w:right w:val="single" w:sz="0" w:space="0" w:color="D3D3D3"/>
            </w:tcBorders>
          </w:tcPr>
          <w:p w14:paraId="304F36A2"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69EFBDF0" w14:textId="77777777" w:rsidR="00022B71" w:rsidRDefault="005B112A">
            <w:pPr>
              <w:keepNext/>
              <w:spacing w:after="60"/>
              <w:jc w:val="center"/>
            </w:pPr>
            <w:r>
              <w:rPr>
                <w:rFonts w:ascii="Calibri" w:hAnsi="Calibri"/>
                <w:sz w:val="20"/>
              </w:rPr>
              <w:t>3.3 (11)</w:t>
            </w:r>
          </w:p>
        </w:tc>
        <w:tc>
          <w:tcPr>
            <w:tcW w:w="0" w:type="auto"/>
            <w:tcBorders>
              <w:top w:val="single" w:sz="0" w:space="0" w:color="D3D3D3"/>
              <w:left w:val="single" w:sz="0" w:space="0" w:color="D3D3D3"/>
              <w:bottom w:val="single" w:sz="0" w:space="0" w:color="D3D3D3"/>
              <w:right w:val="single" w:sz="0" w:space="0" w:color="D3D3D3"/>
            </w:tcBorders>
          </w:tcPr>
          <w:p w14:paraId="2D569F44" w14:textId="77777777" w:rsidR="00022B71" w:rsidRDefault="00022B71">
            <w:pPr>
              <w:keepNext/>
              <w:spacing w:after="60"/>
              <w:jc w:val="center"/>
            </w:pPr>
          </w:p>
        </w:tc>
      </w:tr>
      <w:tr w:rsidR="00022B71" w14:paraId="2AE0BE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BE1B08"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171FCAAA" w14:textId="77777777" w:rsidR="00022B71" w:rsidRDefault="005B112A">
            <w:pPr>
              <w:keepNext/>
              <w:spacing w:after="60"/>
              <w:jc w:val="center"/>
            </w:pPr>
            <w:r>
              <w:rPr>
                <w:rFonts w:ascii="Calibri" w:hAnsi="Calibri"/>
                <w:sz w:val="20"/>
              </w:rPr>
              <w:t>11.6 (80)</w:t>
            </w:r>
          </w:p>
        </w:tc>
        <w:tc>
          <w:tcPr>
            <w:tcW w:w="0" w:type="auto"/>
            <w:tcBorders>
              <w:top w:val="single" w:sz="0" w:space="0" w:color="D3D3D3"/>
              <w:left w:val="single" w:sz="0" w:space="0" w:color="D3D3D3"/>
              <w:bottom w:val="single" w:sz="0" w:space="0" w:color="D3D3D3"/>
              <w:right w:val="single" w:sz="0" w:space="0" w:color="D3D3D3"/>
            </w:tcBorders>
          </w:tcPr>
          <w:p w14:paraId="39AE9D8C" w14:textId="77777777" w:rsidR="00022B71" w:rsidRDefault="005B112A">
            <w:pPr>
              <w:keepNext/>
              <w:spacing w:after="60"/>
              <w:jc w:val="center"/>
            </w:pPr>
            <w:r>
              <w:rPr>
                <w:rFonts w:ascii="Calibri" w:hAnsi="Calibri"/>
                <w:sz w:val="20"/>
              </w:rPr>
              <w:t>13.6 (47)</w:t>
            </w:r>
          </w:p>
        </w:tc>
        <w:tc>
          <w:tcPr>
            <w:tcW w:w="0" w:type="auto"/>
            <w:tcBorders>
              <w:top w:val="single" w:sz="0" w:space="0" w:color="D3D3D3"/>
              <w:left w:val="single" w:sz="0" w:space="0" w:color="D3D3D3"/>
              <w:bottom w:val="single" w:sz="0" w:space="0" w:color="D3D3D3"/>
              <w:right w:val="single" w:sz="0" w:space="0" w:color="D3D3D3"/>
            </w:tcBorders>
          </w:tcPr>
          <w:p w14:paraId="7ADEC9C4" w14:textId="77777777" w:rsidR="00022B71" w:rsidRDefault="005B112A">
            <w:pPr>
              <w:keepNext/>
              <w:spacing w:after="60"/>
              <w:jc w:val="center"/>
            </w:pPr>
            <w:r>
              <w:rPr>
                <w:rFonts w:ascii="Calibri" w:hAnsi="Calibri"/>
                <w:sz w:val="20"/>
              </w:rPr>
              <w:t>9.6 (33)</w:t>
            </w:r>
          </w:p>
        </w:tc>
        <w:tc>
          <w:tcPr>
            <w:tcW w:w="0" w:type="auto"/>
            <w:tcBorders>
              <w:top w:val="single" w:sz="0" w:space="0" w:color="D3D3D3"/>
              <w:left w:val="single" w:sz="0" w:space="0" w:color="D3D3D3"/>
              <w:bottom w:val="single" w:sz="0" w:space="0" w:color="D3D3D3"/>
              <w:right w:val="single" w:sz="0" w:space="0" w:color="D3D3D3"/>
            </w:tcBorders>
          </w:tcPr>
          <w:p w14:paraId="4FEF5019" w14:textId="77777777" w:rsidR="00022B71" w:rsidRDefault="00022B71">
            <w:pPr>
              <w:keepNext/>
              <w:spacing w:after="60"/>
              <w:jc w:val="center"/>
            </w:pPr>
          </w:p>
        </w:tc>
      </w:tr>
      <w:tr w:rsidR="00022B71" w14:paraId="2EF773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F9122A"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103A8AAF" w14:textId="77777777" w:rsidR="00022B71" w:rsidRDefault="005B112A">
            <w:pPr>
              <w:keepNext/>
              <w:spacing w:after="60"/>
              <w:jc w:val="center"/>
            </w:pPr>
            <w:r>
              <w:rPr>
                <w:rFonts w:ascii="Calibri" w:hAnsi="Calibri"/>
                <w:sz w:val="20"/>
              </w:rPr>
              <w:t>17.2 (118)</w:t>
            </w:r>
          </w:p>
        </w:tc>
        <w:tc>
          <w:tcPr>
            <w:tcW w:w="0" w:type="auto"/>
            <w:tcBorders>
              <w:top w:val="single" w:sz="0" w:space="0" w:color="D3D3D3"/>
              <w:left w:val="single" w:sz="0" w:space="0" w:color="D3D3D3"/>
              <w:bottom w:val="single" w:sz="0" w:space="0" w:color="D3D3D3"/>
              <w:right w:val="single" w:sz="0" w:space="0" w:color="D3D3D3"/>
            </w:tcBorders>
          </w:tcPr>
          <w:p w14:paraId="30E7229C" w14:textId="77777777" w:rsidR="00022B71" w:rsidRDefault="005B112A">
            <w:pPr>
              <w:keepNext/>
              <w:spacing w:after="60"/>
              <w:jc w:val="center"/>
            </w:pPr>
            <w:r>
              <w:rPr>
                <w:rFonts w:ascii="Calibri" w:hAnsi="Calibri"/>
                <w:sz w:val="20"/>
              </w:rPr>
              <w:t>15.0 (52)</w:t>
            </w:r>
          </w:p>
        </w:tc>
        <w:tc>
          <w:tcPr>
            <w:tcW w:w="0" w:type="auto"/>
            <w:tcBorders>
              <w:top w:val="single" w:sz="0" w:space="0" w:color="D3D3D3"/>
              <w:left w:val="single" w:sz="0" w:space="0" w:color="D3D3D3"/>
              <w:bottom w:val="single" w:sz="0" w:space="0" w:color="D3D3D3"/>
              <w:right w:val="single" w:sz="0" w:space="0" w:color="D3D3D3"/>
            </w:tcBorders>
          </w:tcPr>
          <w:p w14:paraId="2E2775A4" w14:textId="77777777" w:rsidR="00022B71" w:rsidRDefault="005B112A">
            <w:pPr>
              <w:keepNext/>
              <w:spacing w:after="60"/>
              <w:jc w:val="center"/>
            </w:pPr>
            <w:r>
              <w:rPr>
                <w:rFonts w:ascii="Calibri" w:hAnsi="Calibri"/>
                <w:sz w:val="20"/>
              </w:rPr>
              <w:t>19.3 (66)</w:t>
            </w:r>
          </w:p>
        </w:tc>
        <w:tc>
          <w:tcPr>
            <w:tcW w:w="0" w:type="auto"/>
            <w:tcBorders>
              <w:top w:val="single" w:sz="0" w:space="0" w:color="D3D3D3"/>
              <w:left w:val="single" w:sz="0" w:space="0" w:color="D3D3D3"/>
              <w:bottom w:val="single" w:sz="0" w:space="0" w:color="D3D3D3"/>
              <w:right w:val="single" w:sz="0" w:space="0" w:color="D3D3D3"/>
            </w:tcBorders>
          </w:tcPr>
          <w:p w14:paraId="3AD8EC8B" w14:textId="77777777" w:rsidR="00022B71" w:rsidRDefault="00022B71">
            <w:pPr>
              <w:keepNext/>
              <w:spacing w:after="60"/>
              <w:jc w:val="center"/>
            </w:pPr>
          </w:p>
        </w:tc>
      </w:tr>
      <w:tr w:rsidR="00022B71" w14:paraId="2346DE1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21669E" w14:textId="77777777" w:rsidR="00022B71" w:rsidRDefault="005B112A">
            <w:pPr>
              <w:keepNext/>
              <w:spacing w:after="60"/>
            </w:pPr>
            <w:r>
              <w:rPr>
                <w:rFonts w:ascii="Calibri" w:hAnsi="Calibri"/>
                <w:sz w:val="20"/>
              </w:rPr>
              <w:t>Occupation_pere</w:t>
            </w:r>
          </w:p>
        </w:tc>
        <w:tc>
          <w:tcPr>
            <w:tcW w:w="0" w:type="auto"/>
            <w:tcBorders>
              <w:top w:val="single" w:sz="0" w:space="0" w:color="D3D3D3"/>
              <w:left w:val="single" w:sz="0" w:space="0" w:color="D3D3D3"/>
              <w:bottom w:val="single" w:sz="0" w:space="0" w:color="D3D3D3"/>
              <w:right w:val="single" w:sz="0" w:space="0" w:color="D3D3D3"/>
            </w:tcBorders>
          </w:tcPr>
          <w:p w14:paraId="2A6AA69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86F8D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D04B96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497CD5" w14:textId="77777777" w:rsidR="00022B71" w:rsidRDefault="005B112A">
            <w:pPr>
              <w:keepNext/>
              <w:spacing w:after="60"/>
              <w:jc w:val="center"/>
            </w:pPr>
            <w:r>
              <w:rPr>
                <w:rFonts w:ascii="Calibri" w:hAnsi="Calibri"/>
                <w:sz w:val="20"/>
              </w:rPr>
              <w:t>0.5</w:t>
            </w:r>
          </w:p>
        </w:tc>
      </w:tr>
      <w:tr w:rsidR="00022B71" w14:paraId="2F10617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C38CC5" w14:textId="77777777" w:rsidR="00022B71" w:rsidRDefault="005B112A">
            <w:pPr>
              <w:keepNext/>
              <w:spacing w:after="60"/>
            </w:pPr>
            <w:r>
              <w:rPr>
                <w:rFonts w:ascii="Calibri" w:hAnsi="Calibri"/>
                <w:sz w:val="20"/>
              </w:rPr>
              <w:t>    Agriculeurs exploitants</w:t>
            </w:r>
          </w:p>
        </w:tc>
        <w:tc>
          <w:tcPr>
            <w:tcW w:w="0" w:type="auto"/>
            <w:tcBorders>
              <w:top w:val="single" w:sz="0" w:space="0" w:color="D3D3D3"/>
              <w:left w:val="single" w:sz="0" w:space="0" w:color="D3D3D3"/>
              <w:bottom w:val="single" w:sz="0" w:space="0" w:color="D3D3D3"/>
              <w:right w:val="single" w:sz="0" w:space="0" w:color="D3D3D3"/>
            </w:tcBorders>
          </w:tcPr>
          <w:p w14:paraId="18FC4F0A" w14:textId="77777777" w:rsidR="00022B71" w:rsidRDefault="005B112A">
            <w:pPr>
              <w:keepNext/>
              <w:spacing w:after="60"/>
              <w:jc w:val="center"/>
            </w:pPr>
            <w:r>
              <w:rPr>
                <w:rFonts w:ascii="Calibri" w:hAnsi="Calibri"/>
                <w:sz w:val="20"/>
              </w:rPr>
              <w:t>1.9 (13)</w:t>
            </w:r>
          </w:p>
        </w:tc>
        <w:tc>
          <w:tcPr>
            <w:tcW w:w="0" w:type="auto"/>
            <w:tcBorders>
              <w:top w:val="single" w:sz="0" w:space="0" w:color="D3D3D3"/>
              <w:left w:val="single" w:sz="0" w:space="0" w:color="D3D3D3"/>
              <w:bottom w:val="single" w:sz="0" w:space="0" w:color="D3D3D3"/>
              <w:right w:val="single" w:sz="0" w:space="0" w:color="D3D3D3"/>
            </w:tcBorders>
          </w:tcPr>
          <w:p w14:paraId="2270F4A6"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626638C1" w14:textId="77777777" w:rsidR="00022B71" w:rsidRDefault="005B112A">
            <w:pPr>
              <w:keepNext/>
              <w:spacing w:after="60"/>
              <w:jc w:val="center"/>
            </w:pPr>
            <w:r>
              <w:rPr>
                <w:rFonts w:ascii="Calibri" w:hAnsi="Calibri"/>
                <w:sz w:val="20"/>
              </w:rPr>
              <w:t>1.6 (6)</w:t>
            </w:r>
          </w:p>
        </w:tc>
        <w:tc>
          <w:tcPr>
            <w:tcW w:w="0" w:type="auto"/>
            <w:tcBorders>
              <w:top w:val="single" w:sz="0" w:space="0" w:color="D3D3D3"/>
              <w:left w:val="single" w:sz="0" w:space="0" w:color="D3D3D3"/>
              <w:bottom w:val="single" w:sz="0" w:space="0" w:color="D3D3D3"/>
              <w:right w:val="single" w:sz="0" w:space="0" w:color="D3D3D3"/>
            </w:tcBorders>
          </w:tcPr>
          <w:p w14:paraId="069C23A7" w14:textId="77777777" w:rsidR="00022B71" w:rsidRDefault="00022B71">
            <w:pPr>
              <w:keepNext/>
              <w:spacing w:after="60"/>
              <w:jc w:val="center"/>
            </w:pPr>
          </w:p>
        </w:tc>
      </w:tr>
      <w:tr w:rsidR="00022B71" w14:paraId="68A444A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8A525" w14:textId="77777777" w:rsidR="00022B71" w:rsidRDefault="005B112A">
            <w:pPr>
              <w:keepNext/>
              <w:spacing w:after="60"/>
            </w:pPr>
            <w:r>
              <w:rPr>
                <w:rFonts w:ascii="Calibri" w:hAnsi="Calibri"/>
                <w:sz w:val="20"/>
              </w:rPr>
              <w:t>    Artisants, commerçants, chef</w:t>
            </w:r>
          </w:p>
        </w:tc>
        <w:tc>
          <w:tcPr>
            <w:tcW w:w="0" w:type="auto"/>
            <w:tcBorders>
              <w:top w:val="single" w:sz="0" w:space="0" w:color="D3D3D3"/>
              <w:left w:val="single" w:sz="0" w:space="0" w:color="D3D3D3"/>
              <w:bottom w:val="single" w:sz="0" w:space="0" w:color="D3D3D3"/>
              <w:right w:val="single" w:sz="0" w:space="0" w:color="D3D3D3"/>
            </w:tcBorders>
          </w:tcPr>
          <w:p w14:paraId="096440C8" w14:textId="77777777" w:rsidR="00022B71" w:rsidRDefault="005B112A">
            <w:pPr>
              <w:keepNext/>
              <w:spacing w:after="60"/>
              <w:jc w:val="center"/>
            </w:pPr>
            <w:r>
              <w:rPr>
                <w:rFonts w:ascii="Calibri" w:hAnsi="Calibri"/>
                <w:sz w:val="20"/>
              </w:rPr>
              <w:t>7.6 (51)</w:t>
            </w:r>
          </w:p>
        </w:tc>
        <w:tc>
          <w:tcPr>
            <w:tcW w:w="0" w:type="auto"/>
            <w:tcBorders>
              <w:top w:val="single" w:sz="0" w:space="0" w:color="D3D3D3"/>
              <w:left w:val="single" w:sz="0" w:space="0" w:color="D3D3D3"/>
              <w:bottom w:val="single" w:sz="0" w:space="0" w:color="D3D3D3"/>
              <w:right w:val="single" w:sz="0" w:space="0" w:color="D3D3D3"/>
            </w:tcBorders>
          </w:tcPr>
          <w:p w14:paraId="6615DEF1" w14:textId="77777777" w:rsidR="00022B71" w:rsidRDefault="005B112A">
            <w:pPr>
              <w:keepNext/>
              <w:spacing w:after="60"/>
              <w:jc w:val="center"/>
            </w:pPr>
            <w:r>
              <w:rPr>
                <w:rFonts w:ascii="Calibri" w:hAnsi="Calibri"/>
                <w:sz w:val="20"/>
              </w:rPr>
              <w:t>9.2 (31)</w:t>
            </w:r>
          </w:p>
        </w:tc>
        <w:tc>
          <w:tcPr>
            <w:tcW w:w="0" w:type="auto"/>
            <w:tcBorders>
              <w:top w:val="single" w:sz="0" w:space="0" w:color="D3D3D3"/>
              <w:left w:val="single" w:sz="0" w:space="0" w:color="D3D3D3"/>
              <w:bottom w:val="single" w:sz="0" w:space="0" w:color="D3D3D3"/>
              <w:right w:val="single" w:sz="0" w:space="0" w:color="D3D3D3"/>
            </w:tcBorders>
          </w:tcPr>
          <w:p w14:paraId="7016BCC8" w14:textId="77777777" w:rsidR="00022B71" w:rsidRDefault="005B112A">
            <w:pPr>
              <w:keepNext/>
              <w:spacing w:after="60"/>
              <w:jc w:val="center"/>
            </w:pPr>
            <w:r>
              <w:rPr>
                <w:rFonts w:ascii="Calibri" w:hAnsi="Calibri"/>
                <w:sz w:val="20"/>
              </w:rPr>
              <w:t>6.0 (20)</w:t>
            </w:r>
          </w:p>
        </w:tc>
        <w:tc>
          <w:tcPr>
            <w:tcW w:w="0" w:type="auto"/>
            <w:tcBorders>
              <w:top w:val="single" w:sz="0" w:space="0" w:color="D3D3D3"/>
              <w:left w:val="single" w:sz="0" w:space="0" w:color="D3D3D3"/>
              <w:bottom w:val="single" w:sz="0" w:space="0" w:color="D3D3D3"/>
              <w:right w:val="single" w:sz="0" w:space="0" w:color="D3D3D3"/>
            </w:tcBorders>
          </w:tcPr>
          <w:p w14:paraId="335540D0" w14:textId="77777777" w:rsidR="00022B71" w:rsidRDefault="00022B71">
            <w:pPr>
              <w:keepNext/>
              <w:spacing w:after="60"/>
              <w:jc w:val="center"/>
            </w:pPr>
          </w:p>
        </w:tc>
      </w:tr>
      <w:tr w:rsidR="00022B71" w14:paraId="180A471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EA9363" w14:textId="77777777" w:rsidR="00022B71" w:rsidRDefault="005B112A">
            <w:pPr>
              <w:keepNext/>
              <w:spacing w:after="60"/>
            </w:pPr>
            <w:r>
              <w:rPr>
                <w:rFonts w:ascii="Calibri" w:hAnsi="Calibri"/>
                <w:sz w:val="20"/>
              </w:rPr>
              <w:t>    Cadres, intélets supérieurs</w:t>
            </w:r>
          </w:p>
        </w:tc>
        <w:tc>
          <w:tcPr>
            <w:tcW w:w="0" w:type="auto"/>
            <w:tcBorders>
              <w:top w:val="single" w:sz="0" w:space="0" w:color="D3D3D3"/>
              <w:left w:val="single" w:sz="0" w:space="0" w:color="D3D3D3"/>
              <w:bottom w:val="single" w:sz="0" w:space="0" w:color="D3D3D3"/>
              <w:right w:val="single" w:sz="0" w:space="0" w:color="D3D3D3"/>
            </w:tcBorders>
          </w:tcPr>
          <w:p w14:paraId="4224F2D7" w14:textId="77777777" w:rsidR="00022B71" w:rsidRDefault="005B112A">
            <w:pPr>
              <w:keepNext/>
              <w:spacing w:after="60"/>
              <w:jc w:val="center"/>
            </w:pPr>
            <w:r>
              <w:rPr>
                <w:rFonts w:ascii="Calibri" w:hAnsi="Calibri"/>
                <w:sz w:val="20"/>
              </w:rPr>
              <w:t>12.3 (83)</w:t>
            </w:r>
          </w:p>
        </w:tc>
        <w:tc>
          <w:tcPr>
            <w:tcW w:w="0" w:type="auto"/>
            <w:tcBorders>
              <w:top w:val="single" w:sz="0" w:space="0" w:color="D3D3D3"/>
              <w:left w:val="single" w:sz="0" w:space="0" w:color="D3D3D3"/>
              <w:bottom w:val="single" w:sz="0" w:space="0" w:color="D3D3D3"/>
              <w:right w:val="single" w:sz="0" w:space="0" w:color="D3D3D3"/>
            </w:tcBorders>
          </w:tcPr>
          <w:p w14:paraId="1E84EC96" w14:textId="77777777" w:rsidR="00022B71" w:rsidRDefault="005B112A">
            <w:pPr>
              <w:keepNext/>
              <w:spacing w:after="60"/>
              <w:jc w:val="center"/>
            </w:pPr>
            <w:r>
              <w:rPr>
                <w:rFonts w:ascii="Calibri" w:hAnsi="Calibri"/>
                <w:sz w:val="20"/>
              </w:rPr>
              <w:t>12.2 (42)</w:t>
            </w:r>
          </w:p>
        </w:tc>
        <w:tc>
          <w:tcPr>
            <w:tcW w:w="0" w:type="auto"/>
            <w:tcBorders>
              <w:top w:val="single" w:sz="0" w:space="0" w:color="D3D3D3"/>
              <w:left w:val="single" w:sz="0" w:space="0" w:color="D3D3D3"/>
              <w:bottom w:val="single" w:sz="0" w:space="0" w:color="D3D3D3"/>
              <w:right w:val="single" w:sz="0" w:space="0" w:color="D3D3D3"/>
            </w:tcBorders>
          </w:tcPr>
          <w:p w14:paraId="6C750A8F" w14:textId="77777777" w:rsidR="00022B71" w:rsidRDefault="005B112A">
            <w:pPr>
              <w:keepNext/>
              <w:spacing w:after="60"/>
              <w:jc w:val="center"/>
            </w:pPr>
            <w:r>
              <w:rPr>
                <w:rFonts w:ascii="Calibri" w:hAnsi="Calibri"/>
                <w:sz w:val="20"/>
              </w:rPr>
              <w:t>12.3 (42)</w:t>
            </w:r>
          </w:p>
        </w:tc>
        <w:tc>
          <w:tcPr>
            <w:tcW w:w="0" w:type="auto"/>
            <w:tcBorders>
              <w:top w:val="single" w:sz="0" w:space="0" w:color="D3D3D3"/>
              <w:left w:val="single" w:sz="0" w:space="0" w:color="D3D3D3"/>
              <w:bottom w:val="single" w:sz="0" w:space="0" w:color="D3D3D3"/>
              <w:right w:val="single" w:sz="0" w:space="0" w:color="D3D3D3"/>
            </w:tcBorders>
          </w:tcPr>
          <w:p w14:paraId="61230882" w14:textId="77777777" w:rsidR="00022B71" w:rsidRDefault="00022B71">
            <w:pPr>
              <w:keepNext/>
              <w:spacing w:after="60"/>
              <w:jc w:val="center"/>
            </w:pPr>
          </w:p>
        </w:tc>
      </w:tr>
      <w:tr w:rsidR="00022B71" w14:paraId="0922639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56B584" w14:textId="77777777" w:rsidR="00022B71" w:rsidRDefault="005B112A">
            <w:pPr>
              <w:keepNext/>
              <w:spacing w:after="60"/>
            </w:pPr>
            <w:r>
              <w:rPr>
                <w:rFonts w:ascii="Calibri" w:hAnsi="Calibri"/>
                <w:sz w:val="20"/>
              </w:rPr>
              <w:t>    Employés</w:t>
            </w:r>
          </w:p>
        </w:tc>
        <w:tc>
          <w:tcPr>
            <w:tcW w:w="0" w:type="auto"/>
            <w:tcBorders>
              <w:top w:val="single" w:sz="0" w:space="0" w:color="D3D3D3"/>
              <w:left w:val="single" w:sz="0" w:space="0" w:color="D3D3D3"/>
              <w:bottom w:val="single" w:sz="0" w:space="0" w:color="D3D3D3"/>
              <w:right w:val="single" w:sz="0" w:space="0" w:color="D3D3D3"/>
            </w:tcBorders>
          </w:tcPr>
          <w:p w14:paraId="627E7992" w14:textId="77777777" w:rsidR="00022B71" w:rsidRDefault="005B112A">
            <w:pPr>
              <w:keepNext/>
              <w:spacing w:after="60"/>
              <w:jc w:val="center"/>
            </w:pPr>
            <w:r>
              <w:rPr>
                <w:rFonts w:ascii="Calibri" w:hAnsi="Calibri"/>
                <w:sz w:val="20"/>
              </w:rPr>
              <w:t>36.1 (245)</w:t>
            </w:r>
          </w:p>
        </w:tc>
        <w:tc>
          <w:tcPr>
            <w:tcW w:w="0" w:type="auto"/>
            <w:tcBorders>
              <w:top w:val="single" w:sz="0" w:space="0" w:color="D3D3D3"/>
              <w:left w:val="single" w:sz="0" w:space="0" w:color="D3D3D3"/>
              <w:bottom w:val="single" w:sz="0" w:space="0" w:color="D3D3D3"/>
              <w:right w:val="single" w:sz="0" w:space="0" w:color="D3D3D3"/>
            </w:tcBorders>
          </w:tcPr>
          <w:p w14:paraId="290AB01B" w14:textId="77777777" w:rsidR="00022B71" w:rsidRDefault="005B112A">
            <w:pPr>
              <w:keepNext/>
              <w:spacing w:after="60"/>
              <w:jc w:val="center"/>
            </w:pPr>
            <w:r>
              <w:rPr>
                <w:rFonts w:ascii="Calibri" w:hAnsi="Calibri"/>
                <w:sz w:val="20"/>
              </w:rPr>
              <w:t>38.2 (130)</w:t>
            </w:r>
          </w:p>
        </w:tc>
        <w:tc>
          <w:tcPr>
            <w:tcW w:w="0" w:type="auto"/>
            <w:tcBorders>
              <w:top w:val="single" w:sz="0" w:space="0" w:color="D3D3D3"/>
              <w:left w:val="single" w:sz="0" w:space="0" w:color="D3D3D3"/>
              <w:bottom w:val="single" w:sz="0" w:space="0" w:color="D3D3D3"/>
              <w:right w:val="single" w:sz="0" w:space="0" w:color="D3D3D3"/>
            </w:tcBorders>
          </w:tcPr>
          <w:p w14:paraId="1A12BC06" w14:textId="77777777" w:rsidR="00022B71" w:rsidRDefault="005B112A">
            <w:pPr>
              <w:keepNext/>
              <w:spacing w:after="60"/>
              <w:jc w:val="center"/>
            </w:pPr>
            <w:r>
              <w:rPr>
                <w:rFonts w:ascii="Calibri" w:hAnsi="Calibri"/>
                <w:sz w:val="20"/>
              </w:rPr>
              <w:t>34.1 (115)</w:t>
            </w:r>
          </w:p>
        </w:tc>
        <w:tc>
          <w:tcPr>
            <w:tcW w:w="0" w:type="auto"/>
            <w:tcBorders>
              <w:top w:val="single" w:sz="0" w:space="0" w:color="D3D3D3"/>
              <w:left w:val="single" w:sz="0" w:space="0" w:color="D3D3D3"/>
              <w:bottom w:val="single" w:sz="0" w:space="0" w:color="D3D3D3"/>
              <w:right w:val="single" w:sz="0" w:space="0" w:color="D3D3D3"/>
            </w:tcBorders>
          </w:tcPr>
          <w:p w14:paraId="5BC3FF34" w14:textId="77777777" w:rsidR="00022B71" w:rsidRDefault="00022B71">
            <w:pPr>
              <w:keepNext/>
              <w:spacing w:after="60"/>
              <w:jc w:val="center"/>
            </w:pPr>
          </w:p>
        </w:tc>
      </w:tr>
      <w:tr w:rsidR="00022B71" w14:paraId="0CC512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53F280" w14:textId="77777777" w:rsidR="00022B71" w:rsidRDefault="005B112A">
            <w:pPr>
              <w:keepNext/>
              <w:spacing w:after="60"/>
            </w:pPr>
            <w:r>
              <w:rPr>
                <w:rFonts w:ascii="Calibri" w:hAnsi="Calibri"/>
                <w:sz w:val="20"/>
              </w:rPr>
              <w:t>    Ouvriers</w:t>
            </w:r>
          </w:p>
        </w:tc>
        <w:tc>
          <w:tcPr>
            <w:tcW w:w="0" w:type="auto"/>
            <w:tcBorders>
              <w:top w:val="single" w:sz="0" w:space="0" w:color="D3D3D3"/>
              <w:left w:val="single" w:sz="0" w:space="0" w:color="D3D3D3"/>
              <w:bottom w:val="single" w:sz="0" w:space="0" w:color="D3D3D3"/>
              <w:right w:val="single" w:sz="0" w:space="0" w:color="D3D3D3"/>
            </w:tcBorders>
          </w:tcPr>
          <w:p w14:paraId="3A8ACD07" w14:textId="77777777" w:rsidR="00022B71" w:rsidRDefault="005B112A">
            <w:pPr>
              <w:keepNext/>
              <w:spacing w:after="60"/>
              <w:jc w:val="center"/>
            </w:pPr>
            <w:r>
              <w:rPr>
                <w:rFonts w:ascii="Calibri" w:hAnsi="Calibri"/>
                <w:sz w:val="20"/>
              </w:rPr>
              <w:t>7.9 (53)</w:t>
            </w:r>
          </w:p>
        </w:tc>
        <w:tc>
          <w:tcPr>
            <w:tcW w:w="0" w:type="auto"/>
            <w:tcBorders>
              <w:top w:val="single" w:sz="0" w:space="0" w:color="D3D3D3"/>
              <w:left w:val="single" w:sz="0" w:space="0" w:color="D3D3D3"/>
              <w:bottom w:val="single" w:sz="0" w:space="0" w:color="D3D3D3"/>
              <w:right w:val="single" w:sz="0" w:space="0" w:color="D3D3D3"/>
            </w:tcBorders>
          </w:tcPr>
          <w:p w14:paraId="79E845AE" w14:textId="77777777" w:rsidR="00022B71" w:rsidRDefault="005B112A">
            <w:pPr>
              <w:keepNext/>
              <w:spacing w:after="60"/>
              <w:jc w:val="center"/>
            </w:pPr>
            <w:r>
              <w:rPr>
                <w:rFonts w:ascii="Calibri" w:hAnsi="Calibri"/>
                <w:sz w:val="20"/>
              </w:rPr>
              <w:t>8.4 (29)</w:t>
            </w:r>
          </w:p>
        </w:tc>
        <w:tc>
          <w:tcPr>
            <w:tcW w:w="0" w:type="auto"/>
            <w:tcBorders>
              <w:top w:val="single" w:sz="0" w:space="0" w:color="D3D3D3"/>
              <w:left w:val="single" w:sz="0" w:space="0" w:color="D3D3D3"/>
              <w:bottom w:val="single" w:sz="0" w:space="0" w:color="D3D3D3"/>
              <w:right w:val="single" w:sz="0" w:space="0" w:color="D3D3D3"/>
            </w:tcBorders>
          </w:tcPr>
          <w:p w14:paraId="5EC610A1" w14:textId="77777777" w:rsidR="00022B71" w:rsidRDefault="005B112A">
            <w:pPr>
              <w:keepNext/>
              <w:spacing w:after="60"/>
              <w:jc w:val="center"/>
            </w:pPr>
            <w:r>
              <w:rPr>
                <w:rFonts w:ascii="Calibri" w:hAnsi="Calibri"/>
                <w:sz w:val="20"/>
              </w:rPr>
              <w:t>7.3 (25)</w:t>
            </w:r>
          </w:p>
        </w:tc>
        <w:tc>
          <w:tcPr>
            <w:tcW w:w="0" w:type="auto"/>
            <w:tcBorders>
              <w:top w:val="single" w:sz="0" w:space="0" w:color="D3D3D3"/>
              <w:left w:val="single" w:sz="0" w:space="0" w:color="D3D3D3"/>
              <w:bottom w:val="single" w:sz="0" w:space="0" w:color="D3D3D3"/>
              <w:right w:val="single" w:sz="0" w:space="0" w:color="D3D3D3"/>
            </w:tcBorders>
          </w:tcPr>
          <w:p w14:paraId="6F78EA65" w14:textId="77777777" w:rsidR="00022B71" w:rsidRDefault="00022B71">
            <w:pPr>
              <w:keepNext/>
              <w:spacing w:after="60"/>
              <w:jc w:val="center"/>
            </w:pPr>
          </w:p>
        </w:tc>
      </w:tr>
      <w:tr w:rsidR="00022B71" w14:paraId="78E2FF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70762D" w14:textId="77777777" w:rsidR="00022B71" w:rsidRDefault="005B112A">
            <w:pPr>
              <w:keepNext/>
              <w:spacing w:after="60"/>
            </w:pPr>
            <w:r>
              <w:rPr>
                <w:rFonts w:ascii="Calibri" w:hAnsi="Calibri"/>
                <w:sz w:val="20"/>
              </w:rPr>
              <w:t>    Préfère ne pas répondre</w:t>
            </w:r>
          </w:p>
        </w:tc>
        <w:tc>
          <w:tcPr>
            <w:tcW w:w="0" w:type="auto"/>
            <w:tcBorders>
              <w:top w:val="single" w:sz="0" w:space="0" w:color="D3D3D3"/>
              <w:left w:val="single" w:sz="0" w:space="0" w:color="D3D3D3"/>
              <w:bottom w:val="single" w:sz="0" w:space="0" w:color="D3D3D3"/>
              <w:right w:val="single" w:sz="0" w:space="0" w:color="D3D3D3"/>
            </w:tcBorders>
          </w:tcPr>
          <w:p w14:paraId="1872A5C5" w14:textId="77777777" w:rsidR="00022B71" w:rsidRDefault="005B112A">
            <w:pPr>
              <w:keepNext/>
              <w:spacing w:after="60"/>
              <w:jc w:val="center"/>
            </w:pPr>
            <w:r>
              <w:rPr>
                <w:rFonts w:ascii="Calibri" w:hAnsi="Calibri"/>
                <w:sz w:val="20"/>
              </w:rPr>
              <w:t>2.6 (18)</w:t>
            </w:r>
          </w:p>
        </w:tc>
        <w:tc>
          <w:tcPr>
            <w:tcW w:w="0" w:type="auto"/>
            <w:tcBorders>
              <w:top w:val="single" w:sz="0" w:space="0" w:color="D3D3D3"/>
              <w:left w:val="single" w:sz="0" w:space="0" w:color="D3D3D3"/>
              <w:bottom w:val="single" w:sz="0" w:space="0" w:color="D3D3D3"/>
              <w:right w:val="single" w:sz="0" w:space="0" w:color="D3D3D3"/>
            </w:tcBorders>
          </w:tcPr>
          <w:p w14:paraId="014E2F24" w14:textId="77777777" w:rsidR="00022B71" w:rsidRDefault="005B112A">
            <w:pPr>
              <w:keepNext/>
              <w:spacing w:after="60"/>
              <w:jc w:val="center"/>
            </w:pPr>
            <w:r>
              <w:rPr>
                <w:rFonts w:ascii="Calibri" w:hAnsi="Calibri"/>
                <w:sz w:val="20"/>
              </w:rPr>
              <w:t>2.9 (10)</w:t>
            </w:r>
          </w:p>
        </w:tc>
        <w:tc>
          <w:tcPr>
            <w:tcW w:w="0" w:type="auto"/>
            <w:tcBorders>
              <w:top w:val="single" w:sz="0" w:space="0" w:color="D3D3D3"/>
              <w:left w:val="single" w:sz="0" w:space="0" w:color="D3D3D3"/>
              <w:bottom w:val="single" w:sz="0" w:space="0" w:color="D3D3D3"/>
              <w:right w:val="single" w:sz="0" w:space="0" w:color="D3D3D3"/>
            </w:tcBorders>
          </w:tcPr>
          <w:p w14:paraId="2F7330E0" w14:textId="77777777" w:rsidR="00022B71" w:rsidRDefault="005B112A">
            <w:pPr>
              <w:keepNext/>
              <w:spacing w:after="60"/>
              <w:jc w:val="center"/>
            </w:pPr>
            <w:r>
              <w:rPr>
                <w:rFonts w:ascii="Calibri" w:hAnsi="Calibri"/>
                <w:sz w:val="20"/>
              </w:rPr>
              <w:t>2.3 (8)</w:t>
            </w:r>
          </w:p>
        </w:tc>
        <w:tc>
          <w:tcPr>
            <w:tcW w:w="0" w:type="auto"/>
            <w:tcBorders>
              <w:top w:val="single" w:sz="0" w:space="0" w:color="D3D3D3"/>
              <w:left w:val="single" w:sz="0" w:space="0" w:color="D3D3D3"/>
              <w:bottom w:val="single" w:sz="0" w:space="0" w:color="D3D3D3"/>
              <w:right w:val="single" w:sz="0" w:space="0" w:color="D3D3D3"/>
            </w:tcBorders>
          </w:tcPr>
          <w:p w14:paraId="7126CF13" w14:textId="77777777" w:rsidR="00022B71" w:rsidRDefault="00022B71">
            <w:pPr>
              <w:keepNext/>
              <w:spacing w:after="60"/>
              <w:jc w:val="center"/>
            </w:pPr>
          </w:p>
        </w:tc>
      </w:tr>
      <w:tr w:rsidR="00022B71" w14:paraId="021FE4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617FF5" w14:textId="77777777" w:rsidR="00022B71" w:rsidRDefault="005B112A">
            <w:pPr>
              <w:keepNext/>
              <w:spacing w:after="60"/>
            </w:pPr>
            <w:r>
              <w:rPr>
                <w:rFonts w:ascii="Calibri" w:hAnsi="Calibri"/>
                <w:sz w:val="20"/>
              </w:rPr>
              <w:t>    Professions intermédiaires</w:t>
            </w:r>
          </w:p>
        </w:tc>
        <w:tc>
          <w:tcPr>
            <w:tcW w:w="0" w:type="auto"/>
            <w:tcBorders>
              <w:top w:val="single" w:sz="0" w:space="0" w:color="D3D3D3"/>
              <w:left w:val="single" w:sz="0" w:space="0" w:color="D3D3D3"/>
              <w:bottom w:val="single" w:sz="0" w:space="0" w:color="D3D3D3"/>
              <w:right w:val="single" w:sz="0" w:space="0" w:color="D3D3D3"/>
            </w:tcBorders>
          </w:tcPr>
          <w:p w14:paraId="3276A90E" w14:textId="77777777" w:rsidR="00022B71" w:rsidRDefault="005B112A">
            <w:pPr>
              <w:keepNext/>
              <w:spacing w:after="60"/>
              <w:jc w:val="center"/>
            </w:pPr>
            <w:r>
              <w:rPr>
                <w:rFonts w:ascii="Calibri" w:hAnsi="Calibri"/>
                <w:sz w:val="20"/>
              </w:rPr>
              <w:t>9.8 (66)</w:t>
            </w:r>
          </w:p>
        </w:tc>
        <w:tc>
          <w:tcPr>
            <w:tcW w:w="0" w:type="auto"/>
            <w:tcBorders>
              <w:top w:val="single" w:sz="0" w:space="0" w:color="D3D3D3"/>
              <w:left w:val="single" w:sz="0" w:space="0" w:color="D3D3D3"/>
              <w:bottom w:val="single" w:sz="0" w:space="0" w:color="D3D3D3"/>
              <w:right w:val="single" w:sz="0" w:space="0" w:color="D3D3D3"/>
            </w:tcBorders>
          </w:tcPr>
          <w:p w14:paraId="0D4049C4" w14:textId="77777777" w:rsidR="00022B71" w:rsidRDefault="005B112A">
            <w:pPr>
              <w:keepNext/>
              <w:spacing w:after="60"/>
              <w:jc w:val="center"/>
            </w:pPr>
            <w:r>
              <w:rPr>
                <w:rFonts w:ascii="Calibri" w:hAnsi="Calibri"/>
                <w:sz w:val="20"/>
              </w:rPr>
              <w:t>8.9 (30)</w:t>
            </w:r>
          </w:p>
        </w:tc>
        <w:tc>
          <w:tcPr>
            <w:tcW w:w="0" w:type="auto"/>
            <w:tcBorders>
              <w:top w:val="single" w:sz="0" w:space="0" w:color="D3D3D3"/>
              <w:left w:val="single" w:sz="0" w:space="0" w:color="D3D3D3"/>
              <w:bottom w:val="single" w:sz="0" w:space="0" w:color="D3D3D3"/>
              <w:right w:val="single" w:sz="0" w:space="0" w:color="D3D3D3"/>
            </w:tcBorders>
          </w:tcPr>
          <w:p w14:paraId="765AA936" w14:textId="77777777" w:rsidR="00022B71" w:rsidRDefault="005B112A">
            <w:pPr>
              <w:keepNext/>
              <w:spacing w:after="60"/>
              <w:jc w:val="center"/>
            </w:pPr>
            <w:r>
              <w:rPr>
                <w:rFonts w:ascii="Calibri" w:hAnsi="Calibri"/>
                <w:sz w:val="20"/>
              </w:rPr>
              <w:t>10.6 (36)</w:t>
            </w:r>
          </w:p>
        </w:tc>
        <w:tc>
          <w:tcPr>
            <w:tcW w:w="0" w:type="auto"/>
            <w:tcBorders>
              <w:top w:val="single" w:sz="0" w:space="0" w:color="D3D3D3"/>
              <w:left w:val="single" w:sz="0" w:space="0" w:color="D3D3D3"/>
              <w:bottom w:val="single" w:sz="0" w:space="0" w:color="D3D3D3"/>
              <w:right w:val="single" w:sz="0" w:space="0" w:color="D3D3D3"/>
            </w:tcBorders>
          </w:tcPr>
          <w:p w14:paraId="0F1A61A0" w14:textId="77777777" w:rsidR="00022B71" w:rsidRDefault="00022B71">
            <w:pPr>
              <w:keepNext/>
              <w:spacing w:after="60"/>
              <w:jc w:val="center"/>
            </w:pPr>
          </w:p>
        </w:tc>
      </w:tr>
      <w:tr w:rsidR="00022B71" w14:paraId="53EB33C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9D7173" w14:textId="77777777" w:rsidR="00022B71" w:rsidRDefault="005B112A">
            <w:pPr>
              <w:keepNext/>
              <w:spacing w:after="60"/>
            </w:pPr>
            <w:r>
              <w:rPr>
                <w:rFonts w:ascii="Calibri" w:hAnsi="Calibri"/>
                <w:sz w:val="20"/>
              </w:rPr>
              <w:t>    Retraités</w:t>
            </w:r>
          </w:p>
        </w:tc>
        <w:tc>
          <w:tcPr>
            <w:tcW w:w="0" w:type="auto"/>
            <w:tcBorders>
              <w:top w:val="single" w:sz="0" w:space="0" w:color="D3D3D3"/>
              <w:left w:val="single" w:sz="0" w:space="0" w:color="D3D3D3"/>
              <w:bottom w:val="single" w:sz="0" w:space="0" w:color="D3D3D3"/>
              <w:right w:val="single" w:sz="0" w:space="0" w:color="D3D3D3"/>
            </w:tcBorders>
          </w:tcPr>
          <w:p w14:paraId="5F160219" w14:textId="77777777" w:rsidR="00022B71" w:rsidRDefault="005B112A">
            <w:pPr>
              <w:keepNext/>
              <w:spacing w:after="60"/>
              <w:jc w:val="center"/>
            </w:pPr>
            <w:r>
              <w:rPr>
                <w:rFonts w:ascii="Calibri" w:hAnsi="Calibri"/>
                <w:sz w:val="20"/>
              </w:rPr>
              <w:t>19.7 (134)</w:t>
            </w:r>
          </w:p>
        </w:tc>
        <w:tc>
          <w:tcPr>
            <w:tcW w:w="0" w:type="auto"/>
            <w:tcBorders>
              <w:top w:val="single" w:sz="0" w:space="0" w:color="D3D3D3"/>
              <w:left w:val="single" w:sz="0" w:space="0" w:color="D3D3D3"/>
              <w:bottom w:val="single" w:sz="0" w:space="0" w:color="D3D3D3"/>
              <w:right w:val="single" w:sz="0" w:space="0" w:color="D3D3D3"/>
            </w:tcBorders>
          </w:tcPr>
          <w:p w14:paraId="6A5B6833" w14:textId="77777777" w:rsidR="00022B71" w:rsidRDefault="005B112A">
            <w:pPr>
              <w:keepNext/>
              <w:spacing w:after="60"/>
              <w:jc w:val="center"/>
            </w:pPr>
            <w:r>
              <w:rPr>
                <w:rFonts w:ascii="Calibri" w:hAnsi="Calibri"/>
                <w:sz w:val="20"/>
              </w:rPr>
              <w:t>16.1 (55)</w:t>
            </w:r>
          </w:p>
        </w:tc>
        <w:tc>
          <w:tcPr>
            <w:tcW w:w="0" w:type="auto"/>
            <w:tcBorders>
              <w:top w:val="single" w:sz="0" w:space="0" w:color="D3D3D3"/>
              <w:left w:val="single" w:sz="0" w:space="0" w:color="D3D3D3"/>
              <w:bottom w:val="single" w:sz="0" w:space="0" w:color="D3D3D3"/>
              <w:right w:val="single" w:sz="0" w:space="0" w:color="D3D3D3"/>
            </w:tcBorders>
          </w:tcPr>
          <w:p w14:paraId="4FB954AD" w14:textId="77777777" w:rsidR="00022B71" w:rsidRDefault="005B112A">
            <w:pPr>
              <w:keepNext/>
              <w:spacing w:after="60"/>
              <w:jc w:val="center"/>
            </w:pPr>
            <w:r>
              <w:rPr>
                <w:rFonts w:ascii="Calibri" w:hAnsi="Calibri"/>
                <w:sz w:val="20"/>
              </w:rPr>
              <w:t>23.4 (79)</w:t>
            </w:r>
          </w:p>
        </w:tc>
        <w:tc>
          <w:tcPr>
            <w:tcW w:w="0" w:type="auto"/>
            <w:tcBorders>
              <w:top w:val="single" w:sz="0" w:space="0" w:color="D3D3D3"/>
              <w:left w:val="single" w:sz="0" w:space="0" w:color="D3D3D3"/>
              <w:bottom w:val="single" w:sz="0" w:space="0" w:color="D3D3D3"/>
              <w:right w:val="single" w:sz="0" w:space="0" w:color="D3D3D3"/>
            </w:tcBorders>
          </w:tcPr>
          <w:p w14:paraId="13F25D1F" w14:textId="77777777" w:rsidR="00022B71" w:rsidRDefault="00022B71">
            <w:pPr>
              <w:keepNext/>
              <w:spacing w:after="60"/>
              <w:jc w:val="center"/>
            </w:pPr>
          </w:p>
        </w:tc>
      </w:tr>
      <w:tr w:rsidR="00022B71" w14:paraId="2F91C5D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2EE22B" w14:textId="77777777" w:rsidR="00022B71" w:rsidRDefault="005B112A">
            <w:pPr>
              <w:keepNext/>
              <w:spacing w:after="60"/>
            </w:pPr>
            <w:r>
              <w:rPr>
                <w:rFonts w:ascii="Calibri" w:hAnsi="Calibri"/>
                <w:sz w:val="20"/>
              </w:rPr>
              <w:t>    Sans activité profes</w:t>
            </w:r>
          </w:p>
        </w:tc>
        <w:tc>
          <w:tcPr>
            <w:tcW w:w="0" w:type="auto"/>
            <w:tcBorders>
              <w:top w:val="single" w:sz="0" w:space="0" w:color="D3D3D3"/>
              <w:left w:val="single" w:sz="0" w:space="0" w:color="D3D3D3"/>
              <w:bottom w:val="single" w:sz="0" w:space="0" w:color="D3D3D3"/>
              <w:right w:val="single" w:sz="0" w:space="0" w:color="D3D3D3"/>
            </w:tcBorders>
          </w:tcPr>
          <w:p w14:paraId="7EA742EA" w14:textId="77777777" w:rsidR="00022B71" w:rsidRDefault="005B112A">
            <w:pPr>
              <w:keepNext/>
              <w:spacing w:after="60"/>
              <w:jc w:val="center"/>
            </w:pPr>
            <w:r>
              <w:rPr>
                <w:rFonts w:ascii="Calibri" w:hAnsi="Calibri"/>
                <w:sz w:val="20"/>
              </w:rPr>
              <w:t>2.2 (15)</w:t>
            </w:r>
          </w:p>
        </w:tc>
        <w:tc>
          <w:tcPr>
            <w:tcW w:w="0" w:type="auto"/>
            <w:tcBorders>
              <w:top w:val="single" w:sz="0" w:space="0" w:color="D3D3D3"/>
              <w:left w:val="single" w:sz="0" w:space="0" w:color="D3D3D3"/>
              <w:bottom w:val="single" w:sz="0" w:space="0" w:color="D3D3D3"/>
              <w:right w:val="single" w:sz="0" w:space="0" w:color="D3D3D3"/>
            </w:tcBorders>
          </w:tcPr>
          <w:p w14:paraId="71BF0D28" w14:textId="77777777" w:rsidR="00022B71" w:rsidRDefault="005B112A">
            <w:pPr>
              <w:keepNext/>
              <w:spacing w:after="60"/>
              <w:jc w:val="center"/>
            </w:pPr>
            <w:r>
              <w:rPr>
                <w:rFonts w:ascii="Calibri" w:hAnsi="Calibri"/>
                <w:sz w:val="20"/>
              </w:rPr>
              <w:t>2.0 (7)</w:t>
            </w:r>
          </w:p>
        </w:tc>
        <w:tc>
          <w:tcPr>
            <w:tcW w:w="0" w:type="auto"/>
            <w:tcBorders>
              <w:top w:val="single" w:sz="0" w:space="0" w:color="D3D3D3"/>
              <w:left w:val="single" w:sz="0" w:space="0" w:color="D3D3D3"/>
              <w:bottom w:val="single" w:sz="0" w:space="0" w:color="D3D3D3"/>
              <w:right w:val="single" w:sz="0" w:space="0" w:color="D3D3D3"/>
            </w:tcBorders>
          </w:tcPr>
          <w:p w14:paraId="4968B08A" w14:textId="77777777" w:rsidR="00022B71" w:rsidRDefault="005B112A">
            <w:pPr>
              <w:keepNext/>
              <w:spacing w:after="60"/>
              <w:jc w:val="center"/>
            </w:pPr>
            <w:r>
              <w:rPr>
                <w:rFonts w:ascii="Calibri" w:hAnsi="Calibri"/>
                <w:sz w:val="20"/>
              </w:rPr>
              <w:t xml:space="preserve">2.3 </w:t>
            </w: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50498575" w14:textId="77777777" w:rsidR="00022B71" w:rsidRDefault="00022B71">
            <w:pPr>
              <w:keepNext/>
              <w:spacing w:after="60"/>
              <w:jc w:val="center"/>
            </w:pPr>
          </w:p>
        </w:tc>
      </w:tr>
      <w:tr w:rsidR="00022B71" w14:paraId="2D3A7FF6" w14:textId="77777777" w:rsidTr="00022B71">
        <w:trPr>
          <w:cantSplit/>
          <w:jc w:val="center"/>
        </w:trPr>
        <w:tc>
          <w:tcPr>
            <w:tcW w:w="0" w:type="auto"/>
            <w:gridSpan w:val="5"/>
          </w:tcPr>
          <w:p w14:paraId="066008B3" w14:textId="77777777" w:rsidR="00022B71" w:rsidRDefault="005B112A">
            <w:pPr>
              <w:keepNext/>
              <w:spacing w:after="60"/>
            </w:pPr>
            <w:r>
              <w:rPr>
                <w:rFonts w:ascii="Calibri" w:hAnsi="Calibri"/>
                <w:i/>
                <w:sz w:val="20"/>
                <w:vertAlign w:val="superscript"/>
              </w:rPr>
              <w:t>1</w:t>
            </w:r>
            <w:r>
              <w:rPr>
                <w:rFonts w:ascii="Calibri" w:hAnsi="Calibri"/>
                <w:sz w:val="20"/>
              </w:rPr>
              <w:t>Mean; % (n)</w:t>
            </w:r>
          </w:p>
        </w:tc>
      </w:tr>
      <w:tr w:rsidR="00022B71" w14:paraId="519FEDAF" w14:textId="77777777" w:rsidTr="00022B71">
        <w:trPr>
          <w:cantSplit/>
          <w:jc w:val="center"/>
        </w:trPr>
        <w:tc>
          <w:tcPr>
            <w:tcW w:w="0" w:type="auto"/>
            <w:gridSpan w:val="5"/>
          </w:tcPr>
          <w:p w14:paraId="384BDE67" w14:textId="77777777" w:rsidR="00022B71" w:rsidRDefault="005B112A">
            <w:pPr>
              <w:keepNext/>
              <w:spacing w:after="60"/>
            </w:pPr>
            <w:r>
              <w:rPr>
                <w:rFonts w:ascii="Calibri" w:hAnsi="Calibri"/>
                <w:i/>
                <w:sz w:val="20"/>
                <w:vertAlign w:val="superscript"/>
              </w:rPr>
              <w:t>2</w:t>
            </w:r>
            <w:r>
              <w:rPr>
                <w:rFonts w:ascii="Calibri" w:hAnsi="Calibri"/>
                <w:sz w:val="20"/>
              </w:rPr>
              <w:t>Design-based KruskalWallis test; Pearson's X^2: Rao &amp; Scott adjustment</w:t>
            </w:r>
          </w:p>
        </w:tc>
      </w:tr>
    </w:tbl>
    <w:p w14:paraId="7F6E2B5C" w14:textId="77777777" w:rsidR="00022B71" w:rsidRDefault="005B112A">
      <w:pPr>
        <w:pStyle w:val="Titre3"/>
      </w:pPr>
      <w:bookmarkStart w:id="96" w:name="Xbeb946aff9db5ea8df918d72f2da7ec2ef3840d"/>
      <w:bookmarkStart w:id="97" w:name="_Toc209544837"/>
      <w:bookmarkEnd w:id="94"/>
      <w:r>
        <w:t>Créer un document Word, ajouter un titre et le tableau, puis sauvegarder le fichier</w:t>
      </w:r>
      <w:bookmarkEnd w:id="97"/>
    </w:p>
    <w:p w14:paraId="408271FE" w14:textId="77777777" w:rsidR="00022B71" w:rsidRDefault="005B112A">
      <w:r>
        <w:br w:type="page"/>
      </w:r>
    </w:p>
    <w:p w14:paraId="675BE3A1" w14:textId="77777777" w:rsidR="00022B71" w:rsidRDefault="005B112A">
      <w:pPr>
        <w:pStyle w:val="En-ttedetabledesmatires"/>
      </w:pPr>
      <w:r>
        <w:rPr>
          <w:rStyle w:val="CommentTok"/>
        </w:rPr>
        <w:t># Convertir le tableau en flextable</w:t>
      </w:r>
      <w:r>
        <w:br/>
      </w:r>
      <w:r>
        <w:rPr>
          <w:rStyle w:val="NormalTok"/>
        </w:rPr>
        <w:t xml:space="preserve">final_table_flex </w:t>
      </w:r>
      <w:r>
        <w:rPr>
          <w:rStyle w:val="OtherTok"/>
        </w:rPr>
        <w:t>&lt;-</w:t>
      </w:r>
      <w:r>
        <w:rPr>
          <w:rStyle w:val="NormalTok"/>
        </w:rPr>
        <w:t xml:space="preserve"> </w:t>
      </w:r>
      <w:r>
        <w:rPr>
          <w:rStyle w:val="FunctionTok"/>
        </w:rPr>
        <w:t>as_flex_table</w:t>
      </w:r>
      <w:r>
        <w:rPr>
          <w:rStyle w:val="NormalTok"/>
        </w:rPr>
        <w:t xml:space="preserve">(final_table) </w:t>
      </w:r>
      <w:r>
        <w:rPr>
          <w:rStyle w:val="SpecialCharTok"/>
        </w:rPr>
        <w:t>%&gt;%</w:t>
      </w:r>
      <w:r>
        <w:br/>
      </w:r>
      <w:r>
        <w:rPr>
          <w:rStyle w:val="NormalTok"/>
        </w:rPr>
        <w:t xml:space="preserve">  </w:t>
      </w:r>
      <w:r>
        <w:rPr>
          <w:rStyle w:val="FunctionTok"/>
        </w:rPr>
        <w:t>theme_box</w:t>
      </w:r>
      <w:r>
        <w:rPr>
          <w:rStyle w:val="NormalTok"/>
        </w:rPr>
        <w:t xml:space="preserve">() </w:t>
      </w:r>
      <w:r>
        <w:rPr>
          <w:rStyle w:val="SpecialCharTok"/>
        </w:rPr>
        <w:t>%&gt;%</w:t>
      </w:r>
      <w:r>
        <w:br/>
      </w:r>
      <w:r>
        <w:rPr>
          <w:rStyle w:val="NormalTok"/>
        </w:rPr>
        <w:t xml:space="preserve">  </w:t>
      </w:r>
      <w:r>
        <w:rPr>
          <w:rStyle w:val="FunctionTok"/>
        </w:rPr>
        <w:t>border_inner</w:t>
      </w:r>
      <w:r>
        <w:rPr>
          <w:rStyle w:val="NormalTok"/>
        </w:rPr>
        <w:t>(</w:t>
      </w:r>
      <w:r>
        <w:rPr>
          <w:rStyle w:val="AttributeTok"/>
        </w:rPr>
        <w:t>border =</w:t>
      </w:r>
      <w:r>
        <w:rPr>
          <w:rStyle w:val="NormalTok"/>
        </w:rPr>
        <w:t xml:space="preserve"> </w:t>
      </w:r>
      <w:r>
        <w:rPr>
          <w:rStyle w:val="FunctionTok"/>
        </w:rPr>
        <w:t>fp_border</w:t>
      </w:r>
      <w:r>
        <w:rPr>
          <w:rStyle w:val="NormalTok"/>
        </w:rPr>
        <w:t>(</w:t>
      </w:r>
      <w:r>
        <w:rPr>
          <w:rStyle w:val="AttributeTok"/>
        </w:rPr>
        <w:t>color=</w:t>
      </w:r>
      <w:r>
        <w:rPr>
          <w:rStyle w:val="StringTok"/>
        </w:rPr>
        <w:t>"black"</w:t>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border_outer</w:t>
      </w:r>
      <w:r>
        <w:rPr>
          <w:rStyle w:val="NormalTok"/>
        </w:rPr>
        <w:t>(</w:t>
      </w:r>
      <w:r>
        <w:rPr>
          <w:rStyle w:val="AttributeTok"/>
        </w:rPr>
        <w:t>border =</w:t>
      </w:r>
      <w:r>
        <w:rPr>
          <w:rStyle w:val="NormalTok"/>
        </w:rPr>
        <w:t xml:space="preserve"> </w:t>
      </w:r>
      <w:r>
        <w:rPr>
          <w:rStyle w:val="FunctionTok"/>
        </w:rPr>
        <w:t>fp_border</w:t>
      </w:r>
      <w:r>
        <w:rPr>
          <w:rStyle w:val="NormalTok"/>
        </w:rPr>
        <w:t>(</w:t>
      </w:r>
      <w:r>
        <w:rPr>
          <w:rStyle w:val="AttributeTok"/>
        </w:rPr>
        <w:t>color=</w:t>
      </w:r>
      <w:r>
        <w:rPr>
          <w:rStyle w:val="StringTok"/>
        </w:rPr>
        <w:t>"black"</w:t>
      </w:r>
      <w:r>
        <w:rPr>
          <w:rStyle w:val="NormalTok"/>
        </w:rPr>
        <w:t xml:space="preserve">, </w:t>
      </w:r>
      <w:r>
        <w:rPr>
          <w:rStyle w:val="AttributeTok"/>
        </w:rPr>
        <w:t>width =</w:t>
      </w:r>
      <w:r>
        <w:rPr>
          <w:rStyle w:val="NormalTok"/>
        </w:rPr>
        <w:t xml:space="preserve"> </w:t>
      </w:r>
      <w:r>
        <w:rPr>
          <w:rStyle w:val="DecValTok"/>
        </w:rPr>
        <w:t>2</w:t>
      </w:r>
      <w:r>
        <w:rPr>
          <w:rStyle w:val="NormalTok"/>
        </w:rPr>
        <w:t>))</w:t>
      </w:r>
      <w:r>
        <w:br/>
      </w:r>
      <w:r>
        <w:br/>
      </w:r>
      <w:r>
        <w:br/>
      </w:r>
      <w:r>
        <w:rPr>
          <w:rStyle w:val="CommentTok"/>
        </w:rPr>
        <w:t># Créer un document Word, ajouter un titre et le tableau, puis sauvegarder le fichier</w:t>
      </w:r>
      <w:r>
        <w:br/>
      </w:r>
      <w:r>
        <w:rPr>
          <w:rStyle w:val="NormalTok"/>
        </w:rPr>
        <w:t xml:space="preserve">doc </w:t>
      </w:r>
      <w:r>
        <w:rPr>
          <w:rStyle w:val="OtherTok"/>
        </w:rPr>
        <w:t>&lt;-</w:t>
      </w:r>
      <w:r>
        <w:rPr>
          <w:rStyle w:val="NormalTok"/>
        </w:rPr>
        <w:t xml:space="preserve"> </w:t>
      </w:r>
      <w:r>
        <w:rPr>
          <w:rStyle w:val="FunctionTok"/>
        </w:rPr>
        <w:t>read_docx</w:t>
      </w:r>
      <w:r>
        <w:rPr>
          <w:rStyle w:val="NormalTok"/>
        </w:rPr>
        <w:t xml:space="preserve">() </w:t>
      </w:r>
      <w:r>
        <w:rPr>
          <w:rStyle w:val="SpecialCharTok"/>
        </w:rPr>
        <w:t>%&gt;%</w:t>
      </w:r>
      <w:r>
        <w:br/>
      </w:r>
      <w:r>
        <w:rPr>
          <w:rStyle w:val="NormalTok"/>
        </w:rPr>
        <w:t xml:space="preserve">  </w:t>
      </w:r>
      <w:r>
        <w:rPr>
          <w:rStyle w:val="FunctionTok"/>
        </w:rPr>
        <w:t>body_add_par</w:t>
      </w:r>
      <w:r>
        <w:rPr>
          <w:rStyle w:val="NormalTok"/>
        </w:rPr>
        <w:t>(</w:t>
      </w:r>
      <w:r>
        <w:rPr>
          <w:rStyle w:val="StringTok"/>
        </w:rPr>
        <w:t>"Portrait sociodémographique des répondants et de leurs parents"</w:t>
      </w:r>
      <w:r>
        <w:rPr>
          <w:rStyle w:val="NormalTok"/>
        </w:rPr>
        <w:t>,</w:t>
      </w:r>
      <w:r>
        <w:rPr>
          <w:rStyle w:val="NormalTok"/>
        </w:rPr>
        <w:t xml:space="preserve"> </w:t>
      </w:r>
      <w:r>
        <w:rPr>
          <w:rStyle w:val="AttributeTok"/>
        </w:rPr>
        <w:t>style =</w:t>
      </w:r>
      <w:r>
        <w:rPr>
          <w:rStyle w:val="NormalTok"/>
        </w:rPr>
        <w:t xml:space="preserve"> </w:t>
      </w:r>
      <w:r>
        <w:rPr>
          <w:rStyle w:val="StringTok"/>
        </w:rPr>
        <w:t>"heading 1"</w:t>
      </w:r>
      <w:r>
        <w:rPr>
          <w:rStyle w:val="NormalTok"/>
        </w:rPr>
        <w:t xml:space="preserve">) </w:t>
      </w:r>
      <w:r>
        <w:rPr>
          <w:rStyle w:val="SpecialCharTok"/>
        </w:rPr>
        <w:t>%&gt;%</w:t>
      </w:r>
      <w:r>
        <w:br/>
      </w:r>
      <w:r>
        <w:rPr>
          <w:rStyle w:val="NormalTok"/>
        </w:rPr>
        <w:t xml:space="preserve">  </w:t>
      </w:r>
      <w:r>
        <w:rPr>
          <w:rStyle w:val="FunctionTok"/>
        </w:rPr>
        <w:t>body_add_flextable</w:t>
      </w:r>
      <w:r>
        <w:rPr>
          <w:rStyle w:val="NormalTok"/>
        </w:rPr>
        <w:t>(final_table_flex)</w:t>
      </w:r>
      <w:r>
        <w:br/>
      </w:r>
      <w:r>
        <w:br/>
      </w:r>
      <w:r>
        <w:rPr>
          <w:rStyle w:val="CommentTok"/>
        </w:rPr>
        <w:t># Enregistrer le document Word dans le répertoire courant</w:t>
      </w:r>
      <w:r>
        <w:br/>
      </w:r>
      <w:r>
        <w:rPr>
          <w:rStyle w:val="FunctionTok"/>
        </w:rPr>
        <w:t>print</w:t>
      </w:r>
      <w:r>
        <w:rPr>
          <w:rStyle w:val="NormalTok"/>
        </w:rPr>
        <w:t xml:space="preserve">(doc, </w:t>
      </w:r>
      <w:r>
        <w:rPr>
          <w:rStyle w:val="AttributeTok"/>
        </w:rPr>
        <w:t>target =</w:t>
      </w:r>
      <w:r>
        <w:rPr>
          <w:rStyle w:val="NormalTok"/>
        </w:rPr>
        <w:t xml:space="preserve"> </w:t>
      </w:r>
      <w:r>
        <w:rPr>
          <w:rStyle w:val="FunctionTok"/>
        </w:rPr>
        <w:t>here</w:t>
      </w:r>
      <w:r>
        <w:rPr>
          <w:rStyle w:val="NormalTok"/>
        </w:rPr>
        <w:t>(</w:t>
      </w:r>
      <w:r>
        <w:rPr>
          <w:rStyle w:val="StringTok"/>
        </w:rPr>
        <w:t>"rapport"</w:t>
      </w:r>
      <w:r>
        <w:rPr>
          <w:rStyle w:val="NormalTok"/>
        </w:rPr>
        <w:t xml:space="preserve">, </w:t>
      </w:r>
      <w:r>
        <w:rPr>
          <w:rStyle w:val="StringTok"/>
        </w:rPr>
        <w:t>"Table_final_caracteristiques.docx"</w:t>
      </w:r>
      <w:r>
        <w:rPr>
          <w:rStyle w:val="NormalTok"/>
        </w:rPr>
        <w:t>))</w:t>
      </w:r>
    </w:p>
    <w:p w14:paraId="4B3886D5" w14:textId="77777777" w:rsidR="00022B71" w:rsidRDefault="005B112A">
      <w:pPr>
        <w:pStyle w:val="Titre2"/>
      </w:pPr>
      <w:bookmarkStart w:id="98" w:name="orientation-politique"/>
      <w:bookmarkStart w:id="99" w:name="_Toc209544838"/>
      <w:bookmarkEnd w:id="43"/>
      <w:bookmarkEnd w:id="96"/>
      <w:r>
        <w:t>Orientation politique</w:t>
      </w:r>
      <w:bookmarkEnd w:id="99"/>
    </w:p>
    <w:p w14:paraId="52997012" w14:textId="77777777" w:rsidR="00022B71" w:rsidRDefault="005B112A">
      <w:pPr>
        <w:pStyle w:val="Titre3"/>
      </w:pPr>
      <w:bookmarkStart w:id="100" w:name="X298807855dad69b404f9c3576be1d01f0b5dde8"/>
      <w:bookmarkStart w:id="101" w:name="_Toc209544839"/>
      <w:r>
        <w:t>Orientation politique selon le groupe d’age</w:t>
      </w:r>
      <w:bookmarkEnd w:id="101"/>
    </w:p>
    <w:p w14:paraId="636D4272" w14:textId="77777777" w:rsidR="00022B71" w:rsidRDefault="005B112A">
      <w:r>
        <w:br w:type="page"/>
      </w:r>
    </w:p>
    <w:p w14:paraId="719AFC6F" w14:textId="77777777" w:rsidR="00022B71" w:rsidRDefault="005B112A">
      <w:pPr>
        <w:pStyle w:val="En-ttedetabledesmatires"/>
      </w:pPr>
      <w:r>
        <w:rPr>
          <w:rStyle w:val="NormalTok"/>
        </w:rPr>
        <w:t xml:space="preserve">Table_Orientation_politique_gpe_age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(Orientation_politique),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"**Table_Orientation_politique_gpe_age**"</w:t>
      </w:r>
      <w:r>
        <w:rPr>
          <w:rStyle w:val="NormalTok"/>
        </w:rPr>
        <w:t>)</w:t>
      </w:r>
      <w:r>
        <w:br/>
      </w:r>
      <w:r>
        <w:br/>
      </w:r>
      <w:r>
        <w:rPr>
          <w:rStyle w:val="NormalTok"/>
        </w:rPr>
        <w:t>Table_Orientation_politique_gpe_age</w:t>
      </w:r>
    </w:p>
    <w:tbl>
      <w:tblPr>
        <w:tblStyle w:val="Table"/>
        <w:tblW w:w="0" w:type="auto"/>
        <w:jc w:val="center"/>
        <w:tblCellMar>
          <w:left w:w="60" w:type="dxa"/>
          <w:right w:w="60" w:type="dxa"/>
        </w:tblCellMar>
        <w:tblLook w:val="0000" w:firstRow="0" w:lastRow="0" w:firstColumn="0" w:lastColumn="0" w:noHBand="0" w:noVBand="0"/>
      </w:tblPr>
      <w:tblGrid>
        <w:gridCol w:w="1884"/>
        <w:gridCol w:w="1453"/>
        <w:gridCol w:w="1653"/>
        <w:gridCol w:w="1653"/>
      </w:tblGrid>
      <w:tr w:rsidR="00022B71" w14:paraId="4520EA60"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1D3132D"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7993921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D578585"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1AA1629"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5069F71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CC49A8" w14:textId="77777777" w:rsidR="00022B71" w:rsidRDefault="005B112A">
            <w:pPr>
              <w:keepNext/>
              <w:spacing w:after="60"/>
            </w:pPr>
            <w:r>
              <w:rPr>
                <w:rFonts w:ascii="Calibri" w:hAnsi="Calibri"/>
                <w:sz w:val="20"/>
              </w:rPr>
              <w:t>Orientation_politique</w:t>
            </w:r>
          </w:p>
        </w:tc>
        <w:tc>
          <w:tcPr>
            <w:tcW w:w="0" w:type="auto"/>
            <w:tcBorders>
              <w:top w:val="single" w:sz="0" w:space="0" w:color="D3D3D3"/>
              <w:left w:val="single" w:sz="0" w:space="0" w:color="D3D3D3"/>
              <w:bottom w:val="single" w:sz="0" w:space="0" w:color="D3D3D3"/>
              <w:right w:val="single" w:sz="0" w:space="0" w:color="D3D3D3"/>
            </w:tcBorders>
          </w:tcPr>
          <w:p w14:paraId="2A327146" w14:textId="77777777" w:rsidR="00022B71" w:rsidRDefault="005B112A">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6C304998" w14:textId="77777777" w:rsidR="00022B71" w:rsidRDefault="005B112A">
            <w:pPr>
              <w:keepNext/>
              <w:spacing w:after="60"/>
              <w:jc w:val="center"/>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13842AC8" w14:textId="77777777" w:rsidR="00022B71" w:rsidRDefault="005B112A">
            <w:pPr>
              <w:keepNext/>
              <w:spacing w:after="60"/>
              <w:jc w:val="center"/>
            </w:pPr>
            <w:r>
              <w:rPr>
                <w:rFonts w:ascii="Calibri" w:hAnsi="Calibri"/>
                <w:sz w:val="20"/>
              </w:rPr>
              <w:t>5.0</w:t>
            </w:r>
          </w:p>
        </w:tc>
      </w:tr>
      <w:tr w:rsidR="00022B71" w14:paraId="342F4273" w14:textId="77777777" w:rsidTr="00022B71">
        <w:trPr>
          <w:cantSplit/>
          <w:jc w:val="center"/>
        </w:trPr>
        <w:tc>
          <w:tcPr>
            <w:tcW w:w="0" w:type="auto"/>
            <w:gridSpan w:val="4"/>
          </w:tcPr>
          <w:p w14:paraId="0C3A5082" w14:textId="77777777" w:rsidR="00022B71" w:rsidRDefault="005B112A">
            <w:pPr>
              <w:keepNext/>
              <w:spacing w:after="60"/>
            </w:pPr>
            <w:r>
              <w:rPr>
                <w:rFonts w:ascii="Calibri" w:hAnsi="Calibri"/>
                <w:i/>
                <w:sz w:val="20"/>
                <w:vertAlign w:val="superscript"/>
              </w:rPr>
              <w:t>1</w:t>
            </w:r>
            <w:r>
              <w:rPr>
                <w:rFonts w:ascii="Calibri" w:hAnsi="Calibri"/>
                <w:sz w:val="20"/>
              </w:rPr>
              <w:t>Mean</w:t>
            </w:r>
          </w:p>
        </w:tc>
      </w:tr>
    </w:tbl>
    <w:p w14:paraId="14150A99" w14:textId="77777777" w:rsidR="00022B71" w:rsidRDefault="005B112A">
      <w:pPr>
        <w:pStyle w:val="Titre3"/>
      </w:pPr>
      <w:bookmarkStart w:id="102" w:name="orientation-politique-selon-le-sexe"/>
      <w:bookmarkStart w:id="103" w:name="_Toc209544840"/>
      <w:bookmarkEnd w:id="100"/>
      <w:r>
        <w:t>Orientation politique selon le Sexe</w:t>
      </w:r>
      <w:bookmarkEnd w:id="103"/>
    </w:p>
    <w:p w14:paraId="06445ABD" w14:textId="77777777" w:rsidR="00022B71" w:rsidRDefault="005B112A">
      <w:r>
        <w:br w:type="page"/>
      </w:r>
    </w:p>
    <w:p w14:paraId="0759BF42" w14:textId="77777777" w:rsidR="00022B71" w:rsidRDefault="005B112A">
      <w:pPr>
        <w:pStyle w:val="En-ttedetabledesmatires"/>
      </w:pPr>
      <w:r>
        <w:rPr>
          <w:rStyle w:val="NormalTok"/>
        </w:rPr>
        <w:t xml:space="preserve">Table_Orientation_politique_sexe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(Orientation_politique),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"**Table_Orientation_politique_sexe**"</w:t>
      </w:r>
      <w:r>
        <w:rPr>
          <w:rStyle w:val="NormalTok"/>
        </w:rPr>
        <w:t>)</w:t>
      </w:r>
      <w:r>
        <w:br/>
      </w:r>
      <w:r>
        <w:br/>
      </w:r>
      <w:r>
        <w:rPr>
          <w:rStyle w:val="NormalTok"/>
        </w:rPr>
        <w:t>Table_Orientation_politique_sexe</w:t>
      </w:r>
    </w:p>
    <w:tbl>
      <w:tblPr>
        <w:tblStyle w:val="Table"/>
        <w:tblW w:w="0" w:type="auto"/>
        <w:jc w:val="center"/>
        <w:tblCellMar>
          <w:left w:w="60" w:type="dxa"/>
          <w:right w:w="60" w:type="dxa"/>
        </w:tblCellMar>
        <w:tblLook w:val="0000" w:firstRow="0" w:lastRow="0" w:firstColumn="0" w:lastColumn="0" w:noHBand="0" w:noVBand="0"/>
      </w:tblPr>
      <w:tblGrid>
        <w:gridCol w:w="1884"/>
        <w:gridCol w:w="1453"/>
        <w:gridCol w:w="1473"/>
        <w:gridCol w:w="1515"/>
      </w:tblGrid>
      <w:tr w:rsidR="00022B71" w14:paraId="7761F584"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90AFC1A"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57642F7"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34F3EF8C"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D39A454"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700F11C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14C257" w14:textId="77777777" w:rsidR="00022B71" w:rsidRDefault="005B112A">
            <w:pPr>
              <w:keepNext/>
              <w:spacing w:after="60"/>
            </w:pPr>
            <w:r>
              <w:rPr>
                <w:rFonts w:ascii="Calibri" w:hAnsi="Calibri"/>
                <w:sz w:val="20"/>
              </w:rPr>
              <w:t>Orientation_politique</w:t>
            </w:r>
          </w:p>
        </w:tc>
        <w:tc>
          <w:tcPr>
            <w:tcW w:w="0" w:type="auto"/>
            <w:tcBorders>
              <w:top w:val="single" w:sz="0" w:space="0" w:color="D3D3D3"/>
              <w:left w:val="single" w:sz="0" w:space="0" w:color="D3D3D3"/>
              <w:bottom w:val="single" w:sz="0" w:space="0" w:color="D3D3D3"/>
              <w:right w:val="single" w:sz="0" w:space="0" w:color="D3D3D3"/>
            </w:tcBorders>
          </w:tcPr>
          <w:p w14:paraId="2B7040F9" w14:textId="77777777" w:rsidR="00022B71" w:rsidRDefault="005B112A">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0C79613C" w14:textId="77777777" w:rsidR="00022B71" w:rsidRDefault="005B112A">
            <w:pPr>
              <w:keepNext/>
              <w:spacing w:after="60"/>
              <w:jc w:val="center"/>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2793E6EE" w14:textId="77777777" w:rsidR="00022B71" w:rsidRDefault="005B112A">
            <w:pPr>
              <w:keepNext/>
              <w:spacing w:after="60"/>
              <w:jc w:val="center"/>
            </w:pPr>
            <w:r>
              <w:rPr>
                <w:rFonts w:ascii="Calibri" w:hAnsi="Calibri"/>
                <w:sz w:val="20"/>
              </w:rPr>
              <w:t>5.2</w:t>
            </w:r>
          </w:p>
        </w:tc>
      </w:tr>
      <w:tr w:rsidR="00022B71" w14:paraId="16B2DF2D" w14:textId="77777777" w:rsidTr="00022B71">
        <w:trPr>
          <w:cantSplit/>
          <w:jc w:val="center"/>
        </w:trPr>
        <w:tc>
          <w:tcPr>
            <w:tcW w:w="0" w:type="auto"/>
            <w:gridSpan w:val="4"/>
          </w:tcPr>
          <w:p w14:paraId="0D29C68E" w14:textId="77777777" w:rsidR="00022B71" w:rsidRDefault="005B112A">
            <w:pPr>
              <w:keepNext/>
              <w:spacing w:after="60"/>
            </w:pPr>
            <w:r>
              <w:rPr>
                <w:rFonts w:ascii="Calibri" w:hAnsi="Calibri"/>
                <w:i/>
                <w:sz w:val="20"/>
                <w:vertAlign w:val="superscript"/>
              </w:rPr>
              <w:t>1</w:t>
            </w:r>
            <w:r>
              <w:rPr>
                <w:rFonts w:ascii="Calibri" w:hAnsi="Calibri"/>
                <w:sz w:val="20"/>
              </w:rPr>
              <w:t>Mean</w:t>
            </w:r>
          </w:p>
        </w:tc>
      </w:tr>
    </w:tbl>
    <w:p w14:paraId="67286D8E" w14:textId="77777777" w:rsidR="00022B71" w:rsidRDefault="005B112A">
      <w:pPr>
        <w:pStyle w:val="Titre3"/>
      </w:pPr>
      <w:bookmarkStart w:id="104" w:name="Xddb3aeb9cc4afd101c6872224677a445725a59a"/>
      <w:bookmarkStart w:id="105" w:name="_Toc209544841"/>
      <w:bookmarkEnd w:id="102"/>
      <w:r>
        <w:t>Orientation politique selon le lieu de residence</w:t>
      </w:r>
      <w:bookmarkEnd w:id="105"/>
    </w:p>
    <w:p w14:paraId="14FFC0DF" w14:textId="77777777" w:rsidR="00022B71" w:rsidRDefault="005B112A">
      <w:r>
        <w:br w:type="page"/>
      </w:r>
    </w:p>
    <w:p w14:paraId="3296EE26" w14:textId="77777777" w:rsidR="00022B71" w:rsidRDefault="005B112A">
      <w:pPr>
        <w:pStyle w:val="En-ttedetabledesmatires"/>
      </w:pPr>
      <w:r>
        <w:rPr>
          <w:rStyle w:val="NormalTok"/>
        </w:rPr>
        <w:t xml:space="preserve">Table_Orientation_politique_Lieu_de_residence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(Orientation_politique),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"**Table_Orientation_politique_Lieu_de_residence**</w:t>
      </w:r>
      <w:r>
        <w:rPr>
          <w:rStyle w:val="StringTok"/>
        </w:rPr>
        <w:t>"</w:t>
      </w:r>
      <w:r>
        <w:rPr>
          <w:rStyle w:val="NormalTok"/>
        </w:rPr>
        <w:t>)</w:t>
      </w:r>
      <w:r>
        <w:br/>
      </w:r>
      <w:r>
        <w:br/>
      </w:r>
      <w:r>
        <w:rPr>
          <w:rStyle w:val="NormalTok"/>
        </w:rPr>
        <w:t>Table_Orientation_politique_Lieu_de_residence</w:t>
      </w:r>
    </w:p>
    <w:tbl>
      <w:tblPr>
        <w:tblStyle w:val="Table"/>
        <w:tblW w:w="0" w:type="auto"/>
        <w:jc w:val="center"/>
        <w:tblCellMar>
          <w:left w:w="60" w:type="dxa"/>
          <w:right w:w="60" w:type="dxa"/>
        </w:tblCellMar>
        <w:tblLook w:val="0000" w:firstRow="0" w:lastRow="0" w:firstColumn="0" w:lastColumn="0" w:noHBand="0" w:noVBand="0"/>
      </w:tblPr>
      <w:tblGrid>
        <w:gridCol w:w="1884"/>
        <w:gridCol w:w="1453"/>
        <w:gridCol w:w="2416"/>
        <w:gridCol w:w="2083"/>
      </w:tblGrid>
      <w:tr w:rsidR="00022B71" w14:paraId="0FDE5A2D"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33AF80D"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84AF92A"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F45B66C"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07411DE"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47D8DD7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3632BC" w14:textId="77777777" w:rsidR="00022B71" w:rsidRDefault="005B112A">
            <w:pPr>
              <w:keepNext/>
              <w:spacing w:after="60"/>
            </w:pPr>
            <w:r>
              <w:rPr>
                <w:rFonts w:ascii="Calibri" w:hAnsi="Calibri"/>
                <w:sz w:val="20"/>
              </w:rPr>
              <w:t>Orientation_politique</w:t>
            </w:r>
          </w:p>
        </w:tc>
        <w:tc>
          <w:tcPr>
            <w:tcW w:w="0" w:type="auto"/>
            <w:tcBorders>
              <w:top w:val="single" w:sz="0" w:space="0" w:color="D3D3D3"/>
              <w:left w:val="single" w:sz="0" w:space="0" w:color="D3D3D3"/>
              <w:bottom w:val="single" w:sz="0" w:space="0" w:color="D3D3D3"/>
              <w:right w:val="single" w:sz="0" w:space="0" w:color="D3D3D3"/>
            </w:tcBorders>
          </w:tcPr>
          <w:p w14:paraId="1A452D97" w14:textId="77777777" w:rsidR="00022B71" w:rsidRDefault="005B112A">
            <w:pPr>
              <w:keepNext/>
              <w:spacing w:after="60"/>
              <w:jc w:val="center"/>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6AF2C4C8" w14:textId="77777777" w:rsidR="00022B71" w:rsidRDefault="005B112A">
            <w:pPr>
              <w:keepNext/>
              <w:spacing w:after="60"/>
              <w:jc w:val="center"/>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7E741F11" w14:textId="77777777" w:rsidR="00022B71" w:rsidRDefault="005B112A">
            <w:pPr>
              <w:keepNext/>
              <w:spacing w:after="60"/>
              <w:jc w:val="center"/>
            </w:pPr>
            <w:r>
              <w:rPr>
                <w:rFonts w:ascii="Calibri" w:hAnsi="Calibri"/>
                <w:sz w:val="20"/>
              </w:rPr>
              <w:t>5.0</w:t>
            </w:r>
          </w:p>
        </w:tc>
      </w:tr>
      <w:tr w:rsidR="00022B71" w14:paraId="6A41A059" w14:textId="77777777" w:rsidTr="00022B71">
        <w:trPr>
          <w:cantSplit/>
          <w:jc w:val="center"/>
        </w:trPr>
        <w:tc>
          <w:tcPr>
            <w:tcW w:w="0" w:type="auto"/>
            <w:gridSpan w:val="4"/>
          </w:tcPr>
          <w:p w14:paraId="65B4F5AB" w14:textId="77777777" w:rsidR="00022B71" w:rsidRDefault="005B112A">
            <w:pPr>
              <w:keepNext/>
              <w:spacing w:after="60"/>
            </w:pPr>
            <w:r>
              <w:rPr>
                <w:rFonts w:ascii="Calibri" w:hAnsi="Calibri"/>
                <w:i/>
                <w:sz w:val="20"/>
                <w:vertAlign w:val="superscript"/>
              </w:rPr>
              <w:t>1</w:t>
            </w:r>
            <w:r>
              <w:rPr>
                <w:rFonts w:ascii="Calibri" w:hAnsi="Calibri"/>
                <w:sz w:val="20"/>
              </w:rPr>
              <w:t>Mean</w:t>
            </w:r>
          </w:p>
        </w:tc>
      </w:tr>
    </w:tbl>
    <w:p w14:paraId="72B16081" w14:textId="77777777" w:rsidR="00022B71" w:rsidRDefault="005B112A">
      <w:pPr>
        <w:pStyle w:val="Titre3"/>
      </w:pPr>
      <w:bookmarkStart w:id="106" w:name="X0830873be7e869e075e61b101f6f8242d1177cb"/>
      <w:bookmarkStart w:id="107" w:name="_Toc209544842"/>
      <w:bookmarkEnd w:id="104"/>
      <w:r>
        <w:t>Visualisation de la variable Orientation Politique</w:t>
      </w:r>
      <w:bookmarkEnd w:id="107"/>
    </w:p>
    <w:p w14:paraId="19D01D77" w14:textId="77777777" w:rsidR="00022B71" w:rsidRDefault="005B112A">
      <w:r>
        <w:br w:type="page"/>
      </w:r>
    </w:p>
    <w:p w14:paraId="60072795" w14:textId="77777777" w:rsidR="00022B71" w:rsidRDefault="005B112A">
      <w:pPr>
        <w:pStyle w:val="En-ttedetabledesmatires"/>
      </w:pPr>
      <w:r>
        <w:rPr>
          <w:rStyle w:val="NormalTok"/>
        </w:rPr>
        <w:t xml:space="preserve">data_P3_ </w:t>
      </w:r>
      <w:r>
        <w:rPr>
          <w:rStyle w:val="SpecialCharTok"/>
        </w:rPr>
        <w:t>%&gt;%</w:t>
      </w:r>
      <w:r>
        <w:rPr>
          <w:rStyle w:val="NormalTok"/>
        </w:rPr>
        <w:t xml:space="preserve"> </w:t>
      </w:r>
      <w:r>
        <w:rPr>
          <w:rStyle w:val="FunctionTok"/>
        </w:rPr>
        <w:t>summarise</w:t>
      </w:r>
      <w:r>
        <w:rPr>
          <w:rStyle w:val="NormalTok"/>
        </w:rPr>
        <w:t>(</w:t>
      </w:r>
      <w:r>
        <w:rPr>
          <w:rStyle w:val="AttributeTok"/>
        </w:rPr>
        <w:t>moyenne_Orientation_politique=</w:t>
      </w:r>
      <w:r>
        <w:rPr>
          <w:rStyle w:val="FunctionTok"/>
        </w:rPr>
        <w:t>weighted.mean</w:t>
      </w:r>
      <w:r>
        <w:rPr>
          <w:rStyle w:val="NormalTok"/>
        </w:rPr>
        <w:t>(Orientation_politique,data_P3_</w:t>
      </w:r>
      <w:r>
        <w:rPr>
          <w:rStyle w:val="SpecialCharTok"/>
        </w:rPr>
        <w:t>$</w:t>
      </w:r>
      <w:r>
        <w:rPr>
          <w:rStyle w:val="NormalTok"/>
        </w:rPr>
        <w:t>PON),</w:t>
      </w:r>
      <w:r>
        <w:br/>
      </w:r>
      <w:r>
        <w:rPr>
          <w:rStyle w:val="NormalTok"/>
        </w:rPr>
        <w:t xml:space="preserve">                   </w:t>
      </w:r>
      <w:r>
        <w:rPr>
          <w:rStyle w:val="AttributeTok"/>
        </w:rPr>
        <w:t>ecart_type_Orientation_politique=</w:t>
      </w:r>
      <w:r>
        <w:rPr>
          <w:rStyle w:val="FunctionTok"/>
        </w:rPr>
        <w:t>sd</w:t>
      </w:r>
      <w:r>
        <w:rPr>
          <w:rStyle w:val="NormalTok"/>
        </w:rPr>
        <w:t>(Orientation_politique))</w:t>
      </w:r>
    </w:p>
    <w:p w14:paraId="0D8678AA" w14:textId="77777777" w:rsidR="00022B71" w:rsidRDefault="005B112A">
      <w:pPr>
        <w:pStyle w:val="En-ttedetabledesmatires"/>
      </w:pPr>
      <w:r>
        <w:rPr>
          <w:rStyle w:val="VerbatimChar"/>
        </w:rPr>
        <w:t>## # A tibble: 1 × 2</w:t>
      </w:r>
      <w:r>
        <w:br/>
      </w:r>
      <w:r>
        <w:rPr>
          <w:rStyle w:val="VerbatimChar"/>
        </w:rPr>
        <w:t>##   moyenne_Orientation_politique ecart_type_Orientation_politique</w:t>
      </w:r>
      <w:r>
        <w:br/>
      </w:r>
      <w:r>
        <w:rPr>
          <w:rStyle w:val="VerbatimChar"/>
        </w:rPr>
        <w:t>##                           &lt;dbl&gt;                            &lt;dbl&gt;</w:t>
      </w:r>
      <w:r>
        <w:br/>
      </w:r>
      <w:r>
        <w:rPr>
          <w:rStyle w:val="VerbatimChar"/>
        </w:rPr>
        <w:t>## 1                          4.96                             1.80</w:t>
      </w:r>
    </w:p>
    <w:p w14:paraId="7ACFDD0F" w14:textId="77777777" w:rsidR="00022B71" w:rsidRDefault="005B112A">
      <w:pPr>
        <w:pStyle w:val="En-ttedetabledesmatires"/>
      </w:pPr>
      <w:r>
        <w:rPr>
          <w:rStyle w:val="CommentTok"/>
        </w:rPr>
        <w:t># Examen de la normalité</w:t>
      </w:r>
      <w:r>
        <w:br/>
      </w:r>
      <w:r>
        <w:br/>
      </w:r>
      <w:r>
        <w:rPr>
          <w:rStyle w:val="FunctionTok"/>
        </w:rPr>
        <w:t>ggplot</w:t>
      </w:r>
      <w:r>
        <w:rPr>
          <w:rStyle w:val="NormalTok"/>
        </w:rPr>
        <w:t xml:space="preserve">(data_P3_, </w:t>
      </w:r>
      <w:r>
        <w:rPr>
          <w:rStyle w:val="FunctionTok"/>
        </w:rPr>
        <w:t>aes</w:t>
      </w:r>
      <w:r>
        <w:rPr>
          <w:rStyle w:val="NormalTok"/>
        </w:rPr>
        <w:t>(</w:t>
      </w:r>
      <w:r>
        <w:rPr>
          <w:rStyle w:val="AttributeTok"/>
        </w:rPr>
        <w:t>x=</w:t>
      </w:r>
      <w:r>
        <w:rPr>
          <w:rStyle w:val="NormalTok"/>
        </w:rPr>
        <w:t>Or</w:t>
      </w:r>
      <w:r>
        <w:rPr>
          <w:rStyle w:val="NormalTok"/>
        </w:rPr>
        <w:t xml:space="preserve">ientation_politique, </w:t>
      </w:r>
      <w:r>
        <w:rPr>
          <w:rStyle w:val="AttributeTok"/>
        </w:rPr>
        <w:t>y=</w:t>
      </w:r>
      <w:r>
        <w:rPr>
          <w:rStyle w:val="NormalTok"/>
        </w:rPr>
        <w:t>..density..))</w:t>
      </w:r>
      <w:r>
        <w:rPr>
          <w:rStyle w:val="SpecialCharTok"/>
        </w:rPr>
        <w:t>+</w:t>
      </w:r>
      <w:r>
        <w:br/>
      </w:r>
      <w:r>
        <w:rPr>
          <w:rStyle w:val="NormalTok"/>
        </w:rPr>
        <w:t xml:space="preserve">  </w:t>
      </w:r>
      <w:r>
        <w:rPr>
          <w:rStyle w:val="FunctionTok"/>
        </w:rPr>
        <w:t>geom_histogram</w:t>
      </w:r>
      <w:r>
        <w:rPr>
          <w:rStyle w:val="NormalTok"/>
        </w:rPr>
        <w:t>(</w:t>
      </w:r>
      <w:r>
        <w:rPr>
          <w:rStyle w:val="AttributeTok"/>
        </w:rPr>
        <w:t>fill=</w:t>
      </w:r>
      <w:r>
        <w:rPr>
          <w:rStyle w:val="StringTok"/>
        </w:rPr>
        <w:t>"lightblue"</w:t>
      </w:r>
      <w:r>
        <w:rPr>
          <w:rStyle w:val="NormalTok"/>
        </w:rPr>
        <w:t>)</w:t>
      </w:r>
      <w:r>
        <w:rPr>
          <w:rStyle w:val="SpecialCharTok"/>
        </w:rPr>
        <w:t>+</w:t>
      </w:r>
      <w:r>
        <w:br/>
      </w:r>
      <w:r>
        <w:rPr>
          <w:rStyle w:val="NormalTok"/>
        </w:rPr>
        <w:t xml:space="preserve">  </w:t>
      </w:r>
      <w:r>
        <w:rPr>
          <w:rStyle w:val="FunctionTok"/>
        </w:rPr>
        <w:t>geom_density</w:t>
      </w:r>
      <w:r>
        <w:rPr>
          <w:rStyle w:val="NormalTok"/>
        </w:rPr>
        <w:t>(</w:t>
      </w:r>
      <w:r>
        <w:rPr>
          <w:rStyle w:val="AttributeTok"/>
        </w:rPr>
        <w:t>color=</w:t>
      </w:r>
      <w:r>
        <w:rPr>
          <w:rStyle w:val="StringTok"/>
        </w:rPr>
        <w:t>"darkred"</w:t>
      </w:r>
      <w:r>
        <w:rPr>
          <w:rStyle w:val="NormalTok"/>
        </w:rPr>
        <w:t>)</w:t>
      </w:r>
    </w:p>
    <w:p w14:paraId="13607759" w14:textId="77777777" w:rsidR="00022B71" w:rsidRDefault="005B112A">
      <w:pPr>
        <w:pStyle w:val="Figure"/>
      </w:pPr>
      <w:r>
        <w:rPr>
          <w:noProof/>
        </w:rPr>
        <w:drawing>
          <wp:inline distT="0" distB="0" distL="0" distR="0" wp14:anchorId="281E250B" wp14:editId="277FE30D">
            <wp:extent cx="4620126" cy="3696101"/>
            <wp:effectExtent l="0" t="0" r="0" b="0"/>
            <wp:docPr id="35" name="Picture" descr="Orientation Politique"/>
            <wp:cNvGraphicFramePr/>
            <a:graphic xmlns:a="http://schemas.openxmlformats.org/drawingml/2006/main">
              <a:graphicData uri="http://schemas.openxmlformats.org/drawingml/2006/picture">
                <pic:pic xmlns:pic="http://schemas.openxmlformats.org/drawingml/2006/picture">
                  <pic:nvPicPr>
                    <pic:cNvPr id="36" name="Picture" descr="C:/Users/HP/Desktop/Analyse_r-seaux-sociaux-et-transition-l-ge-adulte-Qu-bec/rapport/Rapport_files/figure-docx/unnamed-chunk-25-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6CF3E36" w14:textId="77777777" w:rsidR="00022B71" w:rsidRDefault="005B112A">
      <w:pPr>
        <w:pStyle w:val="TableCaption"/>
      </w:pPr>
      <w:r>
        <w:t>Orientation Politique</w:t>
      </w:r>
    </w:p>
    <w:p w14:paraId="07929641" w14:textId="77777777" w:rsidR="00022B71" w:rsidRDefault="005B112A">
      <w:pPr>
        <w:pStyle w:val="En-ttedetabledesmatires"/>
      </w:pPr>
      <w:r>
        <w:rPr>
          <w:rStyle w:val="FunctionTok"/>
        </w:rPr>
        <w:t>shapiro.test</w:t>
      </w:r>
      <w:r>
        <w:rPr>
          <w:rStyle w:val="NormalTok"/>
        </w:rPr>
        <w:t>(data_P3_</w:t>
      </w:r>
      <w:r>
        <w:rPr>
          <w:rStyle w:val="SpecialCharTok"/>
        </w:rPr>
        <w:t>$</w:t>
      </w:r>
      <w:r>
        <w:rPr>
          <w:rStyle w:val="NormalTok"/>
        </w:rPr>
        <w:t>Orientation_politique)</w:t>
      </w:r>
    </w:p>
    <w:p w14:paraId="1D9B002D" w14:textId="77777777" w:rsidR="00022B71" w:rsidRDefault="005B112A">
      <w:pPr>
        <w:pStyle w:val="En-ttedetabledesmatires"/>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data_P3_$Orientation_politique</w:t>
      </w:r>
      <w:r>
        <w:br/>
      </w:r>
      <w:r>
        <w:rPr>
          <w:rStyle w:val="VerbatimChar"/>
        </w:rPr>
        <w:t>## W = 0.96204, p-value = 9.796e-13</w:t>
      </w:r>
    </w:p>
    <w:p w14:paraId="5E62798A" w14:textId="77777777" w:rsidR="00022B71" w:rsidRDefault="005B112A">
      <w:pPr>
        <w:pStyle w:val="Titre2"/>
      </w:pPr>
      <w:bookmarkStart w:id="108" w:name="etat-civil-du-répondant"/>
      <w:bookmarkStart w:id="109" w:name="_Toc209544843"/>
      <w:bookmarkEnd w:id="98"/>
      <w:bookmarkEnd w:id="106"/>
      <w:r>
        <w:t>Etat civil du répondant</w:t>
      </w:r>
      <w:bookmarkEnd w:id="109"/>
    </w:p>
    <w:p w14:paraId="02DD9002" w14:textId="77777777" w:rsidR="00022B71" w:rsidRDefault="005B112A">
      <w:pPr>
        <w:pStyle w:val="Titre3"/>
      </w:pPr>
      <w:bookmarkStart w:id="110" w:name="etat-civil-du-répondant-selon-gpe_age"/>
      <w:bookmarkStart w:id="111" w:name="_Toc209544844"/>
      <w:r>
        <w:t>Etat civil du répondant selon gpe_age</w:t>
      </w:r>
      <w:bookmarkEnd w:id="111"/>
    </w:p>
    <w:p w14:paraId="08EA4D49" w14:textId="77777777" w:rsidR="00022B71" w:rsidRDefault="005B112A">
      <w:r>
        <w:br w:type="page"/>
      </w:r>
    </w:p>
    <w:p w14:paraId="1FA3919C" w14:textId="77777777" w:rsidR="00022B71" w:rsidRDefault="005B112A">
      <w:pPr>
        <w:pStyle w:val="En-ttedetabledesmatires"/>
      </w:pPr>
      <w:r>
        <w:rPr>
          <w:rStyle w:val="NormalTok"/>
        </w:rPr>
        <w:t xml:space="preserve">Table_Etat_civil_repondant_gpe_age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(Etat_ci</w:t>
      </w:r>
      <w:r>
        <w:rPr>
          <w:rStyle w:val="NormalTok"/>
        </w:rPr>
        <w:t>vil_du_repondant),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"**TTable_Etat_civil_repondant_gpe_age**"</w:t>
      </w:r>
      <w:r>
        <w:rPr>
          <w:rStyle w:val="NormalTok"/>
        </w:rPr>
        <w:t>)</w:t>
      </w:r>
      <w:r>
        <w:br/>
      </w:r>
      <w:r>
        <w:br/>
      </w:r>
      <w:r>
        <w:rPr>
          <w:rStyle w:val="NormalTok"/>
        </w:rPr>
        <w:t>Table_Etat_civil_repondant_gpe_age</w:t>
      </w:r>
    </w:p>
    <w:tbl>
      <w:tblPr>
        <w:tblStyle w:val="Table"/>
        <w:tblW w:w="0" w:type="auto"/>
        <w:jc w:val="center"/>
        <w:tblCellMar>
          <w:left w:w="60" w:type="dxa"/>
          <w:right w:w="60" w:type="dxa"/>
        </w:tblCellMar>
        <w:tblLook w:val="0000" w:firstRow="0" w:lastRow="0" w:firstColumn="0" w:lastColumn="0" w:noHBand="0" w:noVBand="0"/>
      </w:tblPr>
      <w:tblGrid>
        <w:gridCol w:w="2549"/>
        <w:gridCol w:w="1453"/>
        <w:gridCol w:w="1653"/>
        <w:gridCol w:w="1653"/>
      </w:tblGrid>
      <w:tr w:rsidR="00022B71" w14:paraId="6054C1A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115DEF5"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1F175108"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C8C70FA"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2D71531"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735E13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952C9C" w14:textId="77777777" w:rsidR="00022B71" w:rsidRDefault="005B112A">
            <w:pPr>
              <w:keepNext/>
              <w:spacing w:after="60"/>
            </w:pPr>
            <w:r>
              <w:rPr>
                <w:rFonts w:ascii="Calibri" w:hAnsi="Calibri"/>
                <w:sz w:val="20"/>
              </w:rPr>
              <w:t>Etat_civil_du_repondant</w:t>
            </w:r>
          </w:p>
        </w:tc>
        <w:tc>
          <w:tcPr>
            <w:tcW w:w="0" w:type="auto"/>
            <w:tcBorders>
              <w:top w:val="single" w:sz="0" w:space="0" w:color="D3D3D3"/>
              <w:left w:val="single" w:sz="0" w:space="0" w:color="D3D3D3"/>
              <w:bottom w:val="single" w:sz="0" w:space="0" w:color="D3D3D3"/>
              <w:right w:val="single" w:sz="0" w:space="0" w:color="D3D3D3"/>
            </w:tcBorders>
          </w:tcPr>
          <w:p w14:paraId="2BDD1E7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E65AC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3549D4" w14:textId="77777777" w:rsidR="00022B71" w:rsidRDefault="00022B71">
            <w:pPr>
              <w:keepNext/>
              <w:spacing w:after="60"/>
              <w:jc w:val="center"/>
            </w:pPr>
          </w:p>
        </w:tc>
      </w:tr>
      <w:tr w:rsidR="00022B71" w14:paraId="631959E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0E7732" w14:textId="77777777" w:rsidR="00022B71" w:rsidRPr="00E21B5C" w:rsidRDefault="005B112A">
            <w:pPr>
              <w:keepNext/>
              <w:spacing w:after="60"/>
              <w:rPr>
                <w:highlight w:val="magenta"/>
                <w:rPrChange w:id="112" w:author="CYRIAQUE" w:date="2025-09-23T21:16:00Z">
                  <w:rPr/>
                </w:rPrChange>
              </w:rPr>
            </w:pPr>
            <w:r w:rsidRPr="00E21B5C">
              <w:rPr>
                <w:rFonts w:ascii="Calibri" w:hAnsi="Calibri"/>
                <w:sz w:val="20"/>
                <w:highlight w:val="magenta"/>
                <w:rPrChange w:id="113" w:author="CYRIAQUE" w:date="2025-09-23T21:16:00Z">
                  <w:rPr>
                    <w:rFonts w:ascii="Calibri" w:hAnsi="Calibri"/>
                    <w:sz w:val="20"/>
                  </w:rPr>
                </w:rPrChange>
              </w:rPr>
              <w:t>    Célibataire, jamais marié</w:t>
            </w:r>
          </w:p>
        </w:tc>
        <w:tc>
          <w:tcPr>
            <w:tcW w:w="0" w:type="auto"/>
            <w:tcBorders>
              <w:top w:val="single" w:sz="0" w:space="0" w:color="D3D3D3"/>
              <w:left w:val="single" w:sz="0" w:space="0" w:color="D3D3D3"/>
              <w:bottom w:val="single" w:sz="0" w:space="0" w:color="D3D3D3"/>
              <w:right w:val="single" w:sz="0" w:space="0" w:color="D3D3D3"/>
            </w:tcBorders>
          </w:tcPr>
          <w:p w14:paraId="74FFBB76" w14:textId="77777777" w:rsidR="00022B71" w:rsidRPr="00E21B5C" w:rsidRDefault="005B112A">
            <w:pPr>
              <w:keepNext/>
              <w:spacing w:after="60"/>
              <w:jc w:val="center"/>
              <w:rPr>
                <w:highlight w:val="magenta"/>
                <w:rPrChange w:id="114" w:author="CYRIAQUE" w:date="2025-09-23T21:16:00Z">
                  <w:rPr/>
                </w:rPrChange>
              </w:rPr>
            </w:pPr>
            <w:r w:rsidRPr="00E21B5C">
              <w:rPr>
                <w:rFonts w:ascii="Calibri" w:hAnsi="Calibri"/>
                <w:sz w:val="20"/>
                <w:highlight w:val="magenta"/>
                <w:rPrChange w:id="115" w:author="CYRIAQUE" w:date="2025-09-23T21:16:00Z">
                  <w:rPr>
                    <w:rFonts w:ascii="Calibri" w:hAnsi="Calibri"/>
                    <w:sz w:val="20"/>
                  </w:rPr>
                </w:rPrChange>
              </w:rPr>
              <w:t>52.7 (379)</w:t>
            </w:r>
          </w:p>
        </w:tc>
        <w:tc>
          <w:tcPr>
            <w:tcW w:w="0" w:type="auto"/>
            <w:tcBorders>
              <w:top w:val="single" w:sz="0" w:space="0" w:color="D3D3D3"/>
              <w:left w:val="single" w:sz="0" w:space="0" w:color="D3D3D3"/>
              <w:bottom w:val="single" w:sz="0" w:space="0" w:color="D3D3D3"/>
              <w:right w:val="single" w:sz="0" w:space="0" w:color="D3D3D3"/>
            </w:tcBorders>
          </w:tcPr>
          <w:p w14:paraId="11C79947" w14:textId="77777777" w:rsidR="00022B71" w:rsidRPr="00E21B5C" w:rsidRDefault="005B112A">
            <w:pPr>
              <w:keepNext/>
              <w:spacing w:after="60"/>
              <w:jc w:val="center"/>
              <w:rPr>
                <w:highlight w:val="magenta"/>
                <w:rPrChange w:id="116" w:author="CYRIAQUE" w:date="2025-09-23T21:16:00Z">
                  <w:rPr/>
                </w:rPrChange>
              </w:rPr>
            </w:pPr>
            <w:r w:rsidRPr="00E21B5C">
              <w:rPr>
                <w:rFonts w:ascii="Calibri" w:hAnsi="Calibri"/>
                <w:sz w:val="20"/>
                <w:highlight w:val="magenta"/>
                <w:rPrChange w:id="117" w:author="CYRIAQUE" w:date="2025-09-23T21:16:00Z">
                  <w:rPr>
                    <w:rFonts w:ascii="Calibri" w:hAnsi="Calibri"/>
                    <w:sz w:val="20"/>
                  </w:rPr>
                </w:rPrChange>
              </w:rPr>
              <w:t>77.5 (207)</w:t>
            </w:r>
          </w:p>
        </w:tc>
        <w:tc>
          <w:tcPr>
            <w:tcW w:w="0" w:type="auto"/>
            <w:tcBorders>
              <w:top w:val="single" w:sz="0" w:space="0" w:color="D3D3D3"/>
              <w:left w:val="single" w:sz="0" w:space="0" w:color="D3D3D3"/>
              <w:bottom w:val="single" w:sz="0" w:space="0" w:color="D3D3D3"/>
              <w:right w:val="single" w:sz="0" w:space="0" w:color="D3D3D3"/>
            </w:tcBorders>
          </w:tcPr>
          <w:p w14:paraId="314FF290" w14:textId="77777777" w:rsidR="00022B71" w:rsidRPr="00E21B5C" w:rsidRDefault="005B112A">
            <w:pPr>
              <w:keepNext/>
              <w:spacing w:after="60"/>
              <w:jc w:val="center"/>
              <w:rPr>
                <w:highlight w:val="magenta"/>
                <w:rPrChange w:id="118" w:author="CYRIAQUE" w:date="2025-09-23T21:16:00Z">
                  <w:rPr/>
                </w:rPrChange>
              </w:rPr>
            </w:pPr>
            <w:r w:rsidRPr="00E21B5C">
              <w:rPr>
                <w:rFonts w:ascii="Calibri" w:hAnsi="Calibri"/>
                <w:sz w:val="20"/>
                <w:highlight w:val="magenta"/>
                <w:rPrChange w:id="119" w:author="CYRIAQUE" w:date="2025-09-23T21:16:00Z">
                  <w:rPr>
                    <w:rFonts w:ascii="Calibri" w:hAnsi="Calibri"/>
                    <w:sz w:val="20"/>
                  </w:rPr>
                </w:rPrChange>
              </w:rPr>
              <w:t xml:space="preserve">38.0 </w:t>
            </w:r>
            <w:r w:rsidRPr="00E21B5C">
              <w:rPr>
                <w:rFonts w:ascii="Calibri" w:hAnsi="Calibri"/>
                <w:sz w:val="20"/>
                <w:highlight w:val="magenta"/>
                <w:rPrChange w:id="120" w:author="CYRIAQUE" w:date="2025-09-23T21:16:00Z">
                  <w:rPr>
                    <w:rFonts w:ascii="Calibri" w:hAnsi="Calibri"/>
                    <w:sz w:val="20"/>
                  </w:rPr>
                </w:rPrChange>
              </w:rPr>
              <w:t>(172)</w:t>
            </w:r>
          </w:p>
        </w:tc>
      </w:tr>
      <w:tr w:rsidR="00022B71" w14:paraId="0B4137F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9BEDD" w14:textId="77777777" w:rsidR="00022B71" w:rsidRPr="00E21B5C" w:rsidRDefault="005B112A">
            <w:pPr>
              <w:keepNext/>
              <w:spacing w:after="60"/>
              <w:rPr>
                <w:highlight w:val="yellow"/>
                <w:rPrChange w:id="121" w:author="CYRIAQUE" w:date="2025-09-23T21:15:00Z">
                  <w:rPr/>
                </w:rPrChange>
              </w:rPr>
            </w:pPr>
            <w:r w:rsidRPr="00E21B5C">
              <w:rPr>
                <w:rFonts w:ascii="Calibri" w:hAnsi="Calibri"/>
                <w:sz w:val="20"/>
                <w:highlight w:val="yellow"/>
                <w:rPrChange w:id="122" w:author="CYRIAQUE" w:date="2025-09-23T21:15:00Z">
                  <w:rPr>
                    <w:rFonts w:ascii="Calibri" w:hAnsi="Calibri"/>
                    <w:sz w:val="20"/>
                  </w:rPr>
                </w:rPrChange>
              </w:rPr>
              <w:t>    Conjoint de fait avec enfant</w:t>
            </w:r>
          </w:p>
        </w:tc>
        <w:tc>
          <w:tcPr>
            <w:tcW w:w="0" w:type="auto"/>
            <w:tcBorders>
              <w:top w:val="single" w:sz="0" w:space="0" w:color="D3D3D3"/>
              <w:left w:val="single" w:sz="0" w:space="0" w:color="D3D3D3"/>
              <w:bottom w:val="single" w:sz="0" w:space="0" w:color="D3D3D3"/>
              <w:right w:val="single" w:sz="0" w:space="0" w:color="D3D3D3"/>
            </w:tcBorders>
          </w:tcPr>
          <w:p w14:paraId="4B3C11FB" w14:textId="77777777" w:rsidR="00022B71" w:rsidRPr="00E21B5C" w:rsidRDefault="005B112A">
            <w:pPr>
              <w:keepNext/>
              <w:spacing w:after="60"/>
              <w:jc w:val="center"/>
              <w:rPr>
                <w:highlight w:val="yellow"/>
                <w:rPrChange w:id="123" w:author="CYRIAQUE" w:date="2025-09-23T21:15:00Z">
                  <w:rPr/>
                </w:rPrChange>
              </w:rPr>
            </w:pPr>
            <w:r w:rsidRPr="00E21B5C">
              <w:rPr>
                <w:rFonts w:ascii="Calibri" w:hAnsi="Calibri"/>
                <w:sz w:val="20"/>
                <w:highlight w:val="yellow"/>
                <w:rPrChange w:id="124" w:author="CYRIAQUE" w:date="2025-09-23T21:15:00Z">
                  <w:rPr>
                    <w:rFonts w:ascii="Calibri" w:hAnsi="Calibri"/>
                    <w:sz w:val="20"/>
                  </w:rPr>
                </w:rPrChange>
              </w:rPr>
              <w:t>15.2 (110)</w:t>
            </w:r>
          </w:p>
        </w:tc>
        <w:tc>
          <w:tcPr>
            <w:tcW w:w="0" w:type="auto"/>
            <w:tcBorders>
              <w:top w:val="single" w:sz="0" w:space="0" w:color="D3D3D3"/>
              <w:left w:val="single" w:sz="0" w:space="0" w:color="D3D3D3"/>
              <w:bottom w:val="single" w:sz="0" w:space="0" w:color="D3D3D3"/>
              <w:right w:val="single" w:sz="0" w:space="0" w:color="D3D3D3"/>
            </w:tcBorders>
          </w:tcPr>
          <w:p w14:paraId="5A8AA106" w14:textId="77777777" w:rsidR="00022B71" w:rsidRPr="00E21B5C" w:rsidRDefault="005B112A">
            <w:pPr>
              <w:keepNext/>
              <w:spacing w:after="60"/>
              <w:jc w:val="center"/>
              <w:rPr>
                <w:highlight w:val="yellow"/>
                <w:rPrChange w:id="125" w:author="CYRIAQUE" w:date="2025-09-23T21:15:00Z">
                  <w:rPr/>
                </w:rPrChange>
              </w:rPr>
            </w:pPr>
            <w:r w:rsidRPr="00E21B5C">
              <w:rPr>
                <w:rFonts w:ascii="Calibri" w:hAnsi="Calibri"/>
                <w:sz w:val="20"/>
                <w:highlight w:val="yellow"/>
                <w:rPrChange w:id="126" w:author="CYRIAQUE" w:date="2025-09-23T21:15:00Z">
                  <w:rPr>
                    <w:rFonts w:ascii="Calibri" w:hAnsi="Calibri"/>
                    <w:sz w:val="20"/>
                  </w:rPr>
                </w:rPrChange>
              </w:rPr>
              <w:t>4.4 (12)</w:t>
            </w:r>
          </w:p>
        </w:tc>
        <w:tc>
          <w:tcPr>
            <w:tcW w:w="0" w:type="auto"/>
            <w:tcBorders>
              <w:top w:val="single" w:sz="0" w:space="0" w:color="D3D3D3"/>
              <w:left w:val="single" w:sz="0" w:space="0" w:color="D3D3D3"/>
              <w:bottom w:val="single" w:sz="0" w:space="0" w:color="D3D3D3"/>
              <w:right w:val="single" w:sz="0" w:space="0" w:color="D3D3D3"/>
            </w:tcBorders>
          </w:tcPr>
          <w:p w14:paraId="13505107" w14:textId="77777777" w:rsidR="00022B71" w:rsidRPr="00E21B5C" w:rsidRDefault="005B112A">
            <w:pPr>
              <w:keepNext/>
              <w:spacing w:after="60"/>
              <w:jc w:val="center"/>
              <w:rPr>
                <w:highlight w:val="yellow"/>
                <w:rPrChange w:id="127" w:author="CYRIAQUE" w:date="2025-09-23T21:15:00Z">
                  <w:rPr/>
                </w:rPrChange>
              </w:rPr>
            </w:pPr>
            <w:r w:rsidRPr="00E21B5C">
              <w:rPr>
                <w:rFonts w:ascii="Calibri" w:hAnsi="Calibri"/>
                <w:sz w:val="20"/>
                <w:highlight w:val="yellow"/>
                <w:rPrChange w:id="128" w:author="CYRIAQUE" w:date="2025-09-23T21:15:00Z">
                  <w:rPr>
                    <w:rFonts w:ascii="Calibri" w:hAnsi="Calibri"/>
                    <w:sz w:val="20"/>
                  </w:rPr>
                </w:rPrChange>
              </w:rPr>
              <w:t>21.6 (98)</w:t>
            </w:r>
          </w:p>
        </w:tc>
      </w:tr>
      <w:tr w:rsidR="00022B71" w14:paraId="4E7A76F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0C979B" w14:textId="77777777" w:rsidR="00022B71" w:rsidRPr="00E21B5C" w:rsidRDefault="005B112A">
            <w:pPr>
              <w:keepNext/>
              <w:spacing w:after="60"/>
              <w:rPr>
                <w:highlight w:val="green"/>
                <w:rPrChange w:id="129" w:author="CYRIAQUE" w:date="2025-09-23T21:16:00Z">
                  <w:rPr/>
                </w:rPrChange>
              </w:rPr>
            </w:pPr>
            <w:r w:rsidRPr="00E21B5C">
              <w:rPr>
                <w:rFonts w:ascii="Calibri" w:hAnsi="Calibri"/>
                <w:sz w:val="20"/>
                <w:highlight w:val="green"/>
                <w:rPrChange w:id="130" w:author="CYRIAQUE" w:date="2025-09-23T21:16:00Z">
                  <w:rPr>
                    <w:rFonts w:ascii="Calibri" w:hAnsi="Calibri"/>
                    <w:sz w:val="20"/>
                  </w:rPr>
                </w:rPrChange>
              </w:rPr>
              <w:t>    Conjoint de fait sans enfant</w:t>
            </w:r>
          </w:p>
        </w:tc>
        <w:tc>
          <w:tcPr>
            <w:tcW w:w="0" w:type="auto"/>
            <w:tcBorders>
              <w:top w:val="single" w:sz="0" w:space="0" w:color="D3D3D3"/>
              <w:left w:val="single" w:sz="0" w:space="0" w:color="D3D3D3"/>
              <w:bottom w:val="single" w:sz="0" w:space="0" w:color="D3D3D3"/>
              <w:right w:val="single" w:sz="0" w:space="0" w:color="D3D3D3"/>
            </w:tcBorders>
          </w:tcPr>
          <w:p w14:paraId="5E20FAD6" w14:textId="77777777" w:rsidR="00022B71" w:rsidRPr="00E21B5C" w:rsidRDefault="005B112A">
            <w:pPr>
              <w:keepNext/>
              <w:spacing w:after="60"/>
              <w:jc w:val="center"/>
              <w:rPr>
                <w:highlight w:val="green"/>
                <w:rPrChange w:id="131" w:author="CYRIAQUE" w:date="2025-09-23T21:16:00Z">
                  <w:rPr/>
                </w:rPrChange>
              </w:rPr>
            </w:pPr>
            <w:r w:rsidRPr="00E21B5C">
              <w:rPr>
                <w:rFonts w:ascii="Calibri" w:hAnsi="Calibri"/>
                <w:sz w:val="20"/>
                <w:highlight w:val="green"/>
                <w:rPrChange w:id="132" w:author="CYRIAQUE" w:date="2025-09-23T21:16:00Z">
                  <w:rPr>
                    <w:rFonts w:ascii="Calibri" w:hAnsi="Calibri"/>
                    <w:sz w:val="20"/>
                  </w:rPr>
                </w:rPrChange>
              </w:rPr>
              <w:t>23.1 (166)</w:t>
            </w:r>
          </w:p>
        </w:tc>
        <w:tc>
          <w:tcPr>
            <w:tcW w:w="0" w:type="auto"/>
            <w:tcBorders>
              <w:top w:val="single" w:sz="0" w:space="0" w:color="D3D3D3"/>
              <w:left w:val="single" w:sz="0" w:space="0" w:color="D3D3D3"/>
              <w:bottom w:val="single" w:sz="0" w:space="0" w:color="D3D3D3"/>
              <w:right w:val="single" w:sz="0" w:space="0" w:color="D3D3D3"/>
            </w:tcBorders>
          </w:tcPr>
          <w:p w14:paraId="3243C24E" w14:textId="77777777" w:rsidR="00022B71" w:rsidRPr="00E21B5C" w:rsidRDefault="005B112A">
            <w:pPr>
              <w:keepNext/>
              <w:spacing w:after="60"/>
              <w:jc w:val="center"/>
              <w:rPr>
                <w:highlight w:val="green"/>
                <w:rPrChange w:id="133" w:author="CYRIAQUE" w:date="2025-09-23T21:16:00Z">
                  <w:rPr/>
                </w:rPrChange>
              </w:rPr>
            </w:pPr>
            <w:r w:rsidRPr="00E21B5C">
              <w:rPr>
                <w:rFonts w:ascii="Calibri" w:hAnsi="Calibri"/>
                <w:sz w:val="20"/>
                <w:highlight w:val="green"/>
                <w:rPrChange w:id="134" w:author="CYRIAQUE" w:date="2025-09-23T21:16:00Z">
                  <w:rPr>
                    <w:rFonts w:ascii="Calibri" w:hAnsi="Calibri"/>
                    <w:sz w:val="20"/>
                  </w:rPr>
                </w:rPrChange>
              </w:rPr>
              <w:t>14.3 (38)</w:t>
            </w:r>
          </w:p>
        </w:tc>
        <w:tc>
          <w:tcPr>
            <w:tcW w:w="0" w:type="auto"/>
            <w:tcBorders>
              <w:top w:val="single" w:sz="0" w:space="0" w:color="D3D3D3"/>
              <w:left w:val="single" w:sz="0" w:space="0" w:color="D3D3D3"/>
              <w:bottom w:val="single" w:sz="0" w:space="0" w:color="D3D3D3"/>
              <w:right w:val="single" w:sz="0" w:space="0" w:color="D3D3D3"/>
            </w:tcBorders>
          </w:tcPr>
          <w:p w14:paraId="6C81E6A7" w14:textId="77777777" w:rsidR="00022B71" w:rsidRPr="00E21B5C" w:rsidRDefault="005B112A">
            <w:pPr>
              <w:keepNext/>
              <w:spacing w:after="60"/>
              <w:jc w:val="center"/>
              <w:rPr>
                <w:highlight w:val="green"/>
                <w:rPrChange w:id="135" w:author="CYRIAQUE" w:date="2025-09-23T21:16:00Z">
                  <w:rPr/>
                </w:rPrChange>
              </w:rPr>
            </w:pPr>
            <w:r w:rsidRPr="00E21B5C">
              <w:rPr>
                <w:rFonts w:ascii="Calibri" w:hAnsi="Calibri"/>
                <w:sz w:val="20"/>
                <w:highlight w:val="green"/>
                <w:rPrChange w:id="136" w:author="CYRIAQUE" w:date="2025-09-23T21:16:00Z">
                  <w:rPr>
                    <w:rFonts w:ascii="Calibri" w:hAnsi="Calibri"/>
                    <w:sz w:val="20"/>
                  </w:rPr>
                </w:rPrChange>
              </w:rPr>
              <w:t>28.2 (128)</w:t>
            </w:r>
          </w:p>
        </w:tc>
      </w:tr>
      <w:tr w:rsidR="00022B71" w14:paraId="015B4F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331449" w14:textId="77777777" w:rsidR="00022B71" w:rsidRPr="00E21B5C" w:rsidRDefault="005B112A">
            <w:pPr>
              <w:keepNext/>
              <w:spacing w:after="60"/>
              <w:rPr>
                <w:highlight w:val="magenta"/>
                <w:rPrChange w:id="137" w:author="CYRIAQUE" w:date="2025-09-23T21:16:00Z">
                  <w:rPr/>
                </w:rPrChange>
              </w:rPr>
            </w:pPr>
            <w:r w:rsidRPr="00E21B5C">
              <w:rPr>
                <w:rFonts w:ascii="Calibri" w:hAnsi="Calibri"/>
                <w:sz w:val="20"/>
                <w:highlight w:val="magenta"/>
                <w:rPrChange w:id="138" w:author="CYRIAQUE" w:date="2025-09-23T21:16:00Z">
                  <w:rPr>
                    <w:rFonts w:ascii="Calibri" w:hAnsi="Calibri"/>
                    <w:sz w:val="20"/>
                  </w:rPr>
                </w:rPrChange>
              </w:rPr>
              <w:t>    Divorsé, séparé</w:t>
            </w:r>
          </w:p>
        </w:tc>
        <w:tc>
          <w:tcPr>
            <w:tcW w:w="0" w:type="auto"/>
            <w:tcBorders>
              <w:top w:val="single" w:sz="0" w:space="0" w:color="D3D3D3"/>
              <w:left w:val="single" w:sz="0" w:space="0" w:color="D3D3D3"/>
              <w:bottom w:val="single" w:sz="0" w:space="0" w:color="D3D3D3"/>
              <w:right w:val="single" w:sz="0" w:space="0" w:color="D3D3D3"/>
            </w:tcBorders>
          </w:tcPr>
          <w:p w14:paraId="019E0898" w14:textId="77777777" w:rsidR="00022B71" w:rsidRPr="00E21B5C" w:rsidRDefault="005B112A">
            <w:pPr>
              <w:keepNext/>
              <w:spacing w:after="60"/>
              <w:jc w:val="center"/>
              <w:rPr>
                <w:highlight w:val="magenta"/>
                <w:rPrChange w:id="139" w:author="CYRIAQUE" w:date="2025-09-23T21:16:00Z">
                  <w:rPr/>
                </w:rPrChange>
              </w:rPr>
            </w:pPr>
            <w:r w:rsidRPr="00E21B5C">
              <w:rPr>
                <w:rFonts w:ascii="Calibri" w:hAnsi="Calibri"/>
                <w:sz w:val="20"/>
                <w:highlight w:val="magenta"/>
                <w:rPrChange w:id="140" w:author="CYRIAQUE" w:date="2025-09-23T21:16:00Z">
                  <w:rPr>
                    <w:rFonts w:ascii="Calibri" w:hAnsi="Calibri"/>
                    <w:sz w:val="20"/>
                  </w:rPr>
                </w:rPrChange>
              </w:rPr>
              <w:t>0.7 (5)</w:t>
            </w:r>
          </w:p>
        </w:tc>
        <w:tc>
          <w:tcPr>
            <w:tcW w:w="0" w:type="auto"/>
            <w:tcBorders>
              <w:top w:val="single" w:sz="0" w:space="0" w:color="D3D3D3"/>
              <w:left w:val="single" w:sz="0" w:space="0" w:color="D3D3D3"/>
              <w:bottom w:val="single" w:sz="0" w:space="0" w:color="D3D3D3"/>
              <w:right w:val="single" w:sz="0" w:space="0" w:color="D3D3D3"/>
            </w:tcBorders>
          </w:tcPr>
          <w:p w14:paraId="26BC5B0E" w14:textId="77777777" w:rsidR="00022B71" w:rsidRPr="00E21B5C" w:rsidRDefault="005B112A">
            <w:pPr>
              <w:keepNext/>
              <w:spacing w:after="60"/>
              <w:jc w:val="center"/>
              <w:rPr>
                <w:highlight w:val="magenta"/>
                <w:rPrChange w:id="141" w:author="CYRIAQUE" w:date="2025-09-23T21:16:00Z">
                  <w:rPr/>
                </w:rPrChange>
              </w:rPr>
            </w:pPr>
            <w:r w:rsidRPr="00E21B5C">
              <w:rPr>
                <w:rFonts w:ascii="Calibri" w:hAnsi="Calibri"/>
                <w:sz w:val="20"/>
                <w:highlight w:val="magenta"/>
                <w:rPrChange w:id="142" w:author="CYRIAQUE" w:date="2025-09-23T21:16:00Z">
                  <w:rPr>
                    <w:rFonts w:ascii="Calibri" w:hAnsi="Calibri"/>
                    <w:sz w:val="20"/>
                  </w:rPr>
                </w:rPrChange>
              </w:rPr>
              <w:t>0.0 (0)</w:t>
            </w:r>
          </w:p>
        </w:tc>
        <w:tc>
          <w:tcPr>
            <w:tcW w:w="0" w:type="auto"/>
            <w:tcBorders>
              <w:top w:val="single" w:sz="0" w:space="0" w:color="D3D3D3"/>
              <w:left w:val="single" w:sz="0" w:space="0" w:color="D3D3D3"/>
              <w:bottom w:val="single" w:sz="0" w:space="0" w:color="D3D3D3"/>
              <w:right w:val="single" w:sz="0" w:space="0" w:color="D3D3D3"/>
            </w:tcBorders>
          </w:tcPr>
          <w:p w14:paraId="22FDE588" w14:textId="77777777" w:rsidR="00022B71" w:rsidRPr="00E21B5C" w:rsidRDefault="005B112A">
            <w:pPr>
              <w:keepNext/>
              <w:spacing w:after="60"/>
              <w:jc w:val="center"/>
              <w:rPr>
                <w:highlight w:val="magenta"/>
                <w:rPrChange w:id="143" w:author="CYRIAQUE" w:date="2025-09-23T21:16:00Z">
                  <w:rPr/>
                </w:rPrChange>
              </w:rPr>
            </w:pPr>
            <w:r w:rsidRPr="00E21B5C">
              <w:rPr>
                <w:rFonts w:ascii="Calibri" w:hAnsi="Calibri"/>
                <w:sz w:val="20"/>
                <w:highlight w:val="magenta"/>
                <w:rPrChange w:id="144" w:author="CYRIAQUE" w:date="2025-09-23T21:16:00Z">
                  <w:rPr>
                    <w:rFonts w:ascii="Calibri" w:hAnsi="Calibri"/>
                    <w:sz w:val="20"/>
                  </w:rPr>
                </w:rPrChange>
              </w:rPr>
              <w:t>1.1 (5)</w:t>
            </w:r>
          </w:p>
        </w:tc>
      </w:tr>
      <w:tr w:rsidR="00022B71" w14:paraId="2523EA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FD808B" w14:textId="77777777" w:rsidR="00022B71" w:rsidRPr="00E21B5C" w:rsidRDefault="005B112A">
            <w:pPr>
              <w:keepNext/>
              <w:spacing w:after="60"/>
              <w:rPr>
                <w:highlight w:val="yellow"/>
                <w:rPrChange w:id="145" w:author="CYRIAQUE" w:date="2025-09-23T21:15:00Z">
                  <w:rPr/>
                </w:rPrChange>
              </w:rPr>
            </w:pPr>
            <w:r w:rsidRPr="00E21B5C">
              <w:rPr>
                <w:rFonts w:ascii="Calibri" w:hAnsi="Calibri"/>
                <w:sz w:val="20"/>
                <w:highlight w:val="yellow"/>
                <w:rPrChange w:id="146" w:author="CYRIAQUE" w:date="2025-09-23T21:15:00Z">
                  <w:rPr>
                    <w:rFonts w:ascii="Calibri" w:hAnsi="Calibri"/>
                    <w:sz w:val="20"/>
                  </w:rPr>
                </w:rPrChange>
              </w:rPr>
              <w:t>    Marié avec enfant</w:t>
            </w:r>
          </w:p>
        </w:tc>
        <w:tc>
          <w:tcPr>
            <w:tcW w:w="0" w:type="auto"/>
            <w:tcBorders>
              <w:top w:val="single" w:sz="0" w:space="0" w:color="D3D3D3"/>
              <w:left w:val="single" w:sz="0" w:space="0" w:color="D3D3D3"/>
              <w:bottom w:val="single" w:sz="0" w:space="0" w:color="D3D3D3"/>
              <w:right w:val="single" w:sz="0" w:space="0" w:color="D3D3D3"/>
            </w:tcBorders>
          </w:tcPr>
          <w:p w14:paraId="66392E99" w14:textId="77777777" w:rsidR="00022B71" w:rsidRPr="00E21B5C" w:rsidRDefault="005B112A">
            <w:pPr>
              <w:keepNext/>
              <w:spacing w:after="60"/>
              <w:jc w:val="center"/>
              <w:rPr>
                <w:highlight w:val="yellow"/>
                <w:rPrChange w:id="147" w:author="CYRIAQUE" w:date="2025-09-23T21:15:00Z">
                  <w:rPr/>
                </w:rPrChange>
              </w:rPr>
            </w:pPr>
            <w:r w:rsidRPr="00E21B5C">
              <w:rPr>
                <w:rFonts w:ascii="Calibri" w:hAnsi="Calibri"/>
                <w:sz w:val="20"/>
                <w:highlight w:val="yellow"/>
                <w:rPrChange w:id="148" w:author="CYRIAQUE" w:date="2025-09-23T21:15:00Z">
                  <w:rPr>
                    <w:rFonts w:ascii="Calibri" w:hAnsi="Calibri"/>
                    <w:sz w:val="20"/>
                  </w:rPr>
                </w:rPrChange>
              </w:rPr>
              <w:t>5.2 (38)</w:t>
            </w:r>
          </w:p>
        </w:tc>
        <w:tc>
          <w:tcPr>
            <w:tcW w:w="0" w:type="auto"/>
            <w:tcBorders>
              <w:top w:val="single" w:sz="0" w:space="0" w:color="D3D3D3"/>
              <w:left w:val="single" w:sz="0" w:space="0" w:color="D3D3D3"/>
              <w:bottom w:val="single" w:sz="0" w:space="0" w:color="D3D3D3"/>
              <w:right w:val="single" w:sz="0" w:space="0" w:color="D3D3D3"/>
            </w:tcBorders>
          </w:tcPr>
          <w:p w14:paraId="3ABD85F7" w14:textId="77777777" w:rsidR="00022B71" w:rsidRPr="00E21B5C" w:rsidRDefault="005B112A">
            <w:pPr>
              <w:keepNext/>
              <w:spacing w:after="60"/>
              <w:jc w:val="center"/>
              <w:rPr>
                <w:highlight w:val="yellow"/>
                <w:rPrChange w:id="149" w:author="CYRIAQUE" w:date="2025-09-23T21:15:00Z">
                  <w:rPr/>
                </w:rPrChange>
              </w:rPr>
            </w:pPr>
            <w:r w:rsidRPr="00E21B5C">
              <w:rPr>
                <w:rFonts w:ascii="Calibri" w:hAnsi="Calibri"/>
                <w:sz w:val="20"/>
                <w:highlight w:val="yellow"/>
                <w:rPrChange w:id="150" w:author="CYRIAQUE" w:date="2025-09-23T21:15:00Z">
                  <w:rPr>
                    <w:rFonts w:ascii="Calibri" w:hAnsi="Calibri"/>
                    <w:sz w:val="20"/>
                  </w:rPr>
                </w:rPrChange>
              </w:rPr>
              <w:t>2.4 (6)</w:t>
            </w:r>
          </w:p>
        </w:tc>
        <w:tc>
          <w:tcPr>
            <w:tcW w:w="0" w:type="auto"/>
            <w:tcBorders>
              <w:top w:val="single" w:sz="0" w:space="0" w:color="D3D3D3"/>
              <w:left w:val="single" w:sz="0" w:space="0" w:color="D3D3D3"/>
              <w:bottom w:val="single" w:sz="0" w:space="0" w:color="D3D3D3"/>
              <w:right w:val="single" w:sz="0" w:space="0" w:color="D3D3D3"/>
            </w:tcBorders>
          </w:tcPr>
          <w:p w14:paraId="13C91B2B" w14:textId="77777777" w:rsidR="00022B71" w:rsidRPr="00E21B5C" w:rsidRDefault="005B112A">
            <w:pPr>
              <w:keepNext/>
              <w:spacing w:after="60"/>
              <w:jc w:val="center"/>
              <w:rPr>
                <w:highlight w:val="yellow"/>
                <w:rPrChange w:id="151" w:author="CYRIAQUE" w:date="2025-09-23T21:15:00Z">
                  <w:rPr/>
                </w:rPrChange>
              </w:rPr>
            </w:pPr>
            <w:r w:rsidRPr="00E21B5C">
              <w:rPr>
                <w:rFonts w:ascii="Calibri" w:hAnsi="Calibri"/>
                <w:sz w:val="20"/>
                <w:highlight w:val="yellow"/>
                <w:rPrChange w:id="152" w:author="CYRIAQUE" w:date="2025-09-23T21:15:00Z">
                  <w:rPr>
                    <w:rFonts w:ascii="Calibri" w:hAnsi="Calibri"/>
                    <w:sz w:val="20"/>
                  </w:rPr>
                </w:rPrChange>
              </w:rPr>
              <w:t>6.9 (31)</w:t>
            </w:r>
          </w:p>
        </w:tc>
      </w:tr>
      <w:tr w:rsidR="00022B71" w14:paraId="0271366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DCC5D3" w14:textId="77777777" w:rsidR="00022B71" w:rsidRPr="00E21B5C" w:rsidRDefault="005B112A">
            <w:pPr>
              <w:keepNext/>
              <w:spacing w:after="60"/>
              <w:rPr>
                <w:highlight w:val="green"/>
                <w:rPrChange w:id="153" w:author="CYRIAQUE" w:date="2025-09-23T21:16:00Z">
                  <w:rPr/>
                </w:rPrChange>
              </w:rPr>
            </w:pPr>
            <w:r w:rsidRPr="00E21B5C">
              <w:rPr>
                <w:rFonts w:ascii="Calibri" w:hAnsi="Calibri"/>
                <w:sz w:val="20"/>
                <w:highlight w:val="green"/>
                <w:rPrChange w:id="154" w:author="CYRIAQUE" w:date="2025-09-23T21:16:00Z">
                  <w:rPr>
                    <w:rFonts w:ascii="Calibri" w:hAnsi="Calibri"/>
                    <w:sz w:val="20"/>
                  </w:rPr>
                </w:rPrChange>
              </w:rPr>
              <w:t xml:space="preserve">    Marié sans </w:t>
            </w:r>
            <w:r w:rsidRPr="00E21B5C">
              <w:rPr>
                <w:rFonts w:ascii="Calibri" w:hAnsi="Calibri"/>
                <w:sz w:val="20"/>
                <w:highlight w:val="green"/>
                <w:rPrChange w:id="155" w:author="CYRIAQUE" w:date="2025-09-23T21:16:00Z">
                  <w:rPr>
                    <w:rFonts w:ascii="Calibri" w:hAnsi="Calibri"/>
                    <w:sz w:val="20"/>
                  </w:rPr>
                </w:rPrChange>
              </w:rPr>
              <w:t>enfant</w:t>
            </w:r>
          </w:p>
        </w:tc>
        <w:tc>
          <w:tcPr>
            <w:tcW w:w="0" w:type="auto"/>
            <w:tcBorders>
              <w:top w:val="single" w:sz="0" w:space="0" w:color="D3D3D3"/>
              <w:left w:val="single" w:sz="0" w:space="0" w:color="D3D3D3"/>
              <w:bottom w:val="single" w:sz="0" w:space="0" w:color="D3D3D3"/>
              <w:right w:val="single" w:sz="0" w:space="0" w:color="D3D3D3"/>
            </w:tcBorders>
          </w:tcPr>
          <w:p w14:paraId="499E0FEF" w14:textId="77777777" w:rsidR="00022B71" w:rsidRPr="00E21B5C" w:rsidRDefault="005B112A">
            <w:pPr>
              <w:keepNext/>
              <w:spacing w:after="60"/>
              <w:jc w:val="center"/>
              <w:rPr>
                <w:highlight w:val="green"/>
                <w:rPrChange w:id="156" w:author="CYRIAQUE" w:date="2025-09-23T21:16:00Z">
                  <w:rPr/>
                </w:rPrChange>
              </w:rPr>
            </w:pPr>
            <w:r w:rsidRPr="00E21B5C">
              <w:rPr>
                <w:rFonts w:ascii="Calibri" w:hAnsi="Calibri"/>
                <w:sz w:val="20"/>
                <w:highlight w:val="green"/>
                <w:rPrChange w:id="157" w:author="CYRIAQUE" w:date="2025-09-23T21:16:00Z">
                  <w:rPr>
                    <w:rFonts w:ascii="Calibri" w:hAnsi="Calibri"/>
                    <w:sz w:val="20"/>
                  </w:rPr>
                </w:rPrChange>
              </w:rPr>
              <w:t>2.9 (21)</w:t>
            </w:r>
          </w:p>
        </w:tc>
        <w:tc>
          <w:tcPr>
            <w:tcW w:w="0" w:type="auto"/>
            <w:tcBorders>
              <w:top w:val="single" w:sz="0" w:space="0" w:color="D3D3D3"/>
              <w:left w:val="single" w:sz="0" w:space="0" w:color="D3D3D3"/>
              <w:bottom w:val="single" w:sz="0" w:space="0" w:color="D3D3D3"/>
              <w:right w:val="single" w:sz="0" w:space="0" w:color="D3D3D3"/>
            </w:tcBorders>
          </w:tcPr>
          <w:p w14:paraId="4FD62D66" w14:textId="77777777" w:rsidR="00022B71" w:rsidRPr="00E21B5C" w:rsidRDefault="005B112A">
            <w:pPr>
              <w:keepNext/>
              <w:spacing w:after="60"/>
              <w:jc w:val="center"/>
              <w:rPr>
                <w:highlight w:val="green"/>
                <w:rPrChange w:id="158" w:author="CYRIAQUE" w:date="2025-09-23T21:16:00Z">
                  <w:rPr/>
                </w:rPrChange>
              </w:rPr>
            </w:pPr>
            <w:r w:rsidRPr="00E21B5C">
              <w:rPr>
                <w:rFonts w:ascii="Calibri" w:hAnsi="Calibri"/>
                <w:sz w:val="20"/>
                <w:highlight w:val="green"/>
                <w:rPrChange w:id="159" w:author="CYRIAQUE" w:date="2025-09-23T21:16:00Z">
                  <w:rPr>
                    <w:rFonts w:ascii="Calibri" w:hAnsi="Calibri"/>
                    <w:sz w:val="20"/>
                  </w:rPr>
                </w:rPrChange>
              </w:rPr>
              <w:t>1.3 (3)</w:t>
            </w:r>
          </w:p>
        </w:tc>
        <w:tc>
          <w:tcPr>
            <w:tcW w:w="0" w:type="auto"/>
            <w:tcBorders>
              <w:top w:val="single" w:sz="0" w:space="0" w:color="D3D3D3"/>
              <w:left w:val="single" w:sz="0" w:space="0" w:color="D3D3D3"/>
              <w:bottom w:val="single" w:sz="0" w:space="0" w:color="D3D3D3"/>
              <w:right w:val="single" w:sz="0" w:space="0" w:color="D3D3D3"/>
            </w:tcBorders>
          </w:tcPr>
          <w:p w14:paraId="66987945" w14:textId="77777777" w:rsidR="00022B71" w:rsidRPr="00E21B5C" w:rsidRDefault="005B112A">
            <w:pPr>
              <w:keepNext/>
              <w:spacing w:after="60"/>
              <w:jc w:val="center"/>
              <w:rPr>
                <w:highlight w:val="green"/>
                <w:rPrChange w:id="160" w:author="CYRIAQUE" w:date="2025-09-23T21:16:00Z">
                  <w:rPr/>
                </w:rPrChange>
              </w:rPr>
            </w:pPr>
            <w:r w:rsidRPr="00E21B5C">
              <w:rPr>
                <w:rFonts w:ascii="Calibri" w:hAnsi="Calibri"/>
                <w:sz w:val="20"/>
                <w:highlight w:val="green"/>
                <w:rPrChange w:id="161" w:author="CYRIAQUE" w:date="2025-09-23T21:16:00Z">
                  <w:rPr>
                    <w:rFonts w:ascii="Calibri" w:hAnsi="Calibri"/>
                    <w:sz w:val="20"/>
                  </w:rPr>
                </w:rPrChange>
              </w:rPr>
              <w:t>3.9 (18)</w:t>
            </w:r>
          </w:p>
        </w:tc>
      </w:tr>
      <w:tr w:rsidR="00022B71" w14:paraId="59F4E8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406A80" w14:textId="77777777" w:rsidR="00022B71" w:rsidRPr="00E21B5C" w:rsidRDefault="005B112A">
            <w:pPr>
              <w:keepNext/>
              <w:spacing w:after="60"/>
              <w:rPr>
                <w:highlight w:val="magenta"/>
                <w:rPrChange w:id="162" w:author="CYRIAQUE" w:date="2025-09-23T21:16:00Z">
                  <w:rPr/>
                </w:rPrChange>
              </w:rPr>
            </w:pPr>
            <w:r w:rsidRPr="00E21B5C">
              <w:rPr>
                <w:rFonts w:ascii="Calibri" w:hAnsi="Calibri"/>
                <w:sz w:val="20"/>
                <w:highlight w:val="magenta"/>
                <w:rPrChange w:id="163" w:author="CYRIAQUE" w:date="2025-09-23T21:16:00Z">
                  <w:rPr>
                    <w:rFonts w:ascii="Calibri" w:hAnsi="Calibri"/>
                    <w:sz w:val="20"/>
                  </w:rPr>
                </w:rPrChange>
              </w:rPr>
              <w:t>    Veuf</w:t>
            </w:r>
          </w:p>
        </w:tc>
        <w:tc>
          <w:tcPr>
            <w:tcW w:w="0" w:type="auto"/>
            <w:tcBorders>
              <w:top w:val="single" w:sz="0" w:space="0" w:color="D3D3D3"/>
              <w:left w:val="single" w:sz="0" w:space="0" w:color="D3D3D3"/>
              <w:bottom w:val="single" w:sz="0" w:space="0" w:color="D3D3D3"/>
              <w:right w:val="single" w:sz="0" w:space="0" w:color="D3D3D3"/>
            </w:tcBorders>
          </w:tcPr>
          <w:p w14:paraId="5E4297FA" w14:textId="77777777" w:rsidR="00022B71" w:rsidRPr="00E21B5C" w:rsidRDefault="005B112A">
            <w:pPr>
              <w:keepNext/>
              <w:spacing w:after="60"/>
              <w:jc w:val="center"/>
              <w:rPr>
                <w:highlight w:val="magenta"/>
                <w:rPrChange w:id="164" w:author="CYRIAQUE" w:date="2025-09-23T21:16:00Z">
                  <w:rPr/>
                </w:rPrChange>
              </w:rPr>
            </w:pPr>
            <w:r w:rsidRPr="00E21B5C">
              <w:rPr>
                <w:rFonts w:ascii="Calibri" w:hAnsi="Calibri"/>
                <w:sz w:val="20"/>
                <w:highlight w:val="magenta"/>
                <w:rPrChange w:id="165" w:author="CYRIAQUE" w:date="2025-09-23T21:16:00Z">
                  <w:rPr>
                    <w:rFonts w:ascii="Calibri" w:hAnsi="Calibri"/>
                    <w:sz w:val="20"/>
                  </w:rPr>
                </w:rPrChange>
              </w:rPr>
              <w:t>0.2 (1)</w:t>
            </w:r>
          </w:p>
        </w:tc>
        <w:tc>
          <w:tcPr>
            <w:tcW w:w="0" w:type="auto"/>
            <w:tcBorders>
              <w:top w:val="single" w:sz="0" w:space="0" w:color="D3D3D3"/>
              <w:left w:val="single" w:sz="0" w:space="0" w:color="D3D3D3"/>
              <w:bottom w:val="single" w:sz="0" w:space="0" w:color="D3D3D3"/>
              <w:right w:val="single" w:sz="0" w:space="0" w:color="D3D3D3"/>
            </w:tcBorders>
          </w:tcPr>
          <w:p w14:paraId="3BCD3CBE" w14:textId="77777777" w:rsidR="00022B71" w:rsidRPr="00E21B5C" w:rsidRDefault="005B112A">
            <w:pPr>
              <w:keepNext/>
              <w:spacing w:after="60"/>
              <w:jc w:val="center"/>
              <w:rPr>
                <w:highlight w:val="magenta"/>
                <w:rPrChange w:id="166" w:author="CYRIAQUE" w:date="2025-09-23T21:16:00Z">
                  <w:rPr/>
                </w:rPrChange>
              </w:rPr>
            </w:pPr>
            <w:r w:rsidRPr="00E21B5C">
              <w:rPr>
                <w:rFonts w:ascii="Calibri" w:hAnsi="Calibri"/>
                <w:sz w:val="20"/>
                <w:highlight w:val="magenta"/>
                <w:rPrChange w:id="167" w:author="CYRIAQUE" w:date="2025-09-23T21:16:00Z">
                  <w:rPr>
                    <w:rFonts w:ascii="Calibri" w:hAnsi="Calibri"/>
                    <w:sz w:val="20"/>
                  </w:rPr>
                </w:rPrChange>
              </w:rPr>
              <w:t>0.0 (0)</w:t>
            </w:r>
          </w:p>
        </w:tc>
        <w:tc>
          <w:tcPr>
            <w:tcW w:w="0" w:type="auto"/>
            <w:tcBorders>
              <w:top w:val="single" w:sz="0" w:space="0" w:color="D3D3D3"/>
              <w:left w:val="single" w:sz="0" w:space="0" w:color="D3D3D3"/>
              <w:bottom w:val="single" w:sz="0" w:space="0" w:color="D3D3D3"/>
              <w:right w:val="single" w:sz="0" w:space="0" w:color="D3D3D3"/>
            </w:tcBorders>
          </w:tcPr>
          <w:p w14:paraId="4BA02694" w14:textId="77777777" w:rsidR="00022B71" w:rsidRPr="00E21B5C" w:rsidRDefault="005B112A">
            <w:pPr>
              <w:keepNext/>
              <w:spacing w:after="60"/>
              <w:jc w:val="center"/>
              <w:rPr>
                <w:highlight w:val="magenta"/>
                <w:rPrChange w:id="168" w:author="CYRIAQUE" w:date="2025-09-23T21:16:00Z">
                  <w:rPr/>
                </w:rPrChange>
              </w:rPr>
            </w:pPr>
            <w:r w:rsidRPr="00E21B5C">
              <w:rPr>
                <w:rFonts w:ascii="Calibri" w:hAnsi="Calibri"/>
                <w:sz w:val="20"/>
                <w:highlight w:val="magenta"/>
                <w:rPrChange w:id="169" w:author="CYRIAQUE" w:date="2025-09-23T21:16:00Z">
                  <w:rPr>
                    <w:rFonts w:ascii="Calibri" w:hAnsi="Calibri"/>
                    <w:sz w:val="20"/>
                  </w:rPr>
                </w:rPrChange>
              </w:rPr>
              <w:t>0.3 (1)</w:t>
            </w:r>
          </w:p>
        </w:tc>
      </w:tr>
      <w:tr w:rsidR="00022B71" w14:paraId="0845C2CE" w14:textId="77777777" w:rsidTr="00022B71">
        <w:trPr>
          <w:cantSplit/>
          <w:jc w:val="center"/>
        </w:trPr>
        <w:tc>
          <w:tcPr>
            <w:tcW w:w="0" w:type="auto"/>
            <w:gridSpan w:val="4"/>
          </w:tcPr>
          <w:p w14:paraId="238D8C22"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774F1321" w14:textId="77777777" w:rsidR="00022B71" w:rsidRDefault="005B112A">
      <w:pPr>
        <w:pStyle w:val="Titre3"/>
      </w:pPr>
      <w:bookmarkStart w:id="170" w:name="etat-civil-du-répondant-selon-le-sexe"/>
      <w:bookmarkStart w:id="171" w:name="_Toc209544845"/>
      <w:bookmarkEnd w:id="110"/>
      <w:r>
        <w:t>Etat civil du répondant selon le sexe</w:t>
      </w:r>
      <w:bookmarkEnd w:id="171"/>
    </w:p>
    <w:p w14:paraId="2F9DBEF8" w14:textId="77777777" w:rsidR="00022B71" w:rsidRDefault="005B112A">
      <w:r>
        <w:br w:type="page"/>
      </w:r>
    </w:p>
    <w:p w14:paraId="51B3EBD0" w14:textId="77777777" w:rsidR="00022B71" w:rsidRDefault="005B112A">
      <w:pPr>
        <w:pStyle w:val="En-ttedetabledesmatires"/>
      </w:pPr>
      <w:r>
        <w:rPr>
          <w:rStyle w:val="NormalTok"/>
        </w:rPr>
        <w:t xml:space="preserve">Table_Etat_civil_repondant_sexe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(Etat_civil_du_repondant),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"**TTable_Etat_civil_repondant_sexe**"</w:t>
      </w:r>
      <w:r>
        <w:rPr>
          <w:rStyle w:val="NormalTok"/>
        </w:rPr>
        <w:t>)</w:t>
      </w:r>
      <w:r>
        <w:br/>
      </w:r>
      <w:r>
        <w:br/>
      </w:r>
      <w:r>
        <w:rPr>
          <w:rStyle w:val="NormalTok"/>
        </w:rPr>
        <w:t>Table_Etat_civil_repondant_sexe</w:t>
      </w:r>
    </w:p>
    <w:tbl>
      <w:tblPr>
        <w:tblStyle w:val="Table"/>
        <w:tblW w:w="0" w:type="auto"/>
        <w:jc w:val="center"/>
        <w:tblCellMar>
          <w:left w:w="60" w:type="dxa"/>
          <w:right w:w="60" w:type="dxa"/>
        </w:tblCellMar>
        <w:tblLook w:val="0000" w:firstRow="0" w:lastRow="0" w:firstColumn="0" w:lastColumn="0" w:noHBand="0" w:noVBand="0"/>
      </w:tblPr>
      <w:tblGrid>
        <w:gridCol w:w="2549"/>
        <w:gridCol w:w="1453"/>
        <w:gridCol w:w="1473"/>
        <w:gridCol w:w="1515"/>
      </w:tblGrid>
      <w:tr w:rsidR="00022B71" w14:paraId="657804C4"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7E6A5B7B"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144847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4C9B33D5"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920415A"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46E011B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5BC2C5" w14:textId="77777777" w:rsidR="00022B71" w:rsidRDefault="005B112A">
            <w:pPr>
              <w:keepNext/>
              <w:spacing w:after="60"/>
            </w:pPr>
            <w:r>
              <w:rPr>
                <w:rFonts w:ascii="Calibri" w:hAnsi="Calibri"/>
                <w:sz w:val="20"/>
              </w:rPr>
              <w:t>Etat_civil_du_repondant</w:t>
            </w:r>
          </w:p>
        </w:tc>
        <w:tc>
          <w:tcPr>
            <w:tcW w:w="0" w:type="auto"/>
            <w:tcBorders>
              <w:top w:val="single" w:sz="0" w:space="0" w:color="D3D3D3"/>
              <w:left w:val="single" w:sz="0" w:space="0" w:color="D3D3D3"/>
              <w:bottom w:val="single" w:sz="0" w:space="0" w:color="D3D3D3"/>
              <w:right w:val="single" w:sz="0" w:space="0" w:color="D3D3D3"/>
            </w:tcBorders>
          </w:tcPr>
          <w:p w14:paraId="034BEB2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897DC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AC0F9F" w14:textId="77777777" w:rsidR="00022B71" w:rsidRDefault="00022B71">
            <w:pPr>
              <w:keepNext/>
              <w:spacing w:after="60"/>
              <w:jc w:val="center"/>
            </w:pPr>
          </w:p>
        </w:tc>
      </w:tr>
      <w:tr w:rsidR="00022B71" w14:paraId="0DF939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37F5B" w14:textId="77777777" w:rsidR="00022B71" w:rsidRDefault="005B112A">
            <w:pPr>
              <w:keepNext/>
              <w:spacing w:after="60"/>
            </w:pPr>
            <w:r>
              <w:rPr>
                <w:rFonts w:ascii="Calibri" w:hAnsi="Calibri"/>
                <w:sz w:val="20"/>
              </w:rPr>
              <w:t>    Célibataire, jamais marié</w:t>
            </w:r>
          </w:p>
        </w:tc>
        <w:tc>
          <w:tcPr>
            <w:tcW w:w="0" w:type="auto"/>
            <w:tcBorders>
              <w:top w:val="single" w:sz="0" w:space="0" w:color="D3D3D3"/>
              <w:left w:val="single" w:sz="0" w:space="0" w:color="D3D3D3"/>
              <w:bottom w:val="single" w:sz="0" w:space="0" w:color="D3D3D3"/>
              <w:right w:val="single" w:sz="0" w:space="0" w:color="D3D3D3"/>
            </w:tcBorders>
          </w:tcPr>
          <w:p w14:paraId="1009878D" w14:textId="77777777" w:rsidR="00022B71" w:rsidRDefault="005B112A">
            <w:pPr>
              <w:keepNext/>
              <w:spacing w:after="60"/>
              <w:jc w:val="center"/>
            </w:pPr>
            <w:r>
              <w:rPr>
                <w:rFonts w:ascii="Calibri" w:hAnsi="Calibri"/>
                <w:sz w:val="20"/>
              </w:rPr>
              <w:t xml:space="preserve">52.7 </w:t>
            </w:r>
            <w:r>
              <w:rPr>
                <w:rFonts w:ascii="Calibri" w:hAnsi="Calibri"/>
                <w:sz w:val="20"/>
              </w:rPr>
              <w:t>(379)</w:t>
            </w:r>
          </w:p>
        </w:tc>
        <w:tc>
          <w:tcPr>
            <w:tcW w:w="0" w:type="auto"/>
            <w:tcBorders>
              <w:top w:val="single" w:sz="0" w:space="0" w:color="D3D3D3"/>
              <w:left w:val="single" w:sz="0" w:space="0" w:color="D3D3D3"/>
              <w:bottom w:val="single" w:sz="0" w:space="0" w:color="D3D3D3"/>
              <w:right w:val="single" w:sz="0" w:space="0" w:color="D3D3D3"/>
            </w:tcBorders>
          </w:tcPr>
          <w:p w14:paraId="58A1D642" w14:textId="77777777" w:rsidR="00022B71" w:rsidRDefault="005B112A">
            <w:pPr>
              <w:keepNext/>
              <w:spacing w:after="60"/>
              <w:jc w:val="center"/>
            </w:pPr>
            <w:r>
              <w:rPr>
                <w:rFonts w:ascii="Calibri" w:hAnsi="Calibri"/>
                <w:sz w:val="20"/>
              </w:rPr>
              <w:t>48.7 (175)</w:t>
            </w:r>
          </w:p>
        </w:tc>
        <w:tc>
          <w:tcPr>
            <w:tcW w:w="0" w:type="auto"/>
            <w:tcBorders>
              <w:top w:val="single" w:sz="0" w:space="0" w:color="D3D3D3"/>
              <w:left w:val="single" w:sz="0" w:space="0" w:color="D3D3D3"/>
              <w:bottom w:val="single" w:sz="0" w:space="0" w:color="D3D3D3"/>
              <w:right w:val="single" w:sz="0" w:space="0" w:color="D3D3D3"/>
            </w:tcBorders>
          </w:tcPr>
          <w:p w14:paraId="53A577FE" w14:textId="77777777" w:rsidR="00022B71" w:rsidRDefault="005B112A">
            <w:pPr>
              <w:keepNext/>
              <w:spacing w:after="60"/>
              <w:jc w:val="center"/>
            </w:pPr>
            <w:r>
              <w:rPr>
                <w:rFonts w:ascii="Calibri" w:hAnsi="Calibri"/>
                <w:sz w:val="20"/>
              </w:rPr>
              <w:t>56.6 (204)</w:t>
            </w:r>
          </w:p>
        </w:tc>
      </w:tr>
      <w:tr w:rsidR="00022B71" w14:paraId="2608A7C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13F88D" w14:textId="77777777" w:rsidR="00022B71" w:rsidRDefault="005B112A">
            <w:pPr>
              <w:keepNext/>
              <w:spacing w:after="60"/>
            </w:pPr>
            <w:r>
              <w:rPr>
                <w:rFonts w:ascii="Calibri" w:hAnsi="Calibri"/>
                <w:sz w:val="20"/>
              </w:rPr>
              <w:t>    Conjoint de fait avec enfant</w:t>
            </w:r>
          </w:p>
        </w:tc>
        <w:tc>
          <w:tcPr>
            <w:tcW w:w="0" w:type="auto"/>
            <w:tcBorders>
              <w:top w:val="single" w:sz="0" w:space="0" w:color="D3D3D3"/>
              <w:left w:val="single" w:sz="0" w:space="0" w:color="D3D3D3"/>
              <w:bottom w:val="single" w:sz="0" w:space="0" w:color="D3D3D3"/>
              <w:right w:val="single" w:sz="0" w:space="0" w:color="D3D3D3"/>
            </w:tcBorders>
          </w:tcPr>
          <w:p w14:paraId="7232F457" w14:textId="77777777" w:rsidR="00022B71" w:rsidRDefault="005B112A">
            <w:pPr>
              <w:keepNext/>
              <w:spacing w:after="60"/>
              <w:jc w:val="center"/>
            </w:pPr>
            <w:r>
              <w:rPr>
                <w:rFonts w:ascii="Calibri" w:hAnsi="Calibri"/>
                <w:sz w:val="20"/>
              </w:rPr>
              <w:t>15.2 (110)</w:t>
            </w:r>
          </w:p>
        </w:tc>
        <w:tc>
          <w:tcPr>
            <w:tcW w:w="0" w:type="auto"/>
            <w:tcBorders>
              <w:top w:val="single" w:sz="0" w:space="0" w:color="D3D3D3"/>
              <w:left w:val="single" w:sz="0" w:space="0" w:color="D3D3D3"/>
              <w:bottom w:val="single" w:sz="0" w:space="0" w:color="D3D3D3"/>
              <w:right w:val="single" w:sz="0" w:space="0" w:color="D3D3D3"/>
            </w:tcBorders>
          </w:tcPr>
          <w:p w14:paraId="27D49382" w14:textId="77777777" w:rsidR="00022B71" w:rsidRDefault="005B112A">
            <w:pPr>
              <w:keepNext/>
              <w:spacing w:after="60"/>
              <w:jc w:val="center"/>
            </w:pPr>
            <w:r>
              <w:rPr>
                <w:rFonts w:ascii="Calibri" w:hAnsi="Calibri"/>
                <w:sz w:val="20"/>
              </w:rPr>
              <w:t>18.5 (66)</w:t>
            </w:r>
          </w:p>
        </w:tc>
        <w:tc>
          <w:tcPr>
            <w:tcW w:w="0" w:type="auto"/>
            <w:tcBorders>
              <w:top w:val="single" w:sz="0" w:space="0" w:color="D3D3D3"/>
              <w:left w:val="single" w:sz="0" w:space="0" w:color="D3D3D3"/>
              <w:bottom w:val="single" w:sz="0" w:space="0" w:color="D3D3D3"/>
              <w:right w:val="single" w:sz="0" w:space="0" w:color="D3D3D3"/>
            </w:tcBorders>
          </w:tcPr>
          <w:p w14:paraId="212BBD44" w14:textId="77777777" w:rsidR="00022B71" w:rsidRDefault="005B112A">
            <w:pPr>
              <w:keepNext/>
              <w:spacing w:after="60"/>
              <w:jc w:val="center"/>
            </w:pPr>
            <w:r>
              <w:rPr>
                <w:rFonts w:ascii="Calibri" w:hAnsi="Calibri"/>
                <w:sz w:val="20"/>
              </w:rPr>
              <w:t>12.0 (43)</w:t>
            </w:r>
          </w:p>
        </w:tc>
      </w:tr>
      <w:tr w:rsidR="00022B71" w14:paraId="6407386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96179" w14:textId="77777777" w:rsidR="00022B71" w:rsidRDefault="005B112A">
            <w:pPr>
              <w:keepNext/>
              <w:spacing w:after="60"/>
            </w:pPr>
            <w:r>
              <w:rPr>
                <w:rFonts w:ascii="Calibri" w:hAnsi="Calibri"/>
                <w:sz w:val="20"/>
              </w:rPr>
              <w:t>    Conjoint de fait sans enfant</w:t>
            </w:r>
          </w:p>
        </w:tc>
        <w:tc>
          <w:tcPr>
            <w:tcW w:w="0" w:type="auto"/>
            <w:tcBorders>
              <w:top w:val="single" w:sz="0" w:space="0" w:color="D3D3D3"/>
              <w:left w:val="single" w:sz="0" w:space="0" w:color="D3D3D3"/>
              <w:bottom w:val="single" w:sz="0" w:space="0" w:color="D3D3D3"/>
              <w:right w:val="single" w:sz="0" w:space="0" w:color="D3D3D3"/>
            </w:tcBorders>
          </w:tcPr>
          <w:p w14:paraId="29BD332E" w14:textId="77777777" w:rsidR="00022B71" w:rsidRDefault="005B112A">
            <w:pPr>
              <w:keepNext/>
              <w:spacing w:after="60"/>
              <w:jc w:val="center"/>
            </w:pPr>
            <w:r>
              <w:rPr>
                <w:rFonts w:ascii="Calibri" w:hAnsi="Calibri"/>
                <w:sz w:val="20"/>
              </w:rPr>
              <w:t>23.1 (166)</w:t>
            </w:r>
          </w:p>
        </w:tc>
        <w:tc>
          <w:tcPr>
            <w:tcW w:w="0" w:type="auto"/>
            <w:tcBorders>
              <w:top w:val="single" w:sz="0" w:space="0" w:color="D3D3D3"/>
              <w:left w:val="single" w:sz="0" w:space="0" w:color="D3D3D3"/>
              <w:bottom w:val="single" w:sz="0" w:space="0" w:color="D3D3D3"/>
              <w:right w:val="single" w:sz="0" w:space="0" w:color="D3D3D3"/>
            </w:tcBorders>
          </w:tcPr>
          <w:p w14:paraId="5A61257B" w14:textId="77777777" w:rsidR="00022B71" w:rsidRDefault="005B112A">
            <w:pPr>
              <w:keepNext/>
              <w:spacing w:after="60"/>
              <w:jc w:val="center"/>
            </w:pPr>
            <w:r>
              <w:rPr>
                <w:rFonts w:ascii="Calibri" w:hAnsi="Calibri"/>
                <w:sz w:val="20"/>
              </w:rPr>
              <w:t>25.9 (93)</w:t>
            </w:r>
          </w:p>
        </w:tc>
        <w:tc>
          <w:tcPr>
            <w:tcW w:w="0" w:type="auto"/>
            <w:tcBorders>
              <w:top w:val="single" w:sz="0" w:space="0" w:color="D3D3D3"/>
              <w:left w:val="single" w:sz="0" w:space="0" w:color="D3D3D3"/>
              <w:bottom w:val="single" w:sz="0" w:space="0" w:color="D3D3D3"/>
              <w:right w:val="single" w:sz="0" w:space="0" w:color="D3D3D3"/>
            </w:tcBorders>
          </w:tcPr>
          <w:p w14:paraId="5BE7BB3F" w14:textId="77777777" w:rsidR="00022B71" w:rsidRDefault="005B112A">
            <w:pPr>
              <w:keepNext/>
              <w:spacing w:after="60"/>
              <w:jc w:val="center"/>
            </w:pPr>
            <w:r>
              <w:rPr>
                <w:rFonts w:ascii="Calibri" w:hAnsi="Calibri"/>
                <w:sz w:val="20"/>
              </w:rPr>
              <w:t>20.3 (73)</w:t>
            </w:r>
          </w:p>
        </w:tc>
      </w:tr>
      <w:tr w:rsidR="00022B71" w14:paraId="25AC49E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0AA893" w14:textId="77777777" w:rsidR="00022B71" w:rsidRDefault="005B112A">
            <w:pPr>
              <w:keepNext/>
              <w:spacing w:after="60"/>
            </w:pPr>
            <w:r>
              <w:rPr>
                <w:rFonts w:ascii="Calibri" w:hAnsi="Calibri"/>
                <w:sz w:val="20"/>
              </w:rPr>
              <w:t>    Divorsé, séparé</w:t>
            </w:r>
          </w:p>
        </w:tc>
        <w:tc>
          <w:tcPr>
            <w:tcW w:w="0" w:type="auto"/>
            <w:tcBorders>
              <w:top w:val="single" w:sz="0" w:space="0" w:color="D3D3D3"/>
              <w:left w:val="single" w:sz="0" w:space="0" w:color="D3D3D3"/>
              <w:bottom w:val="single" w:sz="0" w:space="0" w:color="D3D3D3"/>
              <w:right w:val="single" w:sz="0" w:space="0" w:color="D3D3D3"/>
            </w:tcBorders>
          </w:tcPr>
          <w:p w14:paraId="27F1BFE2"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005B0896" w14:textId="77777777" w:rsidR="00022B71" w:rsidRDefault="005B112A">
            <w:pPr>
              <w:keepNext/>
              <w:spacing w:after="60"/>
              <w:jc w:val="center"/>
            </w:pPr>
            <w:r>
              <w:rPr>
                <w:rFonts w:ascii="Calibri" w:hAnsi="Calibri"/>
                <w:sz w:val="20"/>
              </w:rPr>
              <w:t>0.5 (2)</w:t>
            </w:r>
          </w:p>
        </w:tc>
        <w:tc>
          <w:tcPr>
            <w:tcW w:w="0" w:type="auto"/>
            <w:tcBorders>
              <w:top w:val="single" w:sz="0" w:space="0" w:color="D3D3D3"/>
              <w:left w:val="single" w:sz="0" w:space="0" w:color="D3D3D3"/>
              <w:bottom w:val="single" w:sz="0" w:space="0" w:color="D3D3D3"/>
              <w:right w:val="single" w:sz="0" w:space="0" w:color="D3D3D3"/>
            </w:tcBorders>
          </w:tcPr>
          <w:p w14:paraId="3F6520E8" w14:textId="77777777" w:rsidR="00022B71" w:rsidRDefault="005B112A">
            <w:pPr>
              <w:keepNext/>
              <w:spacing w:after="60"/>
              <w:jc w:val="center"/>
            </w:pPr>
            <w:r>
              <w:rPr>
                <w:rFonts w:ascii="Calibri" w:hAnsi="Calibri"/>
                <w:sz w:val="20"/>
              </w:rPr>
              <w:t>0.9 (3)</w:t>
            </w:r>
          </w:p>
        </w:tc>
      </w:tr>
      <w:tr w:rsidR="00022B71" w14:paraId="32DACA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9B5704" w14:textId="77777777" w:rsidR="00022B71" w:rsidRDefault="005B112A">
            <w:pPr>
              <w:keepNext/>
              <w:spacing w:after="60"/>
            </w:pPr>
            <w:r>
              <w:rPr>
                <w:rFonts w:ascii="Calibri" w:hAnsi="Calibri"/>
                <w:sz w:val="20"/>
              </w:rPr>
              <w:t>    Marié avec enfant</w:t>
            </w:r>
          </w:p>
        </w:tc>
        <w:tc>
          <w:tcPr>
            <w:tcW w:w="0" w:type="auto"/>
            <w:tcBorders>
              <w:top w:val="single" w:sz="0" w:space="0" w:color="D3D3D3"/>
              <w:left w:val="single" w:sz="0" w:space="0" w:color="D3D3D3"/>
              <w:bottom w:val="single" w:sz="0" w:space="0" w:color="D3D3D3"/>
              <w:right w:val="single" w:sz="0" w:space="0" w:color="D3D3D3"/>
            </w:tcBorders>
          </w:tcPr>
          <w:p w14:paraId="2B660E38" w14:textId="77777777" w:rsidR="00022B71" w:rsidRDefault="005B112A">
            <w:pPr>
              <w:keepNext/>
              <w:spacing w:after="60"/>
              <w:jc w:val="center"/>
            </w:pPr>
            <w:r>
              <w:rPr>
                <w:rFonts w:ascii="Calibri" w:hAnsi="Calibri"/>
                <w:sz w:val="20"/>
              </w:rPr>
              <w:t>5.2 (38)</w:t>
            </w:r>
          </w:p>
        </w:tc>
        <w:tc>
          <w:tcPr>
            <w:tcW w:w="0" w:type="auto"/>
            <w:tcBorders>
              <w:top w:val="single" w:sz="0" w:space="0" w:color="D3D3D3"/>
              <w:left w:val="single" w:sz="0" w:space="0" w:color="D3D3D3"/>
              <w:bottom w:val="single" w:sz="0" w:space="0" w:color="D3D3D3"/>
              <w:right w:val="single" w:sz="0" w:space="0" w:color="D3D3D3"/>
            </w:tcBorders>
          </w:tcPr>
          <w:p w14:paraId="053C450D" w14:textId="77777777" w:rsidR="00022B71" w:rsidRDefault="005B112A">
            <w:pPr>
              <w:keepNext/>
              <w:spacing w:after="60"/>
              <w:jc w:val="center"/>
            </w:pPr>
            <w:r>
              <w:rPr>
                <w:rFonts w:ascii="Calibri" w:hAnsi="Calibri"/>
                <w:sz w:val="20"/>
              </w:rPr>
              <w:t>4.7 (17)</w:t>
            </w:r>
          </w:p>
        </w:tc>
        <w:tc>
          <w:tcPr>
            <w:tcW w:w="0" w:type="auto"/>
            <w:tcBorders>
              <w:top w:val="single" w:sz="0" w:space="0" w:color="D3D3D3"/>
              <w:left w:val="single" w:sz="0" w:space="0" w:color="D3D3D3"/>
              <w:bottom w:val="single" w:sz="0" w:space="0" w:color="D3D3D3"/>
              <w:right w:val="single" w:sz="0" w:space="0" w:color="D3D3D3"/>
            </w:tcBorders>
          </w:tcPr>
          <w:p w14:paraId="7431BADE" w14:textId="77777777" w:rsidR="00022B71" w:rsidRDefault="005B112A">
            <w:pPr>
              <w:keepNext/>
              <w:spacing w:after="60"/>
              <w:jc w:val="center"/>
            </w:pPr>
            <w:r>
              <w:rPr>
                <w:rFonts w:ascii="Calibri" w:hAnsi="Calibri"/>
                <w:sz w:val="20"/>
              </w:rPr>
              <w:t>5.7 (21)</w:t>
            </w:r>
          </w:p>
        </w:tc>
      </w:tr>
      <w:tr w:rsidR="00022B71" w14:paraId="50A2DB1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A54FA3" w14:textId="77777777" w:rsidR="00022B71" w:rsidRDefault="005B112A">
            <w:pPr>
              <w:keepNext/>
              <w:spacing w:after="60"/>
            </w:pPr>
            <w:r>
              <w:rPr>
                <w:rFonts w:ascii="Calibri" w:hAnsi="Calibri"/>
                <w:sz w:val="20"/>
              </w:rPr>
              <w:t>    Marié sans enfant</w:t>
            </w:r>
          </w:p>
        </w:tc>
        <w:tc>
          <w:tcPr>
            <w:tcW w:w="0" w:type="auto"/>
            <w:tcBorders>
              <w:top w:val="single" w:sz="0" w:space="0" w:color="D3D3D3"/>
              <w:left w:val="single" w:sz="0" w:space="0" w:color="D3D3D3"/>
              <w:bottom w:val="single" w:sz="0" w:space="0" w:color="D3D3D3"/>
              <w:right w:val="single" w:sz="0" w:space="0" w:color="D3D3D3"/>
            </w:tcBorders>
          </w:tcPr>
          <w:p w14:paraId="76ECE166" w14:textId="77777777" w:rsidR="00022B71" w:rsidRDefault="005B112A">
            <w:pPr>
              <w:keepNext/>
              <w:spacing w:after="60"/>
              <w:jc w:val="center"/>
            </w:pPr>
            <w:r>
              <w:rPr>
                <w:rFonts w:ascii="Calibri" w:hAnsi="Calibri"/>
                <w:sz w:val="20"/>
              </w:rPr>
              <w:t>2.9 (21)</w:t>
            </w:r>
          </w:p>
        </w:tc>
        <w:tc>
          <w:tcPr>
            <w:tcW w:w="0" w:type="auto"/>
            <w:tcBorders>
              <w:top w:val="single" w:sz="0" w:space="0" w:color="D3D3D3"/>
              <w:left w:val="single" w:sz="0" w:space="0" w:color="D3D3D3"/>
              <w:bottom w:val="single" w:sz="0" w:space="0" w:color="D3D3D3"/>
              <w:right w:val="single" w:sz="0" w:space="0" w:color="D3D3D3"/>
            </w:tcBorders>
          </w:tcPr>
          <w:p w14:paraId="7890074E" w14:textId="77777777" w:rsidR="00022B71" w:rsidRDefault="005B112A">
            <w:pPr>
              <w:keepNext/>
              <w:spacing w:after="60"/>
              <w:jc w:val="center"/>
            </w:pPr>
            <w:r>
              <w:rPr>
                <w:rFonts w:ascii="Calibri" w:hAnsi="Calibri"/>
                <w:sz w:val="20"/>
              </w:rPr>
              <w:t>1.7 (6)</w:t>
            </w:r>
          </w:p>
        </w:tc>
        <w:tc>
          <w:tcPr>
            <w:tcW w:w="0" w:type="auto"/>
            <w:tcBorders>
              <w:top w:val="single" w:sz="0" w:space="0" w:color="D3D3D3"/>
              <w:left w:val="single" w:sz="0" w:space="0" w:color="D3D3D3"/>
              <w:bottom w:val="single" w:sz="0" w:space="0" w:color="D3D3D3"/>
              <w:right w:val="single" w:sz="0" w:space="0" w:color="D3D3D3"/>
            </w:tcBorders>
          </w:tcPr>
          <w:p w14:paraId="487521EA" w14:textId="77777777" w:rsidR="00022B71" w:rsidRDefault="005B112A">
            <w:pPr>
              <w:keepNext/>
              <w:spacing w:after="60"/>
              <w:jc w:val="center"/>
            </w:pPr>
            <w:r>
              <w:rPr>
                <w:rFonts w:ascii="Calibri" w:hAnsi="Calibri"/>
                <w:sz w:val="20"/>
              </w:rPr>
              <w:t>4.1 (15)</w:t>
            </w:r>
          </w:p>
        </w:tc>
      </w:tr>
      <w:tr w:rsidR="00022B71" w14:paraId="410586C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BC977E" w14:textId="77777777" w:rsidR="00022B71" w:rsidRDefault="005B112A">
            <w:pPr>
              <w:keepNext/>
              <w:spacing w:after="60"/>
            </w:pPr>
            <w:r>
              <w:rPr>
                <w:rFonts w:ascii="Calibri" w:hAnsi="Calibri"/>
                <w:sz w:val="20"/>
              </w:rPr>
              <w:t>    Veuf</w:t>
            </w:r>
          </w:p>
        </w:tc>
        <w:tc>
          <w:tcPr>
            <w:tcW w:w="0" w:type="auto"/>
            <w:tcBorders>
              <w:top w:val="single" w:sz="0" w:space="0" w:color="D3D3D3"/>
              <w:left w:val="single" w:sz="0" w:space="0" w:color="D3D3D3"/>
              <w:bottom w:val="single" w:sz="0" w:space="0" w:color="D3D3D3"/>
              <w:right w:val="single" w:sz="0" w:space="0" w:color="D3D3D3"/>
            </w:tcBorders>
          </w:tcPr>
          <w:p w14:paraId="680C79D6"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41AB085E"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596CE121" w14:textId="77777777" w:rsidR="00022B71" w:rsidRDefault="005B112A">
            <w:pPr>
              <w:keepNext/>
              <w:spacing w:after="60"/>
              <w:jc w:val="center"/>
            </w:pPr>
            <w:r>
              <w:rPr>
                <w:rFonts w:ascii="Calibri" w:hAnsi="Calibri"/>
                <w:sz w:val="20"/>
              </w:rPr>
              <w:t>0.4 (1)</w:t>
            </w:r>
          </w:p>
        </w:tc>
      </w:tr>
      <w:tr w:rsidR="00022B71" w14:paraId="11F05448" w14:textId="77777777" w:rsidTr="00022B71">
        <w:trPr>
          <w:cantSplit/>
          <w:jc w:val="center"/>
        </w:trPr>
        <w:tc>
          <w:tcPr>
            <w:tcW w:w="0" w:type="auto"/>
            <w:gridSpan w:val="4"/>
          </w:tcPr>
          <w:p w14:paraId="0C11622F"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4BDE1244" w14:textId="77777777" w:rsidR="00022B71" w:rsidRPr="00E21B5C" w:rsidRDefault="005B112A">
      <w:pPr>
        <w:pStyle w:val="Titre3"/>
        <w:rPr>
          <w:highlight w:val="red"/>
          <w:rPrChange w:id="172" w:author="CYRIAQUE" w:date="2025-09-23T21:18:00Z">
            <w:rPr/>
          </w:rPrChange>
        </w:rPr>
      </w:pPr>
      <w:bookmarkStart w:id="173" w:name="X9d9395c0fca14de1a18331932f5063058fbd08c"/>
      <w:bookmarkStart w:id="174" w:name="_Toc209544846"/>
      <w:bookmarkEnd w:id="170"/>
      <w:r w:rsidRPr="00E21B5C">
        <w:rPr>
          <w:highlight w:val="red"/>
          <w:rPrChange w:id="175" w:author="CYRIAQUE" w:date="2025-09-23T21:18:00Z">
            <w:rPr/>
          </w:rPrChange>
        </w:rPr>
        <w:t>Etat civil du répondant selon le lieu de residence</w:t>
      </w:r>
      <w:bookmarkEnd w:id="174"/>
    </w:p>
    <w:p w14:paraId="216F98D1" w14:textId="77777777" w:rsidR="00022B71" w:rsidRPr="00E21B5C" w:rsidRDefault="005B112A">
      <w:pPr>
        <w:rPr>
          <w:highlight w:val="red"/>
          <w:rPrChange w:id="176" w:author="CYRIAQUE" w:date="2025-09-23T21:18:00Z">
            <w:rPr/>
          </w:rPrChange>
        </w:rPr>
      </w:pPr>
      <w:r w:rsidRPr="00E21B5C">
        <w:rPr>
          <w:highlight w:val="red"/>
          <w:rPrChange w:id="177" w:author="CYRIAQUE" w:date="2025-09-23T21:18:00Z">
            <w:rPr/>
          </w:rPrChange>
        </w:rPr>
        <w:br w:type="page"/>
      </w:r>
    </w:p>
    <w:p w14:paraId="514642CC" w14:textId="77777777" w:rsidR="00022B71" w:rsidRDefault="005B112A">
      <w:pPr>
        <w:pStyle w:val="En-ttedetabledesmatires"/>
      </w:pPr>
      <w:r w:rsidRPr="00E21B5C">
        <w:rPr>
          <w:rStyle w:val="NormalTok"/>
          <w:highlight w:val="red"/>
          <w:rPrChange w:id="178" w:author="CYRIAQUE" w:date="2025-09-23T21:18:00Z">
            <w:rPr>
              <w:rStyle w:val="NormalTok"/>
            </w:rPr>
          </w:rPrChange>
        </w:rPr>
        <w:t>Table_Etat_civil_repondant</w:t>
      </w:r>
      <w:r>
        <w:rPr>
          <w:rStyle w:val="NormalTok"/>
        </w:rPr>
        <w:t xml:space="preserve">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(Etat_civil_du_repondant),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"**TTable_Etat_civil_repondant_Lieu_de_residence**"</w:t>
      </w:r>
      <w:r>
        <w:rPr>
          <w:rStyle w:val="NormalTok"/>
        </w:rPr>
        <w:t>)</w:t>
      </w:r>
      <w:r>
        <w:br/>
      </w:r>
      <w:r>
        <w:br/>
      </w:r>
      <w:r>
        <w:rPr>
          <w:rStyle w:val="NormalTok"/>
        </w:rPr>
        <w:t>Table_Etat_civil_repondant_Lieu_de_residence</w:t>
      </w:r>
    </w:p>
    <w:tbl>
      <w:tblPr>
        <w:tblStyle w:val="Table"/>
        <w:tblW w:w="0" w:type="auto"/>
        <w:jc w:val="center"/>
        <w:tblCellMar>
          <w:left w:w="60" w:type="dxa"/>
          <w:right w:w="60" w:type="dxa"/>
        </w:tblCellMar>
        <w:tblLook w:val="0000" w:firstRow="0" w:lastRow="0" w:firstColumn="0" w:lastColumn="0" w:noHBand="0" w:noVBand="0"/>
      </w:tblPr>
      <w:tblGrid>
        <w:gridCol w:w="2549"/>
        <w:gridCol w:w="1453"/>
        <w:gridCol w:w="2416"/>
        <w:gridCol w:w="2083"/>
      </w:tblGrid>
      <w:tr w:rsidR="00022B71" w14:paraId="703F429F"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F7D60C8"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7F695DF"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9E07536"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2FD735C"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7EA0A35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EBC26D" w14:textId="77777777" w:rsidR="00022B71" w:rsidRDefault="005B112A">
            <w:pPr>
              <w:keepNext/>
              <w:spacing w:after="60"/>
            </w:pPr>
            <w:r>
              <w:rPr>
                <w:rFonts w:ascii="Calibri" w:hAnsi="Calibri"/>
                <w:sz w:val="20"/>
              </w:rPr>
              <w:t>Etat_civil_du_repondant</w:t>
            </w:r>
          </w:p>
        </w:tc>
        <w:tc>
          <w:tcPr>
            <w:tcW w:w="0" w:type="auto"/>
            <w:tcBorders>
              <w:top w:val="single" w:sz="0" w:space="0" w:color="D3D3D3"/>
              <w:left w:val="single" w:sz="0" w:space="0" w:color="D3D3D3"/>
              <w:bottom w:val="single" w:sz="0" w:space="0" w:color="D3D3D3"/>
              <w:right w:val="single" w:sz="0" w:space="0" w:color="D3D3D3"/>
            </w:tcBorders>
          </w:tcPr>
          <w:p w14:paraId="008EA26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F8CB8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A46417" w14:textId="77777777" w:rsidR="00022B71" w:rsidRDefault="00022B71">
            <w:pPr>
              <w:keepNext/>
              <w:spacing w:after="60"/>
              <w:jc w:val="center"/>
            </w:pPr>
          </w:p>
        </w:tc>
      </w:tr>
      <w:tr w:rsidR="00022B71" w14:paraId="70C13F1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A72A67" w14:textId="77777777" w:rsidR="00022B71" w:rsidRDefault="005B112A">
            <w:pPr>
              <w:keepNext/>
              <w:spacing w:after="60"/>
            </w:pPr>
            <w:r>
              <w:rPr>
                <w:rFonts w:ascii="Calibri" w:hAnsi="Calibri"/>
                <w:sz w:val="20"/>
              </w:rPr>
              <w:t>    Célibataire, jamais marié</w:t>
            </w:r>
          </w:p>
        </w:tc>
        <w:tc>
          <w:tcPr>
            <w:tcW w:w="0" w:type="auto"/>
            <w:tcBorders>
              <w:top w:val="single" w:sz="0" w:space="0" w:color="D3D3D3"/>
              <w:left w:val="single" w:sz="0" w:space="0" w:color="D3D3D3"/>
              <w:bottom w:val="single" w:sz="0" w:space="0" w:color="D3D3D3"/>
              <w:right w:val="single" w:sz="0" w:space="0" w:color="D3D3D3"/>
            </w:tcBorders>
          </w:tcPr>
          <w:p w14:paraId="6F129D89" w14:textId="77777777" w:rsidR="00022B71" w:rsidRDefault="005B112A">
            <w:pPr>
              <w:keepNext/>
              <w:spacing w:after="60"/>
              <w:jc w:val="center"/>
            </w:pPr>
            <w:r>
              <w:rPr>
                <w:rFonts w:ascii="Calibri" w:hAnsi="Calibri"/>
                <w:sz w:val="20"/>
              </w:rPr>
              <w:t>52.7 (379)</w:t>
            </w:r>
          </w:p>
        </w:tc>
        <w:tc>
          <w:tcPr>
            <w:tcW w:w="0" w:type="auto"/>
            <w:tcBorders>
              <w:top w:val="single" w:sz="0" w:space="0" w:color="D3D3D3"/>
              <w:left w:val="single" w:sz="0" w:space="0" w:color="D3D3D3"/>
              <w:bottom w:val="single" w:sz="0" w:space="0" w:color="D3D3D3"/>
              <w:right w:val="single" w:sz="0" w:space="0" w:color="D3D3D3"/>
            </w:tcBorders>
          </w:tcPr>
          <w:p w14:paraId="3832952B" w14:textId="77777777" w:rsidR="00022B71" w:rsidRDefault="005B112A">
            <w:pPr>
              <w:keepNext/>
              <w:spacing w:after="60"/>
              <w:jc w:val="center"/>
            </w:pPr>
            <w:r>
              <w:rPr>
                <w:rFonts w:ascii="Calibri" w:hAnsi="Calibri"/>
                <w:sz w:val="20"/>
              </w:rPr>
              <w:t>56.8 (224)</w:t>
            </w:r>
          </w:p>
        </w:tc>
        <w:tc>
          <w:tcPr>
            <w:tcW w:w="0" w:type="auto"/>
            <w:tcBorders>
              <w:top w:val="single" w:sz="0" w:space="0" w:color="D3D3D3"/>
              <w:left w:val="single" w:sz="0" w:space="0" w:color="D3D3D3"/>
              <w:bottom w:val="single" w:sz="0" w:space="0" w:color="D3D3D3"/>
              <w:right w:val="single" w:sz="0" w:space="0" w:color="D3D3D3"/>
            </w:tcBorders>
          </w:tcPr>
          <w:p w14:paraId="07916AF7" w14:textId="77777777" w:rsidR="00022B71" w:rsidRDefault="005B112A">
            <w:pPr>
              <w:keepNext/>
              <w:spacing w:after="60"/>
              <w:jc w:val="center"/>
            </w:pPr>
            <w:r>
              <w:rPr>
                <w:rFonts w:ascii="Calibri" w:hAnsi="Calibri"/>
                <w:sz w:val="20"/>
              </w:rPr>
              <w:t>47.6 (154)</w:t>
            </w:r>
          </w:p>
        </w:tc>
      </w:tr>
      <w:tr w:rsidR="00022B71" w14:paraId="5821CC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9F8DB6" w14:textId="77777777" w:rsidR="00022B71" w:rsidRDefault="005B112A">
            <w:pPr>
              <w:keepNext/>
              <w:spacing w:after="60"/>
            </w:pPr>
            <w:r>
              <w:rPr>
                <w:rFonts w:ascii="Calibri" w:hAnsi="Calibri"/>
                <w:sz w:val="20"/>
              </w:rPr>
              <w:t>    Conjoint de fait avec enfant</w:t>
            </w:r>
          </w:p>
        </w:tc>
        <w:tc>
          <w:tcPr>
            <w:tcW w:w="0" w:type="auto"/>
            <w:tcBorders>
              <w:top w:val="single" w:sz="0" w:space="0" w:color="D3D3D3"/>
              <w:left w:val="single" w:sz="0" w:space="0" w:color="D3D3D3"/>
              <w:bottom w:val="single" w:sz="0" w:space="0" w:color="D3D3D3"/>
              <w:right w:val="single" w:sz="0" w:space="0" w:color="D3D3D3"/>
            </w:tcBorders>
          </w:tcPr>
          <w:p w14:paraId="440C45ED" w14:textId="77777777" w:rsidR="00022B71" w:rsidRDefault="005B112A">
            <w:pPr>
              <w:keepNext/>
              <w:spacing w:after="60"/>
              <w:jc w:val="center"/>
            </w:pPr>
            <w:r>
              <w:rPr>
                <w:rFonts w:ascii="Calibri" w:hAnsi="Calibri"/>
                <w:sz w:val="20"/>
              </w:rPr>
              <w:t>15.2 (110)</w:t>
            </w:r>
          </w:p>
        </w:tc>
        <w:tc>
          <w:tcPr>
            <w:tcW w:w="0" w:type="auto"/>
            <w:tcBorders>
              <w:top w:val="single" w:sz="0" w:space="0" w:color="D3D3D3"/>
              <w:left w:val="single" w:sz="0" w:space="0" w:color="D3D3D3"/>
              <w:bottom w:val="single" w:sz="0" w:space="0" w:color="D3D3D3"/>
              <w:right w:val="single" w:sz="0" w:space="0" w:color="D3D3D3"/>
            </w:tcBorders>
          </w:tcPr>
          <w:p w14:paraId="25E36187" w14:textId="77777777" w:rsidR="00022B71" w:rsidRDefault="005B112A">
            <w:pPr>
              <w:keepNext/>
              <w:spacing w:after="60"/>
              <w:jc w:val="center"/>
            </w:pPr>
            <w:r>
              <w:rPr>
                <w:rFonts w:ascii="Calibri" w:hAnsi="Calibri"/>
                <w:sz w:val="20"/>
              </w:rPr>
              <w:t>10.9 (43)</w:t>
            </w:r>
          </w:p>
        </w:tc>
        <w:tc>
          <w:tcPr>
            <w:tcW w:w="0" w:type="auto"/>
            <w:tcBorders>
              <w:top w:val="single" w:sz="0" w:space="0" w:color="D3D3D3"/>
              <w:left w:val="single" w:sz="0" w:space="0" w:color="D3D3D3"/>
              <w:bottom w:val="single" w:sz="0" w:space="0" w:color="D3D3D3"/>
              <w:right w:val="single" w:sz="0" w:space="0" w:color="D3D3D3"/>
            </w:tcBorders>
          </w:tcPr>
          <w:p w14:paraId="1F213603" w14:textId="77777777" w:rsidR="00022B71" w:rsidRDefault="005B112A">
            <w:pPr>
              <w:keepNext/>
              <w:spacing w:after="60"/>
              <w:jc w:val="center"/>
            </w:pPr>
            <w:r>
              <w:rPr>
                <w:rFonts w:ascii="Calibri" w:hAnsi="Calibri"/>
                <w:sz w:val="20"/>
              </w:rPr>
              <w:t>20.5 (67)</w:t>
            </w:r>
          </w:p>
        </w:tc>
      </w:tr>
      <w:tr w:rsidR="00022B71" w14:paraId="10DE6DD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BDD1FF" w14:textId="77777777" w:rsidR="00022B71" w:rsidRDefault="005B112A">
            <w:pPr>
              <w:keepNext/>
              <w:spacing w:after="60"/>
            </w:pPr>
            <w:r>
              <w:rPr>
                <w:rFonts w:ascii="Calibri" w:hAnsi="Calibri"/>
                <w:sz w:val="20"/>
              </w:rPr>
              <w:t>    Conjoint de fait sans enfant</w:t>
            </w:r>
          </w:p>
        </w:tc>
        <w:tc>
          <w:tcPr>
            <w:tcW w:w="0" w:type="auto"/>
            <w:tcBorders>
              <w:top w:val="single" w:sz="0" w:space="0" w:color="D3D3D3"/>
              <w:left w:val="single" w:sz="0" w:space="0" w:color="D3D3D3"/>
              <w:bottom w:val="single" w:sz="0" w:space="0" w:color="D3D3D3"/>
              <w:right w:val="single" w:sz="0" w:space="0" w:color="D3D3D3"/>
            </w:tcBorders>
          </w:tcPr>
          <w:p w14:paraId="442DD996" w14:textId="77777777" w:rsidR="00022B71" w:rsidRDefault="005B112A">
            <w:pPr>
              <w:keepNext/>
              <w:spacing w:after="60"/>
              <w:jc w:val="center"/>
            </w:pPr>
            <w:r>
              <w:rPr>
                <w:rFonts w:ascii="Calibri" w:hAnsi="Calibri"/>
                <w:sz w:val="20"/>
              </w:rPr>
              <w:t>23.1 (166)</w:t>
            </w:r>
          </w:p>
        </w:tc>
        <w:tc>
          <w:tcPr>
            <w:tcW w:w="0" w:type="auto"/>
            <w:tcBorders>
              <w:top w:val="single" w:sz="0" w:space="0" w:color="D3D3D3"/>
              <w:left w:val="single" w:sz="0" w:space="0" w:color="D3D3D3"/>
              <w:bottom w:val="single" w:sz="0" w:space="0" w:color="D3D3D3"/>
              <w:right w:val="single" w:sz="0" w:space="0" w:color="D3D3D3"/>
            </w:tcBorders>
          </w:tcPr>
          <w:p w14:paraId="2E0120F1" w14:textId="77777777" w:rsidR="00022B71" w:rsidRDefault="005B112A">
            <w:pPr>
              <w:keepNext/>
              <w:spacing w:after="60"/>
              <w:jc w:val="center"/>
            </w:pPr>
            <w:r>
              <w:rPr>
                <w:rFonts w:ascii="Calibri" w:hAnsi="Calibri"/>
                <w:sz w:val="20"/>
              </w:rPr>
              <w:t>22.5 (89)</w:t>
            </w:r>
          </w:p>
        </w:tc>
        <w:tc>
          <w:tcPr>
            <w:tcW w:w="0" w:type="auto"/>
            <w:tcBorders>
              <w:top w:val="single" w:sz="0" w:space="0" w:color="D3D3D3"/>
              <w:left w:val="single" w:sz="0" w:space="0" w:color="D3D3D3"/>
              <w:bottom w:val="single" w:sz="0" w:space="0" w:color="D3D3D3"/>
              <w:right w:val="single" w:sz="0" w:space="0" w:color="D3D3D3"/>
            </w:tcBorders>
          </w:tcPr>
          <w:p w14:paraId="7C598208" w14:textId="77777777" w:rsidR="00022B71" w:rsidRDefault="005B112A">
            <w:pPr>
              <w:keepNext/>
              <w:spacing w:after="60"/>
              <w:jc w:val="center"/>
            </w:pPr>
            <w:r>
              <w:rPr>
                <w:rFonts w:ascii="Calibri" w:hAnsi="Calibri"/>
                <w:sz w:val="20"/>
              </w:rPr>
              <w:t>23.8 (77)</w:t>
            </w:r>
          </w:p>
        </w:tc>
      </w:tr>
      <w:tr w:rsidR="00022B71" w14:paraId="730EFC5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295BA0" w14:textId="77777777" w:rsidR="00022B71" w:rsidRDefault="005B112A">
            <w:pPr>
              <w:keepNext/>
              <w:spacing w:after="60"/>
            </w:pPr>
            <w:r>
              <w:rPr>
                <w:rFonts w:ascii="Calibri" w:hAnsi="Calibri"/>
                <w:sz w:val="20"/>
              </w:rPr>
              <w:t>    Divorsé, séparé</w:t>
            </w:r>
          </w:p>
        </w:tc>
        <w:tc>
          <w:tcPr>
            <w:tcW w:w="0" w:type="auto"/>
            <w:tcBorders>
              <w:top w:val="single" w:sz="0" w:space="0" w:color="D3D3D3"/>
              <w:left w:val="single" w:sz="0" w:space="0" w:color="D3D3D3"/>
              <w:bottom w:val="single" w:sz="0" w:space="0" w:color="D3D3D3"/>
              <w:right w:val="single" w:sz="0" w:space="0" w:color="D3D3D3"/>
            </w:tcBorders>
          </w:tcPr>
          <w:p w14:paraId="0DACE6A4" w14:textId="77777777" w:rsidR="00022B71" w:rsidRDefault="005B112A">
            <w:pPr>
              <w:keepNext/>
              <w:spacing w:after="60"/>
              <w:jc w:val="center"/>
            </w:pPr>
            <w:r>
              <w:rPr>
                <w:rFonts w:ascii="Calibri" w:hAnsi="Calibri"/>
                <w:sz w:val="20"/>
              </w:rPr>
              <w:t>0.7 (5)</w:t>
            </w:r>
          </w:p>
        </w:tc>
        <w:tc>
          <w:tcPr>
            <w:tcW w:w="0" w:type="auto"/>
            <w:tcBorders>
              <w:top w:val="single" w:sz="0" w:space="0" w:color="D3D3D3"/>
              <w:left w:val="single" w:sz="0" w:space="0" w:color="D3D3D3"/>
              <w:bottom w:val="single" w:sz="0" w:space="0" w:color="D3D3D3"/>
              <w:right w:val="single" w:sz="0" w:space="0" w:color="D3D3D3"/>
            </w:tcBorders>
          </w:tcPr>
          <w:p w14:paraId="3D18C911" w14:textId="77777777" w:rsidR="00022B71" w:rsidRDefault="005B112A">
            <w:pPr>
              <w:keepNext/>
              <w:spacing w:after="60"/>
              <w:jc w:val="center"/>
            </w:pPr>
            <w:r>
              <w:rPr>
                <w:rFonts w:ascii="Calibri" w:hAnsi="Calibri"/>
                <w:sz w:val="20"/>
              </w:rPr>
              <w:t xml:space="preserve">0.4 </w:t>
            </w: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7AE66072" w14:textId="77777777" w:rsidR="00022B71" w:rsidRDefault="005B112A">
            <w:pPr>
              <w:keepNext/>
              <w:spacing w:after="60"/>
              <w:jc w:val="center"/>
            </w:pPr>
            <w:r>
              <w:rPr>
                <w:rFonts w:ascii="Calibri" w:hAnsi="Calibri"/>
                <w:sz w:val="20"/>
              </w:rPr>
              <w:t>1.1 (3)</w:t>
            </w:r>
          </w:p>
        </w:tc>
      </w:tr>
      <w:tr w:rsidR="00022B71" w14:paraId="6BDA0D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F43482" w14:textId="77777777" w:rsidR="00022B71" w:rsidRDefault="005B112A">
            <w:pPr>
              <w:keepNext/>
              <w:spacing w:after="60"/>
            </w:pPr>
            <w:r>
              <w:rPr>
                <w:rFonts w:ascii="Calibri" w:hAnsi="Calibri"/>
                <w:sz w:val="20"/>
              </w:rPr>
              <w:t>    Marié avec enfant</w:t>
            </w:r>
          </w:p>
        </w:tc>
        <w:tc>
          <w:tcPr>
            <w:tcW w:w="0" w:type="auto"/>
            <w:tcBorders>
              <w:top w:val="single" w:sz="0" w:space="0" w:color="D3D3D3"/>
              <w:left w:val="single" w:sz="0" w:space="0" w:color="D3D3D3"/>
              <w:bottom w:val="single" w:sz="0" w:space="0" w:color="D3D3D3"/>
              <w:right w:val="single" w:sz="0" w:space="0" w:color="D3D3D3"/>
            </w:tcBorders>
          </w:tcPr>
          <w:p w14:paraId="538F2608" w14:textId="77777777" w:rsidR="00022B71" w:rsidRDefault="005B112A">
            <w:pPr>
              <w:keepNext/>
              <w:spacing w:after="60"/>
              <w:jc w:val="center"/>
            </w:pPr>
            <w:r>
              <w:rPr>
                <w:rFonts w:ascii="Calibri" w:hAnsi="Calibri"/>
                <w:sz w:val="20"/>
              </w:rPr>
              <w:t>5.2 (38)</w:t>
            </w:r>
          </w:p>
        </w:tc>
        <w:tc>
          <w:tcPr>
            <w:tcW w:w="0" w:type="auto"/>
            <w:tcBorders>
              <w:top w:val="single" w:sz="0" w:space="0" w:color="D3D3D3"/>
              <w:left w:val="single" w:sz="0" w:space="0" w:color="D3D3D3"/>
              <w:bottom w:val="single" w:sz="0" w:space="0" w:color="D3D3D3"/>
              <w:right w:val="single" w:sz="0" w:space="0" w:color="D3D3D3"/>
            </w:tcBorders>
          </w:tcPr>
          <w:p w14:paraId="35B2F3B3" w14:textId="77777777" w:rsidR="00022B71" w:rsidRDefault="005B112A">
            <w:pPr>
              <w:keepNext/>
              <w:spacing w:after="60"/>
              <w:jc w:val="center"/>
            </w:pPr>
            <w:r>
              <w:rPr>
                <w:rFonts w:ascii="Calibri" w:hAnsi="Calibri"/>
                <w:sz w:val="20"/>
              </w:rPr>
              <w:t>6.1 (24)</w:t>
            </w:r>
          </w:p>
        </w:tc>
        <w:tc>
          <w:tcPr>
            <w:tcW w:w="0" w:type="auto"/>
            <w:tcBorders>
              <w:top w:val="single" w:sz="0" w:space="0" w:color="D3D3D3"/>
              <w:left w:val="single" w:sz="0" w:space="0" w:color="D3D3D3"/>
              <w:bottom w:val="single" w:sz="0" w:space="0" w:color="D3D3D3"/>
              <w:right w:val="single" w:sz="0" w:space="0" w:color="D3D3D3"/>
            </w:tcBorders>
          </w:tcPr>
          <w:p w14:paraId="2D3BD7FF" w14:textId="77777777" w:rsidR="00022B71" w:rsidRDefault="005B112A">
            <w:pPr>
              <w:keepNext/>
              <w:spacing w:after="60"/>
              <w:jc w:val="center"/>
            </w:pPr>
            <w:r>
              <w:rPr>
                <w:rFonts w:ascii="Calibri" w:hAnsi="Calibri"/>
                <w:sz w:val="20"/>
              </w:rPr>
              <w:t>4.2 (14)</w:t>
            </w:r>
          </w:p>
        </w:tc>
      </w:tr>
      <w:tr w:rsidR="00022B71" w14:paraId="104D4FA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420CDB" w14:textId="77777777" w:rsidR="00022B71" w:rsidRDefault="005B112A">
            <w:pPr>
              <w:keepNext/>
              <w:spacing w:after="60"/>
            </w:pPr>
            <w:r>
              <w:rPr>
                <w:rFonts w:ascii="Calibri" w:hAnsi="Calibri"/>
                <w:sz w:val="20"/>
              </w:rPr>
              <w:t>    Marié sans enfant</w:t>
            </w:r>
          </w:p>
        </w:tc>
        <w:tc>
          <w:tcPr>
            <w:tcW w:w="0" w:type="auto"/>
            <w:tcBorders>
              <w:top w:val="single" w:sz="0" w:space="0" w:color="D3D3D3"/>
              <w:left w:val="single" w:sz="0" w:space="0" w:color="D3D3D3"/>
              <w:bottom w:val="single" w:sz="0" w:space="0" w:color="D3D3D3"/>
              <w:right w:val="single" w:sz="0" w:space="0" w:color="D3D3D3"/>
            </w:tcBorders>
          </w:tcPr>
          <w:p w14:paraId="2BF3E395" w14:textId="77777777" w:rsidR="00022B71" w:rsidRDefault="005B112A">
            <w:pPr>
              <w:keepNext/>
              <w:spacing w:after="60"/>
              <w:jc w:val="center"/>
            </w:pPr>
            <w:r>
              <w:rPr>
                <w:rFonts w:ascii="Calibri" w:hAnsi="Calibri"/>
                <w:sz w:val="20"/>
              </w:rPr>
              <w:t>2.9 (21)</w:t>
            </w:r>
          </w:p>
        </w:tc>
        <w:tc>
          <w:tcPr>
            <w:tcW w:w="0" w:type="auto"/>
            <w:tcBorders>
              <w:top w:val="single" w:sz="0" w:space="0" w:color="D3D3D3"/>
              <w:left w:val="single" w:sz="0" w:space="0" w:color="D3D3D3"/>
              <w:bottom w:val="single" w:sz="0" w:space="0" w:color="D3D3D3"/>
              <w:right w:val="single" w:sz="0" w:space="0" w:color="D3D3D3"/>
            </w:tcBorders>
          </w:tcPr>
          <w:p w14:paraId="466EA38B" w14:textId="77777777" w:rsidR="00022B71" w:rsidRDefault="005B112A">
            <w:pPr>
              <w:keepNext/>
              <w:spacing w:after="60"/>
              <w:jc w:val="center"/>
            </w:pPr>
            <w:r>
              <w:rPr>
                <w:rFonts w:ascii="Calibri" w:hAnsi="Calibri"/>
                <w:sz w:val="20"/>
              </w:rPr>
              <w:t>3.0 (12)</w:t>
            </w:r>
          </w:p>
        </w:tc>
        <w:tc>
          <w:tcPr>
            <w:tcW w:w="0" w:type="auto"/>
            <w:tcBorders>
              <w:top w:val="single" w:sz="0" w:space="0" w:color="D3D3D3"/>
              <w:left w:val="single" w:sz="0" w:space="0" w:color="D3D3D3"/>
              <w:bottom w:val="single" w:sz="0" w:space="0" w:color="D3D3D3"/>
              <w:right w:val="single" w:sz="0" w:space="0" w:color="D3D3D3"/>
            </w:tcBorders>
          </w:tcPr>
          <w:p w14:paraId="1D84F23A" w14:textId="77777777" w:rsidR="00022B71" w:rsidRDefault="005B112A">
            <w:pPr>
              <w:keepNext/>
              <w:spacing w:after="60"/>
              <w:jc w:val="center"/>
            </w:pPr>
            <w:r>
              <w:rPr>
                <w:rFonts w:ascii="Calibri" w:hAnsi="Calibri"/>
                <w:sz w:val="20"/>
              </w:rPr>
              <w:t>2.9 (9)</w:t>
            </w:r>
          </w:p>
        </w:tc>
      </w:tr>
      <w:tr w:rsidR="00022B71" w14:paraId="697B8D5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F64098" w14:textId="77777777" w:rsidR="00022B71" w:rsidRDefault="005B112A">
            <w:pPr>
              <w:keepNext/>
              <w:spacing w:after="60"/>
            </w:pPr>
            <w:r>
              <w:rPr>
                <w:rFonts w:ascii="Calibri" w:hAnsi="Calibri"/>
                <w:sz w:val="20"/>
              </w:rPr>
              <w:t>    Veuf</w:t>
            </w:r>
          </w:p>
        </w:tc>
        <w:tc>
          <w:tcPr>
            <w:tcW w:w="0" w:type="auto"/>
            <w:tcBorders>
              <w:top w:val="single" w:sz="0" w:space="0" w:color="D3D3D3"/>
              <w:left w:val="single" w:sz="0" w:space="0" w:color="D3D3D3"/>
              <w:bottom w:val="single" w:sz="0" w:space="0" w:color="D3D3D3"/>
              <w:right w:val="single" w:sz="0" w:space="0" w:color="D3D3D3"/>
            </w:tcBorders>
          </w:tcPr>
          <w:p w14:paraId="0218C929"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0BE9D761" w14:textId="77777777" w:rsidR="00022B71" w:rsidRDefault="005B112A">
            <w:pPr>
              <w:keepNext/>
              <w:spacing w:after="60"/>
              <w:jc w:val="center"/>
            </w:pPr>
            <w:r>
              <w:rPr>
                <w:rFonts w:ascii="Calibri" w:hAnsi="Calibri"/>
                <w:sz w:val="20"/>
              </w:rPr>
              <w:t>0.4 (1)</w:t>
            </w:r>
          </w:p>
        </w:tc>
        <w:tc>
          <w:tcPr>
            <w:tcW w:w="0" w:type="auto"/>
            <w:tcBorders>
              <w:top w:val="single" w:sz="0" w:space="0" w:color="D3D3D3"/>
              <w:left w:val="single" w:sz="0" w:space="0" w:color="D3D3D3"/>
              <w:bottom w:val="single" w:sz="0" w:space="0" w:color="D3D3D3"/>
              <w:right w:val="single" w:sz="0" w:space="0" w:color="D3D3D3"/>
            </w:tcBorders>
          </w:tcPr>
          <w:p w14:paraId="24F86D08" w14:textId="77777777" w:rsidR="00022B71" w:rsidRDefault="005B112A">
            <w:pPr>
              <w:keepNext/>
              <w:spacing w:after="60"/>
              <w:jc w:val="center"/>
            </w:pPr>
            <w:r>
              <w:rPr>
                <w:rFonts w:ascii="Calibri" w:hAnsi="Calibri"/>
                <w:sz w:val="20"/>
              </w:rPr>
              <w:t>0.0 (0)</w:t>
            </w:r>
          </w:p>
        </w:tc>
      </w:tr>
      <w:tr w:rsidR="00022B71" w14:paraId="2D0980AF" w14:textId="77777777" w:rsidTr="00022B71">
        <w:trPr>
          <w:cantSplit/>
          <w:jc w:val="center"/>
        </w:trPr>
        <w:tc>
          <w:tcPr>
            <w:tcW w:w="0" w:type="auto"/>
            <w:gridSpan w:val="4"/>
          </w:tcPr>
          <w:p w14:paraId="43EB1821"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609A731E" w14:textId="77777777" w:rsidR="00022B71" w:rsidRDefault="005B112A">
      <w:pPr>
        <w:pStyle w:val="Titre2"/>
      </w:pPr>
      <w:bookmarkStart w:id="179" w:name="Xee0d910b6b308eef38efb722bb66f97766f73f1"/>
      <w:bookmarkStart w:id="180" w:name="_Toc209544847"/>
      <w:bookmarkEnd w:id="108"/>
      <w:bookmarkEnd w:id="173"/>
      <w:r>
        <w:t>Lieu de naissance des parents (mères pères)</w:t>
      </w:r>
      <w:bookmarkEnd w:id="180"/>
    </w:p>
    <w:p w14:paraId="203F32EC" w14:textId="77777777" w:rsidR="00022B71" w:rsidRDefault="005B112A">
      <w:pPr>
        <w:pStyle w:val="Titre3"/>
      </w:pPr>
      <w:bookmarkStart w:id="181" w:name="X93e9dedc7822b6ffa369d6553d9490772ed1431"/>
      <w:bookmarkStart w:id="182" w:name="_Toc209544848"/>
      <w:r>
        <w:t>Lieu de naissance des parents (mères) par groupe d’âge</w:t>
      </w:r>
      <w:bookmarkEnd w:id="182"/>
    </w:p>
    <w:p w14:paraId="3391463A" w14:textId="77777777" w:rsidR="00022B71" w:rsidRDefault="005B112A">
      <w:r>
        <w:br w:type="page"/>
      </w:r>
    </w:p>
    <w:p w14:paraId="673FE547" w14:textId="77777777" w:rsidR="00022B71" w:rsidRDefault="005B112A">
      <w:pPr>
        <w:pStyle w:val="En-ttedetabledesmatires"/>
      </w:pPr>
      <w:r>
        <w:rPr>
          <w:rStyle w:val="NormalTok"/>
        </w:rPr>
        <w:t xml:space="preserve">Table_Lieu_naissance_parents_meres_gpe_age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(lieu_de_naissance_mere),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"**Table_Lieu_naissance_parents_meres_gpe_age**"</w:t>
      </w:r>
      <w:r>
        <w:rPr>
          <w:rStyle w:val="NormalTok"/>
        </w:rPr>
        <w:t>)</w:t>
      </w:r>
      <w:r>
        <w:br/>
      </w:r>
      <w:r>
        <w:br/>
      </w:r>
      <w:r>
        <w:rPr>
          <w:rStyle w:val="NormalTok"/>
        </w:rPr>
        <w:t>Table_Lieu_naissance_parents_meres_gpe_age</w:t>
      </w:r>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1653"/>
        <w:gridCol w:w="1653"/>
      </w:tblGrid>
      <w:tr w:rsidR="00022B71" w14:paraId="2D16073A"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94BB63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899A177"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8D40B08"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9B7D93E"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29F075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1FFE88" w14:textId="77777777" w:rsidR="00022B71" w:rsidRDefault="005B112A">
            <w:pPr>
              <w:keepNext/>
              <w:spacing w:after="60"/>
            </w:pPr>
            <w:r>
              <w:rPr>
                <w:rFonts w:ascii="Calibri" w:hAnsi="Calibri"/>
                <w:sz w:val="20"/>
              </w:rPr>
              <w:t>lieu_de_naissance_mere</w:t>
            </w:r>
          </w:p>
        </w:tc>
        <w:tc>
          <w:tcPr>
            <w:tcW w:w="0" w:type="auto"/>
            <w:tcBorders>
              <w:top w:val="single" w:sz="0" w:space="0" w:color="D3D3D3"/>
              <w:left w:val="single" w:sz="0" w:space="0" w:color="D3D3D3"/>
              <w:bottom w:val="single" w:sz="0" w:space="0" w:color="D3D3D3"/>
              <w:right w:val="single" w:sz="0" w:space="0" w:color="D3D3D3"/>
            </w:tcBorders>
          </w:tcPr>
          <w:p w14:paraId="037485A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838B7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F4F1E4" w14:textId="77777777" w:rsidR="00022B71" w:rsidRDefault="00022B71">
            <w:pPr>
              <w:keepNext/>
              <w:spacing w:after="60"/>
              <w:jc w:val="center"/>
            </w:pPr>
          </w:p>
        </w:tc>
      </w:tr>
      <w:tr w:rsidR="00022B71" w14:paraId="14AD2B1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E3CEE8"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26854BD0" w14:textId="77777777" w:rsidR="00022B71" w:rsidRDefault="005B112A">
            <w:pPr>
              <w:keepNext/>
              <w:spacing w:after="60"/>
              <w:jc w:val="center"/>
            </w:pPr>
            <w:r>
              <w:rPr>
                <w:rFonts w:ascii="Calibri" w:hAnsi="Calibri"/>
                <w:sz w:val="20"/>
              </w:rPr>
              <w:t>89.0 (466)</w:t>
            </w:r>
          </w:p>
        </w:tc>
        <w:tc>
          <w:tcPr>
            <w:tcW w:w="0" w:type="auto"/>
            <w:tcBorders>
              <w:top w:val="single" w:sz="0" w:space="0" w:color="D3D3D3"/>
              <w:left w:val="single" w:sz="0" w:space="0" w:color="D3D3D3"/>
              <w:bottom w:val="single" w:sz="0" w:space="0" w:color="D3D3D3"/>
              <w:right w:val="single" w:sz="0" w:space="0" w:color="D3D3D3"/>
            </w:tcBorders>
          </w:tcPr>
          <w:p w14:paraId="62BA2082" w14:textId="77777777" w:rsidR="00022B71" w:rsidRDefault="005B112A">
            <w:pPr>
              <w:keepNext/>
              <w:spacing w:after="60"/>
              <w:jc w:val="center"/>
            </w:pPr>
            <w:r>
              <w:rPr>
                <w:rFonts w:ascii="Calibri" w:hAnsi="Calibri"/>
                <w:sz w:val="20"/>
              </w:rPr>
              <w:t>87.6 (157)</w:t>
            </w:r>
          </w:p>
        </w:tc>
        <w:tc>
          <w:tcPr>
            <w:tcW w:w="0" w:type="auto"/>
            <w:tcBorders>
              <w:top w:val="single" w:sz="0" w:space="0" w:color="D3D3D3"/>
              <w:left w:val="single" w:sz="0" w:space="0" w:color="D3D3D3"/>
              <w:bottom w:val="single" w:sz="0" w:space="0" w:color="D3D3D3"/>
              <w:right w:val="single" w:sz="0" w:space="0" w:color="D3D3D3"/>
            </w:tcBorders>
          </w:tcPr>
          <w:p w14:paraId="197E130A" w14:textId="77777777" w:rsidR="00022B71" w:rsidRDefault="005B112A">
            <w:pPr>
              <w:keepNext/>
              <w:spacing w:after="60"/>
              <w:jc w:val="center"/>
            </w:pPr>
            <w:r>
              <w:rPr>
                <w:rFonts w:ascii="Calibri" w:hAnsi="Calibri"/>
                <w:sz w:val="20"/>
              </w:rPr>
              <w:t>89.6 (309)</w:t>
            </w:r>
          </w:p>
        </w:tc>
      </w:tr>
      <w:tr w:rsidR="00022B71" w14:paraId="2E7F04B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5BF87C" w14:textId="77777777" w:rsidR="00022B71" w:rsidRPr="00E21B5C" w:rsidRDefault="005B112A">
            <w:pPr>
              <w:keepNext/>
              <w:spacing w:after="60"/>
              <w:rPr>
                <w:highlight w:val="yellow"/>
                <w:rPrChange w:id="183" w:author="CYRIAQUE" w:date="2025-09-23T21:19:00Z">
                  <w:rPr/>
                </w:rPrChange>
              </w:rPr>
            </w:pPr>
            <w:r w:rsidRPr="00E21B5C">
              <w:rPr>
                <w:rFonts w:ascii="Calibri" w:hAnsi="Calibri"/>
                <w:sz w:val="20"/>
                <w:highlight w:val="yellow"/>
                <w:rPrChange w:id="184" w:author="CYRIAQUE" w:date="2025-09-23T21:19:00Z">
                  <w:rPr>
                    <w:rFonts w:ascii="Calibri" w:hAnsi="Calibri"/>
                    <w:sz w:val="20"/>
                  </w:rPr>
                </w:rPrChange>
              </w:rPr>
              <w:t>    Hors du Canada</w:t>
            </w:r>
          </w:p>
        </w:tc>
        <w:tc>
          <w:tcPr>
            <w:tcW w:w="0" w:type="auto"/>
            <w:tcBorders>
              <w:top w:val="single" w:sz="0" w:space="0" w:color="D3D3D3"/>
              <w:left w:val="single" w:sz="0" w:space="0" w:color="D3D3D3"/>
              <w:bottom w:val="single" w:sz="0" w:space="0" w:color="D3D3D3"/>
              <w:right w:val="single" w:sz="0" w:space="0" w:color="D3D3D3"/>
            </w:tcBorders>
          </w:tcPr>
          <w:p w14:paraId="2D589E0A" w14:textId="77777777" w:rsidR="00022B71" w:rsidRDefault="005B112A">
            <w:pPr>
              <w:keepNext/>
              <w:spacing w:after="60"/>
              <w:jc w:val="center"/>
            </w:pPr>
            <w:r>
              <w:rPr>
                <w:rFonts w:ascii="Calibri" w:hAnsi="Calibri"/>
                <w:sz w:val="20"/>
              </w:rPr>
              <w:t>8.9 (47)</w:t>
            </w:r>
          </w:p>
        </w:tc>
        <w:tc>
          <w:tcPr>
            <w:tcW w:w="0" w:type="auto"/>
            <w:tcBorders>
              <w:top w:val="single" w:sz="0" w:space="0" w:color="D3D3D3"/>
              <w:left w:val="single" w:sz="0" w:space="0" w:color="D3D3D3"/>
              <w:bottom w:val="single" w:sz="0" w:space="0" w:color="D3D3D3"/>
              <w:right w:val="single" w:sz="0" w:space="0" w:color="D3D3D3"/>
            </w:tcBorders>
          </w:tcPr>
          <w:p w14:paraId="3BB3BC2D" w14:textId="77777777" w:rsidR="00022B71" w:rsidRDefault="005B112A">
            <w:pPr>
              <w:keepNext/>
              <w:spacing w:after="60"/>
              <w:jc w:val="center"/>
            </w:pPr>
            <w:r>
              <w:rPr>
                <w:rFonts w:ascii="Calibri" w:hAnsi="Calibri"/>
                <w:sz w:val="20"/>
              </w:rPr>
              <w:t>9.4 (17)</w:t>
            </w:r>
          </w:p>
        </w:tc>
        <w:tc>
          <w:tcPr>
            <w:tcW w:w="0" w:type="auto"/>
            <w:tcBorders>
              <w:top w:val="single" w:sz="0" w:space="0" w:color="D3D3D3"/>
              <w:left w:val="single" w:sz="0" w:space="0" w:color="D3D3D3"/>
              <w:bottom w:val="single" w:sz="0" w:space="0" w:color="D3D3D3"/>
              <w:right w:val="single" w:sz="0" w:space="0" w:color="D3D3D3"/>
            </w:tcBorders>
          </w:tcPr>
          <w:p w14:paraId="7946DC51" w14:textId="77777777" w:rsidR="00022B71" w:rsidRDefault="005B112A">
            <w:pPr>
              <w:keepNext/>
              <w:spacing w:after="60"/>
              <w:jc w:val="center"/>
            </w:pPr>
            <w:r>
              <w:rPr>
                <w:rFonts w:ascii="Calibri" w:hAnsi="Calibri"/>
                <w:sz w:val="20"/>
              </w:rPr>
              <w:t>8.7 (30)</w:t>
            </w:r>
          </w:p>
        </w:tc>
      </w:tr>
      <w:tr w:rsidR="00022B71" w14:paraId="753458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3B81E" w14:textId="77777777" w:rsidR="00022B71" w:rsidRPr="00E21B5C" w:rsidRDefault="005B112A">
            <w:pPr>
              <w:keepNext/>
              <w:spacing w:after="60"/>
              <w:rPr>
                <w:highlight w:val="yellow"/>
                <w:rPrChange w:id="185" w:author="CYRIAQUE" w:date="2025-09-23T21:19:00Z">
                  <w:rPr/>
                </w:rPrChange>
              </w:rPr>
            </w:pPr>
            <w:r w:rsidRPr="00E21B5C">
              <w:rPr>
                <w:rFonts w:ascii="Calibri" w:hAnsi="Calibri"/>
                <w:sz w:val="20"/>
                <w:highlight w:val="yellow"/>
                <w:rPrChange w:id="186" w:author="CYRIAQUE" w:date="2025-09-23T21:19:00Z">
                  <w:rPr>
                    <w:rFonts w:ascii="Calibri" w:hAnsi="Calibri"/>
                    <w:sz w:val="20"/>
                  </w:rPr>
                </w:rPrChange>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101B2B1F" w14:textId="77777777" w:rsidR="00022B71" w:rsidRDefault="005B112A">
            <w:pPr>
              <w:keepNext/>
              <w:spacing w:after="60"/>
              <w:jc w:val="center"/>
            </w:pPr>
            <w:r>
              <w:rPr>
                <w:rFonts w:ascii="Calibri" w:hAnsi="Calibri"/>
                <w:sz w:val="20"/>
              </w:rPr>
              <w:t>2.1 (11)</w:t>
            </w:r>
          </w:p>
        </w:tc>
        <w:tc>
          <w:tcPr>
            <w:tcW w:w="0" w:type="auto"/>
            <w:tcBorders>
              <w:top w:val="single" w:sz="0" w:space="0" w:color="D3D3D3"/>
              <w:left w:val="single" w:sz="0" w:space="0" w:color="D3D3D3"/>
              <w:bottom w:val="single" w:sz="0" w:space="0" w:color="D3D3D3"/>
              <w:right w:val="single" w:sz="0" w:space="0" w:color="D3D3D3"/>
            </w:tcBorders>
          </w:tcPr>
          <w:p w14:paraId="7D51FE07" w14:textId="77777777" w:rsidR="00022B71" w:rsidRDefault="005B112A">
            <w:pPr>
              <w:keepNext/>
              <w:spacing w:after="60"/>
              <w:jc w:val="center"/>
            </w:pPr>
            <w:r>
              <w:rPr>
                <w:rFonts w:ascii="Calibri" w:hAnsi="Calibri"/>
                <w:sz w:val="20"/>
              </w:rPr>
              <w:t>3.0 (5)</w:t>
            </w:r>
          </w:p>
        </w:tc>
        <w:tc>
          <w:tcPr>
            <w:tcW w:w="0" w:type="auto"/>
            <w:tcBorders>
              <w:top w:val="single" w:sz="0" w:space="0" w:color="D3D3D3"/>
              <w:left w:val="single" w:sz="0" w:space="0" w:color="D3D3D3"/>
              <w:bottom w:val="single" w:sz="0" w:space="0" w:color="D3D3D3"/>
              <w:right w:val="single" w:sz="0" w:space="0" w:color="D3D3D3"/>
            </w:tcBorders>
          </w:tcPr>
          <w:p w14:paraId="4D8B5478" w14:textId="77777777" w:rsidR="00022B71" w:rsidRDefault="005B112A">
            <w:pPr>
              <w:keepNext/>
              <w:spacing w:after="60"/>
              <w:jc w:val="center"/>
            </w:pPr>
            <w:r>
              <w:rPr>
                <w:rFonts w:ascii="Calibri" w:hAnsi="Calibri"/>
                <w:sz w:val="20"/>
              </w:rPr>
              <w:t>1.7 (6)</w:t>
            </w:r>
          </w:p>
        </w:tc>
      </w:tr>
      <w:tr w:rsidR="00022B71" w14:paraId="026019EE" w14:textId="77777777" w:rsidTr="00022B71">
        <w:trPr>
          <w:cantSplit/>
          <w:jc w:val="center"/>
        </w:trPr>
        <w:tc>
          <w:tcPr>
            <w:tcW w:w="0" w:type="auto"/>
            <w:gridSpan w:val="4"/>
          </w:tcPr>
          <w:p w14:paraId="7429CB10"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3BCF6F57" w14:textId="77777777" w:rsidR="00022B71" w:rsidRDefault="005B112A">
      <w:pPr>
        <w:pStyle w:val="Titre3"/>
      </w:pPr>
      <w:bookmarkStart w:id="187" w:name="X8c09189105d924525673adec8f067f133381291"/>
      <w:bookmarkStart w:id="188" w:name="_Toc209544849"/>
      <w:bookmarkEnd w:id="181"/>
      <w:r w:rsidRPr="00E21B5C">
        <w:rPr>
          <w:highlight w:val="red"/>
          <w:rPrChange w:id="189" w:author="CYRIAQUE" w:date="2025-09-23T21:19:00Z">
            <w:rPr/>
          </w:rPrChange>
        </w:rPr>
        <w:t>Lieu de naissance des parents (mères) par sexe</w:t>
      </w:r>
      <w:bookmarkEnd w:id="188"/>
    </w:p>
    <w:p w14:paraId="1FEF3912" w14:textId="77777777" w:rsidR="00022B71" w:rsidRDefault="005B112A">
      <w:r>
        <w:br w:type="page"/>
      </w:r>
    </w:p>
    <w:p w14:paraId="376D3790" w14:textId="77777777" w:rsidR="00022B71" w:rsidRDefault="005B112A">
      <w:pPr>
        <w:pStyle w:val="En-ttedetabledesmatires"/>
      </w:pPr>
      <w:r>
        <w:rPr>
          <w:rStyle w:val="NormalTok"/>
        </w:rPr>
        <w:t xml:space="preserve">Table_Lieu_naissance_parents_meres_sexe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(lieu_de_naissance_mere),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"**Table_Lieu_naissance_parents_meres_sexe**"</w:t>
      </w:r>
      <w:r>
        <w:rPr>
          <w:rStyle w:val="NormalTok"/>
        </w:rPr>
        <w:t>)</w:t>
      </w:r>
      <w:r>
        <w:br/>
      </w:r>
      <w:r>
        <w:br/>
      </w:r>
      <w:r>
        <w:rPr>
          <w:rStyle w:val="NormalTok"/>
        </w:rPr>
        <w:t>Table_Lieu_naissance_parents_meres_sexe</w:t>
      </w:r>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1473"/>
        <w:gridCol w:w="1515"/>
      </w:tblGrid>
      <w:tr w:rsidR="00022B71" w14:paraId="4AAB4ED8"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73F968D9"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2384F5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5494016"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662C404A"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7CF8BC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FC86E4" w14:textId="77777777" w:rsidR="00022B71" w:rsidRDefault="005B112A">
            <w:pPr>
              <w:keepNext/>
              <w:spacing w:after="60"/>
            </w:pPr>
            <w:r>
              <w:rPr>
                <w:rFonts w:ascii="Calibri" w:hAnsi="Calibri"/>
                <w:sz w:val="20"/>
              </w:rPr>
              <w:t>lieu_de_naissance_mere</w:t>
            </w:r>
          </w:p>
        </w:tc>
        <w:tc>
          <w:tcPr>
            <w:tcW w:w="0" w:type="auto"/>
            <w:tcBorders>
              <w:top w:val="single" w:sz="0" w:space="0" w:color="D3D3D3"/>
              <w:left w:val="single" w:sz="0" w:space="0" w:color="D3D3D3"/>
              <w:bottom w:val="single" w:sz="0" w:space="0" w:color="D3D3D3"/>
              <w:right w:val="single" w:sz="0" w:space="0" w:color="D3D3D3"/>
            </w:tcBorders>
          </w:tcPr>
          <w:p w14:paraId="7ACFAB2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E6A8B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E3B738" w14:textId="77777777" w:rsidR="00022B71" w:rsidRDefault="00022B71">
            <w:pPr>
              <w:keepNext/>
              <w:spacing w:after="60"/>
              <w:jc w:val="center"/>
            </w:pPr>
          </w:p>
        </w:tc>
      </w:tr>
      <w:tr w:rsidR="00022B71" w14:paraId="1F4FE09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0AC2F"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30BA6F27" w14:textId="77777777" w:rsidR="00022B71" w:rsidRDefault="005B112A">
            <w:pPr>
              <w:keepNext/>
              <w:spacing w:after="60"/>
              <w:jc w:val="center"/>
            </w:pPr>
            <w:r>
              <w:rPr>
                <w:rFonts w:ascii="Calibri" w:hAnsi="Calibri"/>
                <w:sz w:val="20"/>
              </w:rPr>
              <w:t>89.0 (466)</w:t>
            </w:r>
          </w:p>
        </w:tc>
        <w:tc>
          <w:tcPr>
            <w:tcW w:w="0" w:type="auto"/>
            <w:tcBorders>
              <w:top w:val="single" w:sz="0" w:space="0" w:color="D3D3D3"/>
              <w:left w:val="single" w:sz="0" w:space="0" w:color="D3D3D3"/>
              <w:bottom w:val="single" w:sz="0" w:space="0" w:color="D3D3D3"/>
              <w:right w:val="single" w:sz="0" w:space="0" w:color="D3D3D3"/>
            </w:tcBorders>
          </w:tcPr>
          <w:p w14:paraId="7B46EA2E" w14:textId="77777777" w:rsidR="00022B71" w:rsidRDefault="005B112A">
            <w:pPr>
              <w:keepNext/>
              <w:spacing w:after="60"/>
              <w:jc w:val="center"/>
            </w:pPr>
            <w:r>
              <w:rPr>
                <w:rFonts w:ascii="Calibri" w:hAnsi="Calibri"/>
                <w:sz w:val="20"/>
              </w:rPr>
              <w:t>93.0 (256)</w:t>
            </w:r>
          </w:p>
        </w:tc>
        <w:tc>
          <w:tcPr>
            <w:tcW w:w="0" w:type="auto"/>
            <w:tcBorders>
              <w:top w:val="single" w:sz="0" w:space="0" w:color="D3D3D3"/>
              <w:left w:val="single" w:sz="0" w:space="0" w:color="D3D3D3"/>
              <w:bottom w:val="single" w:sz="0" w:space="0" w:color="D3D3D3"/>
              <w:right w:val="single" w:sz="0" w:space="0" w:color="D3D3D3"/>
            </w:tcBorders>
          </w:tcPr>
          <w:p w14:paraId="6A92DDB2" w14:textId="77777777" w:rsidR="00022B71" w:rsidRDefault="005B112A">
            <w:pPr>
              <w:keepNext/>
              <w:spacing w:after="60"/>
              <w:jc w:val="center"/>
            </w:pPr>
            <w:r>
              <w:rPr>
                <w:rFonts w:ascii="Calibri" w:hAnsi="Calibri"/>
                <w:sz w:val="20"/>
              </w:rPr>
              <w:t>84.4 (210)</w:t>
            </w:r>
          </w:p>
        </w:tc>
      </w:tr>
      <w:tr w:rsidR="00022B71" w14:paraId="3C6362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67BC0C"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64A6053A" w14:textId="77777777" w:rsidR="00022B71" w:rsidRDefault="005B112A">
            <w:pPr>
              <w:keepNext/>
              <w:spacing w:after="60"/>
              <w:jc w:val="center"/>
            </w:pPr>
            <w:r>
              <w:rPr>
                <w:rFonts w:ascii="Calibri" w:hAnsi="Calibri"/>
                <w:sz w:val="20"/>
              </w:rPr>
              <w:t>8.9 (47)</w:t>
            </w:r>
          </w:p>
        </w:tc>
        <w:tc>
          <w:tcPr>
            <w:tcW w:w="0" w:type="auto"/>
            <w:tcBorders>
              <w:top w:val="single" w:sz="0" w:space="0" w:color="D3D3D3"/>
              <w:left w:val="single" w:sz="0" w:space="0" w:color="D3D3D3"/>
              <w:bottom w:val="single" w:sz="0" w:space="0" w:color="D3D3D3"/>
              <w:right w:val="single" w:sz="0" w:space="0" w:color="D3D3D3"/>
            </w:tcBorders>
          </w:tcPr>
          <w:p w14:paraId="50237F5A" w14:textId="77777777" w:rsidR="00022B71" w:rsidRDefault="005B112A">
            <w:pPr>
              <w:keepNext/>
              <w:spacing w:after="60"/>
              <w:jc w:val="center"/>
            </w:pPr>
            <w:r>
              <w:rPr>
                <w:rFonts w:ascii="Calibri" w:hAnsi="Calibri"/>
                <w:sz w:val="20"/>
              </w:rPr>
              <w:t>4.7 (13)</w:t>
            </w:r>
          </w:p>
        </w:tc>
        <w:tc>
          <w:tcPr>
            <w:tcW w:w="0" w:type="auto"/>
            <w:tcBorders>
              <w:top w:val="single" w:sz="0" w:space="0" w:color="D3D3D3"/>
              <w:left w:val="single" w:sz="0" w:space="0" w:color="D3D3D3"/>
              <w:bottom w:val="single" w:sz="0" w:space="0" w:color="D3D3D3"/>
              <w:right w:val="single" w:sz="0" w:space="0" w:color="D3D3D3"/>
            </w:tcBorders>
          </w:tcPr>
          <w:p w14:paraId="7CD96E24" w14:textId="77777777" w:rsidR="00022B71" w:rsidRDefault="005B112A">
            <w:pPr>
              <w:keepNext/>
              <w:spacing w:after="60"/>
              <w:jc w:val="center"/>
            </w:pPr>
            <w:r>
              <w:rPr>
                <w:rFonts w:ascii="Calibri" w:hAnsi="Calibri"/>
                <w:sz w:val="20"/>
              </w:rPr>
              <w:t>13.6 (34)</w:t>
            </w:r>
          </w:p>
        </w:tc>
      </w:tr>
      <w:tr w:rsidR="00022B71" w14:paraId="58EBCDE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B73F35" w14:textId="77777777" w:rsidR="00022B71" w:rsidRDefault="005B112A">
            <w:pPr>
              <w:keepNext/>
              <w:spacing w:after="60"/>
            </w:pPr>
            <w:r>
              <w:rPr>
                <w:rFonts w:ascii="Calibri" w:hAnsi="Calibri"/>
                <w:sz w:val="20"/>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5000C432" w14:textId="77777777" w:rsidR="00022B71" w:rsidRDefault="005B112A">
            <w:pPr>
              <w:keepNext/>
              <w:spacing w:after="60"/>
              <w:jc w:val="center"/>
            </w:pPr>
            <w:r>
              <w:rPr>
                <w:rFonts w:ascii="Calibri" w:hAnsi="Calibri"/>
                <w:sz w:val="20"/>
              </w:rPr>
              <w:t>2.1 (11)</w:t>
            </w:r>
          </w:p>
        </w:tc>
        <w:tc>
          <w:tcPr>
            <w:tcW w:w="0" w:type="auto"/>
            <w:tcBorders>
              <w:top w:val="single" w:sz="0" w:space="0" w:color="D3D3D3"/>
              <w:left w:val="single" w:sz="0" w:space="0" w:color="D3D3D3"/>
              <w:bottom w:val="single" w:sz="0" w:space="0" w:color="D3D3D3"/>
              <w:right w:val="single" w:sz="0" w:space="0" w:color="D3D3D3"/>
            </w:tcBorders>
          </w:tcPr>
          <w:p w14:paraId="48739A3D" w14:textId="77777777" w:rsidR="00022B71" w:rsidRDefault="005B112A">
            <w:pPr>
              <w:keepNext/>
              <w:spacing w:after="60"/>
              <w:jc w:val="center"/>
            </w:pPr>
            <w:r>
              <w:rPr>
                <w:rFonts w:ascii="Calibri" w:hAnsi="Calibri"/>
                <w:sz w:val="20"/>
              </w:rPr>
              <w:t>2.2 (6)</w:t>
            </w:r>
          </w:p>
        </w:tc>
        <w:tc>
          <w:tcPr>
            <w:tcW w:w="0" w:type="auto"/>
            <w:tcBorders>
              <w:top w:val="single" w:sz="0" w:space="0" w:color="D3D3D3"/>
              <w:left w:val="single" w:sz="0" w:space="0" w:color="D3D3D3"/>
              <w:bottom w:val="single" w:sz="0" w:space="0" w:color="D3D3D3"/>
              <w:right w:val="single" w:sz="0" w:space="0" w:color="D3D3D3"/>
            </w:tcBorders>
          </w:tcPr>
          <w:p w14:paraId="15F0FB77" w14:textId="77777777" w:rsidR="00022B71" w:rsidRDefault="005B112A">
            <w:pPr>
              <w:keepNext/>
              <w:spacing w:after="60"/>
              <w:jc w:val="center"/>
            </w:pPr>
            <w:r>
              <w:rPr>
                <w:rFonts w:ascii="Calibri" w:hAnsi="Calibri"/>
                <w:sz w:val="20"/>
              </w:rPr>
              <w:t>2.0 (5)</w:t>
            </w:r>
          </w:p>
        </w:tc>
      </w:tr>
      <w:tr w:rsidR="00022B71" w14:paraId="47FDDAA0" w14:textId="77777777" w:rsidTr="00022B71">
        <w:trPr>
          <w:cantSplit/>
          <w:jc w:val="center"/>
        </w:trPr>
        <w:tc>
          <w:tcPr>
            <w:tcW w:w="0" w:type="auto"/>
            <w:gridSpan w:val="4"/>
          </w:tcPr>
          <w:p w14:paraId="69464625"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70B8F627" w14:textId="77777777" w:rsidR="00022B71" w:rsidRDefault="005B112A">
      <w:pPr>
        <w:pStyle w:val="Titre3"/>
      </w:pPr>
      <w:bookmarkStart w:id="190" w:name="X63ea2ffaaf2e16818539b17d321cfd641761729"/>
      <w:bookmarkStart w:id="191" w:name="_Toc209544850"/>
      <w:bookmarkEnd w:id="187"/>
      <w:r w:rsidRPr="00E21B5C">
        <w:rPr>
          <w:highlight w:val="red"/>
          <w:rPrChange w:id="192" w:author="CYRIAQUE" w:date="2025-09-23T21:19:00Z">
            <w:rPr/>
          </w:rPrChange>
        </w:rPr>
        <w:t>Lieu de naissance des parents (mères) selon le lieu de residence</w:t>
      </w:r>
      <w:bookmarkEnd w:id="191"/>
    </w:p>
    <w:p w14:paraId="02C821B2" w14:textId="77777777" w:rsidR="00022B71" w:rsidRDefault="005B112A">
      <w:r>
        <w:br w:type="page"/>
      </w:r>
    </w:p>
    <w:p w14:paraId="52C14FF4" w14:textId="77777777" w:rsidR="00022B71" w:rsidRDefault="005B112A">
      <w:pPr>
        <w:pStyle w:val="En-ttedetabledesmatires"/>
      </w:pPr>
      <w:r>
        <w:rPr>
          <w:rStyle w:val="NormalTok"/>
        </w:rPr>
        <w:t xml:space="preserve">Table_Lieu_naissance_parents_meres_Lieu_de_residence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(lieu_de_naissance_mere),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"**Table_Lieu_naissance_parents_meres_Lieu_de_residence**"</w:t>
      </w:r>
      <w:r>
        <w:rPr>
          <w:rStyle w:val="NormalTok"/>
        </w:rPr>
        <w:t>)</w:t>
      </w:r>
      <w:r>
        <w:br/>
      </w:r>
      <w:r>
        <w:br/>
      </w:r>
      <w:r w:rsidRPr="00E21B5C">
        <w:rPr>
          <w:rStyle w:val="NormalTok"/>
          <w:highlight w:val="red"/>
          <w:rPrChange w:id="193" w:author="CYRIAQUE" w:date="2025-09-23T21:20:00Z">
            <w:rPr>
              <w:rStyle w:val="NormalTok"/>
            </w:rPr>
          </w:rPrChange>
        </w:rPr>
        <w:t>Table_Lieu_naissance_parents_meres_Lieu_de_residence</w:t>
      </w:r>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2416"/>
        <w:gridCol w:w="2083"/>
      </w:tblGrid>
      <w:tr w:rsidR="00022B71" w14:paraId="1B76ADEC"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D251683"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72DD8C62"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385F81EA"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307C0A7"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21EACD9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FAF5C0" w14:textId="77777777" w:rsidR="00022B71" w:rsidRDefault="005B112A">
            <w:pPr>
              <w:keepNext/>
              <w:spacing w:after="60"/>
            </w:pPr>
            <w:r>
              <w:rPr>
                <w:rFonts w:ascii="Calibri" w:hAnsi="Calibri"/>
                <w:sz w:val="20"/>
              </w:rPr>
              <w:t>lieu_de_naissance_mere</w:t>
            </w:r>
          </w:p>
        </w:tc>
        <w:tc>
          <w:tcPr>
            <w:tcW w:w="0" w:type="auto"/>
            <w:tcBorders>
              <w:top w:val="single" w:sz="0" w:space="0" w:color="D3D3D3"/>
              <w:left w:val="single" w:sz="0" w:space="0" w:color="D3D3D3"/>
              <w:bottom w:val="single" w:sz="0" w:space="0" w:color="D3D3D3"/>
              <w:right w:val="single" w:sz="0" w:space="0" w:color="D3D3D3"/>
            </w:tcBorders>
          </w:tcPr>
          <w:p w14:paraId="60B297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E66026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783DE1" w14:textId="77777777" w:rsidR="00022B71" w:rsidRDefault="00022B71">
            <w:pPr>
              <w:keepNext/>
              <w:spacing w:after="60"/>
              <w:jc w:val="center"/>
            </w:pPr>
          </w:p>
        </w:tc>
      </w:tr>
      <w:tr w:rsidR="00022B71" w14:paraId="5EBDC24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DEB097"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45295F4E" w14:textId="77777777" w:rsidR="00022B71" w:rsidRDefault="005B112A">
            <w:pPr>
              <w:keepNext/>
              <w:spacing w:after="60"/>
              <w:jc w:val="center"/>
            </w:pPr>
            <w:r>
              <w:rPr>
                <w:rFonts w:ascii="Calibri" w:hAnsi="Calibri"/>
                <w:sz w:val="20"/>
              </w:rPr>
              <w:t>89.0 (466)</w:t>
            </w:r>
          </w:p>
        </w:tc>
        <w:tc>
          <w:tcPr>
            <w:tcW w:w="0" w:type="auto"/>
            <w:tcBorders>
              <w:top w:val="single" w:sz="0" w:space="0" w:color="D3D3D3"/>
              <w:left w:val="single" w:sz="0" w:space="0" w:color="D3D3D3"/>
              <w:bottom w:val="single" w:sz="0" w:space="0" w:color="D3D3D3"/>
              <w:right w:val="single" w:sz="0" w:space="0" w:color="D3D3D3"/>
            </w:tcBorders>
          </w:tcPr>
          <w:p w14:paraId="5F3A13FE" w14:textId="77777777" w:rsidR="00022B71" w:rsidRDefault="005B112A">
            <w:pPr>
              <w:keepNext/>
              <w:spacing w:after="60"/>
              <w:jc w:val="center"/>
            </w:pPr>
            <w:r>
              <w:rPr>
                <w:rFonts w:ascii="Calibri" w:hAnsi="Calibri"/>
                <w:sz w:val="20"/>
              </w:rPr>
              <w:t>86.3 (242)</w:t>
            </w:r>
          </w:p>
        </w:tc>
        <w:tc>
          <w:tcPr>
            <w:tcW w:w="0" w:type="auto"/>
            <w:tcBorders>
              <w:top w:val="single" w:sz="0" w:space="0" w:color="D3D3D3"/>
              <w:left w:val="single" w:sz="0" w:space="0" w:color="D3D3D3"/>
              <w:bottom w:val="single" w:sz="0" w:space="0" w:color="D3D3D3"/>
              <w:right w:val="single" w:sz="0" w:space="0" w:color="D3D3D3"/>
            </w:tcBorders>
          </w:tcPr>
          <w:p w14:paraId="521DDD40" w14:textId="77777777" w:rsidR="00022B71" w:rsidRDefault="005B112A">
            <w:pPr>
              <w:keepNext/>
              <w:spacing w:after="60"/>
              <w:jc w:val="center"/>
            </w:pPr>
            <w:r>
              <w:rPr>
                <w:rFonts w:ascii="Calibri" w:hAnsi="Calibri"/>
                <w:sz w:val="20"/>
              </w:rPr>
              <w:t>92.0 (224)</w:t>
            </w:r>
          </w:p>
        </w:tc>
      </w:tr>
      <w:tr w:rsidR="00022B71" w14:paraId="0DD69D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D227EF"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0952BA05" w14:textId="77777777" w:rsidR="00022B71" w:rsidRDefault="005B112A">
            <w:pPr>
              <w:keepNext/>
              <w:spacing w:after="60"/>
              <w:jc w:val="center"/>
            </w:pPr>
            <w:r>
              <w:rPr>
                <w:rFonts w:ascii="Calibri" w:hAnsi="Calibri"/>
                <w:sz w:val="20"/>
              </w:rPr>
              <w:t>8.9 (47)</w:t>
            </w:r>
          </w:p>
        </w:tc>
        <w:tc>
          <w:tcPr>
            <w:tcW w:w="0" w:type="auto"/>
            <w:tcBorders>
              <w:top w:val="single" w:sz="0" w:space="0" w:color="D3D3D3"/>
              <w:left w:val="single" w:sz="0" w:space="0" w:color="D3D3D3"/>
              <w:bottom w:val="single" w:sz="0" w:space="0" w:color="D3D3D3"/>
              <w:right w:val="single" w:sz="0" w:space="0" w:color="D3D3D3"/>
            </w:tcBorders>
          </w:tcPr>
          <w:p w14:paraId="45B6FC27" w14:textId="77777777" w:rsidR="00022B71" w:rsidRDefault="005B112A">
            <w:pPr>
              <w:keepNext/>
              <w:spacing w:after="60"/>
              <w:jc w:val="center"/>
            </w:pPr>
            <w:r>
              <w:rPr>
                <w:rFonts w:ascii="Calibri" w:hAnsi="Calibri"/>
                <w:sz w:val="20"/>
              </w:rPr>
              <w:t>12.8 (36)</w:t>
            </w:r>
          </w:p>
        </w:tc>
        <w:tc>
          <w:tcPr>
            <w:tcW w:w="0" w:type="auto"/>
            <w:tcBorders>
              <w:top w:val="single" w:sz="0" w:space="0" w:color="D3D3D3"/>
              <w:left w:val="single" w:sz="0" w:space="0" w:color="D3D3D3"/>
              <w:bottom w:val="single" w:sz="0" w:space="0" w:color="D3D3D3"/>
              <w:right w:val="single" w:sz="0" w:space="0" w:color="D3D3D3"/>
            </w:tcBorders>
          </w:tcPr>
          <w:p w14:paraId="17F42FB3" w14:textId="77777777" w:rsidR="00022B71" w:rsidRDefault="005B112A">
            <w:pPr>
              <w:keepNext/>
              <w:spacing w:after="60"/>
              <w:jc w:val="center"/>
            </w:pPr>
            <w:r>
              <w:rPr>
                <w:rFonts w:ascii="Calibri" w:hAnsi="Calibri"/>
                <w:sz w:val="20"/>
              </w:rPr>
              <w:t>4.5 (11)</w:t>
            </w:r>
          </w:p>
        </w:tc>
      </w:tr>
      <w:tr w:rsidR="00022B71" w14:paraId="5DE3C2D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55B553" w14:textId="77777777" w:rsidR="00022B71" w:rsidRDefault="005B112A">
            <w:pPr>
              <w:keepNext/>
              <w:spacing w:after="60"/>
            </w:pPr>
            <w:r>
              <w:rPr>
                <w:rFonts w:ascii="Calibri" w:hAnsi="Calibri"/>
                <w:sz w:val="20"/>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5C1A2AE9" w14:textId="77777777" w:rsidR="00022B71" w:rsidRDefault="005B112A">
            <w:pPr>
              <w:keepNext/>
              <w:spacing w:after="60"/>
              <w:jc w:val="center"/>
            </w:pPr>
            <w:r>
              <w:rPr>
                <w:rFonts w:ascii="Calibri" w:hAnsi="Calibri"/>
                <w:sz w:val="20"/>
              </w:rPr>
              <w:t>2.1 (11)</w:t>
            </w:r>
          </w:p>
        </w:tc>
        <w:tc>
          <w:tcPr>
            <w:tcW w:w="0" w:type="auto"/>
            <w:tcBorders>
              <w:top w:val="single" w:sz="0" w:space="0" w:color="D3D3D3"/>
              <w:left w:val="single" w:sz="0" w:space="0" w:color="D3D3D3"/>
              <w:bottom w:val="single" w:sz="0" w:space="0" w:color="D3D3D3"/>
              <w:right w:val="single" w:sz="0" w:space="0" w:color="D3D3D3"/>
            </w:tcBorders>
          </w:tcPr>
          <w:p w14:paraId="72ED0CED" w14:textId="77777777" w:rsidR="00022B71" w:rsidRDefault="005B112A">
            <w:pPr>
              <w:keepNext/>
              <w:spacing w:after="60"/>
              <w:jc w:val="center"/>
            </w:pPr>
            <w:r>
              <w:rPr>
                <w:rFonts w:ascii="Calibri" w:hAnsi="Calibri"/>
                <w:sz w:val="20"/>
              </w:rPr>
              <w:t>0.9 (2)</w:t>
            </w:r>
          </w:p>
        </w:tc>
        <w:tc>
          <w:tcPr>
            <w:tcW w:w="0" w:type="auto"/>
            <w:tcBorders>
              <w:top w:val="single" w:sz="0" w:space="0" w:color="D3D3D3"/>
              <w:left w:val="single" w:sz="0" w:space="0" w:color="D3D3D3"/>
              <w:bottom w:val="single" w:sz="0" w:space="0" w:color="D3D3D3"/>
              <w:right w:val="single" w:sz="0" w:space="0" w:color="D3D3D3"/>
            </w:tcBorders>
          </w:tcPr>
          <w:p w14:paraId="0B15C99A" w14:textId="77777777" w:rsidR="00022B71" w:rsidRDefault="005B112A">
            <w:pPr>
              <w:keepNext/>
              <w:spacing w:after="60"/>
              <w:jc w:val="center"/>
            </w:pPr>
            <w:r>
              <w:rPr>
                <w:rFonts w:ascii="Calibri" w:hAnsi="Calibri"/>
                <w:sz w:val="20"/>
              </w:rPr>
              <w:t>3.5 (9)</w:t>
            </w:r>
          </w:p>
        </w:tc>
      </w:tr>
      <w:tr w:rsidR="00022B71" w14:paraId="38FAD7AB" w14:textId="77777777" w:rsidTr="00022B71">
        <w:trPr>
          <w:cantSplit/>
          <w:jc w:val="center"/>
        </w:trPr>
        <w:tc>
          <w:tcPr>
            <w:tcW w:w="0" w:type="auto"/>
            <w:gridSpan w:val="4"/>
          </w:tcPr>
          <w:p w14:paraId="05B62D77"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0A307FC2" w14:textId="77777777" w:rsidR="00022B71" w:rsidRDefault="005B112A">
      <w:pPr>
        <w:pStyle w:val="Titre2"/>
      </w:pPr>
      <w:bookmarkStart w:id="194" w:name="lieu-de-naissance-des-parents-pères"/>
      <w:bookmarkStart w:id="195" w:name="_Toc209544851"/>
      <w:bookmarkEnd w:id="179"/>
      <w:bookmarkEnd w:id="190"/>
      <w:r w:rsidRPr="00E21B5C">
        <w:rPr>
          <w:highlight w:val="red"/>
          <w:rPrChange w:id="196" w:author="CYRIAQUE" w:date="2025-09-23T21:20:00Z">
            <w:rPr/>
          </w:rPrChange>
        </w:rPr>
        <w:t>Lieu de naissance des parents ( pères</w:t>
      </w:r>
      <w:r>
        <w:t>)</w:t>
      </w:r>
      <w:bookmarkEnd w:id="195"/>
    </w:p>
    <w:p w14:paraId="01A1F7A4" w14:textId="77777777" w:rsidR="00022B71" w:rsidRDefault="005B112A">
      <w:pPr>
        <w:pStyle w:val="Titre3"/>
      </w:pPr>
      <w:bookmarkStart w:id="197" w:name="Xddef7b3b45976f422dc512af5205dc1aa786636"/>
      <w:bookmarkStart w:id="198" w:name="_Toc209544852"/>
      <w:r>
        <w:t>Lieu de naissance des parents (mères) par age</w:t>
      </w:r>
      <w:bookmarkEnd w:id="198"/>
    </w:p>
    <w:p w14:paraId="3DA610F7" w14:textId="77777777" w:rsidR="00022B71" w:rsidRDefault="005B112A">
      <w:r>
        <w:br w:type="page"/>
      </w:r>
    </w:p>
    <w:p w14:paraId="26E5AB06" w14:textId="77777777" w:rsidR="00022B71" w:rsidRDefault="005B112A">
      <w:pPr>
        <w:pStyle w:val="En-ttedetabledesmatires"/>
      </w:pPr>
      <w:r>
        <w:rPr>
          <w:rStyle w:val="NormalTok"/>
        </w:rPr>
        <w:t xml:space="preserve">Table_Lieu_naissance_parents_peres_gpe_age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"**Table_Lieu_naissance_parents_peres_gpe_age**"</w:t>
      </w:r>
      <w:r>
        <w:rPr>
          <w:rStyle w:val="NormalTok"/>
        </w:rPr>
        <w:t>)</w:t>
      </w:r>
      <w:r>
        <w:br/>
      </w:r>
      <w:r>
        <w:br/>
      </w:r>
      <w:r w:rsidRPr="00E21B5C">
        <w:rPr>
          <w:rStyle w:val="NormalTok"/>
        </w:rPr>
        <w:t>T</w:t>
      </w:r>
      <w:r w:rsidRPr="00E21B5C">
        <w:rPr>
          <w:rStyle w:val="NormalTok"/>
        </w:rPr>
        <w:t>able_Lieu_naissance_parents_peres_gpe_age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1653"/>
        <w:gridCol w:w="1653"/>
      </w:tblGrid>
      <w:tr w:rsidR="00022B71" w14:paraId="6F3CB1C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3DEDB92" w14:textId="77777777" w:rsidR="00022B71" w:rsidRDefault="005B112A">
            <w:pPr>
              <w:keepNext/>
              <w:spacing w:after="60"/>
            </w:pPr>
            <w:r w:rsidRPr="00E21B5C">
              <w:rPr>
                <w:rFonts w:ascii="Calibri" w:hAnsi="Calibri"/>
                <w:b/>
                <w:sz w:val="20"/>
                <w:highlight w:val="red"/>
                <w:rPrChange w:id="199" w:author="CYRIAQUE" w:date="2025-09-23T21:20:00Z">
                  <w:rPr>
                    <w:rFonts w:ascii="Calibri" w:hAnsi="Calibri"/>
                    <w:b/>
                    <w:sz w:val="20"/>
                  </w:rPr>
                </w:rPrChange>
              </w:rPr>
              <w:t>C</w:t>
            </w:r>
            <w:r w:rsidRPr="00E21B5C">
              <w:rPr>
                <w:rFonts w:ascii="Calibri" w:hAnsi="Calibri"/>
                <w:b/>
                <w:sz w:val="20"/>
              </w:rPr>
              <w:t>ar</w:t>
            </w:r>
            <w:r w:rsidRPr="00E21B5C">
              <w:rPr>
                <w:rFonts w:ascii="Calibri" w:hAnsi="Calibri"/>
                <w:b/>
                <w:sz w:val="20"/>
              </w:rPr>
              <w:t>a</w:t>
            </w:r>
            <w:r w:rsidRPr="00E21B5C">
              <w:rPr>
                <w:rFonts w:ascii="Calibri" w:hAnsi="Calibri"/>
                <w:b/>
                <w:sz w:val="20"/>
              </w:rPr>
              <w:t>ctéristiques</w:t>
            </w:r>
          </w:p>
        </w:tc>
        <w:tc>
          <w:tcPr>
            <w:tcW w:w="0" w:type="auto"/>
            <w:tcBorders>
              <w:top w:val="single" w:sz="16" w:space="0" w:color="D3D3D3"/>
              <w:bottom w:val="single" w:sz="16" w:space="0" w:color="D3D3D3"/>
            </w:tcBorders>
          </w:tcPr>
          <w:p w14:paraId="279A5A70"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78C51D4"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D2C1560"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7AD4743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7E12F1" w14:textId="77777777" w:rsidR="00022B71" w:rsidRDefault="005B112A">
            <w:pPr>
              <w:keepNext/>
              <w:spacing w:after="60"/>
            </w:pPr>
            <w:r>
              <w:rPr>
                <w:rFonts w:ascii="Calibri" w:hAnsi="Calibri"/>
                <w:sz w:val="20"/>
              </w:rPr>
              <w:t>lieu_de_naissance_pere</w:t>
            </w:r>
          </w:p>
        </w:tc>
        <w:tc>
          <w:tcPr>
            <w:tcW w:w="0" w:type="auto"/>
            <w:tcBorders>
              <w:top w:val="single" w:sz="0" w:space="0" w:color="D3D3D3"/>
              <w:left w:val="single" w:sz="0" w:space="0" w:color="D3D3D3"/>
              <w:bottom w:val="single" w:sz="0" w:space="0" w:color="D3D3D3"/>
              <w:right w:val="single" w:sz="0" w:space="0" w:color="D3D3D3"/>
            </w:tcBorders>
          </w:tcPr>
          <w:p w14:paraId="2DA958A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B9F15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C6CF3DE" w14:textId="77777777" w:rsidR="00022B71" w:rsidRDefault="00022B71">
            <w:pPr>
              <w:keepNext/>
              <w:spacing w:after="60"/>
              <w:jc w:val="center"/>
            </w:pPr>
          </w:p>
        </w:tc>
      </w:tr>
      <w:tr w:rsidR="00022B71" w14:paraId="007982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7C849B"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1AF8018E" w14:textId="77777777" w:rsidR="00022B71" w:rsidRDefault="005B112A">
            <w:pPr>
              <w:keepNext/>
              <w:spacing w:after="60"/>
              <w:jc w:val="center"/>
            </w:pPr>
            <w:r>
              <w:rPr>
                <w:rFonts w:ascii="Calibri" w:hAnsi="Calibri"/>
                <w:sz w:val="20"/>
              </w:rPr>
              <w:t>88.2 (423)</w:t>
            </w:r>
          </w:p>
        </w:tc>
        <w:tc>
          <w:tcPr>
            <w:tcW w:w="0" w:type="auto"/>
            <w:tcBorders>
              <w:top w:val="single" w:sz="0" w:space="0" w:color="D3D3D3"/>
              <w:left w:val="single" w:sz="0" w:space="0" w:color="D3D3D3"/>
              <w:bottom w:val="single" w:sz="0" w:space="0" w:color="D3D3D3"/>
              <w:right w:val="single" w:sz="0" w:space="0" w:color="D3D3D3"/>
            </w:tcBorders>
          </w:tcPr>
          <w:p w14:paraId="376076DC" w14:textId="77777777" w:rsidR="00022B71" w:rsidRDefault="005B112A">
            <w:pPr>
              <w:keepNext/>
              <w:spacing w:after="60"/>
              <w:jc w:val="center"/>
            </w:pPr>
            <w:r>
              <w:rPr>
                <w:rFonts w:ascii="Calibri" w:hAnsi="Calibri"/>
                <w:sz w:val="20"/>
              </w:rPr>
              <w:t xml:space="preserve">87.4 </w:t>
            </w: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0ABC9A56" w14:textId="77777777" w:rsidR="00022B71" w:rsidRDefault="005B112A">
            <w:pPr>
              <w:keepNext/>
              <w:spacing w:after="60"/>
              <w:jc w:val="center"/>
            </w:pPr>
            <w:r>
              <w:rPr>
                <w:rFonts w:ascii="Calibri" w:hAnsi="Calibri"/>
                <w:sz w:val="20"/>
              </w:rPr>
              <w:t>88.6 (276)</w:t>
            </w:r>
          </w:p>
        </w:tc>
      </w:tr>
      <w:tr w:rsidR="00022B71" w14:paraId="22443F6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903740"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47A4686B" w14:textId="77777777" w:rsidR="00022B71" w:rsidRDefault="005B112A">
            <w:pPr>
              <w:keepNext/>
              <w:spacing w:after="60"/>
              <w:jc w:val="center"/>
            </w:pPr>
            <w:r>
              <w:rPr>
                <w:rFonts w:ascii="Calibri" w:hAnsi="Calibri"/>
                <w:sz w:val="20"/>
              </w:rPr>
              <w:t>10.0 (48)</w:t>
            </w:r>
          </w:p>
        </w:tc>
        <w:tc>
          <w:tcPr>
            <w:tcW w:w="0" w:type="auto"/>
            <w:tcBorders>
              <w:top w:val="single" w:sz="0" w:space="0" w:color="D3D3D3"/>
              <w:left w:val="single" w:sz="0" w:space="0" w:color="D3D3D3"/>
              <w:bottom w:val="single" w:sz="0" w:space="0" w:color="D3D3D3"/>
              <w:right w:val="single" w:sz="0" w:space="0" w:color="D3D3D3"/>
            </w:tcBorders>
          </w:tcPr>
          <w:p w14:paraId="0946B1D5" w14:textId="77777777" w:rsidR="00022B71" w:rsidRDefault="005B112A">
            <w:pPr>
              <w:keepNext/>
              <w:spacing w:after="60"/>
              <w:jc w:val="center"/>
            </w:pPr>
            <w:r>
              <w:rPr>
                <w:rFonts w:ascii="Calibri" w:hAnsi="Calibri"/>
                <w:sz w:val="20"/>
              </w:rPr>
              <w:t>9.7 (16)</w:t>
            </w:r>
          </w:p>
        </w:tc>
        <w:tc>
          <w:tcPr>
            <w:tcW w:w="0" w:type="auto"/>
            <w:tcBorders>
              <w:top w:val="single" w:sz="0" w:space="0" w:color="D3D3D3"/>
              <w:left w:val="single" w:sz="0" w:space="0" w:color="D3D3D3"/>
              <w:bottom w:val="single" w:sz="0" w:space="0" w:color="D3D3D3"/>
              <w:right w:val="single" w:sz="0" w:space="0" w:color="D3D3D3"/>
            </w:tcBorders>
          </w:tcPr>
          <w:p w14:paraId="7820ED80" w14:textId="77777777" w:rsidR="00022B71" w:rsidRDefault="005B112A">
            <w:pPr>
              <w:keepNext/>
              <w:spacing w:after="60"/>
              <w:jc w:val="center"/>
            </w:pPr>
            <w:r>
              <w:rPr>
                <w:rFonts w:ascii="Calibri" w:hAnsi="Calibri"/>
                <w:sz w:val="20"/>
              </w:rPr>
              <w:t>10.1 (31)</w:t>
            </w:r>
          </w:p>
        </w:tc>
      </w:tr>
      <w:tr w:rsidR="00022B71" w14:paraId="473B840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40846B" w14:textId="77777777" w:rsidR="00022B71" w:rsidRDefault="005B112A">
            <w:pPr>
              <w:keepNext/>
              <w:spacing w:after="60"/>
            </w:pPr>
            <w:r>
              <w:rPr>
                <w:rFonts w:ascii="Calibri" w:hAnsi="Calibri"/>
                <w:sz w:val="20"/>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5924D356" w14:textId="77777777" w:rsidR="00022B71" w:rsidRDefault="005B112A">
            <w:pPr>
              <w:keepNext/>
              <w:spacing w:after="60"/>
              <w:jc w:val="center"/>
            </w:pPr>
            <w:r>
              <w:rPr>
                <w:rFonts w:ascii="Calibri" w:hAnsi="Calibri"/>
                <w:sz w:val="20"/>
              </w:rPr>
              <w:t>1.9 (9)</w:t>
            </w:r>
          </w:p>
        </w:tc>
        <w:tc>
          <w:tcPr>
            <w:tcW w:w="0" w:type="auto"/>
            <w:tcBorders>
              <w:top w:val="single" w:sz="0" w:space="0" w:color="D3D3D3"/>
              <w:left w:val="single" w:sz="0" w:space="0" w:color="D3D3D3"/>
              <w:bottom w:val="single" w:sz="0" w:space="0" w:color="D3D3D3"/>
              <w:right w:val="single" w:sz="0" w:space="0" w:color="D3D3D3"/>
            </w:tcBorders>
          </w:tcPr>
          <w:p w14:paraId="74CC7B9B" w14:textId="77777777" w:rsidR="00022B71" w:rsidRDefault="005B112A">
            <w:pPr>
              <w:keepNext/>
              <w:spacing w:after="60"/>
              <w:jc w:val="center"/>
            </w:pPr>
            <w:r>
              <w:rPr>
                <w:rFonts w:ascii="Calibri" w:hAnsi="Calibri"/>
                <w:sz w:val="20"/>
              </w:rPr>
              <w:t>2.9 (5)</w:t>
            </w:r>
          </w:p>
        </w:tc>
        <w:tc>
          <w:tcPr>
            <w:tcW w:w="0" w:type="auto"/>
            <w:tcBorders>
              <w:top w:val="single" w:sz="0" w:space="0" w:color="D3D3D3"/>
              <w:left w:val="single" w:sz="0" w:space="0" w:color="D3D3D3"/>
              <w:bottom w:val="single" w:sz="0" w:space="0" w:color="D3D3D3"/>
              <w:right w:val="single" w:sz="0" w:space="0" w:color="D3D3D3"/>
            </w:tcBorders>
          </w:tcPr>
          <w:p w14:paraId="63AEE2B1" w14:textId="77777777" w:rsidR="00022B71" w:rsidRDefault="005B112A">
            <w:pPr>
              <w:keepNext/>
              <w:spacing w:after="60"/>
              <w:jc w:val="center"/>
            </w:pPr>
            <w:r>
              <w:rPr>
                <w:rFonts w:ascii="Calibri" w:hAnsi="Calibri"/>
                <w:sz w:val="20"/>
              </w:rPr>
              <w:t>1.3 (4)</w:t>
            </w:r>
          </w:p>
        </w:tc>
      </w:tr>
      <w:tr w:rsidR="00022B71" w14:paraId="5DDEA0B5" w14:textId="77777777" w:rsidTr="00022B71">
        <w:trPr>
          <w:cantSplit/>
          <w:jc w:val="center"/>
        </w:trPr>
        <w:tc>
          <w:tcPr>
            <w:tcW w:w="0" w:type="auto"/>
            <w:gridSpan w:val="4"/>
          </w:tcPr>
          <w:p w14:paraId="5144F7AE"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40C81912" w14:textId="77777777" w:rsidR="00022B71" w:rsidRDefault="005B112A">
      <w:pPr>
        <w:pStyle w:val="Titre3"/>
      </w:pPr>
      <w:bookmarkStart w:id="200" w:name="X009181a413f79e8acac098b03d3ce82908fad2a"/>
      <w:bookmarkStart w:id="201" w:name="_Toc209544853"/>
      <w:bookmarkEnd w:id="197"/>
      <w:r w:rsidRPr="00E21B5C">
        <w:rPr>
          <w:highlight w:val="red"/>
          <w:rPrChange w:id="202" w:author="CYRIAQUE" w:date="2025-09-23T21:20:00Z">
            <w:rPr/>
          </w:rPrChange>
        </w:rPr>
        <w:t>Lieu de naissance des parents (pères) par sexe</w:t>
      </w:r>
      <w:bookmarkEnd w:id="201"/>
    </w:p>
    <w:p w14:paraId="57768ECB" w14:textId="77777777" w:rsidR="00022B71" w:rsidRDefault="005B112A">
      <w:r>
        <w:br w:type="page"/>
      </w:r>
    </w:p>
    <w:p w14:paraId="7A50F7FB" w14:textId="77777777" w:rsidR="00022B71" w:rsidRDefault="005B112A">
      <w:pPr>
        <w:pStyle w:val="En-ttedetabledesmatires"/>
      </w:pPr>
      <w:r>
        <w:rPr>
          <w:rStyle w:val="NormalTok"/>
        </w:rPr>
        <w:t xml:space="preserve">Table_Lieu_naissance_parents_peres_sexe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"**Table_Lieu_naissance_parents_peres_sexe**"</w:t>
      </w:r>
      <w:r>
        <w:rPr>
          <w:rStyle w:val="NormalTok"/>
        </w:rPr>
        <w:t>)</w:t>
      </w:r>
      <w:r>
        <w:br/>
      </w:r>
      <w:r>
        <w:br/>
      </w:r>
      <w:r w:rsidRPr="00E21B5C">
        <w:rPr>
          <w:rStyle w:val="NormalTok"/>
          <w:highlight w:val="red"/>
          <w:rPrChange w:id="203" w:author="CYRIAQUE" w:date="2025-09-23T21:21:00Z">
            <w:rPr>
              <w:rStyle w:val="NormalTok"/>
            </w:rPr>
          </w:rPrChange>
        </w:rPr>
        <w:t>Table_Lieu_naissance_parents_peres_sexe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1473"/>
        <w:gridCol w:w="1515"/>
      </w:tblGrid>
      <w:tr w:rsidR="00022B71" w14:paraId="041EC49F"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F464A2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16977849"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4BEE5240"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0D630E7"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04AE687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69ABCE" w14:textId="77777777" w:rsidR="00022B71" w:rsidRDefault="005B112A">
            <w:pPr>
              <w:keepNext/>
              <w:spacing w:after="60"/>
            </w:pPr>
            <w:r>
              <w:rPr>
                <w:rFonts w:ascii="Calibri" w:hAnsi="Calibri"/>
                <w:sz w:val="20"/>
              </w:rPr>
              <w:t>lieu_de_naissance_pere</w:t>
            </w:r>
          </w:p>
        </w:tc>
        <w:tc>
          <w:tcPr>
            <w:tcW w:w="0" w:type="auto"/>
            <w:tcBorders>
              <w:top w:val="single" w:sz="0" w:space="0" w:color="D3D3D3"/>
              <w:left w:val="single" w:sz="0" w:space="0" w:color="D3D3D3"/>
              <w:bottom w:val="single" w:sz="0" w:space="0" w:color="D3D3D3"/>
              <w:right w:val="single" w:sz="0" w:space="0" w:color="D3D3D3"/>
            </w:tcBorders>
          </w:tcPr>
          <w:p w14:paraId="0FF0BF7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EE634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640205" w14:textId="77777777" w:rsidR="00022B71" w:rsidRDefault="00022B71">
            <w:pPr>
              <w:keepNext/>
              <w:spacing w:after="60"/>
              <w:jc w:val="center"/>
            </w:pPr>
          </w:p>
        </w:tc>
      </w:tr>
      <w:tr w:rsidR="00022B71" w14:paraId="5B6B6F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B41C0"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29464163" w14:textId="77777777" w:rsidR="00022B71" w:rsidRDefault="005B112A">
            <w:pPr>
              <w:keepNext/>
              <w:spacing w:after="60"/>
              <w:jc w:val="center"/>
            </w:pPr>
            <w:r>
              <w:rPr>
                <w:rFonts w:ascii="Calibri" w:hAnsi="Calibri"/>
                <w:sz w:val="20"/>
              </w:rPr>
              <w:t>88.2 (423)</w:t>
            </w:r>
          </w:p>
        </w:tc>
        <w:tc>
          <w:tcPr>
            <w:tcW w:w="0" w:type="auto"/>
            <w:tcBorders>
              <w:top w:val="single" w:sz="0" w:space="0" w:color="D3D3D3"/>
              <w:left w:val="single" w:sz="0" w:space="0" w:color="D3D3D3"/>
              <w:bottom w:val="single" w:sz="0" w:space="0" w:color="D3D3D3"/>
              <w:right w:val="single" w:sz="0" w:space="0" w:color="D3D3D3"/>
            </w:tcBorders>
          </w:tcPr>
          <w:p w14:paraId="07473641" w14:textId="77777777" w:rsidR="00022B71" w:rsidRDefault="005B112A">
            <w:pPr>
              <w:keepNext/>
              <w:spacing w:after="60"/>
              <w:jc w:val="center"/>
            </w:pPr>
            <w:r>
              <w:rPr>
                <w:rFonts w:ascii="Calibri" w:hAnsi="Calibri"/>
                <w:sz w:val="20"/>
              </w:rPr>
              <w:t>91.0 (222)</w:t>
            </w:r>
          </w:p>
        </w:tc>
        <w:tc>
          <w:tcPr>
            <w:tcW w:w="0" w:type="auto"/>
            <w:tcBorders>
              <w:top w:val="single" w:sz="0" w:space="0" w:color="D3D3D3"/>
              <w:left w:val="single" w:sz="0" w:space="0" w:color="D3D3D3"/>
              <w:bottom w:val="single" w:sz="0" w:space="0" w:color="D3D3D3"/>
              <w:right w:val="single" w:sz="0" w:space="0" w:color="D3D3D3"/>
            </w:tcBorders>
          </w:tcPr>
          <w:p w14:paraId="51F9136F" w14:textId="77777777" w:rsidR="00022B71" w:rsidRDefault="005B112A">
            <w:pPr>
              <w:keepNext/>
              <w:spacing w:after="60"/>
              <w:jc w:val="center"/>
            </w:pPr>
            <w:r>
              <w:rPr>
                <w:rFonts w:ascii="Calibri" w:hAnsi="Calibri"/>
                <w:sz w:val="20"/>
              </w:rPr>
              <w:t>85.2 (201)</w:t>
            </w:r>
          </w:p>
        </w:tc>
      </w:tr>
      <w:tr w:rsidR="00022B71" w14:paraId="170EBA7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A25E97"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4713AACF" w14:textId="77777777" w:rsidR="00022B71" w:rsidRDefault="005B112A">
            <w:pPr>
              <w:keepNext/>
              <w:spacing w:after="60"/>
              <w:jc w:val="center"/>
            </w:pPr>
            <w:r>
              <w:rPr>
                <w:rFonts w:ascii="Calibri" w:hAnsi="Calibri"/>
                <w:sz w:val="20"/>
              </w:rPr>
              <w:t>10.0 (48)</w:t>
            </w:r>
          </w:p>
        </w:tc>
        <w:tc>
          <w:tcPr>
            <w:tcW w:w="0" w:type="auto"/>
            <w:tcBorders>
              <w:top w:val="single" w:sz="0" w:space="0" w:color="D3D3D3"/>
              <w:left w:val="single" w:sz="0" w:space="0" w:color="D3D3D3"/>
              <w:bottom w:val="single" w:sz="0" w:space="0" w:color="D3D3D3"/>
              <w:right w:val="single" w:sz="0" w:space="0" w:color="D3D3D3"/>
            </w:tcBorders>
          </w:tcPr>
          <w:p w14:paraId="588CACE0" w14:textId="77777777" w:rsidR="00022B71" w:rsidRDefault="005B112A">
            <w:pPr>
              <w:keepNext/>
              <w:spacing w:after="60"/>
              <w:jc w:val="center"/>
            </w:pPr>
            <w:r>
              <w:rPr>
                <w:rFonts w:ascii="Calibri" w:hAnsi="Calibri"/>
                <w:sz w:val="20"/>
              </w:rPr>
              <w:t>6.2 (15)</w:t>
            </w:r>
          </w:p>
        </w:tc>
        <w:tc>
          <w:tcPr>
            <w:tcW w:w="0" w:type="auto"/>
            <w:tcBorders>
              <w:top w:val="single" w:sz="0" w:space="0" w:color="D3D3D3"/>
              <w:left w:val="single" w:sz="0" w:space="0" w:color="D3D3D3"/>
              <w:bottom w:val="single" w:sz="0" w:space="0" w:color="D3D3D3"/>
              <w:right w:val="single" w:sz="0" w:space="0" w:color="D3D3D3"/>
            </w:tcBorders>
          </w:tcPr>
          <w:p w14:paraId="27D0F9DF" w14:textId="77777777" w:rsidR="00022B71" w:rsidRDefault="005B112A">
            <w:pPr>
              <w:keepNext/>
              <w:spacing w:after="60"/>
              <w:jc w:val="center"/>
            </w:pPr>
            <w:r>
              <w:rPr>
                <w:rFonts w:ascii="Calibri" w:hAnsi="Calibri"/>
                <w:sz w:val="20"/>
              </w:rPr>
              <w:t>13.9 (33)</w:t>
            </w:r>
          </w:p>
        </w:tc>
      </w:tr>
      <w:tr w:rsidR="00022B71" w14:paraId="75D833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13B0D6" w14:textId="77777777" w:rsidR="00022B71" w:rsidRDefault="005B112A">
            <w:pPr>
              <w:keepNext/>
              <w:spacing w:after="60"/>
            </w:pPr>
            <w:r>
              <w:rPr>
                <w:rFonts w:ascii="Calibri" w:hAnsi="Calibri"/>
                <w:sz w:val="20"/>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2D73BA2A" w14:textId="77777777" w:rsidR="00022B71" w:rsidRDefault="005B112A">
            <w:pPr>
              <w:keepNext/>
              <w:spacing w:after="60"/>
              <w:jc w:val="center"/>
            </w:pPr>
            <w:r>
              <w:rPr>
                <w:rFonts w:ascii="Calibri" w:hAnsi="Calibri"/>
                <w:sz w:val="20"/>
              </w:rPr>
              <w:t>1.9 (9)</w:t>
            </w:r>
          </w:p>
        </w:tc>
        <w:tc>
          <w:tcPr>
            <w:tcW w:w="0" w:type="auto"/>
            <w:tcBorders>
              <w:top w:val="single" w:sz="0" w:space="0" w:color="D3D3D3"/>
              <w:left w:val="single" w:sz="0" w:space="0" w:color="D3D3D3"/>
              <w:bottom w:val="single" w:sz="0" w:space="0" w:color="D3D3D3"/>
              <w:right w:val="single" w:sz="0" w:space="0" w:color="D3D3D3"/>
            </w:tcBorders>
          </w:tcPr>
          <w:p w14:paraId="4BB9AE7B" w14:textId="77777777" w:rsidR="00022B71" w:rsidRDefault="005B112A">
            <w:pPr>
              <w:keepNext/>
              <w:spacing w:after="60"/>
              <w:jc w:val="center"/>
            </w:pPr>
            <w:r>
              <w:rPr>
                <w:rFonts w:ascii="Calibri" w:hAnsi="Calibri"/>
                <w:sz w:val="20"/>
              </w:rPr>
              <w:t>2.8 (7)</w:t>
            </w:r>
          </w:p>
        </w:tc>
        <w:tc>
          <w:tcPr>
            <w:tcW w:w="0" w:type="auto"/>
            <w:tcBorders>
              <w:top w:val="single" w:sz="0" w:space="0" w:color="D3D3D3"/>
              <w:left w:val="single" w:sz="0" w:space="0" w:color="D3D3D3"/>
              <w:bottom w:val="single" w:sz="0" w:space="0" w:color="D3D3D3"/>
              <w:right w:val="single" w:sz="0" w:space="0" w:color="D3D3D3"/>
            </w:tcBorders>
          </w:tcPr>
          <w:p w14:paraId="2D677AA1" w14:textId="77777777" w:rsidR="00022B71" w:rsidRDefault="005B112A">
            <w:pPr>
              <w:keepNext/>
              <w:spacing w:after="60"/>
              <w:jc w:val="center"/>
            </w:pPr>
            <w:r>
              <w:rPr>
                <w:rFonts w:ascii="Calibri" w:hAnsi="Calibri"/>
                <w:sz w:val="20"/>
              </w:rPr>
              <w:t>0.9 (2)</w:t>
            </w:r>
          </w:p>
        </w:tc>
      </w:tr>
      <w:tr w:rsidR="00022B71" w14:paraId="78FD19BF" w14:textId="77777777" w:rsidTr="00022B71">
        <w:trPr>
          <w:cantSplit/>
          <w:jc w:val="center"/>
        </w:trPr>
        <w:tc>
          <w:tcPr>
            <w:tcW w:w="0" w:type="auto"/>
            <w:gridSpan w:val="4"/>
          </w:tcPr>
          <w:p w14:paraId="022C4FC6"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20D1A4C9" w14:textId="77777777" w:rsidR="00022B71" w:rsidRDefault="005B112A">
      <w:pPr>
        <w:pStyle w:val="Titre3"/>
      </w:pPr>
      <w:bookmarkStart w:id="204" w:name="X368d6274c621e95a9ff24ff219d520da62251e7"/>
      <w:bookmarkStart w:id="205" w:name="_Toc209544854"/>
      <w:bookmarkEnd w:id="200"/>
      <w:r w:rsidRPr="00E21B5C">
        <w:rPr>
          <w:highlight w:val="red"/>
          <w:rPrChange w:id="206" w:author="CYRIAQUE" w:date="2025-09-23T21:21:00Z">
            <w:rPr/>
          </w:rPrChange>
        </w:rPr>
        <w:t>Lieu de naissance des parents (pères) par lieu de residence</w:t>
      </w:r>
      <w:bookmarkEnd w:id="205"/>
    </w:p>
    <w:p w14:paraId="25AB68E5" w14:textId="77777777" w:rsidR="00022B71" w:rsidRDefault="005B112A">
      <w:r>
        <w:br w:type="page"/>
      </w:r>
    </w:p>
    <w:p w14:paraId="3BE3E3AC" w14:textId="77777777" w:rsidR="00022B71" w:rsidRDefault="005B112A">
      <w:pPr>
        <w:pStyle w:val="En-ttedetabledesmatires"/>
      </w:pPr>
      <w:r>
        <w:rPr>
          <w:rStyle w:val="NormalTok"/>
        </w:rPr>
        <w:t xml:space="preserve">Table_Lieu_naissance_parents_peres_Lieu_de_residence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(lieu_de_naissance_pere),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w:t>
      </w:r>
      <w:r>
        <w:rPr>
          <w:rStyle w:val="FunctionTok"/>
        </w:rPr>
        <w:t>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"**Table_Lieu_naissance_parents_peres_Lieu_de_residence**"</w:t>
      </w:r>
      <w:r>
        <w:rPr>
          <w:rStyle w:val="NormalTok"/>
        </w:rPr>
        <w:t>)</w:t>
      </w:r>
      <w:r>
        <w:br/>
      </w:r>
      <w:r>
        <w:br/>
      </w:r>
      <w:r>
        <w:rPr>
          <w:rStyle w:val="NormalTok"/>
        </w:rPr>
        <w:t>T</w:t>
      </w:r>
      <w:r w:rsidRPr="00E21B5C">
        <w:rPr>
          <w:rStyle w:val="NormalTok"/>
          <w:highlight w:val="red"/>
          <w:rPrChange w:id="207" w:author="CYRIAQUE" w:date="2025-09-23T21:21:00Z">
            <w:rPr>
              <w:rStyle w:val="NormalTok"/>
            </w:rPr>
          </w:rPrChange>
        </w:rPr>
        <w:t>able_Lieu_naissance_parents_peres_Lieu_de_residence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2416"/>
        <w:gridCol w:w="2083"/>
      </w:tblGrid>
      <w:tr w:rsidR="00022B71" w14:paraId="736A3F96"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0A2061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2D07A9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2FB0131"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2697997"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6D744AD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16645D" w14:textId="77777777" w:rsidR="00022B71" w:rsidRDefault="005B112A">
            <w:pPr>
              <w:keepNext/>
              <w:spacing w:after="60"/>
            </w:pPr>
            <w:r>
              <w:rPr>
                <w:rFonts w:ascii="Calibri" w:hAnsi="Calibri"/>
                <w:sz w:val="20"/>
              </w:rPr>
              <w:t>lieu_de_naissance_pere</w:t>
            </w:r>
          </w:p>
        </w:tc>
        <w:tc>
          <w:tcPr>
            <w:tcW w:w="0" w:type="auto"/>
            <w:tcBorders>
              <w:top w:val="single" w:sz="0" w:space="0" w:color="D3D3D3"/>
              <w:left w:val="single" w:sz="0" w:space="0" w:color="D3D3D3"/>
              <w:bottom w:val="single" w:sz="0" w:space="0" w:color="D3D3D3"/>
              <w:right w:val="single" w:sz="0" w:space="0" w:color="D3D3D3"/>
            </w:tcBorders>
          </w:tcPr>
          <w:p w14:paraId="4C151BD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D957E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D0E0220" w14:textId="77777777" w:rsidR="00022B71" w:rsidRDefault="00022B71">
            <w:pPr>
              <w:keepNext/>
              <w:spacing w:after="60"/>
              <w:jc w:val="center"/>
            </w:pPr>
          </w:p>
        </w:tc>
      </w:tr>
      <w:tr w:rsidR="00022B71" w14:paraId="7F882B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68AD78" w14:textId="77777777" w:rsidR="00022B71" w:rsidRDefault="005B112A">
            <w:pPr>
              <w:keepNext/>
              <w:spacing w:after="60"/>
            </w:pPr>
            <w:r>
              <w:rPr>
                <w:rFonts w:ascii="Calibri" w:hAnsi="Calibri"/>
                <w:sz w:val="20"/>
              </w:rPr>
              <w:t>    Au Québec</w:t>
            </w:r>
          </w:p>
        </w:tc>
        <w:tc>
          <w:tcPr>
            <w:tcW w:w="0" w:type="auto"/>
            <w:tcBorders>
              <w:top w:val="single" w:sz="0" w:space="0" w:color="D3D3D3"/>
              <w:left w:val="single" w:sz="0" w:space="0" w:color="D3D3D3"/>
              <w:bottom w:val="single" w:sz="0" w:space="0" w:color="D3D3D3"/>
              <w:right w:val="single" w:sz="0" w:space="0" w:color="D3D3D3"/>
            </w:tcBorders>
          </w:tcPr>
          <w:p w14:paraId="47D39C73" w14:textId="77777777" w:rsidR="00022B71" w:rsidRDefault="005B112A">
            <w:pPr>
              <w:keepNext/>
              <w:spacing w:after="60"/>
              <w:jc w:val="center"/>
            </w:pPr>
            <w:r>
              <w:rPr>
                <w:rFonts w:ascii="Calibri" w:hAnsi="Calibri"/>
                <w:sz w:val="20"/>
              </w:rPr>
              <w:t>88.2 (423)</w:t>
            </w:r>
          </w:p>
        </w:tc>
        <w:tc>
          <w:tcPr>
            <w:tcW w:w="0" w:type="auto"/>
            <w:tcBorders>
              <w:top w:val="single" w:sz="0" w:space="0" w:color="D3D3D3"/>
              <w:left w:val="single" w:sz="0" w:space="0" w:color="D3D3D3"/>
              <w:bottom w:val="single" w:sz="0" w:space="0" w:color="D3D3D3"/>
              <w:right w:val="single" w:sz="0" w:space="0" w:color="D3D3D3"/>
            </w:tcBorders>
          </w:tcPr>
          <w:p w14:paraId="1C25C909" w14:textId="77777777" w:rsidR="00022B71" w:rsidRDefault="005B112A">
            <w:pPr>
              <w:keepNext/>
              <w:spacing w:after="60"/>
              <w:jc w:val="center"/>
            </w:pPr>
            <w:r>
              <w:rPr>
                <w:rFonts w:ascii="Calibri" w:hAnsi="Calibri"/>
                <w:sz w:val="20"/>
              </w:rPr>
              <w:t>83.3 (211)</w:t>
            </w:r>
          </w:p>
        </w:tc>
        <w:tc>
          <w:tcPr>
            <w:tcW w:w="0" w:type="auto"/>
            <w:tcBorders>
              <w:top w:val="single" w:sz="0" w:space="0" w:color="D3D3D3"/>
              <w:left w:val="single" w:sz="0" w:space="0" w:color="D3D3D3"/>
              <w:bottom w:val="single" w:sz="0" w:space="0" w:color="D3D3D3"/>
              <w:right w:val="single" w:sz="0" w:space="0" w:color="D3D3D3"/>
            </w:tcBorders>
          </w:tcPr>
          <w:p w14:paraId="709E2F44" w14:textId="77777777" w:rsidR="00022B71" w:rsidRDefault="005B112A">
            <w:pPr>
              <w:keepNext/>
              <w:spacing w:after="60"/>
              <w:jc w:val="center"/>
            </w:pPr>
            <w:r>
              <w:rPr>
                <w:rFonts w:ascii="Calibri" w:hAnsi="Calibri"/>
                <w:sz w:val="20"/>
              </w:rPr>
              <w:t>93.6 (211)</w:t>
            </w:r>
          </w:p>
        </w:tc>
      </w:tr>
      <w:tr w:rsidR="00022B71" w14:paraId="772500F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EA77C3" w14:textId="77777777" w:rsidR="00022B71" w:rsidRDefault="005B112A">
            <w:pPr>
              <w:keepNext/>
              <w:spacing w:after="60"/>
            </w:pPr>
            <w:r>
              <w:rPr>
                <w:rFonts w:ascii="Calibri" w:hAnsi="Calibri"/>
                <w:sz w:val="20"/>
              </w:rPr>
              <w:t>    Hors du Canada</w:t>
            </w:r>
          </w:p>
        </w:tc>
        <w:tc>
          <w:tcPr>
            <w:tcW w:w="0" w:type="auto"/>
            <w:tcBorders>
              <w:top w:val="single" w:sz="0" w:space="0" w:color="D3D3D3"/>
              <w:left w:val="single" w:sz="0" w:space="0" w:color="D3D3D3"/>
              <w:bottom w:val="single" w:sz="0" w:space="0" w:color="D3D3D3"/>
              <w:right w:val="single" w:sz="0" w:space="0" w:color="D3D3D3"/>
            </w:tcBorders>
          </w:tcPr>
          <w:p w14:paraId="2F013C4C" w14:textId="77777777" w:rsidR="00022B71" w:rsidRDefault="005B112A">
            <w:pPr>
              <w:keepNext/>
              <w:spacing w:after="60"/>
              <w:jc w:val="center"/>
            </w:pPr>
            <w:r>
              <w:rPr>
                <w:rFonts w:ascii="Calibri" w:hAnsi="Calibri"/>
                <w:sz w:val="20"/>
              </w:rPr>
              <w:t>10.0 (48)</w:t>
            </w:r>
          </w:p>
        </w:tc>
        <w:tc>
          <w:tcPr>
            <w:tcW w:w="0" w:type="auto"/>
            <w:tcBorders>
              <w:top w:val="single" w:sz="0" w:space="0" w:color="D3D3D3"/>
              <w:left w:val="single" w:sz="0" w:space="0" w:color="D3D3D3"/>
              <w:bottom w:val="single" w:sz="0" w:space="0" w:color="D3D3D3"/>
              <w:right w:val="single" w:sz="0" w:space="0" w:color="D3D3D3"/>
            </w:tcBorders>
          </w:tcPr>
          <w:p w14:paraId="5D72FBE3" w14:textId="77777777" w:rsidR="00022B71" w:rsidRDefault="005B112A">
            <w:pPr>
              <w:keepNext/>
              <w:spacing w:after="60"/>
              <w:jc w:val="center"/>
            </w:pPr>
            <w:r>
              <w:rPr>
                <w:rFonts w:ascii="Calibri" w:hAnsi="Calibri"/>
                <w:sz w:val="20"/>
              </w:rPr>
              <w:t>15.4 (39)</w:t>
            </w:r>
          </w:p>
        </w:tc>
        <w:tc>
          <w:tcPr>
            <w:tcW w:w="0" w:type="auto"/>
            <w:tcBorders>
              <w:top w:val="single" w:sz="0" w:space="0" w:color="D3D3D3"/>
              <w:left w:val="single" w:sz="0" w:space="0" w:color="D3D3D3"/>
              <w:bottom w:val="single" w:sz="0" w:space="0" w:color="D3D3D3"/>
              <w:right w:val="single" w:sz="0" w:space="0" w:color="D3D3D3"/>
            </w:tcBorders>
          </w:tcPr>
          <w:p w14:paraId="1F3609DC" w14:textId="77777777" w:rsidR="00022B71" w:rsidRDefault="005B112A">
            <w:pPr>
              <w:keepNext/>
              <w:spacing w:after="60"/>
              <w:jc w:val="center"/>
            </w:pPr>
            <w:r>
              <w:rPr>
                <w:rFonts w:ascii="Calibri" w:hAnsi="Calibri"/>
                <w:sz w:val="20"/>
              </w:rPr>
              <w:t>3.8 (9)</w:t>
            </w:r>
          </w:p>
        </w:tc>
      </w:tr>
      <w:tr w:rsidR="00022B71" w14:paraId="1A017DF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A28E25" w14:textId="77777777" w:rsidR="00022B71" w:rsidRDefault="005B112A">
            <w:pPr>
              <w:keepNext/>
              <w:spacing w:after="60"/>
            </w:pPr>
            <w:r>
              <w:rPr>
                <w:rFonts w:ascii="Calibri" w:hAnsi="Calibri"/>
                <w:sz w:val="20"/>
              </w:rPr>
              <w:t>    Hors du Québec</w:t>
            </w:r>
          </w:p>
        </w:tc>
        <w:tc>
          <w:tcPr>
            <w:tcW w:w="0" w:type="auto"/>
            <w:tcBorders>
              <w:top w:val="single" w:sz="0" w:space="0" w:color="D3D3D3"/>
              <w:left w:val="single" w:sz="0" w:space="0" w:color="D3D3D3"/>
              <w:bottom w:val="single" w:sz="0" w:space="0" w:color="D3D3D3"/>
              <w:right w:val="single" w:sz="0" w:space="0" w:color="D3D3D3"/>
            </w:tcBorders>
          </w:tcPr>
          <w:p w14:paraId="343404DF" w14:textId="77777777" w:rsidR="00022B71" w:rsidRDefault="005B112A">
            <w:pPr>
              <w:keepNext/>
              <w:spacing w:after="60"/>
              <w:jc w:val="center"/>
            </w:pPr>
            <w:r>
              <w:rPr>
                <w:rFonts w:ascii="Calibri" w:hAnsi="Calibri"/>
                <w:sz w:val="20"/>
              </w:rPr>
              <w:t>1.9 (9)</w:t>
            </w:r>
          </w:p>
        </w:tc>
        <w:tc>
          <w:tcPr>
            <w:tcW w:w="0" w:type="auto"/>
            <w:tcBorders>
              <w:top w:val="single" w:sz="0" w:space="0" w:color="D3D3D3"/>
              <w:left w:val="single" w:sz="0" w:space="0" w:color="D3D3D3"/>
              <w:bottom w:val="single" w:sz="0" w:space="0" w:color="D3D3D3"/>
              <w:right w:val="single" w:sz="0" w:space="0" w:color="D3D3D3"/>
            </w:tcBorders>
          </w:tcPr>
          <w:p w14:paraId="4AABBA46" w14:textId="77777777" w:rsidR="00022B71" w:rsidRDefault="005B112A">
            <w:pPr>
              <w:keepNext/>
              <w:spacing w:after="60"/>
              <w:jc w:val="center"/>
            </w:pPr>
            <w:r>
              <w:rPr>
                <w:rFonts w:ascii="Calibri" w:hAnsi="Calibri"/>
                <w:sz w:val="20"/>
              </w:rPr>
              <w:t>1.2 (3)</w:t>
            </w:r>
          </w:p>
        </w:tc>
        <w:tc>
          <w:tcPr>
            <w:tcW w:w="0" w:type="auto"/>
            <w:tcBorders>
              <w:top w:val="single" w:sz="0" w:space="0" w:color="D3D3D3"/>
              <w:left w:val="single" w:sz="0" w:space="0" w:color="D3D3D3"/>
              <w:bottom w:val="single" w:sz="0" w:space="0" w:color="D3D3D3"/>
              <w:right w:val="single" w:sz="0" w:space="0" w:color="D3D3D3"/>
            </w:tcBorders>
          </w:tcPr>
          <w:p w14:paraId="3915F269" w14:textId="77777777" w:rsidR="00022B71" w:rsidRDefault="005B112A">
            <w:pPr>
              <w:keepNext/>
              <w:spacing w:after="60"/>
              <w:jc w:val="center"/>
            </w:pPr>
            <w:r>
              <w:rPr>
                <w:rFonts w:ascii="Calibri" w:hAnsi="Calibri"/>
                <w:sz w:val="20"/>
              </w:rPr>
              <w:t>2.6 (6)</w:t>
            </w:r>
          </w:p>
        </w:tc>
      </w:tr>
      <w:tr w:rsidR="00022B71" w14:paraId="2415EAB0" w14:textId="77777777" w:rsidTr="00022B71">
        <w:trPr>
          <w:cantSplit/>
          <w:jc w:val="center"/>
        </w:trPr>
        <w:tc>
          <w:tcPr>
            <w:tcW w:w="0" w:type="auto"/>
            <w:gridSpan w:val="4"/>
          </w:tcPr>
          <w:p w14:paraId="464A1BB6"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77D9260B" w14:textId="77777777" w:rsidR="00022B71" w:rsidRDefault="005B112A">
      <w:pPr>
        <w:pStyle w:val="Titre2"/>
      </w:pPr>
      <w:bookmarkStart w:id="208" w:name="le-type-de-domicile-des-parents-mères"/>
      <w:bookmarkStart w:id="209" w:name="_Toc209544855"/>
      <w:bookmarkEnd w:id="194"/>
      <w:bookmarkEnd w:id="204"/>
      <w:r>
        <w:t>Le type de domicile des parents (mères)</w:t>
      </w:r>
      <w:bookmarkEnd w:id="209"/>
    </w:p>
    <w:p w14:paraId="60957878" w14:textId="77777777" w:rsidR="00022B71" w:rsidRDefault="005B112A">
      <w:pPr>
        <w:pStyle w:val="Titre3"/>
      </w:pPr>
      <w:bookmarkStart w:id="210" w:name="X77af340a05a4e7eab0d8e2c900baa0fb979036a"/>
      <w:bookmarkStart w:id="211" w:name="_Toc209544856"/>
      <w:r>
        <w:t>L</w:t>
      </w:r>
      <w:r w:rsidRPr="00E21B5C">
        <w:rPr>
          <w:highlight w:val="red"/>
          <w:rPrChange w:id="212" w:author="CYRIAQUE" w:date="2025-09-23T21:22:00Z">
            <w:rPr/>
          </w:rPrChange>
        </w:rPr>
        <w:t>i</w:t>
      </w:r>
      <w:r>
        <w:t>eu de naissance des parents (mères) par groupe d’âge</w:t>
      </w:r>
      <w:bookmarkEnd w:id="211"/>
    </w:p>
    <w:p w14:paraId="613B72D3" w14:textId="77777777" w:rsidR="00022B71" w:rsidRDefault="005B112A">
      <w:r>
        <w:br w:type="page"/>
      </w:r>
    </w:p>
    <w:p w14:paraId="40B103AF" w14:textId="77777777" w:rsidR="00022B71" w:rsidRDefault="005B112A">
      <w:pPr>
        <w:pStyle w:val="En-ttedetabledesmatires"/>
      </w:pPr>
      <w:proofErr w:type="spellStart"/>
      <w:r>
        <w:rPr>
          <w:rStyle w:val="NormalTok"/>
        </w:rPr>
        <w:t>Table_type_domicile_parents_meres_gpe_age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data_design</w:t>
      </w:r>
      <w:proofErr w:type="spellEnd"/>
      <w:r>
        <w:rPr>
          <w:rStyle w:val="NormalTok"/>
        </w:rPr>
        <w:t xml:space="preserve"> </w:t>
      </w:r>
      <w:r>
        <w:rPr>
          <w:rStyle w:val="SpecialCharTok"/>
        </w:rPr>
        <w:t>%&gt;%</w:t>
      </w:r>
      <w:r>
        <w:br/>
      </w:r>
      <w:r>
        <w:rPr>
          <w:rStyle w:val="NormalTok"/>
        </w:rPr>
        <w:t xml:space="preserve">  </w:t>
      </w:r>
      <w:proofErr w:type="spellStart"/>
      <w:r>
        <w:rPr>
          <w:rStyle w:val="FunctionTok"/>
        </w:rPr>
        <w:t>tbl_svysummary</w:t>
      </w:r>
      <w:proofErr w:type="spellEnd"/>
      <w:r>
        <w:rPr>
          <w:rStyle w:val="NormalTok"/>
        </w:rPr>
        <w:t>(</w:t>
      </w:r>
      <w:r>
        <w:br/>
      </w:r>
      <w:r>
        <w:rPr>
          <w:rStyle w:val="NormalTok"/>
        </w:rPr>
        <w:t xml:space="preserve">    </w:t>
      </w:r>
      <w:r>
        <w:rPr>
          <w:rStyle w:val="AttributeTok"/>
        </w:rPr>
        <w:t>by =</w:t>
      </w:r>
      <w:proofErr w:type="spellStart"/>
      <w:r>
        <w:rPr>
          <w:rStyle w:val="NormalTok"/>
        </w:rPr>
        <w:t>gpe_age</w:t>
      </w:r>
      <w:proofErr w:type="spellEnd"/>
      <w:r>
        <w:rPr>
          <w:rStyle w:val="NormalTok"/>
        </w:rPr>
        <w:t>,</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proofErr w:type="spellStart"/>
      <w:r>
        <w:rPr>
          <w:rStyle w:val="NormalTok"/>
        </w:rPr>
        <w:t>Type_de_domicile_mere</w:t>
      </w:r>
      <w:proofErr w:type="spellEnd"/>
      <w:r>
        <w:rPr>
          <w:rStyle w:val="NormalTok"/>
        </w:rPr>
        <w: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proofErr w:type="spellStart"/>
      <w:r>
        <w:rPr>
          <w:rStyle w:val="FunctionTok"/>
        </w:rPr>
        <w:t>all_continuous</w:t>
      </w:r>
      <w:proofErr w:type="spellEnd"/>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proofErr w:type="spellStart"/>
      <w:r>
        <w:rPr>
          <w:rStyle w:val="FunctionTok"/>
        </w:rPr>
        <w:t>all_categorical</w:t>
      </w:r>
      <w:proofErr w:type="spellEnd"/>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add_overall</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modify_header</w:t>
      </w:r>
      <w:proofErr w:type="spellEnd"/>
      <w:r>
        <w:rPr>
          <w:rStyle w:val="NormalTok"/>
        </w:rPr>
        <w:t>(</w:t>
      </w:r>
      <w:r>
        <w:rPr>
          <w:rStyle w:val="AttributeTok"/>
        </w:rPr>
        <w:t>label =</w:t>
      </w:r>
      <w:r>
        <w:rPr>
          <w:rStyle w:val="NormalTok"/>
        </w:rPr>
        <w:t xml:space="preserve"> </w:t>
      </w:r>
      <w:r>
        <w:rPr>
          <w:rStyle w:val="StringTok"/>
        </w:rPr>
        <w:t>"**</w:t>
      </w:r>
      <w:proofErr w:type="spellStart"/>
      <w:r>
        <w:rPr>
          <w:rStyle w:val="StringTok"/>
        </w:rPr>
        <w:t>Caractéristiques</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modify_caption</w:t>
      </w:r>
      <w:proofErr w:type="spellEnd"/>
      <w:r>
        <w:rPr>
          <w:rStyle w:val="NormalTok"/>
        </w:rPr>
        <w:t>(</w:t>
      </w:r>
      <w:r>
        <w:rPr>
          <w:rStyle w:val="StringTok"/>
        </w:rPr>
        <w:t>"**</w:t>
      </w:r>
      <w:proofErr w:type="spellStart"/>
      <w:r>
        <w:rPr>
          <w:rStyle w:val="StringTok"/>
        </w:rPr>
        <w:t>Table_type_domicile_parents_meres_gpe_age</w:t>
      </w:r>
      <w:proofErr w:type="spellEnd"/>
      <w:r>
        <w:rPr>
          <w:rStyle w:val="StringTok"/>
        </w:rPr>
        <w:t>**"</w:t>
      </w:r>
      <w:r>
        <w:rPr>
          <w:rStyle w:val="NormalTok"/>
        </w:rPr>
        <w:t>)</w:t>
      </w:r>
      <w:r>
        <w:br/>
      </w:r>
      <w:r>
        <w:br/>
      </w:r>
      <w:proofErr w:type="spellStart"/>
      <w:r w:rsidRPr="00E21B5C">
        <w:rPr>
          <w:rStyle w:val="NormalTok"/>
        </w:rPr>
        <w:t>T</w:t>
      </w:r>
      <w:r w:rsidRPr="00E21B5C">
        <w:rPr>
          <w:rStyle w:val="NormalTok"/>
        </w:rPr>
        <w:t>abl</w:t>
      </w:r>
      <w:del w:id="213" w:author="CYRIAQUE" w:date="2025-09-23T21:23:00Z">
        <w:r w:rsidRPr="00E21B5C" w:rsidDel="00E21B5C">
          <w:rPr>
            <w:rStyle w:val="NormalTok"/>
          </w:rPr>
          <w:delText>e</w:delText>
        </w:r>
      </w:del>
      <w:r>
        <w:rPr>
          <w:rStyle w:val="NormalTok"/>
        </w:rPr>
        <w:t>_type_domicile</w:t>
      </w:r>
      <w:r>
        <w:rPr>
          <w:rStyle w:val="NormalTok"/>
        </w:rPr>
        <w:t>_parents_meres_gpe_age</w:t>
      </w:r>
      <w:proofErr w:type="spellEnd"/>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1653"/>
        <w:gridCol w:w="1653"/>
      </w:tblGrid>
      <w:tr w:rsidR="00022B71" w14:paraId="600ED313"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1E7342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7DC8A55D"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57CE1E4"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2F29A1A"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372F3F2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C47504" w14:textId="77777777" w:rsidR="00022B71" w:rsidRDefault="005B112A">
            <w:pPr>
              <w:keepNext/>
              <w:spacing w:after="60"/>
            </w:pPr>
            <w:r>
              <w:rPr>
                <w:rFonts w:ascii="Calibri" w:hAnsi="Calibri"/>
                <w:sz w:val="20"/>
              </w:rPr>
              <w:t>Type_de_domicile_mere</w:t>
            </w:r>
          </w:p>
        </w:tc>
        <w:tc>
          <w:tcPr>
            <w:tcW w:w="0" w:type="auto"/>
            <w:tcBorders>
              <w:top w:val="single" w:sz="0" w:space="0" w:color="D3D3D3"/>
              <w:left w:val="single" w:sz="0" w:space="0" w:color="D3D3D3"/>
              <w:bottom w:val="single" w:sz="0" w:space="0" w:color="D3D3D3"/>
              <w:right w:val="single" w:sz="0" w:space="0" w:color="D3D3D3"/>
            </w:tcBorders>
          </w:tcPr>
          <w:p w14:paraId="12C9F0A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20D94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3B761E" w14:textId="77777777" w:rsidR="00022B71" w:rsidRDefault="00022B71">
            <w:pPr>
              <w:keepNext/>
              <w:spacing w:after="60"/>
              <w:jc w:val="center"/>
            </w:pPr>
          </w:p>
        </w:tc>
      </w:tr>
      <w:tr w:rsidR="00022B71" w14:paraId="7E77B37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95B3D9" w14:textId="77777777" w:rsidR="00022B71" w:rsidRDefault="005B112A">
            <w:pPr>
              <w:keepNext/>
              <w:spacing w:after="60"/>
            </w:pPr>
            <w:r>
              <w:rPr>
                <w:rFonts w:ascii="Calibri" w:hAnsi="Calibri"/>
                <w:sz w:val="20"/>
              </w:rPr>
              <w:t>    En location</w:t>
            </w:r>
          </w:p>
        </w:tc>
        <w:tc>
          <w:tcPr>
            <w:tcW w:w="0" w:type="auto"/>
            <w:tcBorders>
              <w:top w:val="single" w:sz="0" w:space="0" w:color="D3D3D3"/>
              <w:left w:val="single" w:sz="0" w:space="0" w:color="D3D3D3"/>
              <w:bottom w:val="single" w:sz="0" w:space="0" w:color="D3D3D3"/>
              <w:right w:val="single" w:sz="0" w:space="0" w:color="D3D3D3"/>
            </w:tcBorders>
          </w:tcPr>
          <w:p w14:paraId="4C216406" w14:textId="77777777" w:rsidR="00022B71" w:rsidRDefault="005B112A">
            <w:pPr>
              <w:keepNext/>
              <w:spacing w:after="60"/>
              <w:jc w:val="center"/>
            </w:pPr>
            <w:r>
              <w:rPr>
                <w:rFonts w:ascii="Calibri" w:hAnsi="Calibri"/>
                <w:sz w:val="20"/>
              </w:rPr>
              <w:t>16.7 (115)</w:t>
            </w:r>
          </w:p>
        </w:tc>
        <w:tc>
          <w:tcPr>
            <w:tcW w:w="0" w:type="auto"/>
            <w:tcBorders>
              <w:top w:val="single" w:sz="0" w:space="0" w:color="D3D3D3"/>
              <w:left w:val="single" w:sz="0" w:space="0" w:color="D3D3D3"/>
              <w:bottom w:val="single" w:sz="0" w:space="0" w:color="D3D3D3"/>
              <w:right w:val="single" w:sz="0" w:space="0" w:color="D3D3D3"/>
            </w:tcBorders>
          </w:tcPr>
          <w:p w14:paraId="38070C01" w14:textId="77777777" w:rsidR="00022B71" w:rsidRDefault="005B112A">
            <w:pPr>
              <w:keepNext/>
              <w:spacing w:after="60"/>
              <w:jc w:val="center"/>
            </w:pPr>
            <w:r>
              <w:rPr>
                <w:rFonts w:ascii="Calibri" w:hAnsi="Calibri"/>
                <w:sz w:val="20"/>
              </w:rPr>
              <w:t>12.6 (31)</w:t>
            </w:r>
          </w:p>
        </w:tc>
        <w:tc>
          <w:tcPr>
            <w:tcW w:w="0" w:type="auto"/>
            <w:tcBorders>
              <w:top w:val="single" w:sz="0" w:space="0" w:color="D3D3D3"/>
              <w:left w:val="single" w:sz="0" w:space="0" w:color="D3D3D3"/>
              <w:bottom w:val="single" w:sz="0" w:space="0" w:color="D3D3D3"/>
              <w:right w:val="single" w:sz="0" w:space="0" w:color="D3D3D3"/>
            </w:tcBorders>
          </w:tcPr>
          <w:p w14:paraId="01644355" w14:textId="77777777" w:rsidR="00022B71" w:rsidRDefault="005B112A">
            <w:pPr>
              <w:keepNext/>
              <w:spacing w:after="60"/>
              <w:jc w:val="center"/>
            </w:pPr>
            <w:r>
              <w:rPr>
                <w:rFonts w:ascii="Calibri" w:hAnsi="Calibri"/>
                <w:sz w:val="20"/>
              </w:rPr>
              <w:t>19.1 (84)</w:t>
            </w:r>
          </w:p>
        </w:tc>
      </w:tr>
      <w:tr w:rsidR="00022B71" w14:paraId="10DF653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2E0201" w14:textId="77777777" w:rsidR="00022B71" w:rsidRDefault="005B112A">
            <w:pPr>
              <w:keepNext/>
              <w:spacing w:after="60"/>
            </w:pPr>
            <w:r>
              <w:rPr>
                <w:rFonts w:ascii="Calibri" w:hAnsi="Calibri"/>
                <w:sz w:val="20"/>
              </w:rPr>
              <w:t>    En RAP</w:t>
            </w:r>
          </w:p>
        </w:tc>
        <w:tc>
          <w:tcPr>
            <w:tcW w:w="0" w:type="auto"/>
            <w:tcBorders>
              <w:top w:val="single" w:sz="0" w:space="0" w:color="D3D3D3"/>
              <w:left w:val="single" w:sz="0" w:space="0" w:color="D3D3D3"/>
              <w:bottom w:val="single" w:sz="0" w:space="0" w:color="D3D3D3"/>
              <w:right w:val="single" w:sz="0" w:space="0" w:color="D3D3D3"/>
            </w:tcBorders>
          </w:tcPr>
          <w:p w14:paraId="6D0FB0E9"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0E02BE9A" w14:textId="77777777" w:rsidR="00022B71" w:rsidRDefault="005B112A">
            <w:pPr>
              <w:keepNext/>
              <w:spacing w:after="60"/>
              <w:jc w:val="center"/>
            </w:pPr>
            <w:r>
              <w:rPr>
                <w:rFonts w:ascii="Calibri" w:hAnsi="Calibri"/>
                <w:sz w:val="20"/>
              </w:rPr>
              <w:t>0.4 (1)</w:t>
            </w:r>
          </w:p>
        </w:tc>
        <w:tc>
          <w:tcPr>
            <w:tcW w:w="0" w:type="auto"/>
            <w:tcBorders>
              <w:top w:val="single" w:sz="0" w:space="0" w:color="D3D3D3"/>
              <w:left w:val="single" w:sz="0" w:space="0" w:color="D3D3D3"/>
              <w:bottom w:val="single" w:sz="0" w:space="0" w:color="D3D3D3"/>
              <w:right w:val="single" w:sz="0" w:space="0" w:color="D3D3D3"/>
            </w:tcBorders>
          </w:tcPr>
          <w:p w14:paraId="1A56D96A" w14:textId="77777777" w:rsidR="00022B71" w:rsidRDefault="005B112A">
            <w:pPr>
              <w:keepNext/>
              <w:spacing w:after="60"/>
              <w:jc w:val="center"/>
            </w:pPr>
            <w:r>
              <w:rPr>
                <w:rFonts w:ascii="Calibri" w:hAnsi="Calibri"/>
                <w:sz w:val="20"/>
              </w:rPr>
              <w:t>0.4 (2)</w:t>
            </w:r>
          </w:p>
        </w:tc>
      </w:tr>
      <w:tr w:rsidR="00022B71" w14:paraId="7B48F0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3AC12D" w14:textId="77777777" w:rsidR="00022B71" w:rsidRPr="00E21B5C" w:rsidRDefault="005B112A">
            <w:pPr>
              <w:keepNext/>
              <w:spacing w:after="60"/>
              <w:rPr>
                <w:highlight w:val="yellow"/>
                <w:rPrChange w:id="214" w:author="CYRIAQUE" w:date="2025-09-23T21:24:00Z">
                  <w:rPr/>
                </w:rPrChange>
              </w:rPr>
            </w:pPr>
            <w:r w:rsidRPr="00E21B5C">
              <w:rPr>
                <w:rFonts w:ascii="Calibri" w:hAnsi="Calibri"/>
                <w:sz w:val="20"/>
                <w:highlight w:val="yellow"/>
                <w:rPrChange w:id="215" w:author="CYRIAQUE" w:date="2025-09-23T21:24:00Z">
                  <w:rPr>
                    <w:rFonts w:ascii="Calibri" w:hAnsi="Calibri"/>
                    <w:sz w:val="20"/>
                  </w:rPr>
                </w:rPrChange>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1A11BF28" w14:textId="77777777" w:rsidR="00022B71" w:rsidRPr="00E21B5C" w:rsidRDefault="005B112A">
            <w:pPr>
              <w:keepNext/>
              <w:spacing w:after="60"/>
              <w:jc w:val="center"/>
              <w:rPr>
                <w:highlight w:val="yellow"/>
                <w:rPrChange w:id="216" w:author="CYRIAQUE" w:date="2025-09-23T21:24:00Z">
                  <w:rPr/>
                </w:rPrChange>
              </w:rPr>
            </w:pPr>
            <w:r w:rsidRPr="00E21B5C">
              <w:rPr>
                <w:rFonts w:ascii="Calibri" w:hAnsi="Calibri"/>
                <w:sz w:val="20"/>
                <w:highlight w:val="yellow"/>
                <w:rPrChange w:id="217" w:author="CYRIAQUE" w:date="2025-09-23T21:24:00Z">
                  <w:rPr>
                    <w:rFonts w:ascii="Calibri" w:hAnsi="Calibri"/>
                    <w:sz w:val="20"/>
                  </w:rPr>
                </w:rPrChange>
              </w:rPr>
              <w:t>4.8 (33)</w:t>
            </w:r>
          </w:p>
        </w:tc>
        <w:tc>
          <w:tcPr>
            <w:tcW w:w="0" w:type="auto"/>
            <w:tcBorders>
              <w:top w:val="single" w:sz="0" w:space="0" w:color="D3D3D3"/>
              <w:left w:val="single" w:sz="0" w:space="0" w:color="D3D3D3"/>
              <w:bottom w:val="single" w:sz="0" w:space="0" w:color="D3D3D3"/>
              <w:right w:val="single" w:sz="0" w:space="0" w:color="D3D3D3"/>
            </w:tcBorders>
          </w:tcPr>
          <w:p w14:paraId="35DF12E9" w14:textId="77777777" w:rsidR="00022B71" w:rsidRPr="00E21B5C" w:rsidRDefault="005B112A">
            <w:pPr>
              <w:keepNext/>
              <w:spacing w:after="60"/>
              <w:jc w:val="center"/>
              <w:rPr>
                <w:highlight w:val="yellow"/>
                <w:rPrChange w:id="218" w:author="CYRIAQUE" w:date="2025-09-23T21:24:00Z">
                  <w:rPr/>
                </w:rPrChange>
              </w:rPr>
            </w:pPr>
            <w:r w:rsidRPr="00E21B5C">
              <w:rPr>
                <w:rFonts w:ascii="Calibri" w:hAnsi="Calibri"/>
                <w:sz w:val="20"/>
                <w:highlight w:val="yellow"/>
                <w:rPrChange w:id="219" w:author="CYRIAQUE" w:date="2025-09-23T21:24:00Z">
                  <w:rPr>
                    <w:rFonts w:ascii="Calibri" w:hAnsi="Calibri"/>
                    <w:sz w:val="20"/>
                  </w:rPr>
                </w:rPrChange>
              </w:rPr>
              <w:t>2.8 (7)</w:t>
            </w:r>
          </w:p>
        </w:tc>
        <w:tc>
          <w:tcPr>
            <w:tcW w:w="0" w:type="auto"/>
            <w:tcBorders>
              <w:top w:val="single" w:sz="0" w:space="0" w:color="D3D3D3"/>
              <w:left w:val="single" w:sz="0" w:space="0" w:color="D3D3D3"/>
              <w:bottom w:val="single" w:sz="0" w:space="0" w:color="D3D3D3"/>
              <w:right w:val="single" w:sz="0" w:space="0" w:color="D3D3D3"/>
            </w:tcBorders>
          </w:tcPr>
          <w:p w14:paraId="49E54305" w14:textId="77777777" w:rsidR="00022B71" w:rsidRPr="00E21B5C" w:rsidRDefault="005B112A">
            <w:pPr>
              <w:keepNext/>
              <w:spacing w:after="60"/>
              <w:jc w:val="center"/>
              <w:rPr>
                <w:highlight w:val="yellow"/>
                <w:rPrChange w:id="220" w:author="CYRIAQUE" w:date="2025-09-23T21:24:00Z">
                  <w:rPr/>
                </w:rPrChange>
              </w:rPr>
            </w:pPr>
            <w:r w:rsidRPr="00E21B5C">
              <w:rPr>
                <w:rFonts w:ascii="Calibri" w:hAnsi="Calibri"/>
                <w:sz w:val="20"/>
                <w:highlight w:val="yellow"/>
                <w:rPrChange w:id="221" w:author="CYRIAQUE" w:date="2025-09-23T21:24:00Z">
                  <w:rPr>
                    <w:rFonts w:ascii="Calibri" w:hAnsi="Calibri"/>
                    <w:sz w:val="20"/>
                  </w:rPr>
                </w:rPrChange>
              </w:rPr>
              <w:t xml:space="preserve">6.0 </w:t>
            </w:r>
            <w:r w:rsidRPr="00E21B5C">
              <w:rPr>
                <w:rFonts w:ascii="Calibri" w:hAnsi="Calibri"/>
                <w:sz w:val="20"/>
                <w:highlight w:val="yellow"/>
                <w:rPrChange w:id="222" w:author="CYRIAQUE" w:date="2025-09-23T21:24:00Z">
                  <w:rPr>
                    <w:rFonts w:ascii="Calibri" w:hAnsi="Calibri"/>
                    <w:sz w:val="20"/>
                  </w:rPr>
                </w:rPrChange>
              </w:rPr>
              <w:t>(26)</w:t>
            </w:r>
          </w:p>
        </w:tc>
      </w:tr>
      <w:tr w:rsidR="00022B71" w14:paraId="3A075A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3F6EF6" w14:textId="77777777" w:rsidR="00022B71" w:rsidRPr="00E21B5C" w:rsidRDefault="005B112A">
            <w:pPr>
              <w:keepNext/>
              <w:spacing w:after="60"/>
              <w:rPr>
                <w:highlight w:val="yellow"/>
                <w:rPrChange w:id="223" w:author="CYRIAQUE" w:date="2025-09-23T21:24:00Z">
                  <w:rPr/>
                </w:rPrChange>
              </w:rPr>
            </w:pPr>
            <w:r w:rsidRPr="00E21B5C">
              <w:rPr>
                <w:rFonts w:ascii="Calibri" w:hAnsi="Calibri"/>
                <w:sz w:val="20"/>
                <w:highlight w:val="yellow"/>
                <w:rPrChange w:id="224" w:author="CYRIAQUE" w:date="2025-09-23T21:24:00Z">
                  <w:rPr>
                    <w:rFonts w:ascii="Calibri" w:hAnsi="Calibri"/>
                    <w:sz w:val="20"/>
                  </w:rPr>
                </w:rPrChange>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7490B4FF" w14:textId="77777777" w:rsidR="00022B71" w:rsidRPr="00E21B5C" w:rsidRDefault="005B112A">
            <w:pPr>
              <w:keepNext/>
              <w:spacing w:after="60"/>
              <w:jc w:val="center"/>
              <w:rPr>
                <w:highlight w:val="yellow"/>
                <w:rPrChange w:id="225" w:author="CYRIAQUE" w:date="2025-09-23T21:24:00Z">
                  <w:rPr/>
                </w:rPrChange>
              </w:rPr>
            </w:pPr>
            <w:r w:rsidRPr="00E21B5C">
              <w:rPr>
                <w:rFonts w:ascii="Calibri" w:hAnsi="Calibri"/>
                <w:sz w:val="20"/>
                <w:highlight w:val="yellow"/>
                <w:rPrChange w:id="226" w:author="CYRIAQUE" w:date="2025-09-23T21:24:00Z">
                  <w:rPr>
                    <w:rFonts w:ascii="Calibri" w:hAnsi="Calibri"/>
                    <w:sz w:val="20"/>
                  </w:rPr>
                </w:rPrChange>
              </w:rPr>
              <w:t>78.1 (537)</w:t>
            </w:r>
          </w:p>
        </w:tc>
        <w:tc>
          <w:tcPr>
            <w:tcW w:w="0" w:type="auto"/>
            <w:tcBorders>
              <w:top w:val="single" w:sz="0" w:space="0" w:color="D3D3D3"/>
              <w:left w:val="single" w:sz="0" w:space="0" w:color="D3D3D3"/>
              <w:bottom w:val="single" w:sz="0" w:space="0" w:color="D3D3D3"/>
              <w:right w:val="single" w:sz="0" w:space="0" w:color="D3D3D3"/>
            </w:tcBorders>
          </w:tcPr>
          <w:p w14:paraId="6E7C8E79" w14:textId="77777777" w:rsidR="00022B71" w:rsidRPr="00E21B5C" w:rsidRDefault="005B112A">
            <w:pPr>
              <w:keepNext/>
              <w:spacing w:after="60"/>
              <w:jc w:val="center"/>
              <w:rPr>
                <w:highlight w:val="yellow"/>
                <w:rPrChange w:id="227" w:author="CYRIAQUE" w:date="2025-09-23T21:24:00Z">
                  <w:rPr/>
                </w:rPrChange>
              </w:rPr>
            </w:pPr>
            <w:r w:rsidRPr="00E21B5C">
              <w:rPr>
                <w:rFonts w:ascii="Calibri" w:hAnsi="Calibri"/>
                <w:sz w:val="20"/>
                <w:highlight w:val="yellow"/>
                <w:rPrChange w:id="228" w:author="CYRIAQUE" w:date="2025-09-23T21:24:00Z">
                  <w:rPr>
                    <w:rFonts w:ascii="Calibri" w:hAnsi="Calibri"/>
                    <w:sz w:val="20"/>
                  </w:rPr>
                </w:rPrChange>
              </w:rPr>
              <w:t>84.3 (210)</w:t>
            </w:r>
          </w:p>
        </w:tc>
        <w:tc>
          <w:tcPr>
            <w:tcW w:w="0" w:type="auto"/>
            <w:tcBorders>
              <w:top w:val="single" w:sz="0" w:space="0" w:color="D3D3D3"/>
              <w:left w:val="single" w:sz="0" w:space="0" w:color="D3D3D3"/>
              <w:bottom w:val="single" w:sz="0" w:space="0" w:color="D3D3D3"/>
              <w:right w:val="single" w:sz="0" w:space="0" w:color="D3D3D3"/>
            </w:tcBorders>
          </w:tcPr>
          <w:p w14:paraId="3B72B144" w14:textId="77777777" w:rsidR="00022B71" w:rsidRPr="00E21B5C" w:rsidRDefault="005B112A">
            <w:pPr>
              <w:keepNext/>
              <w:spacing w:after="60"/>
              <w:jc w:val="center"/>
              <w:rPr>
                <w:highlight w:val="yellow"/>
                <w:rPrChange w:id="229" w:author="CYRIAQUE" w:date="2025-09-23T21:24:00Z">
                  <w:rPr/>
                </w:rPrChange>
              </w:rPr>
            </w:pPr>
            <w:r w:rsidRPr="00E21B5C">
              <w:rPr>
                <w:rFonts w:ascii="Calibri" w:hAnsi="Calibri"/>
                <w:sz w:val="20"/>
                <w:highlight w:val="yellow"/>
                <w:rPrChange w:id="230" w:author="CYRIAQUE" w:date="2025-09-23T21:24:00Z">
                  <w:rPr>
                    <w:rFonts w:ascii="Calibri" w:hAnsi="Calibri"/>
                    <w:sz w:val="20"/>
                  </w:rPr>
                </w:rPrChange>
              </w:rPr>
              <w:t>74.6 (326)</w:t>
            </w:r>
          </w:p>
        </w:tc>
      </w:tr>
      <w:tr w:rsidR="00022B71" w14:paraId="13EF73A4" w14:textId="77777777" w:rsidTr="00022B71">
        <w:trPr>
          <w:cantSplit/>
          <w:jc w:val="center"/>
        </w:trPr>
        <w:tc>
          <w:tcPr>
            <w:tcW w:w="0" w:type="auto"/>
            <w:gridSpan w:val="4"/>
          </w:tcPr>
          <w:p w14:paraId="47293BFF"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6434116C" w14:textId="77777777" w:rsidR="00022B71" w:rsidRDefault="005B112A">
      <w:pPr>
        <w:pStyle w:val="Titre3"/>
      </w:pPr>
      <w:bookmarkStart w:id="231" w:name="X41c006256ebd66ef456b3a111f154197e1fe704"/>
      <w:bookmarkStart w:id="232" w:name="_Toc209544857"/>
      <w:bookmarkEnd w:id="210"/>
      <w:r>
        <w:t>Le type de domicile des parents (mères) selon le sexe</w:t>
      </w:r>
      <w:bookmarkEnd w:id="232"/>
    </w:p>
    <w:p w14:paraId="3C8D5AF0" w14:textId="77777777" w:rsidR="00022B71" w:rsidRDefault="005B112A">
      <w:r>
        <w:br w:type="page"/>
      </w:r>
    </w:p>
    <w:p w14:paraId="15E688F3" w14:textId="77777777" w:rsidR="00022B71" w:rsidRDefault="005B112A">
      <w:pPr>
        <w:pStyle w:val="En-ttedetabledesmatires"/>
      </w:pPr>
      <w:r>
        <w:rPr>
          <w:rStyle w:val="NormalTok"/>
        </w:rPr>
        <w:t xml:space="preserve">Table_type_domicile_parents_meres_sexe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(Type_de_domicile_mere),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"**Table_type_domicile_parents_meres_sexe**"</w:t>
      </w:r>
      <w:r>
        <w:rPr>
          <w:rStyle w:val="NormalTok"/>
        </w:rPr>
        <w:t>)</w:t>
      </w:r>
      <w:r>
        <w:br/>
      </w:r>
      <w:r>
        <w:br/>
      </w:r>
      <w:r w:rsidRPr="00E21B5C">
        <w:rPr>
          <w:rStyle w:val="NormalTok"/>
          <w:highlight w:val="red"/>
          <w:rPrChange w:id="233" w:author="CYRIAQUE" w:date="2025-09-23T21:24:00Z">
            <w:rPr>
              <w:rStyle w:val="NormalTok"/>
            </w:rPr>
          </w:rPrChange>
        </w:rPr>
        <w:t>Table_type_domicile_parents_meres_sexe</w:t>
      </w:r>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1473"/>
        <w:gridCol w:w="1515"/>
      </w:tblGrid>
      <w:tr w:rsidR="00022B71" w14:paraId="194D0C1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8208AF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38145B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315D02C2"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83F8E90"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0C8F25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D5D022" w14:textId="77777777" w:rsidR="00022B71" w:rsidRDefault="005B112A">
            <w:pPr>
              <w:keepNext/>
              <w:spacing w:after="60"/>
            </w:pPr>
            <w:r>
              <w:rPr>
                <w:rFonts w:ascii="Calibri" w:hAnsi="Calibri"/>
                <w:sz w:val="20"/>
              </w:rPr>
              <w:t>Type_de_domicile_mere</w:t>
            </w:r>
          </w:p>
        </w:tc>
        <w:tc>
          <w:tcPr>
            <w:tcW w:w="0" w:type="auto"/>
            <w:tcBorders>
              <w:top w:val="single" w:sz="0" w:space="0" w:color="D3D3D3"/>
              <w:left w:val="single" w:sz="0" w:space="0" w:color="D3D3D3"/>
              <w:bottom w:val="single" w:sz="0" w:space="0" w:color="D3D3D3"/>
              <w:right w:val="single" w:sz="0" w:space="0" w:color="D3D3D3"/>
            </w:tcBorders>
          </w:tcPr>
          <w:p w14:paraId="149E72E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AAFDD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D990A7" w14:textId="77777777" w:rsidR="00022B71" w:rsidRDefault="00022B71">
            <w:pPr>
              <w:keepNext/>
              <w:spacing w:after="60"/>
              <w:jc w:val="center"/>
            </w:pPr>
          </w:p>
        </w:tc>
      </w:tr>
      <w:tr w:rsidR="00022B71" w14:paraId="6B95DE7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92B06D" w14:textId="77777777" w:rsidR="00022B71" w:rsidRDefault="005B112A">
            <w:pPr>
              <w:keepNext/>
              <w:spacing w:after="60"/>
            </w:pPr>
            <w:r>
              <w:rPr>
                <w:rFonts w:ascii="Calibri" w:hAnsi="Calibri"/>
                <w:sz w:val="20"/>
              </w:rPr>
              <w:t>    En location</w:t>
            </w:r>
          </w:p>
        </w:tc>
        <w:tc>
          <w:tcPr>
            <w:tcW w:w="0" w:type="auto"/>
            <w:tcBorders>
              <w:top w:val="single" w:sz="0" w:space="0" w:color="D3D3D3"/>
              <w:left w:val="single" w:sz="0" w:space="0" w:color="D3D3D3"/>
              <w:bottom w:val="single" w:sz="0" w:space="0" w:color="D3D3D3"/>
              <w:right w:val="single" w:sz="0" w:space="0" w:color="D3D3D3"/>
            </w:tcBorders>
          </w:tcPr>
          <w:p w14:paraId="18872775" w14:textId="77777777" w:rsidR="00022B71" w:rsidRDefault="005B112A">
            <w:pPr>
              <w:keepNext/>
              <w:spacing w:after="60"/>
              <w:jc w:val="center"/>
            </w:pPr>
            <w:r>
              <w:rPr>
                <w:rFonts w:ascii="Calibri" w:hAnsi="Calibri"/>
                <w:sz w:val="20"/>
              </w:rPr>
              <w:t>16.7 (115)</w:t>
            </w:r>
          </w:p>
        </w:tc>
        <w:tc>
          <w:tcPr>
            <w:tcW w:w="0" w:type="auto"/>
            <w:tcBorders>
              <w:top w:val="single" w:sz="0" w:space="0" w:color="D3D3D3"/>
              <w:left w:val="single" w:sz="0" w:space="0" w:color="D3D3D3"/>
              <w:bottom w:val="single" w:sz="0" w:space="0" w:color="D3D3D3"/>
              <w:right w:val="single" w:sz="0" w:space="0" w:color="D3D3D3"/>
            </w:tcBorders>
          </w:tcPr>
          <w:p w14:paraId="14016F86" w14:textId="77777777" w:rsidR="00022B71" w:rsidRDefault="005B112A">
            <w:pPr>
              <w:keepNext/>
              <w:spacing w:after="60"/>
              <w:jc w:val="center"/>
            </w:pPr>
            <w:r>
              <w:rPr>
                <w:rFonts w:ascii="Calibri" w:hAnsi="Calibri"/>
                <w:sz w:val="20"/>
              </w:rPr>
              <w:t>16.5 (57)</w:t>
            </w:r>
          </w:p>
        </w:tc>
        <w:tc>
          <w:tcPr>
            <w:tcW w:w="0" w:type="auto"/>
            <w:tcBorders>
              <w:top w:val="single" w:sz="0" w:space="0" w:color="D3D3D3"/>
              <w:left w:val="single" w:sz="0" w:space="0" w:color="D3D3D3"/>
              <w:bottom w:val="single" w:sz="0" w:space="0" w:color="D3D3D3"/>
              <w:right w:val="single" w:sz="0" w:space="0" w:color="D3D3D3"/>
            </w:tcBorders>
          </w:tcPr>
          <w:p w14:paraId="16202E1D" w14:textId="77777777" w:rsidR="00022B71" w:rsidRDefault="005B112A">
            <w:pPr>
              <w:keepNext/>
              <w:spacing w:after="60"/>
              <w:jc w:val="center"/>
            </w:pPr>
            <w:r>
              <w:rPr>
                <w:rFonts w:ascii="Calibri" w:hAnsi="Calibri"/>
                <w:sz w:val="20"/>
              </w:rPr>
              <w:t>17.0 (58)</w:t>
            </w:r>
          </w:p>
        </w:tc>
      </w:tr>
      <w:tr w:rsidR="00022B71" w14:paraId="7F2F20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850D9E" w14:textId="77777777" w:rsidR="00022B71" w:rsidRDefault="005B112A">
            <w:pPr>
              <w:keepNext/>
              <w:spacing w:after="60"/>
            </w:pPr>
            <w:r>
              <w:rPr>
                <w:rFonts w:ascii="Calibri" w:hAnsi="Calibri"/>
                <w:sz w:val="20"/>
              </w:rPr>
              <w:t>    En RAP</w:t>
            </w:r>
          </w:p>
        </w:tc>
        <w:tc>
          <w:tcPr>
            <w:tcW w:w="0" w:type="auto"/>
            <w:tcBorders>
              <w:top w:val="single" w:sz="0" w:space="0" w:color="D3D3D3"/>
              <w:left w:val="single" w:sz="0" w:space="0" w:color="D3D3D3"/>
              <w:bottom w:val="single" w:sz="0" w:space="0" w:color="D3D3D3"/>
              <w:right w:val="single" w:sz="0" w:space="0" w:color="D3D3D3"/>
            </w:tcBorders>
          </w:tcPr>
          <w:p w14:paraId="5E6846D4"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61722A86"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73D64C04" w14:textId="77777777" w:rsidR="00022B71" w:rsidRDefault="005B112A">
            <w:pPr>
              <w:keepNext/>
              <w:spacing w:after="60"/>
              <w:jc w:val="center"/>
            </w:pPr>
            <w:r>
              <w:rPr>
                <w:rFonts w:ascii="Calibri" w:hAnsi="Calibri"/>
                <w:sz w:val="20"/>
              </w:rPr>
              <w:t>0.6 (2)</w:t>
            </w:r>
          </w:p>
        </w:tc>
      </w:tr>
      <w:tr w:rsidR="00022B71" w14:paraId="30EF757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FFA43F" w14:textId="77777777" w:rsidR="00022B71" w:rsidRDefault="005B112A">
            <w:pPr>
              <w:keepNext/>
              <w:spacing w:after="60"/>
            </w:pPr>
            <w:r>
              <w:rPr>
                <w:rFonts w:ascii="Calibri" w:hAnsi="Calibri"/>
                <w:sz w:val="20"/>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634CF08F" w14:textId="77777777" w:rsidR="00022B71" w:rsidRDefault="005B112A">
            <w:pPr>
              <w:keepNext/>
              <w:spacing w:after="60"/>
              <w:jc w:val="center"/>
            </w:pPr>
            <w:r>
              <w:rPr>
                <w:rFonts w:ascii="Calibri" w:hAnsi="Calibri"/>
                <w:sz w:val="20"/>
              </w:rPr>
              <w:t>4.8 (33)</w:t>
            </w:r>
          </w:p>
        </w:tc>
        <w:tc>
          <w:tcPr>
            <w:tcW w:w="0" w:type="auto"/>
            <w:tcBorders>
              <w:top w:val="single" w:sz="0" w:space="0" w:color="D3D3D3"/>
              <w:left w:val="single" w:sz="0" w:space="0" w:color="D3D3D3"/>
              <w:bottom w:val="single" w:sz="0" w:space="0" w:color="D3D3D3"/>
              <w:right w:val="single" w:sz="0" w:space="0" w:color="D3D3D3"/>
            </w:tcBorders>
          </w:tcPr>
          <w:p w14:paraId="19B57877" w14:textId="77777777" w:rsidR="00022B71" w:rsidRDefault="005B112A">
            <w:pPr>
              <w:keepNext/>
              <w:spacing w:after="60"/>
              <w:jc w:val="center"/>
            </w:pPr>
            <w:r>
              <w:rPr>
                <w:rFonts w:ascii="Calibri" w:hAnsi="Calibri"/>
                <w:sz w:val="20"/>
              </w:rPr>
              <w:t>3.7 (13)</w:t>
            </w:r>
          </w:p>
        </w:tc>
        <w:tc>
          <w:tcPr>
            <w:tcW w:w="0" w:type="auto"/>
            <w:tcBorders>
              <w:top w:val="single" w:sz="0" w:space="0" w:color="D3D3D3"/>
              <w:left w:val="single" w:sz="0" w:space="0" w:color="D3D3D3"/>
              <w:bottom w:val="single" w:sz="0" w:space="0" w:color="D3D3D3"/>
              <w:right w:val="single" w:sz="0" w:space="0" w:color="D3D3D3"/>
            </w:tcBorders>
          </w:tcPr>
          <w:p w14:paraId="61DB30E4" w14:textId="77777777" w:rsidR="00022B71" w:rsidRDefault="005B112A">
            <w:pPr>
              <w:keepNext/>
              <w:spacing w:after="60"/>
              <w:jc w:val="center"/>
            </w:pPr>
            <w:r>
              <w:rPr>
                <w:rFonts w:ascii="Calibri" w:hAnsi="Calibri"/>
                <w:sz w:val="20"/>
              </w:rPr>
              <w:t>5.9 (20)</w:t>
            </w:r>
          </w:p>
        </w:tc>
      </w:tr>
      <w:tr w:rsidR="00022B71" w14:paraId="58576B4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7B345E" w14:textId="77777777" w:rsidR="00022B71" w:rsidRDefault="005B112A">
            <w:pPr>
              <w:keepNext/>
              <w:spacing w:after="60"/>
            </w:pPr>
            <w:r>
              <w:rPr>
                <w:rFonts w:ascii="Calibri" w:hAnsi="Calibri"/>
                <w:sz w:val="20"/>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2A94F2EF" w14:textId="77777777" w:rsidR="00022B71" w:rsidRDefault="005B112A">
            <w:pPr>
              <w:keepNext/>
              <w:spacing w:after="60"/>
              <w:jc w:val="center"/>
            </w:pPr>
            <w:r>
              <w:rPr>
                <w:rFonts w:ascii="Calibri" w:hAnsi="Calibri"/>
                <w:sz w:val="20"/>
              </w:rPr>
              <w:t>78.1 (537)</w:t>
            </w:r>
          </w:p>
        </w:tc>
        <w:tc>
          <w:tcPr>
            <w:tcW w:w="0" w:type="auto"/>
            <w:tcBorders>
              <w:top w:val="single" w:sz="0" w:space="0" w:color="D3D3D3"/>
              <w:left w:val="single" w:sz="0" w:space="0" w:color="D3D3D3"/>
              <w:bottom w:val="single" w:sz="0" w:space="0" w:color="D3D3D3"/>
              <w:right w:val="single" w:sz="0" w:space="0" w:color="D3D3D3"/>
            </w:tcBorders>
          </w:tcPr>
          <w:p w14:paraId="2F388D2C" w14:textId="77777777" w:rsidR="00022B71" w:rsidRDefault="005B112A">
            <w:pPr>
              <w:keepNext/>
              <w:spacing w:after="60"/>
              <w:jc w:val="center"/>
            </w:pPr>
            <w:r>
              <w:rPr>
                <w:rFonts w:ascii="Calibri" w:hAnsi="Calibri"/>
                <w:sz w:val="20"/>
              </w:rPr>
              <w:t>79.7 (275)</w:t>
            </w:r>
          </w:p>
        </w:tc>
        <w:tc>
          <w:tcPr>
            <w:tcW w:w="0" w:type="auto"/>
            <w:tcBorders>
              <w:top w:val="single" w:sz="0" w:space="0" w:color="D3D3D3"/>
              <w:left w:val="single" w:sz="0" w:space="0" w:color="D3D3D3"/>
              <w:bottom w:val="single" w:sz="0" w:space="0" w:color="D3D3D3"/>
              <w:right w:val="single" w:sz="0" w:space="0" w:color="D3D3D3"/>
            </w:tcBorders>
          </w:tcPr>
          <w:p w14:paraId="278C9C5D" w14:textId="77777777" w:rsidR="00022B71" w:rsidRDefault="005B112A">
            <w:pPr>
              <w:keepNext/>
              <w:spacing w:after="60"/>
              <w:jc w:val="center"/>
            </w:pPr>
            <w:r>
              <w:rPr>
                <w:rFonts w:ascii="Calibri" w:hAnsi="Calibri"/>
                <w:sz w:val="20"/>
              </w:rPr>
              <w:t>76.5 (262)</w:t>
            </w:r>
          </w:p>
        </w:tc>
      </w:tr>
      <w:tr w:rsidR="00022B71" w14:paraId="34C1F297" w14:textId="77777777" w:rsidTr="00022B71">
        <w:trPr>
          <w:cantSplit/>
          <w:jc w:val="center"/>
        </w:trPr>
        <w:tc>
          <w:tcPr>
            <w:tcW w:w="0" w:type="auto"/>
            <w:gridSpan w:val="4"/>
          </w:tcPr>
          <w:p w14:paraId="2CBB9EA5"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0F844BBF" w14:textId="77777777" w:rsidR="00022B71" w:rsidRDefault="005B112A">
      <w:pPr>
        <w:pStyle w:val="Titre3"/>
      </w:pPr>
      <w:bookmarkStart w:id="234" w:name="X313fb4d45f06586aa57934c435e5bdc1b273bc6"/>
      <w:bookmarkStart w:id="235" w:name="_Toc209544858"/>
      <w:bookmarkEnd w:id="231"/>
      <w:r>
        <w:t>Lieu de naissance des parents (pères) par lieu de residence</w:t>
      </w:r>
      <w:bookmarkEnd w:id="235"/>
    </w:p>
    <w:p w14:paraId="615A9D66" w14:textId="77777777" w:rsidR="00022B71" w:rsidRDefault="005B112A">
      <w:r>
        <w:br w:type="page"/>
      </w:r>
    </w:p>
    <w:p w14:paraId="6C55490A" w14:textId="77777777" w:rsidR="00022B71" w:rsidRDefault="005B112A">
      <w:pPr>
        <w:pStyle w:val="En-ttedetabledesmatires"/>
      </w:pPr>
      <w:r>
        <w:rPr>
          <w:rStyle w:val="NormalTok"/>
        </w:rPr>
        <w:t xml:space="preserve">Table_type_domicile_parents_meres_Lieu_de_residence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(Type_de_domicile_mere),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"**Table_type_domicile_parents_meres_Lieu_de_residence**"</w:t>
      </w:r>
      <w:r>
        <w:rPr>
          <w:rStyle w:val="NormalTok"/>
        </w:rPr>
        <w:t>)</w:t>
      </w:r>
      <w:r>
        <w:br/>
      </w:r>
      <w:r>
        <w:br/>
      </w:r>
      <w:r>
        <w:rPr>
          <w:rStyle w:val="NormalTok"/>
        </w:rPr>
        <w:t>Table_type_domicile_parents_meres_Lieu_de_residence</w:t>
      </w:r>
    </w:p>
    <w:tbl>
      <w:tblPr>
        <w:tblStyle w:val="Table"/>
        <w:tblW w:w="0" w:type="auto"/>
        <w:jc w:val="center"/>
        <w:tblCellMar>
          <w:left w:w="60" w:type="dxa"/>
          <w:right w:w="60" w:type="dxa"/>
        </w:tblCellMar>
        <w:tblLook w:val="0000" w:firstRow="0" w:lastRow="0" w:firstColumn="0" w:lastColumn="0" w:noHBand="0" w:noVBand="0"/>
      </w:tblPr>
      <w:tblGrid>
        <w:gridCol w:w="2137"/>
        <w:gridCol w:w="1453"/>
        <w:gridCol w:w="2416"/>
        <w:gridCol w:w="2083"/>
      </w:tblGrid>
      <w:tr w:rsidR="00022B71" w14:paraId="35C7BEE5"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EDFEF8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FF5FC39"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AD9BDD1"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E53F416"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58FE12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F314EF" w14:textId="77777777" w:rsidR="00022B71" w:rsidRDefault="005B112A">
            <w:pPr>
              <w:keepNext/>
              <w:spacing w:after="60"/>
            </w:pPr>
            <w:r>
              <w:rPr>
                <w:rFonts w:ascii="Calibri" w:hAnsi="Calibri"/>
                <w:sz w:val="20"/>
              </w:rPr>
              <w:t>Type_de_domicile_mere</w:t>
            </w:r>
          </w:p>
        </w:tc>
        <w:tc>
          <w:tcPr>
            <w:tcW w:w="0" w:type="auto"/>
            <w:tcBorders>
              <w:top w:val="single" w:sz="0" w:space="0" w:color="D3D3D3"/>
              <w:left w:val="single" w:sz="0" w:space="0" w:color="D3D3D3"/>
              <w:bottom w:val="single" w:sz="0" w:space="0" w:color="D3D3D3"/>
              <w:right w:val="single" w:sz="0" w:space="0" w:color="D3D3D3"/>
            </w:tcBorders>
          </w:tcPr>
          <w:p w14:paraId="6A76E21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CBD72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09F4B8" w14:textId="77777777" w:rsidR="00022B71" w:rsidRDefault="00022B71">
            <w:pPr>
              <w:keepNext/>
              <w:spacing w:after="60"/>
              <w:jc w:val="center"/>
            </w:pPr>
          </w:p>
        </w:tc>
      </w:tr>
      <w:tr w:rsidR="00022B71" w14:paraId="16BFC23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29175E" w14:textId="77777777" w:rsidR="00022B71" w:rsidRDefault="005B112A">
            <w:pPr>
              <w:keepNext/>
              <w:spacing w:after="60"/>
            </w:pPr>
            <w:r>
              <w:rPr>
                <w:rFonts w:ascii="Calibri" w:hAnsi="Calibri"/>
                <w:sz w:val="20"/>
              </w:rPr>
              <w:t>    En location</w:t>
            </w:r>
          </w:p>
        </w:tc>
        <w:tc>
          <w:tcPr>
            <w:tcW w:w="0" w:type="auto"/>
            <w:tcBorders>
              <w:top w:val="single" w:sz="0" w:space="0" w:color="D3D3D3"/>
              <w:left w:val="single" w:sz="0" w:space="0" w:color="D3D3D3"/>
              <w:bottom w:val="single" w:sz="0" w:space="0" w:color="D3D3D3"/>
              <w:right w:val="single" w:sz="0" w:space="0" w:color="D3D3D3"/>
            </w:tcBorders>
          </w:tcPr>
          <w:p w14:paraId="11724200" w14:textId="77777777" w:rsidR="00022B71" w:rsidRDefault="005B112A">
            <w:pPr>
              <w:keepNext/>
              <w:spacing w:after="60"/>
              <w:jc w:val="center"/>
            </w:pPr>
            <w:r>
              <w:rPr>
                <w:rFonts w:ascii="Calibri" w:hAnsi="Calibri"/>
                <w:sz w:val="20"/>
              </w:rPr>
              <w:t>16.7 (115)</w:t>
            </w:r>
          </w:p>
        </w:tc>
        <w:tc>
          <w:tcPr>
            <w:tcW w:w="0" w:type="auto"/>
            <w:tcBorders>
              <w:top w:val="single" w:sz="0" w:space="0" w:color="D3D3D3"/>
              <w:left w:val="single" w:sz="0" w:space="0" w:color="D3D3D3"/>
              <w:bottom w:val="single" w:sz="0" w:space="0" w:color="D3D3D3"/>
              <w:right w:val="single" w:sz="0" w:space="0" w:color="D3D3D3"/>
            </w:tcBorders>
          </w:tcPr>
          <w:p w14:paraId="675AAD19" w14:textId="77777777" w:rsidR="00022B71" w:rsidRDefault="005B112A">
            <w:pPr>
              <w:keepNext/>
              <w:spacing w:after="60"/>
              <w:jc w:val="center"/>
            </w:pPr>
            <w:r>
              <w:rPr>
                <w:rFonts w:ascii="Calibri" w:hAnsi="Calibri"/>
                <w:sz w:val="20"/>
              </w:rPr>
              <w:t>15.2 (57)</w:t>
            </w:r>
          </w:p>
        </w:tc>
        <w:tc>
          <w:tcPr>
            <w:tcW w:w="0" w:type="auto"/>
            <w:tcBorders>
              <w:top w:val="single" w:sz="0" w:space="0" w:color="D3D3D3"/>
              <w:left w:val="single" w:sz="0" w:space="0" w:color="D3D3D3"/>
              <w:bottom w:val="single" w:sz="0" w:space="0" w:color="D3D3D3"/>
              <w:right w:val="single" w:sz="0" w:space="0" w:color="D3D3D3"/>
            </w:tcBorders>
          </w:tcPr>
          <w:p w14:paraId="1CAF93A4" w14:textId="77777777" w:rsidR="00022B71" w:rsidRDefault="005B112A">
            <w:pPr>
              <w:keepNext/>
              <w:spacing w:after="60"/>
              <w:jc w:val="center"/>
            </w:pPr>
            <w:r>
              <w:rPr>
                <w:rFonts w:ascii="Calibri" w:hAnsi="Calibri"/>
                <w:sz w:val="20"/>
              </w:rPr>
              <w:t>18.5 (57)</w:t>
            </w:r>
          </w:p>
        </w:tc>
      </w:tr>
      <w:tr w:rsidR="00022B71" w14:paraId="1F9AADC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8A5DF8" w14:textId="77777777" w:rsidR="00022B71" w:rsidRDefault="005B112A">
            <w:pPr>
              <w:keepNext/>
              <w:spacing w:after="60"/>
            </w:pPr>
            <w:r>
              <w:rPr>
                <w:rFonts w:ascii="Calibri" w:hAnsi="Calibri"/>
                <w:sz w:val="20"/>
              </w:rPr>
              <w:t>    En RAP</w:t>
            </w:r>
          </w:p>
        </w:tc>
        <w:tc>
          <w:tcPr>
            <w:tcW w:w="0" w:type="auto"/>
            <w:tcBorders>
              <w:top w:val="single" w:sz="0" w:space="0" w:color="D3D3D3"/>
              <w:left w:val="single" w:sz="0" w:space="0" w:color="D3D3D3"/>
              <w:bottom w:val="single" w:sz="0" w:space="0" w:color="D3D3D3"/>
              <w:right w:val="single" w:sz="0" w:space="0" w:color="D3D3D3"/>
            </w:tcBorders>
          </w:tcPr>
          <w:p w14:paraId="3843D075" w14:textId="77777777" w:rsidR="00022B71" w:rsidRDefault="005B112A">
            <w:pPr>
              <w:keepNext/>
              <w:spacing w:after="60"/>
              <w:jc w:val="center"/>
            </w:pPr>
            <w:r>
              <w:rPr>
                <w:rFonts w:ascii="Calibri" w:hAnsi="Calibri"/>
                <w:sz w:val="20"/>
              </w:rPr>
              <w:t>0.4 (3)</w:t>
            </w:r>
          </w:p>
        </w:tc>
        <w:tc>
          <w:tcPr>
            <w:tcW w:w="0" w:type="auto"/>
            <w:tcBorders>
              <w:top w:val="single" w:sz="0" w:space="0" w:color="D3D3D3"/>
              <w:left w:val="single" w:sz="0" w:space="0" w:color="D3D3D3"/>
              <w:bottom w:val="single" w:sz="0" w:space="0" w:color="D3D3D3"/>
              <w:right w:val="single" w:sz="0" w:space="0" w:color="D3D3D3"/>
            </w:tcBorders>
          </w:tcPr>
          <w:p w14:paraId="1CA0D86C" w14:textId="77777777" w:rsidR="00022B71" w:rsidRDefault="005B112A">
            <w:pPr>
              <w:keepNext/>
              <w:spacing w:after="60"/>
              <w:jc w:val="center"/>
            </w:pPr>
            <w:r>
              <w:rPr>
                <w:rFonts w:ascii="Calibri" w:hAnsi="Calibri"/>
                <w:sz w:val="20"/>
              </w:rPr>
              <w:t>0.4 (2)</w:t>
            </w:r>
          </w:p>
        </w:tc>
        <w:tc>
          <w:tcPr>
            <w:tcW w:w="0" w:type="auto"/>
            <w:tcBorders>
              <w:top w:val="single" w:sz="0" w:space="0" w:color="D3D3D3"/>
              <w:left w:val="single" w:sz="0" w:space="0" w:color="D3D3D3"/>
              <w:bottom w:val="single" w:sz="0" w:space="0" w:color="D3D3D3"/>
              <w:right w:val="single" w:sz="0" w:space="0" w:color="D3D3D3"/>
            </w:tcBorders>
          </w:tcPr>
          <w:p w14:paraId="619B5863" w14:textId="77777777" w:rsidR="00022B71" w:rsidRDefault="005B112A">
            <w:pPr>
              <w:keepNext/>
              <w:spacing w:after="60"/>
              <w:jc w:val="center"/>
            </w:pPr>
            <w:r>
              <w:rPr>
                <w:rFonts w:ascii="Calibri" w:hAnsi="Calibri"/>
                <w:sz w:val="20"/>
              </w:rPr>
              <w:t>0.3 (1)</w:t>
            </w:r>
          </w:p>
        </w:tc>
      </w:tr>
      <w:tr w:rsidR="00022B71" w14:paraId="2EBD963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0A512A" w14:textId="77777777" w:rsidR="00022B71" w:rsidRDefault="005B112A">
            <w:pPr>
              <w:keepNext/>
              <w:spacing w:after="60"/>
            </w:pPr>
            <w:r>
              <w:rPr>
                <w:rFonts w:ascii="Calibri" w:hAnsi="Calibri"/>
                <w:sz w:val="20"/>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02D87AE0" w14:textId="77777777" w:rsidR="00022B71" w:rsidRDefault="005B112A">
            <w:pPr>
              <w:keepNext/>
              <w:spacing w:after="60"/>
              <w:jc w:val="center"/>
            </w:pPr>
            <w:r>
              <w:rPr>
                <w:rFonts w:ascii="Calibri" w:hAnsi="Calibri"/>
                <w:sz w:val="20"/>
              </w:rPr>
              <w:t>4.8 (33)</w:t>
            </w:r>
          </w:p>
        </w:tc>
        <w:tc>
          <w:tcPr>
            <w:tcW w:w="0" w:type="auto"/>
            <w:tcBorders>
              <w:top w:val="single" w:sz="0" w:space="0" w:color="D3D3D3"/>
              <w:left w:val="single" w:sz="0" w:space="0" w:color="D3D3D3"/>
              <w:bottom w:val="single" w:sz="0" w:space="0" w:color="D3D3D3"/>
              <w:right w:val="single" w:sz="0" w:space="0" w:color="D3D3D3"/>
            </w:tcBorders>
          </w:tcPr>
          <w:p w14:paraId="45EE82D8" w14:textId="77777777" w:rsidR="00022B71" w:rsidRDefault="005B112A">
            <w:pPr>
              <w:keepNext/>
              <w:spacing w:after="60"/>
              <w:jc w:val="center"/>
            </w:pPr>
            <w:r>
              <w:rPr>
                <w:rFonts w:ascii="Calibri" w:hAnsi="Calibri"/>
                <w:sz w:val="20"/>
              </w:rPr>
              <w:t>5.0 (19)</w:t>
            </w:r>
          </w:p>
        </w:tc>
        <w:tc>
          <w:tcPr>
            <w:tcW w:w="0" w:type="auto"/>
            <w:tcBorders>
              <w:top w:val="single" w:sz="0" w:space="0" w:color="D3D3D3"/>
              <w:left w:val="single" w:sz="0" w:space="0" w:color="D3D3D3"/>
              <w:bottom w:val="single" w:sz="0" w:space="0" w:color="D3D3D3"/>
              <w:right w:val="single" w:sz="0" w:space="0" w:color="D3D3D3"/>
            </w:tcBorders>
          </w:tcPr>
          <w:p w14:paraId="6A1E7D66" w14:textId="77777777" w:rsidR="00022B71" w:rsidRDefault="005B112A">
            <w:pPr>
              <w:keepNext/>
              <w:spacing w:after="60"/>
              <w:jc w:val="center"/>
            </w:pPr>
            <w:r>
              <w:rPr>
                <w:rFonts w:ascii="Calibri" w:hAnsi="Calibri"/>
                <w:sz w:val="20"/>
              </w:rPr>
              <w:t>4.5 (14)</w:t>
            </w:r>
          </w:p>
        </w:tc>
      </w:tr>
      <w:tr w:rsidR="00022B71" w14:paraId="1758B51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395004" w14:textId="77777777" w:rsidR="00022B71" w:rsidRDefault="005B112A">
            <w:pPr>
              <w:keepNext/>
              <w:spacing w:after="60"/>
            </w:pPr>
            <w:r>
              <w:rPr>
                <w:rFonts w:ascii="Calibri" w:hAnsi="Calibri"/>
                <w:sz w:val="20"/>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43BF8996" w14:textId="77777777" w:rsidR="00022B71" w:rsidRDefault="005B112A">
            <w:pPr>
              <w:keepNext/>
              <w:spacing w:after="60"/>
              <w:jc w:val="center"/>
            </w:pPr>
            <w:r>
              <w:rPr>
                <w:rFonts w:ascii="Calibri" w:hAnsi="Calibri"/>
                <w:sz w:val="20"/>
              </w:rPr>
              <w:t>78.1 (537)</w:t>
            </w:r>
          </w:p>
        </w:tc>
        <w:tc>
          <w:tcPr>
            <w:tcW w:w="0" w:type="auto"/>
            <w:tcBorders>
              <w:top w:val="single" w:sz="0" w:space="0" w:color="D3D3D3"/>
              <w:left w:val="single" w:sz="0" w:space="0" w:color="D3D3D3"/>
              <w:bottom w:val="single" w:sz="0" w:space="0" w:color="D3D3D3"/>
              <w:right w:val="single" w:sz="0" w:space="0" w:color="D3D3D3"/>
            </w:tcBorders>
          </w:tcPr>
          <w:p w14:paraId="260E1B0E" w14:textId="77777777" w:rsidR="00022B71" w:rsidRDefault="005B112A">
            <w:pPr>
              <w:keepNext/>
              <w:spacing w:after="60"/>
              <w:jc w:val="center"/>
            </w:pPr>
            <w:r>
              <w:rPr>
                <w:rFonts w:ascii="Calibri" w:hAnsi="Calibri"/>
                <w:sz w:val="20"/>
              </w:rPr>
              <w:t>79.3 (299)</w:t>
            </w:r>
          </w:p>
        </w:tc>
        <w:tc>
          <w:tcPr>
            <w:tcW w:w="0" w:type="auto"/>
            <w:tcBorders>
              <w:top w:val="single" w:sz="0" w:space="0" w:color="D3D3D3"/>
              <w:left w:val="single" w:sz="0" w:space="0" w:color="D3D3D3"/>
              <w:bottom w:val="single" w:sz="0" w:space="0" w:color="D3D3D3"/>
              <w:right w:val="single" w:sz="0" w:space="0" w:color="D3D3D3"/>
            </w:tcBorders>
          </w:tcPr>
          <w:p w14:paraId="0630C095" w14:textId="77777777" w:rsidR="00022B71" w:rsidRDefault="005B112A">
            <w:pPr>
              <w:keepNext/>
              <w:spacing w:after="60"/>
              <w:jc w:val="center"/>
            </w:pPr>
            <w:r>
              <w:rPr>
                <w:rFonts w:ascii="Calibri" w:hAnsi="Calibri"/>
                <w:sz w:val="20"/>
              </w:rPr>
              <w:t>76.6 (238)</w:t>
            </w:r>
          </w:p>
        </w:tc>
      </w:tr>
      <w:tr w:rsidR="00022B71" w14:paraId="439B8994" w14:textId="77777777" w:rsidTr="00022B71">
        <w:trPr>
          <w:cantSplit/>
          <w:jc w:val="center"/>
        </w:trPr>
        <w:tc>
          <w:tcPr>
            <w:tcW w:w="0" w:type="auto"/>
            <w:gridSpan w:val="4"/>
          </w:tcPr>
          <w:p w14:paraId="412856ED"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40F9D78B" w14:textId="77777777" w:rsidR="00022B71" w:rsidRDefault="005B112A">
      <w:pPr>
        <w:pStyle w:val="Titre2"/>
      </w:pPr>
      <w:bookmarkStart w:id="236" w:name="le-type-de-domicile-des-parents-pères"/>
      <w:bookmarkStart w:id="237" w:name="_Toc209544859"/>
      <w:bookmarkEnd w:id="208"/>
      <w:bookmarkEnd w:id="234"/>
      <w:r>
        <w:t>Le type de domicile des parents (pères)</w:t>
      </w:r>
      <w:bookmarkEnd w:id="237"/>
    </w:p>
    <w:p w14:paraId="4BCED519" w14:textId="77777777" w:rsidR="00022B71" w:rsidRDefault="005B112A">
      <w:r>
        <w:br w:type="page"/>
      </w:r>
    </w:p>
    <w:p w14:paraId="58D2059C" w14:textId="77777777" w:rsidR="00022B71" w:rsidRDefault="005B112A">
      <w:pPr>
        <w:pStyle w:val="Titre3"/>
      </w:pPr>
      <w:bookmarkStart w:id="238" w:name="Xe0fadf6eca4c15fb30293a8429ab9f1ffdac92a"/>
      <w:bookmarkStart w:id="239" w:name="_Toc209544860"/>
      <w:r>
        <w:t>Lieu de naissance des parents (pères) par groupe d’âge</w:t>
      </w:r>
      <w:bookmarkEnd w:id="239"/>
    </w:p>
    <w:p w14:paraId="0C2E103C" w14:textId="77777777" w:rsidR="00022B71" w:rsidRDefault="005B112A">
      <w:pPr>
        <w:pStyle w:val="En-ttedetabledesmatires"/>
      </w:pPr>
      <w:r>
        <w:rPr>
          <w:rStyle w:val="NormalTok"/>
        </w:rPr>
        <w:t xml:space="preserve">Table_type_domicile_parents_peres_gpe_age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(Type_de_domicile_pere),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w:t>
      </w:r>
      <w:r>
        <w:rPr>
          <w:rStyle w:val="FunctionTok"/>
        </w:rPr>
        <w:t>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"**Table_type_domicile_parents_peres_gpe_age**"</w:t>
      </w:r>
      <w:r>
        <w:rPr>
          <w:rStyle w:val="NormalTok"/>
        </w:rPr>
        <w:t>)</w:t>
      </w:r>
      <w:r>
        <w:br/>
      </w:r>
      <w:r>
        <w:br/>
      </w:r>
      <w:r>
        <w:rPr>
          <w:rStyle w:val="NormalTok"/>
        </w:rPr>
        <w:t>Table_type_domicile_parents_peres_gpe_age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1653"/>
        <w:gridCol w:w="1653"/>
      </w:tblGrid>
      <w:tr w:rsidR="00022B71" w14:paraId="5BA5488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E318A1D"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D8C5CD8"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CD289EE"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40269E5"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r>
      <w:tr w:rsidR="00022B71" w14:paraId="2FF133A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DCA182" w14:textId="77777777" w:rsidR="00022B71" w:rsidRDefault="005B112A">
            <w:pPr>
              <w:keepNext/>
              <w:spacing w:after="60"/>
            </w:pPr>
            <w:r>
              <w:rPr>
                <w:rFonts w:ascii="Calibri" w:hAnsi="Calibri"/>
                <w:sz w:val="20"/>
              </w:rPr>
              <w:t>Type_de_domicile_pere</w:t>
            </w:r>
          </w:p>
        </w:tc>
        <w:tc>
          <w:tcPr>
            <w:tcW w:w="0" w:type="auto"/>
            <w:tcBorders>
              <w:top w:val="single" w:sz="0" w:space="0" w:color="D3D3D3"/>
              <w:left w:val="single" w:sz="0" w:space="0" w:color="D3D3D3"/>
              <w:bottom w:val="single" w:sz="0" w:space="0" w:color="D3D3D3"/>
              <w:right w:val="single" w:sz="0" w:space="0" w:color="D3D3D3"/>
            </w:tcBorders>
          </w:tcPr>
          <w:p w14:paraId="212CEE1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B6B78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AC9C34" w14:textId="77777777" w:rsidR="00022B71" w:rsidRDefault="00022B71">
            <w:pPr>
              <w:keepNext/>
              <w:spacing w:after="60"/>
              <w:jc w:val="center"/>
            </w:pPr>
          </w:p>
        </w:tc>
      </w:tr>
      <w:tr w:rsidR="00022B71" w14:paraId="16299E6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799C8" w14:textId="77777777" w:rsidR="00022B71" w:rsidRDefault="005B112A">
            <w:pPr>
              <w:keepNext/>
              <w:spacing w:after="60"/>
            </w:pPr>
            <w:r>
              <w:rPr>
                <w:rFonts w:ascii="Calibri" w:hAnsi="Calibri"/>
                <w:sz w:val="20"/>
              </w:rPr>
              <w:t>    En location</w:t>
            </w:r>
          </w:p>
        </w:tc>
        <w:tc>
          <w:tcPr>
            <w:tcW w:w="0" w:type="auto"/>
            <w:tcBorders>
              <w:top w:val="single" w:sz="0" w:space="0" w:color="D3D3D3"/>
              <w:left w:val="single" w:sz="0" w:space="0" w:color="D3D3D3"/>
              <w:bottom w:val="single" w:sz="0" w:space="0" w:color="D3D3D3"/>
              <w:right w:val="single" w:sz="0" w:space="0" w:color="D3D3D3"/>
            </w:tcBorders>
          </w:tcPr>
          <w:p w14:paraId="62B3811E" w14:textId="77777777" w:rsidR="00022B71" w:rsidRDefault="005B112A">
            <w:pPr>
              <w:keepNext/>
              <w:spacing w:after="60"/>
              <w:jc w:val="center"/>
            </w:pPr>
            <w:r>
              <w:rPr>
                <w:rFonts w:ascii="Calibri" w:hAnsi="Calibri"/>
                <w:sz w:val="20"/>
              </w:rPr>
              <w:t>11.7 (77)</w:t>
            </w:r>
          </w:p>
        </w:tc>
        <w:tc>
          <w:tcPr>
            <w:tcW w:w="0" w:type="auto"/>
            <w:tcBorders>
              <w:top w:val="single" w:sz="0" w:space="0" w:color="D3D3D3"/>
              <w:left w:val="single" w:sz="0" w:space="0" w:color="D3D3D3"/>
              <w:bottom w:val="single" w:sz="0" w:space="0" w:color="D3D3D3"/>
              <w:right w:val="single" w:sz="0" w:space="0" w:color="D3D3D3"/>
            </w:tcBorders>
          </w:tcPr>
          <w:p w14:paraId="1B6D5895" w14:textId="77777777" w:rsidR="00022B71" w:rsidRDefault="005B112A">
            <w:pPr>
              <w:keepNext/>
              <w:spacing w:after="60"/>
              <w:jc w:val="center"/>
            </w:pPr>
            <w:r>
              <w:rPr>
                <w:rFonts w:ascii="Calibri" w:hAnsi="Calibri"/>
                <w:sz w:val="20"/>
              </w:rPr>
              <w:t>9.9 (24)</w:t>
            </w:r>
          </w:p>
        </w:tc>
        <w:tc>
          <w:tcPr>
            <w:tcW w:w="0" w:type="auto"/>
            <w:tcBorders>
              <w:top w:val="single" w:sz="0" w:space="0" w:color="D3D3D3"/>
              <w:left w:val="single" w:sz="0" w:space="0" w:color="D3D3D3"/>
              <w:bottom w:val="single" w:sz="0" w:space="0" w:color="D3D3D3"/>
              <w:right w:val="single" w:sz="0" w:space="0" w:color="D3D3D3"/>
            </w:tcBorders>
          </w:tcPr>
          <w:p w14:paraId="4CEC0932" w14:textId="77777777" w:rsidR="00022B71" w:rsidRDefault="005B112A">
            <w:pPr>
              <w:keepNext/>
              <w:spacing w:after="60"/>
              <w:jc w:val="center"/>
            </w:pPr>
            <w:r>
              <w:rPr>
                <w:rFonts w:ascii="Calibri" w:hAnsi="Calibri"/>
                <w:sz w:val="20"/>
              </w:rPr>
              <w:t>12.7 (53)</w:t>
            </w:r>
          </w:p>
        </w:tc>
      </w:tr>
      <w:tr w:rsidR="00022B71" w14:paraId="4874024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AF9E94" w14:textId="77777777" w:rsidR="00022B71" w:rsidRPr="00CB41E7" w:rsidRDefault="005B112A">
            <w:pPr>
              <w:keepNext/>
              <w:spacing w:after="60"/>
              <w:rPr>
                <w:highlight w:val="green"/>
                <w:rPrChange w:id="240" w:author="CYRIAQUE" w:date="2025-09-23T21:26:00Z">
                  <w:rPr/>
                </w:rPrChange>
              </w:rPr>
            </w:pPr>
            <w:r w:rsidRPr="00CB41E7">
              <w:rPr>
                <w:rFonts w:ascii="Calibri" w:hAnsi="Calibri"/>
                <w:sz w:val="20"/>
                <w:highlight w:val="green"/>
                <w:rPrChange w:id="241" w:author="CYRIAQUE" w:date="2025-09-23T21:26:00Z">
                  <w:rPr>
                    <w:rFonts w:ascii="Calibri" w:hAnsi="Calibri"/>
                    <w:sz w:val="20"/>
                  </w:rPr>
                </w:rPrChange>
              </w:rPr>
              <w:t>    En RAP</w:t>
            </w:r>
          </w:p>
        </w:tc>
        <w:tc>
          <w:tcPr>
            <w:tcW w:w="0" w:type="auto"/>
            <w:tcBorders>
              <w:top w:val="single" w:sz="0" w:space="0" w:color="D3D3D3"/>
              <w:left w:val="single" w:sz="0" w:space="0" w:color="D3D3D3"/>
              <w:bottom w:val="single" w:sz="0" w:space="0" w:color="D3D3D3"/>
              <w:right w:val="single" w:sz="0" w:space="0" w:color="D3D3D3"/>
            </w:tcBorders>
          </w:tcPr>
          <w:p w14:paraId="4D636B95" w14:textId="77777777" w:rsidR="00022B71" w:rsidRPr="00CB41E7" w:rsidRDefault="005B112A">
            <w:pPr>
              <w:keepNext/>
              <w:spacing w:after="60"/>
              <w:jc w:val="center"/>
              <w:rPr>
                <w:highlight w:val="green"/>
                <w:rPrChange w:id="242" w:author="CYRIAQUE" w:date="2025-09-23T21:26:00Z">
                  <w:rPr/>
                </w:rPrChange>
              </w:rPr>
            </w:pPr>
            <w:r w:rsidRPr="00CB41E7">
              <w:rPr>
                <w:rFonts w:ascii="Calibri" w:hAnsi="Calibri"/>
                <w:sz w:val="20"/>
                <w:highlight w:val="green"/>
                <w:rPrChange w:id="243" w:author="CYRIAQUE" w:date="2025-09-23T21:26:00Z">
                  <w:rPr>
                    <w:rFonts w:ascii="Calibri" w:hAnsi="Calibri"/>
                    <w:sz w:val="20"/>
                  </w:rPr>
                </w:rPrChange>
              </w:rPr>
              <w:t>0.2 (1)</w:t>
            </w:r>
          </w:p>
        </w:tc>
        <w:tc>
          <w:tcPr>
            <w:tcW w:w="0" w:type="auto"/>
            <w:tcBorders>
              <w:top w:val="single" w:sz="0" w:space="0" w:color="D3D3D3"/>
              <w:left w:val="single" w:sz="0" w:space="0" w:color="D3D3D3"/>
              <w:bottom w:val="single" w:sz="0" w:space="0" w:color="D3D3D3"/>
              <w:right w:val="single" w:sz="0" w:space="0" w:color="D3D3D3"/>
            </w:tcBorders>
          </w:tcPr>
          <w:p w14:paraId="7A230878" w14:textId="77777777" w:rsidR="00022B71" w:rsidRPr="00CB41E7" w:rsidRDefault="005B112A">
            <w:pPr>
              <w:keepNext/>
              <w:spacing w:after="60"/>
              <w:jc w:val="center"/>
              <w:rPr>
                <w:highlight w:val="green"/>
                <w:rPrChange w:id="244" w:author="CYRIAQUE" w:date="2025-09-23T21:26:00Z">
                  <w:rPr/>
                </w:rPrChange>
              </w:rPr>
            </w:pPr>
            <w:r w:rsidRPr="00CB41E7">
              <w:rPr>
                <w:rFonts w:ascii="Calibri" w:hAnsi="Calibri"/>
                <w:sz w:val="20"/>
                <w:highlight w:val="green"/>
                <w:rPrChange w:id="245" w:author="CYRIAQUE" w:date="2025-09-23T21:26:00Z">
                  <w:rPr>
                    <w:rFonts w:ascii="Calibri" w:hAnsi="Calibri"/>
                    <w:sz w:val="20"/>
                  </w:rPr>
                </w:rPrChange>
              </w:rPr>
              <w:t>0.2 (0)</w:t>
            </w:r>
          </w:p>
        </w:tc>
        <w:tc>
          <w:tcPr>
            <w:tcW w:w="0" w:type="auto"/>
            <w:tcBorders>
              <w:top w:val="single" w:sz="0" w:space="0" w:color="D3D3D3"/>
              <w:left w:val="single" w:sz="0" w:space="0" w:color="D3D3D3"/>
              <w:bottom w:val="single" w:sz="0" w:space="0" w:color="D3D3D3"/>
              <w:right w:val="single" w:sz="0" w:space="0" w:color="D3D3D3"/>
            </w:tcBorders>
          </w:tcPr>
          <w:p w14:paraId="2D08DF87" w14:textId="77777777" w:rsidR="00022B71" w:rsidRPr="00CB41E7" w:rsidRDefault="005B112A">
            <w:pPr>
              <w:keepNext/>
              <w:spacing w:after="60"/>
              <w:jc w:val="center"/>
              <w:rPr>
                <w:highlight w:val="green"/>
                <w:rPrChange w:id="246" w:author="CYRIAQUE" w:date="2025-09-23T21:26:00Z">
                  <w:rPr/>
                </w:rPrChange>
              </w:rPr>
            </w:pPr>
            <w:r w:rsidRPr="00CB41E7">
              <w:rPr>
                <w:rFonts w:ascii="Calibri" w:hAnsi="Calibri"/>
                <w:sz w:val="20"/>
                <w:highlight w:val="green"/>
                <w:rPrChange w:id="247" w:author="CYRIAQUE" w:date="2025-09-23T21:26:00Z">
                  <w:rPr>
                    <w:rFonts w:ascii="Calibri" w:hAnsi="Calibri"/>
                    <w:sz w:val="20"/>
                  </w:rPr>
                </w:rPrChange>
              </w:rPr>
              <w:t>0.2 (1)</w:t>
            </w:r>
          </w:p>
        </w:tc>
      </w:tr>
      <w:tr w:rsidR="00022B71" w14:paraId="5CF0C42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893005" w14:textId="77777777" w:rsidR="00022B71" w:rsidRPr="00CB41E7" w:rsidRDefault="005B112A">
            <w:pPr>
              <w:keepNext/>
              <w:spacing w:after="60"/>
              <w:rPr>
                <w:highlight w:val="green"/>
                <w:rPrChange w:id="248" w:author="CYRIAQUE" w:date="2025-09-23T21:26:00Z">
                  <w:rPr/>
                </w:rPrChange>
              </w:rPr>
            </w:pPr>
            <w:r w:rsidRPr="00CB41E7">
              <w:rPr>
                <w:rFonts w:ascii="Calibri" w:hAnsi="Calibri"/>
                <w:sz w:val="20"/>
                <w:highlight w:val="green"/>
                <w:rPrChange w:id="249" w:author="CYRIAQUE" w:date="2025-09-23T21:26:00Z">
                  <w:rPr>
                    <w:rFonts w:ascii="Calibri" w:hAnsi="Calibri"/>
                    <w:sz w:val="20"/>
                  </w:rPr>
                </w:rPrChange>
              </w:rPr>
              <w:t>    Incaecere</w:t>
            </w:r>
          </w:p>
        </w:tc>
        <w:tc>
          <w:tcPr>
            <w:tcW w:w="0" w:type="auto"/>
            <w:tcBorders>
              <w:top w:val="single" w:sz="0" w:space="0" w:color="D3D3D3"/>
              <w:left w:val="single" w:sz="0" w:space="0" w:color="D3D3D3"/>
              <w:bottom w:val="single" w:sz="0" w:space="0" w:color="D3D3D3"/>
              <w:right w:val="single" w:sz="0" w:space="0" w:color="D3D3D3"/>
            </w:tcBorders>
          </w:tcPr>
          <w:p w14:paraId="1B0406D0" w14:textId="77777777" w:rsidR="00022B71" w:rsidRPr="00CB41E7" w:rsidRDefault="005B112A">
            <w:pPr>
              <w:keepNext/>
              <w:spacing w:after="60"/>
              <w:jc w:val="center"/>
              <w:rPr>
                <w:highlight w:val="green"/>
                <w:rPrChange w:id="250" w:author="CYRIAQUE" w:date="2025-09-23T21:26:00Z">
                  <w:rPr/>
                </w:rPrChange>
              </w:rPr>
            </w:pPr>
            <w:r w:rsidRPr="00CB41E7">
              <w:rPr>
                <w:rFonts w:ascii="Calibri" w:hAnsi="Calibri"/>
                <w:sz w:val="20"/>
                <w:highlight w:val="green"/>
                <w:rPrChange w:id="251" w:author="CYRIAQUE" w:date="2025-09-23T21:26:00Z">
                  <w:rPr>
                    <w:rFonts w:ascii="Calibri" w:hAnsi="Calibri"/>
                    <w:sz w:val="20"/>
                  </w:rPr>
                </w:rPrChange>
              </w:rPr>
              <w:t>0.1 (0)</w:t>
            </w:r>
          </w:p>
        </w:tc>
        <w:tc>
          <w:tcPr>
            <w:tcW w:w="0" w:type="auto"/>
            <w:tcBorders>
              <w:top w:val="single" w:sz="0" w:space="0" w:color="D3D3D3"/>
              <w:left w:val="single" w:sz="0" w:space="0" w:color="D3D3D3"/>
              <w:bottom w:val="single" w:sz="0" w:space="0" w:color="D3D3D3"/>
              <w:right w:val="single" w:sz="0" w:space="0" w:color="D3D3D3"/>
            </w:tcBorders>
          </w:tcPr>
          <w:p w14:paraId="0486089F" w14:textId="77777777" w:rsidR="00022B71" w:rsidRPr="00CB41E7" w:rsidRDefault="005B112A">
            <w:pPr>
              <w:keepNext/>
              <w:spacing w:after="60"/>
              <w:jc w:val="center"/>
              <w:rPr>
                <w:highlight w:val="green"/>
                <w:rPrChange w:id="252" w:author="CYRIAQUE" w:date="2025-09-23T21:26:00Z">
                  <w:rPr/>
                </w:rPrChange>
              </w:rPr>
            </w:pPr>
            <w:r w:rsidRPr="00CB41E7">
              <w:rPr>
                <w:rFonts w:ascii="Calibri" w:hAnsi="Calibri"/>
                <w:sz w:val="20"/>
                <w:highlight w:val="green"/>
                <w:rPrChange w:id="253" w:author="CYRIAQUE" w:date="2025-09-23T21:26:00Z">
                  <w:rPr>
                    <w:rFonts w:ascii="Calibri" w:hAnsi="Calibri"/>
                    <w:sz w:val="20"/>
                  </w:rPr>
                </w:rPrChange>
              </w:rPr>
              <w:t>0.2 (0)</w:t>
            </w:r>
          </w:p>
        </w:tc>
        <w:tc>
          <w:tcPr>
            <w:tcW w:w="0" w:type="auto"/>
            <w:tcBorders>
              <w:top w:val="single" w:sz="0" w:space="0" w:color="D3D3D3"/>
              <w:left w:val="single" w:sz="0" w:space="0" w:color="D3D3D3"/>
              <w:bottom w:val="single" w:sz="0" w:space="0" w:color="D3D3D3"/>
              <w:right w:val="single" w:sz="0" w:space="0" w:color="D3D3D3"/>
            </w:tcBorders>
          </w:tcPr>
          <w:p w14:paraId="250571F0" w14:textId="77777777" w:rsidR="00022B71" w:rsidRPr="00CB41E7" w:rsidRDefault="005B112A">
            <w:pPr>
              <w:keepNext/>
              <w:spacing w:after="60"/>
              <w:jc w:val="center"/>
              <w:rPr>
                <w:highlight w:val="green"/>
                <w:rPrChange w:id="254" w:author="CYRIAQUE" w:date="2025-09-23T21:26:00Z">
                  <w:rPr/>
                </w:rPrChange>
              </w:rPr>
            </w:pPr>
            <w:r w:rsidRPr="00CB41E7">
              <w:rPr>
                <w:rFonts w:ascii="Calibri" w:hAnsi="Calibri"/>
                <w:sz w:val="20"/>
                <w:highlight w:val="green"/>
                <w:rPrChange w:id="255" w:author="CYRIAQUE" w:date="2025-09-23T21:26:00Z">
                  <w:rPr>
                    <w:rFonts w:ascii="Calibri" w:hAnsi="Calibri"/>
                    <w:sz w:val="20"/>
                  </w:rPr>
                </w:rPrChange>
              </w:rPr>
              <w:t>0.0 (0)</w:t>
            </w:r>
          </w:p>
        </w:tc>
      </w:tr>
      <w:tr w:rsidR="00022B71" w14:paraId="69587AC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A2D0D6" w14:textId="77777777" w:rsidR="00022B71" w:rsidRPr="00CB41E7" w:rsidRDefault="005B112A">
            <w:pPr>
              <w:keepNext/>
              <w:spacing w:after="60"/>
              <w:rPr>
                <w:highlight w:val="yellow"/>
                <w:rPrChange w:id="256" w:author="CYRIAQUE" w:date="2025-09-23T21:26:00Z">
                  <w:rPr/>
                </w:rPrChange>
              </w:rPr>
            </w:pPr>
            <w:r w:rsidRPr="00CB41E7">
              <w:rPr>
                <w:rFonts w:ascii="Calibri" w:hAnsi="Calibri"/>
                <w:sz w:val="20"/>
                <w:highlight w:val="yellow"/>
                <w:rPrChange w:id="257" w:author="CYRIAQUE" w:date="2025-09-23T21:26:00Z">
                  <w:rPr>
                    <w:rFonts w:ascii="Calibri" w:hAnsi="Calibri"/>
                    <w:sz w:val="20"/>
                  </w:rPr>
                </w:rPrChange>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50325717" w14:textId="77777777" w:rsidR="00022B71" w:rsidRPr="00CB41E7" w:rsidRDefault="005B112A">
            <w:pPr>
              <w:keepNext/>
              <w:spacing w:after="60"/>
              <w:jc w:val="center"/>
              <w:rPr>
                <w:highlight w:val="yellow"/>
                <w:rPrChange w:id="258" w:author="CYRIAQUE" w:date="2025-09-23T21:26:00Z">
                  <w:rPr/>
                </w:rPrChange>
              </w:rPr>
            </w:pPr>
            <w:r w:rsidRPr="00CB41E7">
              <w:rPr>
                <w:rFonts w:ascii="Calibri" w:hAnsi="Calibri"/>
                <w:sz w:val="20"/>
                <w:highlight w:val="yellow"/>
                <w:rPrChange w:id="259" w:author="CYRIAQUE" w:date="2025-09-23T21:26:00Z">
                  <w:rPr>
                    <w:rFonts w:ascii="Calibri" w:hAnsi="Calibri"/>
                    <w:sz w:val="20"/>
                  </w:rPr>
                </w:rPrChange>
              </w:rPr>
              <w:t>3.0 (20)</w:t>
            </w:r>
          </w:p>
        </w:tc>
        <w:tc>
          <w:tcPr>
            <w:tcW w:w="0" w:type="auto"/>
            <w:tcBorders>
              <w:top w:val="single" w:sz="0" w:space="0" w:color="D3D3D3"/>
              <w:left w:val="single" w:sz="0" w:space="0" w:color="D3D3D3"/>
              <w:bottom w:val="single" w:sz="0" w:space="0" w:color="D3D3D3"/>
              <w:right w:val="single" w:sz="0" w:space="0" w:color="D3D3D3"/>
            </w:tcBorders>
          </w:tcPr>
          <w:p w14:paraId="3643F3C9" w14:textId="77777777" w:rsidR="00022B71" w:rsidRPr="00CB41E7" w:rsidRDefault="005B112A">
            <w:pPr>
              <w:keepNext/>
              <w:spacing w:after="60"/>
              <w:jc w:val="center"/>
              <w:rPr>
                <w:highlight w:val="yellow"/>
                <w:rPrChange w:id="260" w:author="CYRIAQUE" w:date="2025-09-23T21:26:00Z">
                  <w:rPr/>
                </w:rPrChange>
              </w:rPr>
            </w:pPr>
            <w:r w:rsidRPr="00CB41E7">
              <w:rPr>
                <w:rFonts w:ascii="Calibri" w:hAnsi="Calibri"/>
                <w:sz w:val="20"/>
                <w:highlight w:val="yellow"/>
                <w:rPrChange w:id="261" w:author="CYRIAQUE" w:date="2025-09-23T21:26:00Z">
                  <w:rPr>
                    <w:rFonts w:ascii="Calibri" w:hAnsi="Calibri"/>
                    <w:sz w:val="20"/>
                  </w:rPr>
                </w:rPrChange>
              </w:rPr>
              <w:t>2.1 (5)</w:t>
            </w:r>
          </w:p>
        </w:tc>
        <w:tc>
          <w:tcPr>
            <w:tcW w:w="0" w:type="auto"/>
            <w:tcBorders>
              <w:top w:val="single" w:sz="0" w:space="0" w:color="D3D3D3"/>
              <w:left w:val="single" w:sz="0" w:space="0" w:color="D3D3D3"/>
              <w:bottom w:val="single" w:sz="0" w:space="0" w:color="D3D3D3"/>
              <w:right w:val="single" w:sz="0" w:space="0" w:color="D3D3D3"/>
            </w:tcBorders>
          </w:tcPr>
          <w:p w14:paraId="67EC251B" w14:textId="77777777" w:rsidR="00022B71" w:rsidRPr="00CB41E7" w:rsidRDefault="005B112A">
            <w:pPr>
              <w:keepNext/>
              <w:spacing w:after="60"/>
              <w:jc w:val="center"/>
              <w:rPr>
                <w:highlight w:val="yellow"/>
                <w:rPrChange w:id="262" w:author="CYRIAQUE" w:date="2025-09-23T21:26:00Z">
                  <w:rPr/>
                </w:rPrChange>
              </w:rPr>
            </w:pPr>
            <w:r w:rsidRPr="00CB41E7">
              <w:rPr>
                <w:rFonts w:ascii="Calibri" w:hAnsi="Calibri"/>
                <w:sz w:val="20"/>
                <w:highlight w:val="yellow"/>
                <w:rPrChange w:id="263" w:author="CYRIAQUE" w:date="2025-09-23T21:26:00Z">
                  <w:rPr>
                    <w:rFonts w:ascii="Calibri" w:hAnsi="Calibri"/>
                    <w:sz w:val="20"/>
                  </w:rPr>
                </w:rPrChange>
              </w:rPr>
              <w:t>3.6 (15)</w:t>
            </w:r>
          </w:p>
        </w:tc>
      </w:tr>
      <w:tr w:rsidR="00022B71" w14:paraId="229685E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6A71A5" w14:textId="77777777" w:rsidR="00022B71" w:rsidRPr="00CB41E7" w:rsidRDefault="005B112A">
            <w:pPr>
              <w:keepNext/>
              <w:spacing w:after="60"/>
              <w:rPr>
                <w:highlight w:val="yellow"/>
                <w:rPrChange w:id="264" w:author="CYRIAQUE" w:date="2025-09-23T21:26:00Z">
                  <w:rPr/>
                </w:rPrChange>
              </w:rPr>
            </w:pPr>
            <w:r w:rsidRPr="00CB41E7">
              <w:rPr>
                <w:rFonts w:ascii="Calibri" w:hAnsi="Calibri"/>
                <w:sz w:val="20"/>
                <w:highlight w:val="yellow"/>
                <w:rPrChange w:id="265" w:author="CYRIAQUE" w:date="2025-09-23T21:26:00Z">
                  <w:rPr>
                    <w:rFonts w:ascii="Calibri" w:hAnsi="Calibri"/>
                    <w:sz w:val="20"/>
                  </w:rPr>
                </w:rPrChange>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48968282" w14:textId="77777777" w:rsidR="00022B71" w:rsidRPr="00CB41E7" w:rsidRDefault="005B112A">
            <w:pPr>
              <w:keepNext/>
              <w:spacing w:after="60"/>
              <w:jc w:val="center"/>
              <w:rPr>
                <w:highlight w:val="yellow"/>
                <w:rPrChange w:id="266" w:author="CYRIAQUE" w:date="2025-09-23T21:26:00Z">
                  <w:rPr/>
                </w:rPrChange>
              </w:rPr>
            </w:pPr>
            <w:r w:rsidRPr="00CB41E7">
              <w:rPr>
                <w:rFonts w:ascii="Calibri" w:hAnsi="Calibri"/>
                <w:sz w:val="20"/>
                <w:highlight w:val="yellow"/>
                <w:rPrChange w:id="267" w:author="CYRIAQUE" w:date="2025-09-23T21:26:00Z">
                  <w:rPr>
                    <w:rFonts w:ascii="Calibri" w:hAnsi="Calibri"/>
                    <w:sz w:val="20"/>
                  </w:rPr>
                </w:rPrChange>
              </w:rPr>
              <w:t>85.1 (565)</w:t>
            </w:r>
          </w:p>
        </w:tc>
        <w:tc>
          <w:tcPr>
            <w:tcW w:w="0" w:type="auto"/>
            <w:tcBorders>
              <w:top w:val="single" w:sz="0" w:space="0" w:color="D3D3D3"/>
              <w:left w:val="single" w:sz="0" w:space="0" w:color="D3D3D3"/>
              <w:bottom w:val="single" w:sz="0" w:space="0" w:color="D3D3D3"/>
              <w:right w:val="single" w:sz="0" w:space="0" w:color="D3D3D3"/>
            </w:tcBorders>
          </w:tcPr>
          <w:p w14:paraId="51199E94" w14:textId="77777777" w:rsidR="00022B71" w:rsidRPr="00CB41E7" w:rsidRDefault="005B112A">
            <w:pPr>
              <w:keepNext/>
              <w:spacing w:after="60"/>
              <w:jc w:val="center"/>
              <w:rPr>
                <w:highlight w:val="yellow"/>
                <w:rPrChange w:id="268" w:author="CYRIAQUE" w:date="2025-09-23T21:26:00Z">
                  <w:rPr/>
                </w:rPrChange>
              </w:rPr>
            </w:pPr>
            <w:r w:rsidRPr="00CB41E7">
              <w:rPr>
                <w:rFonts w:ascii="Calibri" w:hAnsi="Calibri"/>
                <w:sz w:val="20"/>
                <w:highlight w:val="yellow"/>
                <w:rPrChange w:id="269" w:author="CYRIAQUE" w:date="2025-09-23T21:26:00Z">
                  <w:rPr>
                    <w:rFonts w:ascii="Calibri" w:hAnsi="Calibri"/>
                    <w:sz w:val="20"/>
                  </w:rPr>
                </w:rPrChange>
              </w:rPr>
              <w:t>87.7 (214)</w:t>
            </w:r>
          </w:p>
        </w:tc>
        <w:tc>
          <w:tcPr>
            <w:tcW w:w="0" w:type="auto"/>
            <w:tcBorders>
              <w:top w:val="single" w:sz="0" w:space="0" w:color="D3D3D3"/>
              <w:left w:val="single" w:sz="0" w:space="0" w:color="D3D3D3"/>
              <w:bottom w:val="single" w:sz="0" w:space="0" w:color="D3D3D3"/>
              <w:right w:val="single" w:sz="0" w:space="0" w:color="D3D3D3"/>
            </w:tcBorders>
          </w:tcPr>
          <w:p w14:paraId="5EE56D14" w14:textId="77777777" w:rsidR="00022B71" w:rsidRPr="00CB41E7" w:rsidRDefault="005B112A">
            <w:pPr>
              <w:keepNext/>
              <w:spacing w:after="60"/>
              <w:jc w:val="center"/>
              <w:rPr>
                <w:highlight w:val="yellow"/>
                <w:rPrChange w:id="270" w:author="CYRIAQUE" w:date="2025-09-23T21:26:00Z">
                  <w:rPr/>
                </w:rPrChange>
              </w:rPr>
            </w:pPr>
            <w:r w:rsidRPr="00CB41E7">
              <w:rPr>
                <w:rFonts w:ascii="Calibri" w:hAnsi="Calibri"/>
                <w:sz w:val="20"/>
                <w:highlight w:val="yellow"/>
                <w:rPrChange w:id="271" w:author="CYRIAQUE" w:date="2025-09-23T21:26:00Z">
                  <w:rPr>
                    <w:rFonts w:ascii="Calibri" w:hAnsi="Calibri"/>
                    <w:sz w:val="20"/>
                  </w:rPr>
                </w:rPrChange>
              </w:rPr>
              <w:t>83.6 (351)</w:t>
            </w:r>
          </w:p>
        </w:tc>
      </w:tr>
      <w:tr w:rsidR="00022B71" w14:paraId="71F44635" w14:textId="77777777" w:rsidTr="00022B71">
        <w:trPr>
          <w:cantSplit/>
          <w:jc w:val="center"/>
        </w:trPr>
        <w:tc>
          <w:tcPr>
            <w:tcW w:w="0" w:type="auto"/>
            <w:gridSpan w:val="4"/>
          </w:tcPr>
          <w:p w14:paraId="039B2558"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433643A8" w14:textId="77777777" w:rsidR="00022B71" w:rsidRDefault="005B112A">
      <w:pPr>
        <w:pStyle w:val="Titre3"/>
      </w:pPr>
      <w:bookmarkStart w:id="272" w:name="X40df1da9444fd0dc0f546fd9e8cdf0079ba78fc"/>
      <w:bookmarkStart w:id="273" w:name="_Toc209544861"/>
      <w:bookmarkEnd w:id="238"/>
      <w:r>
        <w:t>Le type de domicile des parents (pères) selon le sexe</w:t>
      </w:r>
      <w:bookmarkEnd w:id="273"/>
    </w:p>
    <w:p w14:paraId="13CE6D29" w14:textId="77777777" w:rsidR="00022B71" w:rsidRDefault="005B112A">
      <w:r>
        <w:br w:type="page"/>
      </w:r>
    </w:p>
    <w:p w14:paraId="713E6B4C" w14:textId="77777777" w:rsidR="00022B71" w:rsidRDefault="005B112A">
      <w:pPr>
        <w:pStyle w:val="En-ttedetabledesmatires"/>
      </w:pPr>
      <w:r>
        <w:rPr>
          <w:rStyle w:val="NormalTok"/>
        </w:rPr>
        <w:t xml:space="preserve">Table_type_domicile_parents_peres_sexe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sexe,</w:t>
      </w:r>
      <w:r>
        <w:br/>
      </w:r>
      <w:r>
        <w:rPr>
          <w:rStyle w:val="NormalTok"/>
        </w:rPr>
        <w:t xml:space="preserve">    </w:t>
      </w:r>
      <w:r>
        <w:rPr>
          <w:rStyle w:val="AttributeTok"/>
        </w:rPr>
        <w:t>include =</w:t>
      </w:r>
      <w:r>
        <w:rPr>
          <w:rStyle w:val="NormalTok"/>
        </w:rPr>
        <w:t xml:space="preserve"> </w:t>
      </w:r>
      <w:r>
        <w:rPr>
          <w:rStyle w:val="FunctionTok"/>
        </w:rPr>
        <w:t>c</w:t>
      </w:r>
      <w:r>
        <w:rPr>
          <w:rStyle w:val="NormalTok"/>
        </w:rPr>
        <w:t>(Type_de_domicile_pere),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"**Table_type_domicile_parents_peres_sexe**"</w:t>
      </w:r>
      <w:r>
        <w:rPr>
          <w:rStyle w:val="NormalTok"/>
        </w:rPr>
        <w:t>)</w:t>
      </w:r>
      <w:r>
        <w:br/>
      </w:r>
      <w:r>
        <w:br/>
      </w:r>
      <w:r w:rsidRPr="00CB41E7">
        <w:rPr>
          <w:rStyle w:val="NormalTok"/>
          <w:highlight w:val="red"/>
          <w:rPrChange w:id="274" w:author="CYRIAQUE" w:date="2025-09-23T21:27:00Z">
            <w:rPr>
              <w:rStyle w:val="NormalTok"/>
            </w:rPr>
          </w:rPrChange>
        </w:rPr>
        <w:t>Table_type_domicile_parents_peres_sexe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1473"/>
        <w:gridCol w:w="1515"/>
      </w:tblGrid>
      <w:tr w:rsidR="00022B71" w14:paraId="5B624B08"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2A745AA"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6283265"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F2229E8"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CAE7243"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r>
      <w:tr w:rsidR="00022B71" w14:paraId="1945239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E551D0" w14:textId="77777777" w:rsidR="00022B71" w:rsidRDefault="005B112A">
            <w:pPr>
              <w:keepNext/>
              <w:spacing w:after="60"/>
            </w:pPr>
            <w:r>
              <w:rPr>
                <w:rFonts w:ascii="Calibri" w:hAnsi="Calibri"/>
                <w:sz w:val="20"/>
              </w:rPr>
              <w:t>Type_de_domicile_pere</w:t>
            </w:r>
          </w:p>
        </w:tc>
        <w:tc>
          <w:tcPr>
            <w:tcW w:w="0" w:type="auto"/>
            <w:tcBorders>
              <w:top w:val="single" w:sz="0" w:space="0" w:color="D3D3D3"/>
              <w:left w:val="single" w:sz="0" w:space="0" w:color="D3D3D3"/>
              <w:bottom w:val="single" w:sz="0" w:space="0" w:color="D3D3D3"/>
              <w:right w:val="single" w:sz="0" w:space="0" w:color="D3D3D3"/>
            </w:tcBorders>
          </w:tcPr>
          <w:p w14:paraId="4C80859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9189F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674EC1" w14:textId="77777777" w:rsidR="00022B71" w:rsidRDefault="00022B71">
            <w:pPr>
              <w:keepNext/>
              <w:spacing w:after="60"/>
              <w:jc w:val="center"/>
            </w:pPr>
          </w:p>
        </w:tc>
      </w:tr>
      <w:tr w:rsidR="00022B71" w14:paraId="4F74AE5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736420" w14:textId="77777777" w:rsidR="00022B71" w:rsidRDefault="005B112A">
            <w:pPr>
              <w:keepNext/>
              <w:spacing w:after="60"/>
            </w:pPr>
            <w:r>
              <w:rPr>
                <w:rFonts w:ascii="Calibri" w:hAnsi="Calibri"/>
                <w:sz w:val="20"/>
              </w:rPr>
              <w:t>    En location</w:t>
            </w:r>
          </w:p>
        </w:tc>
        <w:tc>
          <w:tcPr>
            <w:tcW w:w="0" w:type="auto"/>
            <w:tcBorders>
              <w:top w:val="single" w:sz="0" w:space="0" w:color="D3D3D3"/>
              <w:left w:val="single" w:sz="0" w:space="0" w:color="D3D3D3"/>
              <w:bottom w:val="single" w:sz="0" w:space="0" w:color="D3D3D3"/>
              <w:right w:val="single" w:sz="0" w:space="0" w:color="D3D3D3"/>
            </w:tcBorders>
          </w:tcPr>
          <w:p w14:paraId="41D4D44D" w14:textId="77777777" w:rsidR="00022B71" w:rsidRDefault="005B112A">
            <w:pPr>
              <w:keepNext/>
              <w:spacing w:after="60"/>
              <w:jc w:val="center"/>
            </w:pPr>
            <w:r>
              <w:rPr>
                <w:rFonts w:ascii="Calibri" w:hAnsi="Calibri"/>
                <w:sz w:val="20"/>
              </w:rPr>
              <w:t>11.7 (77)</w:t>
            </w:r>
          </w:p>
        </w:tc>
        <w:tc>
          <w:tcPr>
            <w:tcW w:w="0" w:type="auto"/>
            <w:tcBorders>
              <w:top w:val="single" w:sz="0" w:space="0" w:color="D3D3D3"/>
              <w:left w:val="single" w:sz="0" w:space="0" w:color="D3D3D3"/>
              <w:bottom w:val="single" w:sz="0" w:space="0" w:color="D3D3D3"/>
              <w:right w:val="single" w:sz="0" w:space="0" w:color="D3D3D3"/>
            </w:tcBorders>
          </w:tcPr>
          <w:p w14:paraId="1CE15C0D" w14:textId="77777777" w:rsidR="00022B71" w:rsidRDefault="005B112A">
            <w:pPr>
              <w:keepNext/>
              <w:spacing w:after="60"/>
              <w:jc w:val="center"/>
            </w:pPr>
            <w:r>
              <w:rPr>
                <w:rFonts w:ascii="Calibri" w:hAnsi="Calibri"/>
                <w:sz w:val="20"/>
              </w:rPr>
              <w:t>12.4 (41)</w:t>
            </w:r>
          </w:p>
        </w:tc>
        <w:tc>
          <w:tcPr>
            <w:tcW w:w="0" w:type="auto"/>
            <w:tcBorders>
              <w:top w:val="single" w:sz="0" w:space="0" w:color="D3D3D3"/>
              <w:left w:val="single" w:sz="0" w:space="0" w:color="D3D3D3"/>
              <w:bottom w:val="single" w:sz="0" w:space="0" w:color="D3D3D3"/>
              <w:right w:val="single" w:sz="0" w:space="0" w:color="D3D3D3"/>
            </w:tcBorders>
          </w:tcPr>
          <w:p w14:paraId="0C951C8B" w14:textId="77777777" w:rsidR="00022B71" w:rsidRDefault="005B112A">
            <w:pPr>
              <w:keepNext/>
              <w:spacing w:after="60"/>
              <w:jc w:val="center"/>
            </w:pPr>
            <w:r>
              <w:rPr>
                <w:rFonts w:ascii="Calibri" w:hAnsi="Calibri"/>
                <w:sz w:val="20"/>
              </w:rPr>
              <w:t>10.9 (36)</w:t>
            </w:r>
          </w:p>
        </w:tc>
      </w:tr>
      <w:tr w:rsidR="00022B71" w14:paraId="76D9D4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5192D4" w14:textId="77777777" w:rsidR="00022B71" w:rsidRDefault="005B112A">
            <w:pPr>
              <w:keepNext/>
              <w:spacing w:after="60"/>
            </w:pPr>
            <w:r>
              <w:rPr>
                <w:rFonts w:ascii="Calibri" w:hAnsi="Calibri"/>
                <w:sz w:val="20"/>
              </w:rPr>
              <w:t>    En RAP</w:t>
            </w:r>
          </w:p>
        </w:tc>
        <w:tc>
          <w:tcPr>
            <w:tcW w:w="0" w:type="auto"/>
            <w:tcBorders>
              <w:top w:val="single" w:sz="0" w:space="0" w:color="D3D3D3"/>
              <w:left w:val="single" w:sz="0" w:space="0" w:color="D3D3D3"/>
              <w:bottom w:val="single" w:sz="0" w:space="0" w:color="D3D3D3"/>
              <w:right w:val="single" w:sz="0" w:space="0" w:color="D3D3D3"/>
            </w:tcBorders>
          </w:tcPr>
          <w:p w14:paraId="367AAA94"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1AEEC842"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5585534F" w14:textId="77777777" w:rsidR="00022B71" w:rsidRDefault="005B112A">
            <w:pPr>
              <w:keepNext/>
              <w:spacing w:after="60"/>
              <w:jc w:val="center"/>
            </w:pPr>
            <w:r>
              <w:rPr>
                <w:rFonts w:ascii="Calibri" w:hAnsi="Calibri"/>
                <w:sz w:val="20"/>
              </w:rPr>
              <w:t>0.2 (1)</w:t>
            </w:r>
          </w:p>
        </w:tc>
      </w:tr>
      <w:tr w:rsidR="00022B71" w14:paraId="1FBC03F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BB9FFB" w14:textId="77777777" w:rsidR="00022B71" w:rsidRDefault="005B112A">
            <w:pPr>
              <w:keepNext/>
              <w:spacing w:after="60"/>
            </w:pPr>
            <w:r>
              <w:rPr>
                <w:rFonts w:ascii="Calibri" w:hAnsi="Calibri"/>
                <w:sz w:val="20"/>
              </w:rPr>
              <w:t>    Incaecere</w:t>
            </w:r>
          </w:p>
        </w:tc>
        <w:tc>
          <w:tcPr>
            <w:tcW w:w="0" w:type="auto"/>
            <w:tcBorders>
              <w:top w:val="single" w:sz="0" w:space="0" w:color="D3D3D3"/>
              <w:left w:val="single" w:sz="0" w:space="0" w:color="D3D3D3"/>
              <w:bottom w:val="single" w:sz="0" w:space="0" w:color="D3D3D3"/>
              <w:right w:val="single" w:sz="0" w:space="0" w:color="D3D3D3"/>
            </w:tcBorders>
          </w:tcPr>
          <w:p w14:paraId="41F51EC0"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73A978EC"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4790F962" w14:textId="77777777" w:rsidR="00022B71" w:rsidRDefault="005B112A">
            <w:pPr>
              <w:keepNext/>
              <w:spacing w:after="60"/>
              <w:jc w:val="center"/>
            </w:pPr>
            <w:r>
              <w:rPr>
                <w:rFonts w:ascii="Calibri" w:hAnsi="Calibri"/>
                <w:sz w:val="20"/>
              </w:rPr>
              <w:t>0.0 (0)</w:t>
            </w:r>
          </w:p>
        </w:tc>
      </w:tr>
      <w:tr w:rsidR="00022B71" w14:paraId="5CA4966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F1BD28" w14:textId="77777777" w:rsidR="00022B71" w:rsidRDefault="005B112A">
            <w:pPr>
              <w:keepNext/>
              <w:spacing w:after="60"/>
            </w:pPr>
            <w:r>
              <w:rPr>
                <w:rFonts w:ascii="Calibri" w:hAnsi="Calibri"/>
                <w:sz w:val="20"/>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76F25C81" w14:textId="77777777" w:rsidR="00022B71" w:rsidRDefault="005B112A">
            <w:pPr>
              <w:keepNext/>
              <w:spacing w:after="60"/>
              <w:jc w:val="center"/>
            </w:pPr>
            <w:r>
              <w:rPr>
                <w:rFonts w:ascii="Calibri" w:hAnsi="Calibri"/>
                <w:sz w:val="20"/>
              </w:rPr>
              <w:t>3.0 (20)</w:t>
            </w:r>
          </w:p>
        </w:tc>
        <w:tc>
          <w:tcPr>
            <w:tcW w:w="0" w:type="auto"/>
            <w:tcBorders>
              <w:top w:val="single" w:sz="0" w:space="0" w:color="D3D3D3"/>
              <w:left w:val="single" w:sz="0" w:space="0" w:color="D3D3D3"/>
              <w:bottom w:val="single" w:sz="0" w:space="0" w:color="D3D3D3"/>
              <w:right w:val="single" w:sz="0" w:space="0" w:color="D3D3D3"/>
            </w:tcBorders>
          </w:tcPr>
          <w:p w14:paraId="4AD3AAD0"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354CC169" w14:textId="77777777" w:rsidR="00022B71" w:rsidRDefault="005B112A">
            <w:pPr>
              <w:keepNext/>
              <w:spacing w:after="60"/>
              <w:jc w:val="center"/>
            </w:pPr>
            <w:r>
              <w:rPr>
                <w:rFonts w:ascii="Calibri" w:hAnsi="Calibri"/>
                <w:sz w:val="20"/>
              </w:rPr>
              <w:t>3.9 (13)</w:t>
            </w:r>
          </w:p>
        </w:tc>
      </w:tr>
      <w:tr w:rsidR="00022B71" w14:paraId="785D3B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C107E" w14:textId="77777777" w:rsidR="00022B71" w:rsidRDefault="005B112A">
            <w:pPr>
              <w:keepNext/>
              <w:spacing w:after="60"/>
            </w:pPr>
            <w:r>
              <w:rPr>
                <w:rFonts w:ascii="Calibri" w:hAnsi="Calibri"/>
                <w:sz w:val="20"/>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02818865" w14:textId="77777777" w:rsidR="00022B71" w:rsidRDefault="005B112A">
            <w:pPr>
              <w:keepNext/>
              <w:spacing w:after="60"/>
              <w:jc w:val="center"/>
            </w:pPr>
            <w:r>
              <w:rPr>
                <w:rFonts w:ascii="Calibri" w:hAnsi="Calibri"/>
                <w:sz w:val="20"/>
              </w:rPr>
              <w:t>85.1 (565)</w:t>
            </w:r>
          </w:p>
        </w:tc>
        <w:tc>
          <w:tcPr>
            <w:tcW w:w="0" w:type="auto"/>
            <w:tcBorders>
              <w:top w:val="single" w:sz="0" w:space="0" w:color="D3D3D3"/>
              <w:left w:val="single" w:sz="0" w:space="0" w:color="D3D3D3"/>
              <w:bottom w:val="single" w:sz="0" w:space="0" w:color="D3D3D3"/>
              <w:right w:val="single" w:sz="0" w:space="0" w:color="D3D3D3"/>
            </w:tcBorders>
          </w:tcPr>
          <w:p w14:paraId="3E5A3D45" w14:textId="77777777" w:rsidR="00022B71" w:rsidRDefault="005B112A">
            <w:pPr>
              <w:keepNext/>
              <w:spacing w:after="60"/>
              <w:jc w:val="center"/>
            </w:pPr>
            <w:r>
              <w:rPr>
                <w:rFonts w:ascii="Calibri" w:hAnsi="Calibri"/>
                <w:sz w:val="20"/>
              </w:rPr>
              <w:t>85.3 (285)</w:t>
            </w:r>
          </w:p>
        </w:tc>
        <w:tc>
          <w:tcPr>
            <w:tcW w:w="0" w:type="auto"/>
            <w:tcBorders>
              <w:top w:val="single" w:sz="0" w:space="0" w:color="D3D3D3"/>
              <w:left w:val="single" w:sz="0" w:space="0" w:color="D3D3D3"/>
              <w:bottom w:val="single" w:sz="0" w:space="0" w:color="D3D3D3"/>
              <w:right w:val="single" w:sz="0" w:space="0" w:color="D3D3D3"/>
            </w:tcBorders>
          </w:tcPr>
          <w:p w14:paraId="26ED4AD9" w14:textId="77777777" w:rsidR="00022B71" w:rsidRDefault="005B112A">
            <w:pPr>
              <w:keepNext/>
              <w:spacing w:after="60"/>
              <w:jc w:val="center"/>
            </w:pPr>
            <w:r>
              <w:rPr>
                <w:rFonts w:ascii="Calibri" w:hAnsi="Calibri"/>
                <w:sz w:val="20"/>
              </w:rPr>
              <w:t>84.9 (281)</w:t>
            </w:r>
          </w:p>
        </w:tc>
      </w:tr>
      <w:tr w:rsidR="00022B71" w14:paraId="28CB40E3" w14:textId="77777777" w:rsidTr="00022B71">
        <w:trPr>
          <w:cantSplit/>
          <w:jc w:val="center"/>
        </w:trPr>
        <w:tc>
          <w:tcPr>
            <w:tcW w:w="0" w:type="auto"/>
            <w:gridSpan w:val="4"/>
          </w:tcPr>
          <w:p w14:paraId="2BD1C04E"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1885020F" w14:textId="77777777" w:rsidR="00022B71" w:rsidRDefault="005B112A">
      <w:pPr>
        <w:pStyle w:val="Titre3"/>
      </w:pPr>
      <w:bookmarkStart w:id="275" w:name="X51e6f7a5375d52e902b415c16881706e255e362"/>
      <w:bookmarkStart w:id="276" w:name="_Toc209544862"/>
      <w:bookmarkEnd w:id="272"/>
      <w:r>
        <w:t>Lieu de naissance des parents (peres) par lieu de residence</w:t>
      </w:r>
      <w:bookmarkEnd w:id="276"/>
    </w:p>
    <w:p w14:paraId="41ACB8C4" w14:textId="77777777" w:rsidR="00022B71" w:rsidRDefault="005B112A">
      <w:r>
        <w:br w:type="page"/>
      </w:r>
    </w:p>
    <w:p w14:paraId="1A38FD57" w14:textId="77777777" w:rsidR="00022B71" w:rsidRDefault="005B112A">
      <w:pPr>
        <w:pStyle w:val="En-ttedetabledesmatires"/>
      </w:pPr>
      <w:r>
        <w:rPr>
          <w:rStyle w:val="NormalTok"/>
        </w:rPr>
        <w:t xml:space="preserve">Table_type_domicile_parents_peres_Lieu_de_residence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(Type_de_domicile_pere),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"**Table_type_domicile_parents_peres_Lieu_de_residence**"</w:t>
      </w:r>
      <w:r>
        <w:rPr>
          <w:rStyle w:val="NormalTok"/>
        </w:rPr>
        <w:t>)</w:t>
      </w:r>
      <w:r>
        <w:br/>
      </w:r>
      <w:r>
        <w:br/>
      </w:r>
      <w:r w:rsidRPr="00CB41E7">
        <w:rPr>
          <w:rStyle w:val="NormalTok"/>
          <w:highlight w:val="red"/>
          <w:rPrChange w:id="277" w:author="CYRIAQUE" w:date="2025-09-23T21:27:00Z">
            <w:rPr>
              <w:rStyle w:val="NormalTok"/>
            </w:rPr>
          </w:rPrChange>
        </w:rPr>
        <w:t>Table_type_domicile_parents_peres_Lieu_de_residence</w:t>
      </w:r>
    </w:p>
    <w:tbl>
      <w:tblPr>
        <w:tblStyle w:val="Table"/>
        <w:tblW w:w="0" w:type="auto"/>
        <w:jc w:val="center"/>
        <w:tblCellMar>
          <w:left w:w="60" w:type="dxa"/>
          <w:right w:w="60" w:type="dxa"/>
        </w:tblCellMar>
        <w:tblLook w:val="0000" w:firstRow="0" w:lastRow="0" w:firstColumn="0" w:lastColumn="0" w:noHBand="0" w:noVBand="0"/>
      </w:tblPr>
      <w:tblGrid>
        <w:gridCol w:w="2082"/>
        <w:gridCol w:w="1453"/>
        <w:gridCol w:w="2416"/>
        <w:gridCol w:w="2083"/>
      </w:tblGrid>
      <w:tr w:rsidR="00022B71" w14:paraId="0C2013CC"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75BA6A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32164444"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B45C37D"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E6963A2"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r>
      <w:tr w:rsidR="00022B71" w14:paraId="7F0048B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A439B3" w14:textId="77777777" w:rsidR="00022B71" w:rsidRDefault="005B112A">
            <w:pPr>
              <w:keepNext/>
              <w:spacing w:after="60"/>
            </w:pPr>
            <w:r>
              <w:rPr>
                <w:rFonts w:ascii="Calibri" w:hAnsi="Calibri"/>
                <w:sz w:val="20"/>
              </w:rPr>
              <w:t>Type_de_domicile_pere</w:t>
            </w:r>
          </w:p>
        </w:tc>
        <w:tc>
          <w:tcPr>
            <w:tcW w:w="0" w:type="auto"/>
            <w:tcBorders>
              <w:top w:val="single" w:sz="0" w:space="0" w:color="D3D3D3"/>
              <w:left w:val="single" w:sz="0" w:space="0" w:color="D3D3D3"/>
              <w:bottom w:val="single" w:sz="0" w:space="0" w:color="D3D3D3"/>
              <w:right w:val="single" w:sz="0" w:space="0" w:color="D3D3D3"/>
            </w:tcBorders>
          </w:tcPr>
          <w:p w14:paraId="4846518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B2AF8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041E03" w14:textId="77777777" w:rsidR="00022B71" w:rsidRDefault="00022B71">
            <w:pPr>
              <w:keepNext/>
              <w:spacing w:after="60"/>
              <w:jc w:val="center"/>
            </w:pPr>
          </w:p>
        </w:tc>
      </w:tr>
      <w:tr w:rsidR="00022B71" w14:paraId="7E81F00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F320A6" w14:textId="77777777" w:rsidR="00022B71" w:rsidRDefault="005B112A">
            <w:pPr>
              <w:keepNext/>
              <w:spacing w:after="60"/>
            </w:pPr>
            <w:r>
              <w:rPr>
                <w:rFonts w:ascii="Calibri" w:hAnsi="Calibri"/>
                <w:sz w:val="20"/>
              </w:rPr>
              <w:t xml:space="preserve">    En </w:t>
            </w:r>
            <w:r>
              <w:rPr>
                <w:rFonts w:ascii="Calibri" w:hAnsi="Calibri"/>
                <w:sz w:val="20"/>
              </w:rPr>
              <w:t>location</w:t>
            </w:r>
          </w:p>
        </w:tc>
        <w:tc>
          <w:tcPr>
            <w:tcW w:w="0" w:type="auto"/>
            <w:tcBorders>
              <w:top w:val="single" w:sz="0" w:space="0" w:color="D3D3D3"/>
              <w:left w:val="single" w:sz="0" w:space="0" w:color="D3D3D3"/>
              <w:bottom w:val="single" w:sz="0" w:space="0" w:color="D3D3D3"/>
              <w:right w:val="single" w:sz="0" w:space="0" w:color="D3D3D3"/>
            </w:tcBorders>
          </w:tcPr>
          <w:p w14:paraId="32385DBE" w14:textId="77777777" w:rsidR="00022B71" w:rsidRDefault="005B112A">
            <w:pPr>
              <w:keepNext/>
              <w:spacing w:after="60"/>
              <w:jc w:val="center"/>
            </w:pPr>
            <w:r>
              <w:rPr>
                <w:rFonts w:ascii="Calibri" w:hAnsi="Calibri"/>
                <w:sz w:val="20"/>
              </w:rPr>
              <w:t>11.7 (77)</w:t>
            </w:r>
          </w:p>
        </w:tc>
        <w:tc>
          <w:tcPr>
            <w:tcW w:w="0" w:type="auto"/>
            <w:tcBorders>
              <w:top w:val="single" w:sz="0" w:space="0" w:color="D3D3D3"/>
              <w:left w:val="single" w:sz="0" w:space="0" w:color="D3D3D3"/>
              <w:bottom w:val="single" w:sz="0" w:space="0" w:color="D3D3D3"/>
              <w:right w:val="single" w:sz="0" w:space="0" w:color="D3D3D3"/>
            </w:tcBorders>
          </w:tcPr>
          <w:p w14:paraId="377108E8" w14:textId="77777777" w:rsidR="00022B71" w:rsidRDefault="005B112A">
            <w:pPr>
              <w:keepNext/>
              <w:spacing w:after="60"/>
              <w:jc w:val="center"/>
            </w:pPr>
            <w:r>
              <w:rPr>
                <w:rFonts w:ascii="Calibri" w:hAnsi="Calibri"/>
                <w:sz w:val="20"/>
              </w:rPr>
              <w:t>10.5 (38)</w:t>
            </w:r>
          </w:p>
        </w:tc>
        <w:tc>
          <w:tcPr>
            <w:tcW w:w="0" w:type="auto"/>
            <w:tcBorders>
              <w:top w:val="single" w:sz="0" w:space="0" w:color="D3D3D3"/>
              <w:left w:val="single" w:sz="0" w:space="0" w:color="D3D3D3"/>
              <w:bottom w:val="single" w:sz="0" w:space="0" w:color="D3D3D3"/>
              <w:right w:val="single" w:sz="0" w:space="0" w:color="D3D3D3"/>
            </w:tcBorders>
          </w:tcPr>
          <w:p w14:paraId="066F7FAE" w14:textId="77777777" w:rsidR="00022B71" w:rsidRDefault="005B112A">
            <w:pPr>
              <w:keepNext/>
              <w:spacing w:after="60"/>
              <w:jc w:val="center"/>
            </w:pPr>
            <w:r>
              <w:rPr>
                <w:rFonts w:ascii="Calibri" w:hAnsi="Calibri"/>
                <w:sz w:val="20"/>
              </w:rPr>
              <w:t>13.0 (40)</w:t>
            </w:r>
          </w:p>
        </w:tc>
      </w:tr>
      <w:tr w:rsidR="00022B71" w14:paraId="7624D3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32B9E" w14:textId="77777777" w:rsidR="00022B71" w:rsidRDefault="005B112A">
            <w:pPr>
              <w:keepNext/>
              <w:spacing w:after="60"/>
            </w:pPr>
            <w:r>
              <w:rPr>
                <w:rFonts w:ascii="Calibri" w:hAnsi="Calibri"/>
                <w:sz w:val="20"/>
              </w:rPr>
              <w:t>    En RAP</w:t>
            </w:r>
          </w:p>
        </w:tc>
        <w:tc>
          <w:tcPr>
            <w:tcW w:w="0" w:type="auto"/>
            <w:tcBorders>
              <w:top w:val="single" w:sz="0" w:space="0" w:color="D3D3D3"/>
              <w:left w:val="single" w:sz="0" w:space="0" w:color="D3D3D3"/>
              <w:bottom w:val="single" w:sz="0" w:space="0" w:color="D3D3D3"/>
              <w:right w:val="single" w:sz="0" w:space="0" w:color="D3D3D3"/>
            </w:tcBorders>
          </w:tcPr>
          <w:p w14:paraId="7B0D20D7"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41B1CD25" w14:textId="77777777" w:rsidR="00022B71" w:rsidRDefault="005B112A">
            <w:pPr>
              <w:keepNext/>
              <w:spacing w:after="60"/>
              <w:jc w:val="center"/>
            </w:pPr>
            <w:r>
              <w:rPr>
                <w:rFonts w:ascii="Calibri" w:hAnsi="Calibri"/>
                <w:sz w:val="20"/>
              </w:rPr>
              <w:t>0.2 (1)</w:t>
            </w:r>
          </w:p>
        </w:tc>
        <w:tc>
          <w:tcPr>
            <w:tcW w:w="0" w:type="auto"/>
            <w:tcBorders>
              <w:top w:val="single" w:sz="0" w:space="0" w:color="D3D3D3"/>
              <w:left w:val="single" w:sz="0" w:space="0" w:color="D3D3D3"/>
              <w:bottom w:val="single" w:sz="0" w:space="0" w:color="D3D3D3"/>
              <w:right w:val="single" w:sz="0" w:space="0" w:color="D3D3D3"/>
            </w:tcBorders>
          </w:tcPr>
          <w:p w14:paraId="5D17D3CA" w14:textId="77777777" w:rsidR="00022B71" w:rsidRDefault="005B112A">
            <w:pPr>
              <w:keepNext/>
              <w:spacing w:after="60"/>
              <w:jc w:val="center"/>
            </w:pPr>
            <w:r>
              <w:rPr>
                <w:rFonts w:ascii="Calibri" w:hAnsi="Calibri"/>
                <w:sz w:val="20"/>
              </w:rPr>
              <w:t>0.1 (0)</w:t>
            </w:r>
          </w:p>
        </w:tc>
      </w:tr>
      <w:tr w:rsidR="00022B71" w14:paraId="2563E1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E352B5" w14:textId="77777777" w:rsidR="00022B71" w:rsidRDefault="005B112A">
            <w:pPr>
              <w:keepNext/>
              <w:spacing w:after="60"/>
            </w:pPr>
            <w:r>
              <w:rPr>
                <w:rFonts w:ascii="Calibri" w:hAnsi="Calibri"/>
                <w:sz w:val="20"/>
              </w:rPr>
              <w:t>    Incaecere</w:t>
            </w:r>
          </w:p>
        </w:tc>
        <w:tc>
          <w:tcPr>
            <w:tcW w:w="0" w:type="auto"/>
            <w:tcBorders>
              <w:top w:val="single" w:sz="0" w:space="0" w:color="D3D3D3"/>
              <w:left w:val="single" w:sz="0" w:space="0" w:color="D3D3D3"/>
              <w:bottom w:val="single" w:sz="0" w:space="0" w:color="D3D3D3"/>
              <w:right w:val="single" w:sz="0" w:space="0" w:color="D3D3D3"/>
            </w:tcBorders>
          </w:tcPr>
          <w:p w14:paraId="14E8F6B2"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484CD7C4"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46FE5085" w14:textId="77777777" w:rsidR="00022B71" w:rsidRDefault="005B112A">
            <w:pPr>
              <w:keepNext/>
              <w:spacing w:after="60"/>
              <w:jc w:val="center"/>
            </w:pPr>
            <w:r>
              <w:rPr>
                <w:rFonts w:ascii="Calibri" w:hAnsi="Calibri"/>
                <w:sz w:val="20"/>
              </w:rPr>
              <w:t>0.1 (0)</w:t>
            </w:r>
          </w:p>
        </w:tc>
      </w:tr>
      <w:tr w:rsidR="00022B71" w14:paraId="13D9E61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D837A7" w14:textId="77777777" w:rsidR="00022B71" w:rsidRDefault="005B112A">
            <w:pPr>
              <w:keepNext/>
              <w:spacing w:after="60"/>
            </w:pPr>
            <w:r>
              <w:rPr>
                <w:rFonts w:ascii="Calibri" w:hAnsi="Calibri"/>
                <w:sz w:val="20"/>
              </w:rPr>
              <w:t>    Propriétaire condo</w:t>
            </w:r>
          </w:p>
        </w:tc>
        <w:tc>
          <w:tcPr>
            <w:tcW w:w="0" w:type="auto"/>
            <w:tcBorders>
              <w:top w:val="single" w:sz="0" w:space="0" w:color="D3D3D3"/>
              <w:left w:val="single" w:sz="0" w:space="0" w:color="D3D3D3"/>
              <w:bottom w:val="single" w:sz="0" w:space="0" w:color="D3D3D3"/>
              <w:right w:val="single" w:sz="0" w:space="0" w:color="D3D3D3"/>
            </w:tcBorders>
          </w:tcPr>
          <w:p w14:paraId="18DBBE4A" w14:textId="77777777" w:rsidR="00022B71" w:rsidRDefault="005B112A">
            <w:pPr>
              <w:keepNext/>
              <w:spacing w:after="60"/>
              <w:jc w:val="center"/>
            </w:pPr>
            <w:r>
              <w:rPr>
                <w:rFonts w:ascii="Calibri" w:hAnsi="Calibri"/>
                <w:sz w:val="20"/>
              </w:rPr>
              <w:t>3.0 (20)</w:t>
            </w:r>
          </w:p>
        </w:tc>
        <w:tc>
          <w:tcPr>
            <w:tcW w:w="0" w:type="auto"/>
            <w:tcBorders>
              <w:top w:val="single" w:sz="0" w:space="0" w:color="D3D3D3"/>
              <w:left w:val="single" w:sz="0" w:space="0" w:color="D3D3D3"/>
              <w:bottom w:val="single" w:sz="0" w:space="0" w:color="D3D3D3"/>
              <w:right w:val="single" w:sz="0" w:space="0" w:color="D3D3D3"/>
            </w:tcBorders>
          </w:tcPr>
          <w:p w14:paraId="411FCE56" w14:textId="77777777" w:rsidR="00022B71" w:rsidRDefault="005B112A">
            <w:pPr>
              <w:keepNext/>
              <w:spacing w:after="60"/>
              <w:jc w:val="center"/>
            </w:pPr>
            <w:r>
              <w:rPr>
                <w:rFonts w:ascii="Calibri" w:hAnsi="Calibri"/>
                <w:sz w:val="20"/>
              </w:rPr>
              <w:t>3.2 (11)</w:t>
            </w:r>
          </w:p>
        </w:tc>
        <w:tc>
          <w:tcPr>
            <w:tcW w:w="0" w:type="auto"/>
            <w:tcBorders>
              <w:top w:val="single" w:sz="0" w:space="0" w:color="D3D3D3"/>
              <w:left w:val="single" w:sz="0" w:space="0" w:color="D3D3D3"/>
              <w:bottom w:val="single" w:sz="0" w:space="0" w:color="D3D3D3"/>
              <w:right w:val="single" w:sz="0" w:space="0" w:color="D3D3D3"/>
            </w:tcBorders>
          </w:tcPr>
          <w:p w14:paraId="7C3B8E95" w14:textId="77777777" w:rsidR="00022B71" w:rsidRDefault="005B112A">
            <w:pPr>
              <w:keepNext/>
              <w:spacing w:after="60"/>
              <w:jc w:val="center"/>
            </w:pPr>
            <w:r>
              <w:rPr>
                <w:rFonts w:ascii="Calibri" w:hAnsi="Calibri"/>
                <w:sz w:val="20"/>
              </w:rPr>
              <w:t>2.8 (9)</w:t>
            </w:r>
          </w:p>
        </w:tc>
      </w:tr>
      <w:tr w:rsidR="00022B71" w14:paraId="0F731AC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5BB813" w14:textId="77777777" w:rsidR="00022B71" w:rsidRDefault="005B112A">
            <w:pPr>
              <w:keepNext/>
              <w:spacing w:after="60"/>
            </w:pPr>
            <w:r>
              <w:rPr>
                <w:rFonts w:ascii="Calibri" w:hAnsi="Calibri"/>
                <w:sz w:val="20"/>
              </w:rPr>
              <w:t>    Propriétaire maison</w:t>
            </w:r>
          </w:p>
        </w:tc>
        <w:tc>
          <w:tcPr>
            <w:tcW w:w="0" w:type="auto"/>
            <w:tcBorders>
              <w:top w:val="single" w:sz="0" w:space="0" w:color="D3D3D3"/>
              <w:left w:val="single" w:sz="0" w:space="0" w:color="D3D3D3"/>
              <w:bottom w:val="single" w:sz="0" w:space="0" w:color="D3D3D3"/>
              <w:right w:val="single" w:sz="0" w:space="0" w:color="D3D3D3"/>
            </w:tcBorders>
          </w:tcPr>
          <w:p w14:paraId="3EB17696" w14:textId="77777777" w:rsidR="00022B71" w:rsidRDefault="005B112A">
            <w:pPr>
              <w:keepNext/>
              <w:spacing w:after="60"/>
              <w:jc w:val="center"/>
            </w:pPr>
            <w:r>
              <w:rPr>
                <w:rFonts w:ascii="Calibri" w:hAnsi="Calibri"/>
                <w:sz w:val="20"/>
              </w:rPr>
              <w:t>85.1 (565)</w:t>
            </w:r>
          </w:p>
        </w:tc>
        <w:tc>
          <w:tcPr>
            <w:tcW w:w="0" w:type="auto"/>
            <w:tcBorders>
              <w:top w:val="single" w:sz="0" w:space="0" w:color="D3D3D3"/>
              <w:left w:val="single" w:sz="0" w:space="0" w:color="D3D3D3"/>
              <w:bottom w:val="single" w:sz="0" w:space="0" w:color="D3D3D3"/>
              <w:right w:val="single" w:sz="0" w:space="0" w:color="D3D3D3"/>
            </w:tcBorders>
          </w:tcPr>
          <w:p w14:paraId="391F2F7C" w14:textId="77777777" w:rsidR="00022B71" w:rsidRDefault="005B112A">
            <w:pPr>
              <w:keepNext/>
              <w:spacing w:after="60"/>
              <w:jc w:val="center"/>
            </w:pPr>
            <w:r>
              <w:rPr>
                <w:rFonts w:ascii="Calibri" w:hAnsi="Calibri"/>
                <w:sz w:val="20"/>
              </w:rPr>
              <w:t>86.1 (310)</w:t>
            </w:r>
          </w:p>
        </w:tc>
        <w:tc>
          <w:tcPr>
            <w:tcW w:w="0" w:type="auto"/>
            <w:tcBorders>
              <w:top w:val="single" w:sz="0" w:space="0" w:color="D3D3D3"/>
              <w:left w:val="single" w:sz="0" w:space="0" w:color="D3D3D3"/>
              <w:bottom w:val="single" w:sz="0" w:space="0" w:color="D3D3D3"/>
              <w:right w:val="single" w:sz="0" w:space="0" w:color="D3D3D3"/>
            </w:tcBorders>
          </w:tcPr>
          <w:p w14:paraId="7C6D7D76" w14:textId="77777777" w:rsidR="00022B71" w:rsidRDefault="005B112A">
            <w:pPr>
              <w:keepNext/>
              <w:spacing w:after="60"/>
              <w:jc w:val="center"/>
            </w:pPr>
            <w:r>
              <w:rPr>
                <w:rFonts w:ascii="Calibri" w:hAnsi="Calibri"/>
                <w:sz w:val="20"/>
              </w:rPr>
              <w:t>83.8 (255)</w:t>
            </w:r>
          </w:p>
        </w:tc>
      </w:tr>
      <w:tr w:rsidR="00022B71" w14:paraId="414F80F1" w14:textId="77777777" w:rsidTr="00022B71">
        <w:trPr>
          <w:cantSplit/>
          <w:jc w:val="center"/>
        </w:trPr>
        <w:tc>
          <w:tcPr>
            <w:tcW w:w="0" w:type="auto"/>
            <w:gridSpan w:val="4"/>
          </w:tcPr>
          <w:p w14:paraId="4DD6B7A1" w14:textId="77777777" w:rsidR="00022B71" w:rsidRDefault="005B112A">
            <w:pPr>
              <w:keepNext/>
              <w:spacing w:after="60"/>
            </w:pPr>
            <w:r>
              <w:rPr>
                <w:rFonts w:ascii="Calibri" w:hAnsi="Calibri"/>
                <w:i/>
                <w:sz w:val="20"/>
                <w:vertAlign w:val="superscript"/>
              </w:rPr>
              <w:t>1</w:t>
            </w:r>
            <w:r>
              <w:rPr>
                <w:rFonts w:ascii="Calibri" w:hAnsi="Calibri"/>
                <w:sz w:val="20"/>
              </w:rPr>
              <w:t>% (n)</w:t>
            </w:r>
          </w:p>
        </w:tc>
      </w:tr>
    </w:tbl>
    <w:p w14:paraId="22127525" w14:textId="77777777" w:rsidR="00022B71" w:rsidRDefault="005B112A">
      <w:pPr>
        <w:pStyle w:val="Titre2"/>
      </w:pPr>
      <w:bookmarkStart w:id="278" w:name="utilisation-des-médias-sociaux"/>
      <w:bookmarkStart w:id="279" w:name="_Toc209544863"/>
      <w:bookmarkEnd w:id="236"/>
      <w:bookmarkEnd w:id="275"/>
      <w:r>
        <w:t>Utilisation des médias sociaux</w:t>
      </w:r>
      <w:bookmarkEnd w:id="279"/>
    </w:p>
    <w:p w14:paraId="3924CCE1" w14:textId="77777777" w:rsidR="00022B71" w:rsidRDefault="005B112A">
      <w:pPr>
        <w:pStyle w:val="Titre3"/>
      </w:pPr>
      <w:bookmarkStart w:id="280" w:name="Xed9e5c95a515f5d311dcf3b755adc389e29cbb0"/>
      <w:bookmarkStart w:id="281" w:name="_Toc209544864"/>
      <w:r>
        <w:t>Utilisation des médias sociaux selon le groupe d’âge</w:t>
      </w:r>
      <w:bookmarkEnd w:id="281"/>
    </w:p>
    <w:p w14:paraId="53D4B5AB" w14:textId="77777777" w:rsidR="00022B71" w:rsidRDefault="005B112A">
      <w:r>
        <w:br w:type="page"/>
      </w:r>
    </w:p>
    <w:p w14:paraId="224A4A79" w14:textId="77777777" w:rsidR="00022B71" w:rsidRDefault="005B112A">
      <w:pPr>
        <w:pStyle w:val="En-ttedetabledesmatires"/>
      </w:pPr>
      <w:r>
        <w:rPr>
          <w:rStyle w:val="NormalTok"/>
        </w:rPr>
        <w:t xml:space="preserve">table_Usage_MS_age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w:t>
      </w:r>
      <w:r>
        <w:rPr>
          <w:rStyle w:val="FunctionTok"/>
        </w:rPr>
        <w: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"**Usage_MS_age**"</w:t>
      </w:r>
      <w:r>
        <w:rPr>
          <w:rStyle w:val="NormalTok"/>
        </w:rPr>
        <w:t>)</w:t>
      </w:r>
      <w:r>
        <w:br/>
      </w:r>
      <w:r>
        <w:br/>
      </w:r>
      <w:r>
        <w:rPr>
          <w:rStyle w:val="NormalTok"/>
        </w:rPr>
        <w:t>table_Usage_MS_age</w:t>
      </w:r>
    </w:p>
    <w:tbl>
      <w:tblPr>
        <w:tblStyle w:val="Table"/>
        <w:tblW w:w="0" w:type="auto"/>
        <w:jc w:val="center"/>
        <w:tblCellMar>
          <w:left w:w="60" w:type="dxa"/>
          <w:right w:w="60" w:type="dxa"/>
        </w:tblCellMar>
        <w:tblLook w:val="0000" w:firstRow="0" w:lastRow="0" w:firstColumn="0" w:lastColumn="0" w:noHBand="0" w:noVBand="0"/>
      </w:tblPr>
      <w:tblGrid>
        <w:gridCol w:w="1462"/>
        <w:gridCol w:w="1453"/>
        <w:gridCol w:w="1653"/>
        <w:gridCol w:w="1653"/>
        <w:gridCol w:w="805"/>
      </w:tblGrid>
      <w:tr w:rsidR="00022B71" w14:paraId="04900A3F"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717C645"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61E1565"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4B276C61"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427590EB"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3454C62"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359B08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E5C0AB"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1D1D394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52B853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A1F40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1ABB94" w14:textId="77777777" w:rsidR="00022B71" w:rsidRDefault="005B112A">
            <w:pPr>
              <w:keepNext/>
              <w:spacing w:after="60"/>
              <w:jc w:val="center"/>
            </w:pPr>
            <w:r>
              <w:rPr>
                <w:rFonts w:ascii="Calibri" w:hAnsi="Calibri"/>
                <w:sz w:val="20"/>
              </w:rPr>
              <w:t>&lt;0.001</w:t>
            </w:r>
          </w:p>
        </w:tc>
      </w:tr>
      <w:tr w:rsidR="00022B71" w14:paraId="35D6CC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99CB8A"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022219A5"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713E7E5E" w14:textId="77777777" w:rsidR="00022B71" w:rsidRDefault="005B112A">
            <w:pPr>
              <w:keepNext/>
              <w:spacing w:after="60"/>
              <w:jc w:val="center"/>
            </w:pPr>
            <w:r>
              <w:rPr>
                <w:rFonts w:ascii="Calibri" w:hAnsi="Calibri"/>
                <w:sz w:val="20"/>
              </w:rPr>
              <w:t>14.4 (39)</w:t>
            </w:r>
          </w:p>
        </w:tc>
        <w:tc>
          <w:tcPr>
            <w:tcW w:w="0" w:type="auto"/>
            <w:tcBorders>
              <w:top w:val="single" w:sz="0" w:space="0" w:color="D3D3D3"/>
              <w:left w:val="single" w:sz="0" w:space="0" w:color="D3D3D3"/>
              <w:bottom w:val="single" w:sz="0" w:space="0" w:color="D3D3D3"/>
              <w:right w:val="single" w:sz="0" w:space="0" w:color="D3D3D3"/>
            </w:tcBorders>
          </w:tcPr>
          <w:p w14:paraId="0582DB88" w14:textId="77777777" w:rsidR="00022B71" w:rsidRDefault="005B112A">
            <w:pPr>
              <w:keepNext/>
              <w:spacing w:after="60"/>
              <w:jc w:val="center"/>
            </w:pPr>
            <w:r>
              <w:rPr>
                <w:rFonts w:ascii="Calibri" w:hAnsi="Calibri"/>
                <w:sz w:val="20"/>
              </w:rPr>
              <w:t>4.8 (22)</w:t>
            </w:r>
          </w:p>
        </w:tc>
        <w:tc>
          <w:tcPr>
            <w:tcW w:w="0" w:type="auto"/>
            <w:tcBorders>
              <w:top w:val="single" w:sz="0" w:space="0" w:color="D3D3D3"/>
              <w:left w:val="single" w:sz="0" w:space="0" w:color="D3D3D3"/>
              <w:bottom w:val="single" w:sz="0" w:space="0" w:color="D3D3D3"/>
              <w:right w:val="single" w:sz="0" w:space="0" w:color="D3D3D3"/>
            </w:tcBorders>
          </w:tcPr>
          <w:p w14:paraId="082CB2DF" w14:textId="77777777" w:rsidR="00022B71" w:rsidRDefault="00022B71">
            <w:pPr>
              <w:keepNext/>
              <w:spacing w:after="60"/>
              <w:jc w:val="center"/>
            </w:pPr>
          </w:p>
        </w:tc>
      </w:tr>
      <w:tr w:rsidR="00022B71" w14:paraId="136B759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7FCD75"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1DF9A792"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0D9E4A02" w14:textId="77777777" w:rsidR="00022B71" w:rsidRDefault="005B112A">
            <w:pPr>
              <w:keepNext/>
              <w:spacing w:after="60"/>
              <w:jc w:val="center"/>
            </w:pPr>
            <w:r>
              <w:rPr>
                <w:rFonts w:ascii="Calibri" w:hAnsi="Calibri"/>
                <w:sz w:val="20"/>
              </w:rPr>
              <w:t>85.6 (229)</w:t>
            </w:r>
          </w:p>
        </w:tc>
        <w:tc>
          <w:tcPr>
            <w:tcW w:w="0" w:type="auto"/>
            <w:tcBorders>
              <w:top w:val="single" w:sz="0" w:space="0" w:color="D3D3D3"/>
              <w:left w:val="single" w:sz="0" w:space="0" w:color="D3D3D3"/>
              <w:bottom w:val="single" w:sz="0" w:space="0" w:color="D3D3D3"/>
              <w:right w:val="single" w:sz="0" w:space="0" w:color="D3D3D3"/>
            </w:tcBorders>
          </w:tcPr>
          <w:p w14:paraId="0C89EA86" w14:textId="77777777" w:rsidR="00022B71" w:rsidRDefault="005B112A">
            <w:pPr>
              <w:keepNext/>
              <w:spacing w:after="60"/>
              <w:jc w:val="center"/>
            </w:pPr>
            <w:r>
              <w:rPr>
                <w:rFonts w:ascii="Calibri" w:hAnsi="Calibri"/>
                <w:sz w:val="20"/>
              </w:rPr>
              <w:t>95.2 (431)</w:t>
            </w:r>
          </w:p>
        </w:tc>
        <w:tc>
          <w:tcPr>
            <w:tcW w:w="0" w:type="auto"/>
            <w:tcBorders>
              <w:top w:val="single" w:sz="0" w:space="0" w:color="D3D3D3"/>
              <w:left w:val="single" w:sz="0" w:space="0" w:color="D3D3D3"/>
              <w:bottom w:val="single" w:sz="0" w:space="0" w:color="D3D3D3"/>
              <w:right w:val="single" w:sz="0" w:space="0" w:color="D3D3D3"/>
            </w:tcBorders>
          </w:tcPr>
          <w:p w14:paraId="21F6C836" w14:textId="77777777" w:rsidR="00022B71" w:rsidRDefault="00022B71">
            <w:pPr>
              <w:keepNext/>
              <w:spacing w:after="60"/>
              <w:jc w:val="center"/>
            </w:pPr>
          </w:p>
        </w:tc>
      </w:tr>
      <w:tr w:rsidR="00022B71" w14:paraId="7726491B" w14:textId="77777777" w:rsidTr="00022B71">
        <w:trPr>
          <w:cantSplit/>
          <w:jc w:val="center"/>
        </w:trPr>
        <w:tc>
          <w:tcPr>
            <w:tcW w:w="0" w:type="auto"/>
            <w:gridSpan w:val="5"/>
          </w:tcPr>
          <w:p w14:paraId="1C8A0D20"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017B08B" w14:textId="77777777" w:rsidTr="00022B71">
        <w:trPr>
          <w:cantSplit/>
          <w:jc w:val="center"/>
        </w:trPr>
        <w:tc>
          <w:tcPr>
            <w:tcW w:w="0" w:type="auto"/>
            <w:gridSpan w:val="5"/>
          </w:tcPr>
          <w:p w14:paraId="12CF91C3"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67DCA201" w14:textId="77777777" w:rsidR="00022B71" w:rsidRDefault="005B112A">
      <w:pPr>
        <w:pStyle w:val="Titre3"/>
      </w:pPr>
      <w:bookmarkStart w:id="282" w:name="X2aa833da5e9103f5cacb7b176f2d197b3449cd7"/>
      <w:bookmarkStart w:id="283" w:name="_Toc209544865"/>
      <w:bookmarkEnd w:id="280"/>
      <w:r>
        <w:t>Utilisation des médias sociaux selon le sexe</w:t>
      </w:r>
      <w:bookmarkEnd w:id="283"/>
    </w:p>
    <w:p w14:paraId="163FF494" w14:textId="77777777" w:rsidR="00022B71" w:rsidRDefault="005B112A">
      <w:r>
        <w:br w:type="page"/>
      </w:r>
    </w:p>
    <w:p w14:paraId="2E96A10B" w14:textId="77777777" w:rsidR="00022B71" w:rsidRDefault="005B112A">
      <w:pPr>
        <w:pStyle w:val="En-ttedetabledesmatires"/>
      </w:pPr>
      <w:r>
        <w:rPr>
          <w:rStyle w:val="NormalTok"/>
        </w:rPr>
        <w:t xml:space="preserve">table_Usage_MS_sexe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"**Usage_MS_sexe**"</w:t>
      </w:r>
      <w:r>
        <w:rPr>
          <w:rStyle w:val="NormalTok"/>
        </w:rPr>
        <w:t>)</w:t>
      </w:r>
      <w:r>
        <w:br/>
      </w:r>
      <w:r>
        <w:br/>
      </w:r>
      <w:r>
        <w:rPr>
          <w:rStyle w:val="NormalTok"/>
        </w:rPr>
        <w:t>table_Usage_MS_sexe</w:t>
      </w:r>
    </w:p>
    <w:tbl>
      <w:tblPr>
        <w:tblStyle w:val="Table"/>
        <w:tblW w:w="0" w:type="auto"/>
        <w:jc w:val="center"/>
        <w:tblCellMar>
          <w:left w:w="60" w:type="dxa"/>
          <w:right w:w="60" w:type="dxa"/>
        </w:tblCellMar>
        <w:tblLook w:val="0000" w:firstRow="0" w:lastRow="0" w:firstColumn="0" w:lastColumn="0" w:noHBand="0" w:noVBand="0"/>
      </w:tblPr>
      <w:tblGrid>
        <w:gridCol w:w="1462"/>
        <w:gridCol w:w="1453"/>
        <w:gridCol w:w="1473"/>
        <w:gridCol w:w="1515"/>
        <w:gridCol w:w="805"/>
      </w:tblGrid>
      <w:tr w:rsidR="00022B71" w14:paraId="73574E7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3ACDD3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79AF65FD"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8E88109"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6AAB2649" w14:textId="77777777" w:rsidR="00022B71" w:rsidRDefault="005B112A">
            <w:pPr>
              <w:keepNext/>
              <w:spacing w:after="60"/>
              <w:jc w:val="center"/>
            </w:pPr>
            <w:r>
              <w:rPr>
                <w:rFonts w:ascii="Calibri" w:hAnsi="Calibri"/>
                <w:b/>
                <w:sz w:val="20"/>
              </w:rPr>
              <w:t>Homme</w:t>
            </w:r>
            <w:r>
              <w:rPr>
                <w:rFonts w:ascii="Calibri" w:hAnsi="Calibri"/>
                <w:sz w:val="20"/>
              </w:rPr>
              <w:t xml:space="preserve"> </w:t>
            </w:r>
            <w:r>
              <w:rPr>
                <w:rFonts w:ascii="Calibri" w:hAnsi="Calibri"/>
                <w:sz w:val="20"/>
              </w:rPr>
              <w:t>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2E8AD90"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05A9A1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6B282A"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64F0BEC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D3CB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2B689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577ED6" w14:textId="77777777" w:rsidR="00022B71" w:rsidRDefault="005B112A">
            <w:pPr>
              <w:keepNext/>
              <w:spacing w:after="60"/>
              <w:jc w:val="center"/>
            </w:pPr>
            <w:r>
              <w:rPr>
                <w:rFonts w:ascii="Calibri" w:hAnsi="Calibri"/>
                <w:sz w:val="20"/>
              </w:rPr>
              <w:t>&lt;0.001</w:t>
            </w:r>
          </w:p>
        </w:tc>
      </w:tr>
      <w:tr w:rsidR="00022B71" w14:paraId="3E954E6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A18EBC"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6BEDA37A"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16A56FB7" w14:textId="77777777" w:rsidR="00022B71" w:rsidRDefault="005B112A">
            <w:pPr>
              <w:keepNext/>
              <w:spacing w:after="60"/>
              <w:jc w:val="center"/>
            </w:pPr>
            <w:r>
              <w:rPr>
                <w:rFonts w:ascii="Calibri" w:hAnsi="Calibri"/>
                <w:sz w:val="20"/>
              </w:rPr>
              <w:t>3.1 (11)</w:t>
            </w:r>
          </w:p>
        </w:tc>
        <w:tc>
          <w:tcPr>
            <w:tcW w:w="0" w:type="auto"/>
            <w:tcBorders>
              <w:top w:val="single" w:sz="0" w:space="0" w:color="D3D3D3"/>
              <w:left w:val="single" w:sz="0" w:space="0" w:color="D3D3D3"/>
              <w:bottom w:val="single" w:sz="0" w:space="0" w:color="D3D3D3"/>
              <w:right w:val="single" w:sz="0" w:space="0" w:color="D3D3D3"/>
            </w:tcBorders>
          </w:tcPr>
          <w:p w14:paraId="63BB84A3" w14:textId="77777777" w:rsidR="00022B71" w:rsidRDefault="005B112A">
            <w:pPr>
              <w:keepNext/>
              <w:spacing w:after="60"/>
              <w:jc w:val="center"/>
            </w:pPr>
            <w:r>
              <w:rPr>
                <w:rFonts w:ascii="Calibri" w:hAnsi="Calibri"/>
                <w:sz w:val="20"/>
              </w:rPr>
              <w:t>13.6 (49)</w:t>
            </w:r>
          </w:p>
        </w:tc>
        <w:tc>
          <w:tcPr>
            <w:tcW w:w="0" w:type="auto"/>
            <w:tcBorders>
              <w:top w:val="single" w:sz="0" w:space="0" w:color="D3D3D3"/>
              <w:left w:val="single" w:sz="0" w:space="0" w:color="D3D3D3"/>
              <w:bottom w:val="single" w:sz="0" w:space="0" w:color="D3D3D3"/>
              <w:right w:val="single" w:sz="0" w:space="0" w:color="D3D3D3"/>
            </w:tcBorders>
          </w:tcPr>
          <w:p w14:paraId="2BDC5428" w14:textId="77777777" w:rsidR="00022B71" w:rsidRDefault="00022B71">
            <w:pPr>
              <w:keepNext/>
              <w:spacing w:after="60"/>
              <w:jc w:val="center"/>
            </w:pPr>
          </w:p>
        </w:tc>
      </w:tr>
      <w:tr w:rsidR="00022B71" w14:paraId="4FD8A9C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EED23E"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650446CC"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701CFBBD" w14:textId="77777777" w:rsidR="00022B71" w:rsidRDefault="005B112A">
            <w:pPr>
              <w:keepNext/>
              <w:spacing w:after="60"/>
              <w:jc w:val="center"/>
            </w:pPr>
            <w:r>
              <w:rPr>
                <w:rFonts w:ascii="Calibri" w:hAnsi="Calibri"/>
                <w:sz w:val="20"/>
              </w:rPr>
              <w:t>96.9 (348)</w:t>
            </w:r>
          </w:p>
        </w:tc>
        <w:tc>
          <w:tcPr>
            <w:tcW w:w="0" w:type="auto"/>
            <w:tcBorders>
              <w:top w:val="single" w:sz="0" w:space="0" w:color="D3D3D3"/>
              <w:left w:val="single" w:sz="0" w:space="0" w:color="D3D3D3"/>
              <w:bottom w:val="single" w:sz="0" w:space="0" w:color="D3D3D3"/>
              <w:right w:val="single" w:sz="0" w:space="0" w:color="D3D3D3"/>
            </w:tcBorders>
          </w:tcPr>
          <w:p w14:paraId="22F28217" w14:textId="77777777" w:rsidR="00022B71" w:rsidRDefault="005B112A">
            <w:pPr>
              <w:keepNext/>
              <w:spacing w:after="60"/>
              <w:jc w:val="center"/>
            </w:pPr>
            <w:r>
              <w:rPr>
                <w:rFonts w:ascii="Calibri" w:hAnsi="Calibri"/>
                <w:sz w:val="20"/>
              </w:rPr>
              <w:t>86.4 (312)</w:t>
            </w:r>
          </w:p>
        </w:tc>
        <w:tc>
          <w:tcPr>
            <w:tcW w:w="0" w:type="auto"/>
            <w:tcBorders>
              <w:top w:val="single" w:sz="0" w:space="0" w:color="D3D3D3"/>
              <w:left w:val="single" w:sz="0" w:space="0" w:color="D3D3D3"/>
              <w:bottom w:val="single" w:sz="0" w:space="0" w:color="D3D3D3"/>
              <w:right w:val="single" w:sz="0" w:space="0" w:color="D3D3D3"/>
            </w:tcBorders>
          </w:tcPr>
          <w:p w14:paraId="4C756CB8" w14:textId="77777777" w:rsidR="00022B71" w:rsidRDefault="00022B71">
            <w:pPr>
              <w:keepNext/>
              <w:spacing w:after="60"/>
              <w:jc w:val="center"/>
            </w:pPr>
          </w:p>
        </w:tc>
      </w:tr>
      <w:tr w:rsidR="00022B71" w14:paraId="372B65A3" w14:textId="77777777" w:rsidTr="00022B71">
        <w:trPr>
          <w:cantSplit/>
          <w:jc w:val="center"/>
        </w:trPr>
        <w:tc>
          <w:tcPr>
            <w:tcW w:w="0" w:type="auto"/>
            <w:gridSpan w:val="5"/>
          </w:tcPr>
          <w:p w14:paraId="45F7314E"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34E10D1B" w14:textId="77777777" w:rsidTr="00022B71">
        <w:trPr>
          <w:cantSplit/>
          <w:jc w:val="center"/>
        </w:trPr>
        <w:tc>
          <w:tcPr>
            <w:tcW w:w="0" w:type="auto"/>
            <w:gridSpan w:val="5"/>
          </w:tcPr>
          <w:p w14:paraId="16E6F210"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38C08E9D" w14:textId="77777777" w:rsidR="00022B71" w:rsidRDefault="005B112A">
      <w:pPr>
        <w:pStyle w:val="Titre3"/>
      </w:pPr>
      <w:bookmarkStart w:id="284" w:name="X81364f212cb96fb535cc1185643485596923e16"/>
      <w:bookmarkStart w:id="285" w:name="_Toc209544866"/>
      <w:bookmarkEnd w:id="282"/>
      <w:r>
        <w:t>Utilisation des médias sociaux selon lieu de residence</w:t>
      </w:r>
      <w:bookmarkEnd w:id="285"/>
    </w:p>
    <w:p w14:paraId="4E2BF3A7" w14:textId="77777777" w:rsidR="00022B71" w:rsidRDefault="005B112A">
      <w:r>
        <w:br w:type="page"/>
      </w:r>
    </w:p>
    <w:p w14:paraId="072F269D" w14:textId="77777777" w:rsidR="00022B71" w:rsidRDefault="005B112A">
      <w:pPr>
        <w:pStyle w:val="En-ttedetabledesmatires"/>
      </w:pPr>
      <w:r>
        <w:rPr>
          <w:rStyle w:val="NormalTok"/>
        </w:rPr>
        <w:t xml:space="preserve">table_Usage_MS_Lieu_de_residence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(Usage_MS),</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"**Usage_MS_sexe selon le lieu de residence**"</w:t>
      </w:r>
      <w:r>
        <w:rPr>
          <w:rStyle w:val="NormalTok"/>
        </w:rPr>
        <w:t>)</w:t>
      </w:r>
      <w:r>
        <w:br/>
      </w:r>
      <w:r>
        <w:br/>
      </w:r>
      <w:r>
        <w:rPr>
          <w:rStyle w:val="NormalTok"/>
        </w:rPr>
        <w:t>table_Usage_</w:t>
      </w:r>
      <w:r>
        <w:rPr>
          <w:rStyle w:val="NormalTok"/>
        </w:rPr>
        <w:t>MS_Lieu_de_residence</w:t>
      </w:r>
    </w:p>
    <w:tbl>
      <w:tblPr>
        <w:tblStyle w:val="Table"/>
        <w:tblW w:w="0" w:type="auto"/>
        <w:jc w:val="center"/>
        <w:tblCellMar>
          <w:left w:w="60" w:type="dxa"/>
          <w:right w:w="60" w:type="dxa"/>
        </w:tblCellMar>
        <w:tblLook w:val="0000" w:firstRow="0" w:lastRow="0" w:firstColumn="0" w:lastColumn="0" w:noHBand="0" w:noVBand="0"/>
      </w:tblPr>
      <w:tblGrid>
        <w:gridCol w:w="1462"/>
        <w:gridCol w:w="1453"/>
        <w:gridCol w:w="2416"/>
        <w:gridCol w:w="2083"/>
        <w:gridCol w:w="805"/>
      </w:tblGrid>
      <w:tr w:rsidR="00022B71" w14:paraId="09188217"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6E8F97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2B69542"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188CEB5"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086EC568"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C97DD7B"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5D617E8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436DFF" w14:textId="77777777" w:rsidR="00022B71" w:rsidRDefault="005B112A">
            <w:pPr>
              <w:keepNext/>
              <w:spacing w:after="60"/>
            </w:pPr>
            <w:r>
              <w:rPr>
                <w:rFonts w:ascii="Calibri" w:hAnsi="Calibri"/>
                <w:sz w:val="20"/>
              </w:rPr>
              <w:t>Usage_MS</w:t>
            </w:r>
          </w:p>
        </w:tc>
        <w:tc>
          <w:tcPr>
            <w:tcW w:w="0" w:type="auto"/>
            <w:tcBorders>
              <w:top w:val="single" w:sz="0" w:space="0" w:color="D3D3D3"/>
              <w:left w:val="single" w:sz="0" w:space="0" w:color="D3D3D3"/>
              <w:bottom w:val="single" w:sz="0" w:space="0" w:color="D3D3D3"/>
              <w:right w:val="single" w:sz="0" w:space="0" w:color="D3D3D3"/>
            </w:tcBorders>
          </w:tcPr>
          <w:p w14:paraId="11DF879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62397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42B91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C33F56" w14:textId="77777777" w:rsidR="00022B71" w:rsidRDefault="005B112A">
            <w:pPr>
              <w:keepNext/>
              <w:spacing w:after="60"/>
              <w:jc w:val="center"/>
            </w:pPr>
            <w:r>
              <w:rPr>
                <w:rFonts w:ascii="Calibri" w:hAnsi="Calibri"/>
                <w:sz w:val="20"/>
              </w:rPr>
              <w:t>0.5</w:t>
            </w:r>
          </w:p>
        </w:tc>
      </w:tr>
      <w:tr w:rsidR="00022B71" w14:paraId="2E63FD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3F513E" w14:textId="77777777" w:rsidR="00022B71" w:rsidRDefault="005B112A">
            <w:pPr>
              <w:keepNext/>
              <w:spacing w:after="60"/>
            </w:pPr>
            <w:r>
              <w:rPr>
                <w:rFonts w:ascii="Calibri" w:hAnsi="Calibri"/>
                <w:sz w:val="20"/>
              </w:rPr>
              <w:t>    Non</w:t>
            </w:r>
          </w:p>
        </w:tc>
        <w:tc>
          <w:tcPr>
            <w:tcW w:w="0" w:type="auto"/>
            <w:tcBorders>
              <w:top w:val="single" w:sz="0" w:space="0" w:color="D3D3D3"/>
              <w:left w:val="single" w:sz="0" w:space="0" w:color="D3D3D3"/>
              <w:bottom w:val="single" w:sz="0" w:space="0" w:color="D3D3D3"/>
              <w:right w:val="single" w:sz="0" w:space="0" w:color="D3D3D3"/>
            </w:tcBorders>
          </w:tcPr>
          <w:p w14:paraId="181C7AD0" w14:textId="77777777" w:rsidR="00022B71" w:rsidRDefault="005B112A">
            <w:pPr>
              <w:keepNext/>
              <w:spacing w:after="60"/>
              <w:jc w:val="center"/>
            </w:pPr>
            <w:r>
              <w:rPr>
                <w:rFonts w:ascii="Calibri" w:hAnsi="Calibri"/>
                <w:sz w:val="20"/>
              </w:rPr>
              <w:t>8.4 (60)</w:t>
            </w:r>
          </w:p>
        </w:tc>
        <w:tc>
          <w:tcPr>
            <w:tcW w:w="0" w:type="auto"/>
            <w:tcBorders>
              <w:top w:val="single" w:sz="0" w:space="0" w:color="D3D3D3"/>
              <w:left w:val="single" w:sz="0" w:space="0" w:color="D3D3D3"/>
              <w:bottom w:val="single" w:sz="0" w:space="0" w:color="D3D3D3"/>
              <w:right w:val="single" w:sz="0" w:space="0" w:color="D3D3D3"/>
            </w:tcBorders>
          </w:tcPr>
          <w:p w14:paraId="17A03563" w14:textId="77777777" w:rsidR="00022B71" w:rsidRDefault="005B112A">
            <w:pPr>
              <w:keepNext/>
              <w:spacing w:after="60"/>
              <w:jc w:val="center"/>
            </w:pPr>
            <w:r>
              <w:rPr>
                <w:rFonts w:ascii="Calibri" w:hAnsi="Calibri"/>
                <w:sz w:val="20"/>
              </w:rPr>
              <w:t>9.1 (36)</w:t>
            </w:r>
          </w:p>
        </w:tc>
        <w:tc>
          <w:tcPr>
            <w:tcW w:w="0" w:type="auto"/>
            <w:tcBorders>
              <w:top w:val="single" w:sz="0" w:space="0" w:color="D3D3D3"/>
              <w:left w:val="single" w:sz="0" w:space="0" w:color="D3D3D3"/>
              <w:bottom w:val="single" w:sz="0" w:space="0" w:color="D3D3D3"/>
              <w:right w:val="single" w:sz="0" w:space="0" w:color="D3D3D3"/>
            </w:tcBorders>
          </w:tcPr>
          <w:p w14:paraId="782CE52B" w14:textId="77777777" w:rsidR="00022B71" w:rsidRDefault="005B112A">
            <w:pPr>
              <w:keepNext/>
              <w:spacing w:after="60"/>
              <w:jc w:val="center"/>
            </w:pPr>
            <w:r>
              <w:rPr>
                <w:rFonts w:ascii="Calibri" w:hAnsi="Calibri"/>
                <w:sz w:val="20"/>
              </w:rPr>
              <w:t>7.6 (25)</w:t>
            </w:r>
          </w:p>
        </w:tc>
        <w:tc>
          <w:tcPr>
            <w:tcW w:w="0" w:type="auto"/>
            <w:tcBorders>
              <w:top w:val="single" w:sz="0" w:space="0" w:color="D3D3D3"/>
              <w:left w:val="single" w:sz="0" w:space="0" w:color="D3D3D3"/>
              <w:bottom w:val="single" w:sz="0" w:space="0" w:color="D3D3D3"/>
              <w:right w:val="single" w:sz="0" w:space="0" w:color="D3D3D3"/>
            </w:tcBorders>
          </w:tcPr>
          <w:p w14:paraId="6D609C95" w14:textId="77777777" w:rsidR="00022B71" w:rsidRDefault="00022B71">
            <w:pPr>
              <w:keepNext/>
              <w:spacing w:after="60"/>
              <w:jc w:val="center"/>
            </w:pPr>
          </w:p>
        </w:tc>
      </w:tr>
      <w:tr w:rsidR="00022B71" w14:paraId="7303DCF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F4D40F" w14:textId="77777777" w:rsidR="00022B71" w:rsidRDefault="005B112A">
            <w:pPr>
              <w:keepNext/>
              <w:spacing w:after="60"/>
            </w:pPr>
            <w:r>
              <w:rPr>
                <w:rFonts w:ascii="Calibri" w:hAnsi="Calibri"/>
                <w:sz w:val="20"/>
              </w:rPr>
              <w:t>    Oui</w:t>
            </w:r>
          </w:p>
        </w:tc>
        <w:tc>
          <w:tcPr>
            <w:tcW w:w="0" w:type="auto"/>
            <w:tcBorders>
              <w:top w:val="single" w:sz="0" w:space="0" w:color="D3D3D3"/>
              <w:left w:val="single" w:sz="0" w:space="0" w:color="D3D3D3"/>
              <w:bottom w:val="single" w:sz="0" w:space="0" w:color="D3D3D3"/>
              <w:right w:val="single" w:sz="0" w:space="0" w:color="D3D3D3"/>
            </w:tcBorders>
          </w:tcPr>
          <w:p w14:paraId="67781113" w14:textId="77777777" w:rsidR="00022B71" w:rsidRDefault="005B112A">
            <w:pPr>
              <w:keepNext/>
              <w:spacing w:after="60"/>
              <w:jc w:val="center"/>
            </w:pPr>
            <w:r>
              <w:rPr>
                <w:rFonts w:ascii="Calibri" w:hAnsi="Calibri"/>
                <w:sz w:val="20"/>
              </w:rPr>
              <w:t>91.6 (660)</w:t>
            </w:r>
          </w:p>
        </w:tc>
        <w:tc>
          <w:tcPr>
            <w:tcW w:w="0" w:type="auto"/>
            <w:tcBorders>
              <w:top w:val="single" w:sz="0" w:space="0" w:color="D3D3D3"/>
              <w:left w:val="single" w:sz="0" w:space="0" w:color="D3D3D3"/>
              <w:bottom w:val="single" w:sz="0" w:space="0" w:color="D3D3D3"/>
              <w:right w:val="single" w:sz="0" w:space="0" w:color="D3D3D3"/>
            </w:tcBorders>
          </w:tcPr>
          <w:p w14:paraId="0433E6A4" w14:textId="77777777" w:rsidR="00022B71" w:rsidRDefault="005B112A">
            <w:pPr>
              <w:keepNext/>
              <w:spacing w:after="60"/>
              <w:jc w:val="center"/>
            </w:pPr>
            <w:r>
              <w:rPr>
                <w:rFonts w:ascii="Calibri" w:hAnsi="Calibri"/>
                <w:sz w:val="20"/>
              </w:rPr>
              <w:t>90.9 (359)</w:t>
            </w:r>
          </w:p>
        </w:tc>
        <w:tc>
          <w:tcPr>
            <w:tcW w:w="0" w:type="auto"/>
            <w:tcBorders>
              <w:top w:val="single" w:sz="0" w:space="0" w:color="D3D3D3"/>
              <w:left w:val="single" w:sz="0" w:space="0" w:color="D3D3D3"/>
              <w:bottom w:val="single" w:sz="0" w:space="0" w:color="D3D3D3"/>
              <w:right w:val="single" w:sz="0" w:space="0" w:color="D3D3D3"/>
            </w:tcBorders>
          </w:tcPr>
          <w:p w14:paraId="5623C1CC" w14:textId="77777777" w:rsidR="00022B71" w:rsidRDefault="005B112A">
            <w:pPr>
              <w:keepNext/>
              <w:spacing w:after="60"/>
              <w:jc w:val="center"/>
            </w:pPr>
            <w:r>
              <w:rPr>
                <w:rFonts w:ascii="Calibri" w:hAnsi="Calibri"/>
                <w:sz w:val="20"/>
              </w:rPr>
              <w:t>92.4 (301)</w:t>
            </w:r>
          </w:p>
        </w:tc>
        <w:tc>
          <w:tcPr>
            <w:tcW w:w="0" w:type="auto"/>
            <w:tcBorders>
              <w:top w:val="single" w:sz="0" w:space="0" w:color="D3D3D3"/>
              <w:left w:val="single" w:sz="0" w:space="0" w:color="D3D3D3"/>
              <w:bottom w:val="single" w:sz="0" w:space="0" w:color="D3D3D3"/>
              <w:right w:val="single" w:sz="0" w:space="0" w:color="D3D3D3"/>
            </w:tcBorders>
          </w:tcPr>
          <w:p w14:paraId="34CE8CFF" w14:textId="77777777" w:rsidR="00022B71" w:rsidRDefault="00022B71">
            <w:pPr>
              <w:keepNext/>
              <w:spacing w:after="60"/>
              <w:jc w:val="center"/>
            </w:pPr>
          </w:p>
        </w:tc>
      </w:tr>
      <w:tr w:rsidR="00022B71" w14:paraId="2F95AB5F" w14:textId="77777777" w:rsidTr="00022B71">
        <w:trPr>
          <w:cantSplit/>
          <w:jc w:val="center"/>
        </w:trPr>
        <w:tc>
          <w:tcPr>
            <w:tcW w:w="0" w:type="auto"/>
            <w:gridSpan w:val="5"/>
          </w:tcPr>
          <w:p w14:paraId="7640D0C2"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692898AD" w14:textId="77777777" w:rsidTr="00022B71">
        <w:trPr>
          <w:cantSplit/>
          <w:jc w:val="center"/>
        </w:trPr>
        <w:tc>
          <w:tcPr>
            <w:tcW w:w="0" w:type="auto"/>
            <w:gridSpan w:val="5"/>
          </w:tcPr>
          <w:p w14:paraId="1BDC2FF5"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Scott </w:t>
            </w:r>
            <w:r>
              <w:rPr>
                <w:rFonts w:ascii="Calibri" w:hAnsi="Calibri"/>
                <w:sz w:val="20"/>
              </w:rPr>
              <w:t>adjustment</w:t>
            </w:r>
          </w:p>
        </w:tc>
      </w:tr>
    </w:tbl>
    <w:p w14:paraId="55761A69" w14:textId="77777777" w:rsidR="00022B71" w:rsidRDefault="005B112A">
      <w:pPr>
        <w:pStyle w:val="Titre3"/>
      </w:pPr>
      <w:bookmarkStart w:id="286" w:name="X056312328a242836f117896bf2991395649c4d3"/>
      <w:bookmarkStart w:id="287" w:name="_Toc209544867"/>
      <w:bookmarkEnd w:id="284"/>
      <w:r>
        <w:t>Création du graphique selon l’utilisation des médias sociaux selon le sexe et l’age</w:t>
      </w:r>
      <w:bookmarkEnd w:id="287"/>
    </w:p>
    <w:p w14:paraId="2EE007C3" w14:textId="77777777" w:rsidR="00022B71" w:rsidRDefault="005B112A">
      <w:pPr>
        <w:pStyle w:val="En-ttedetabledesmatires"/>
      </w:pPr>
      <w:r>
        <w:rPr>
          <w:rStyle w:val="FunctionTok"/>
        </w:rPr>
        <w:t>library</w:t>
      </w:r>
      <w:r>
        <w:rPr>
          <w:rStyle w:val="NormalTok"/>
        </w:rPr>
        <w:t>(survey)</w:t>
      </w:r>
      <w:r>
        <w:br/>
      </w: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(srvyr)</w:t>
      </w:r>
      <w:r>
        <w:br/>
      </w:r>
      <w:r>
        <w:br/>
      </w:r>
      <w:r>
        <w:rPr>
          <w:rStyle w:val="CommentTok"/>
        </w:rPr>
        <w:t># Conversion en objet srvyr si ce n'est pas déjà fait</w:t>
      </w:r>
      <w:r>
        <w:br/>
      </w:r>
      <w:r>
        <w:rPr>
          <w:rStyle w:val="NormalTok"/>
        </w:rPr>
        <w:t xml:space="preserve">data_svy </w:t>
      </w:r>
      <w:r>
        <w:rPr>
          <w:rStyle w:val="OtherTok"/>
        </w:rPr>
        <w:t>&lt;-</w:t>
      </w:r>
      <w:r>
        <w:rPr>
          <w:rStyle w:val="NormalTok"/>
        </w:rPr>
        <w:t xml:space="preserve"> </w:t>
      </w:r>
      <w:r>
        <w:rPr>
          <w:rStyle w:val="FunctionTok"/>
        </w:rPr>
        <w:t>as_survey_design</w:t>
      </w:r>
      <w:r>
        <w:rPr>
          <w:rStyle w:val="NormalTok"/>
        </w:rPr>
        <w:t>(data_design)</w:t>
      </w:r>
      <w:r>
        <w:br/>
      </w:r>
      <w:r>
        <w:br/>
      </w:r>
      <w:r>
        <w:rPr>
          <w:rStyle w:val="CommentTok"/>
        </w:rPr>
        <w:t># Calcul des proportions pondérées par sexe et groupe d'âge</w:t>
      </w:r>
      <w:r>
        <w:br/>
      </w:r>
      <w:r>
        <w:rPr>
          <w:rStyle w:val="NormalTok"/>
        </w:rPr>
        <w:t xml:space="preserve">graph_data </w:t>
      </w:r>
      <w:r>
        <w:rPr>
          <w:rStyle w:val="OtherTok"/>
        </w:rPr>
        <w:t>&lt;-</w:t>
      </w:r>
      <w:r>
        <w:rPr>
          <w:rStyle w:val="NormalTok"/>
        </w:rPr>
        <w:t xml:space="preserve"> data_svy </w:t>
      </w:r>
      <w:r>
        <w:rPr>
          <w:rStyle w:val="SpecialCharTok"/>
        </w:rPr>
        <w:t>%&gt;%</w:t>
      </w:r>
      <w:r>
        <w:br/>
      </w:r>
      <w:r>
        <w:rPr>
          <w:rStyle w:val="NormalTok"/>
        </w:rPr>
        <w:t xml:space="preserve">  </w:t>
      </w:r>
      <w:r>
        <w:rPr>
          <w:rStyle w:val="FunctionTok"/>
        </w:rPr>
        <w:t>group_by</w:t>
      </w:r>
      <w:r>
        <w:rPr>
          <w:rStyle w:val="NormalTok"/>
        </w:rPr>
        <w:t xml:space="preserve">(sexe, gpe_age, Usage_MS) </w:t>
      </w:r>
      <w:r>
        <w:rPr>
          <w:rStyle w:val="SpecialCharTok"/>
        </w:rPr>
        <w:t>%&gt;%</w:t>
      </w:r>
      <w:r>
        <w:br/>
      </w:r>
      <w:r>
        <w:rPr>
          <w:rStyle w:val="NormalTok"/>
        </w:rPr>
        <w:t xml:space="preserve">  </w:t>
      </w:r>
      <w:r>
        <w:rPr>
          <w:rStyle w:val="FunctionTok"/>
        </w:rPr>
        <w:t>summarize</w:t>
      </w:r>
      <w:r>
        <w:rPr>
          <w:rStyle w:val="NormalTok"/>
        </w:rPr>
        <w:t>(</w:t>
      </w:r>
      <w:r>
        <w:rPr>
          <w:rStyle w:val="AttributeTok"/>
        </w:rPr>
        <w:t>p =</w:t>
      </w:r>
      <w:r>
        <w:rPr>
          <w:rStyle w:val="NormalTok"/>
        </w:rPr>
        <w:t xml:space="preserve"> </w:t>
      </w:r>
      <w:r>
        <w:rPr>
          <w:rStyle w:val="FunctionTok"/>
        </w:rPr>
        <w:t>survey_mean</w:t>
      </w:r>
      <w:r>
        <w:rPr>
          <w:rStyle w:val="NormalTok"/>
        </w:rPr>
        <w:t>(</w:t>
      </w:r>
      <w:r>
        <w:rPr>
          <w:rStyle w:val="AttributeTok"/>
        </w:rPr>
        <w:t>vart</w:t>
      </w:r>
      <w:r>
        <w:rPr>
          <w:rStyle w:val="AttributeTok"/>
        </w:rPr>
        <w:t>ype =</w:t>
      </w:r>
      <w:r>
        <w:rPr>
          <w:rStyle w:val="NormalTok"/>
        </w:rPr>
        <w:t xml:space="preserve"> </w:t>
      </w:r>
      <w:r>
        <w:rPr>
          <w:rStyle w:val="StringTok"/>
        </w:rPr>
        <w:t>"ci"</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(Usage_MS))</w:t>
      </w:r>
      <w:r>
        <w:br/>
      </w:r>
      <w:r>
        <w:br/>
      </w:r>
      <w:r>
        <w:rPr>
          <w:rStyle w:val="CommentTok"/>
        </w:rPr>
        <w:t># Création du graphique</w:t>
      </w:r>
      <w:r>
        <w:br/>
      </w:r>
      <w:r>
        <w:rPr>
          <w:rStyle w:val="FunctionTok"/>
        </w:rPr>
        <w:t>ggplot</w:t>
      </w:r>
      <w:r>
        <w:rPr>
          <w:rStyle w:val="NormalTok"/>
        </w:rPr>
        <w:t xml:space="preserve">(graph_data, </w:t>
      </w:r>
      <w:r>
        <w:rPr>
          <w:rStyle w:val="FunctionTok"/>
        </w:rPr>
        <w:t>aes</w:t>
      </w:r>
      <w:r>
        <w:rPr>
          <w:rStyle w:val="NormalTok"/>
        </w:rPr>
        <w:t>(</w:t>
      </w:r>
      <w:r>
        <w:rPr>
          <w:rStyle w:val="AttributeTok"/>
        </w:rPr>
        <w:t>x =</w:t>
      </w:r>
      <w:r>
        <w:rPr>
          <w:rStyle w:val="NormalTok"/>
        </w:rPr>
        <w:t xml:space="preserve"> gpe_age, </w:t>
      </w:r>
      <w:r>
        <w:rPr>
          <w:rStyle w:val="AttributeTok"/>
        </w:rPr>
        <w:t>y =</w:t>
      </w:r>
      <w:r>
        <w:rPr>
          <w:rStyle w:val="NormalTok"/>
        </w:rPr>
        <w:t xml:space="preserve"> p, </w:t>
      </w:r>
      <w:r>
        <w:rPr>
          <w:rStyle w:val="AttributeTok"/>
        </w:rPr>
        <w:t>fill =</w:t>
      </w:r>
      <w:r>
        <w:rPr>
          <w:rStyle w:val="NormalTok"/>
        </w:rPr>
        <w:t xml:space="preserve"> Usage_MS))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sexe)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"Utilisation des médias sociaux selon le sexe et l’âge"</w:t>
      </w:r>
      <w:r>
        <w:rPr>
          <w:rStyle w:val="NormalTok"/>
        </w:rPr>
        <w:t>,</w:t>
      </w:r>
      <w:r>
        <w:br/>
      </w:r>
      <w:r>
        <w:rPr>
          <w:rStyle w:val="NormalTok"/>
        </w:rPr>
        <w:t xml:space="preserve">    </w:t>
      </w:r>
      <w:r>
        <w:rPr>
          <w:rStyle w:val="AttributeTok"/>
        </w:rPr>
        <w:t>x =</w:t>
      </w:r>
      <w:r>
        <w:rPr>
          <w:rStyle w:val="NormalTok"/>
        </w:rPr>
        <w:t xml:space="preserve"> </w:t>
      </w:r>
      <w:r>
        <w:rPr>
          <w:rStyle w:val="StringTok"/>
        </w:rPr>
        <w:t>"Groupe d’âge"</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t xml:space="preserve">    </w:t>
      </w:r>
      <w:r>
        <w:rPr>
          <w:rStyle w:val="AttributeTok"/>
        </w:rPr>
        <w:t>fill =</w:t>
      </w:r>
      <w:r>
        <w:rPr>
          <w:rStyle w:val="NormalTok"/>
        </w:rPr>
        <w:t xml:space="preserve"> </w:t>
      </w:r>
      <w:r>
        <w:rPr>
          <w:rStyle w:val="StringTok"/>
        </w:rPr>
        <w:t>"Utilisation des médias sociaux"</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396809B" w14:textId="77777777" w:rsidR="00022B71" w:rsidRDefault="005B112A">
      <w:pPr>
        <w:pStyle w:val="Figure"/>
      </w:pPr>
      <w:r>
        <w:rPr>
          <w:noProof/>
        </w:rPr>
        <w:drawing>
          <wp:inline distT="0" distB="0" distL="0" distR="0" wp14:anchorId="70362B35" wp14:editId="69248703">
            <wp:extent cx="4620126" cy="3696101"/>
            <wp:effectExtent l="0" t="0" r="0" b="0"/>
            <wp:docPr id="63" name="Picture" descr="Utilisation des médias sociaux selon le sexe et l’age"/>
            <wp:cNvGraphicFramePr/>
            <a:graphic xmlns:a="http://schemas.openxmlformats.org/drawingml/2006/main">
              <a:graphicData uri="http://schemas.openxmlformats.org/drawingml/2006/picture">
                <pic:pic xmlns:pic="http://schemas.openxmlformats.org/drawingml/2006/picture">
                  <pic:nvPicPr>
                    <pic:cNvPr id="64" name="Picture" descr="C:/Users/HP/Desktop/Analyse_r-seaux-sociaux-et-transition-l-ge-adulte-Qu-bec/rapport/Rapport_files/figure-docx/unnamed-chunk-44-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FD0A010" w14:textId="77777777" w:rsidR="00022B71" w:rsidRDefault="005B112A">
      <w:pPr>
        <w:pStyle w:val="TableCaption"/>
      </w:pPr>
      <w:commentRangeStart w:id="288"/>
      <w:r>
        <w:t xml:space="preserve">Utilisation des médias sociaux selon le </w:t>
      </w:r>
      <w:proofErr w:type="spellStart"/>
      <w:r>
        <w:t>sexe</w:t>
      </w:r>
      <w:proofErr w:type="spellEnd"/>
      <w:r>
        <w:t xml:space="preserve"> et </w:t>
      </w:r>
      <w:proofErr w:type="spellStart"/>
      <w:r>
        <w:t>l’age</w:t>
      </w:r>
      <w:commentRangeEnd w:id="288"/>
      <w:proofErr w:type="spellEnd"/>
      <w:r w:rsidR="00CB41E7">
        <w:rPr>
          <w:rStyle w:val="Marquedecommentaire"/>
          <w:i w:val="0"/>
        </w:rPr>
        <w:commentReference w:id="288"/>
      </w:r>
    </w:p>
    <w:p w14:paraId="219952EA" w14:textId="77777777" w:rsidR="00022B71" w:rsidRDefault="005B112A">
      <w:pPr>
        <w:pStyle w:val="Titre2"/>
      </w:pPr>
      <w:bookmarkStart w:id="289" w:name="nombre-de-comptes-msn-inscrits"/>
      <w:bookmarkStart w:id="290" w:name="_Toc209544868"/>
      <w:bookmarkEnd w:id="278"/>
      <w:bookmarkEnd w:id="286"/>
      <w:r>
        <w:t>Nombre de comptes MSN inscrits</w:t>
      </w:r>
      <w:bookmarkEnd w:id="290"/>
    </w:p>
    <w:p w14:paraId="120EB154" w14:textId="77777777" w:rsidR="00022B71" w:rsidRDefault="005B112A">
      <w:r>
        <w:br w:type="page"/>
      </w:r>
    </w:p>
    <w:p w14:paraId="58B5A095" w14:textId="77777777" w:rsidR="00022B71" w:rsidRDefault="005B112A">
      <w:pPr>
        <w:pStyle w:val="Titre3"/>
      </w:pPr>
      <w:bookmarkStart w:id="291" w:name="Xf87a25ef3154d118343f852b8241d18895bd3e3"/>
      <w:bookmarkStart w:id="292" w:name="_Toc209544869"/>
      <w:r>
        <w:t>Nombre de comptes MSN inscrits selon le groupe d’âge</w:t>
      </w:r>
      <w:bookmarkEnd w:id="292"/>
    </w:p>
    <w:p w14:paraId="4ADE4F64" w14:textId="77777777" w:rsidR="00022B71" w:rsidRDefault="005B112A">
      <w:pPr>
        <w:pStyle w:val="En-ttedetabledesmatires"/>
      </w:pPr>
      <w:r>
        <w:rPr>
          <w:rStyle w:val="NormalTok"/>
        </w:rPr>
        <w:t xml:space="preserve">table_Nbr_compte_MS_age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w:t>
      </w:r>
      <w:r>
        <w:br/>
      </w:r>
      <w:r>
        <w:rPr>
          <w:rStyle w:val="NormalTok"/>
        </w:rPr>
        <w:t xml:space="preserve">  </w:t>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"**Nbr_compte_MS_age**"</w:t>
      </w:r>
      <w:r>
        <w:rPr>
          <w:rStyle w:val="NormalTok"/>
        </w:rPr>
        <w:t>)</w:t>
      </w:r>
      <w:r>
        <w:br/>
      </w:r>
      <w:r>
        <w:br/>
      </w:r>
      <w:r>
        <w:rPr>
          <w:rStyle w:val="NormalTok"/>
        </w:rPr>
        <w:t>table_Nbr_compte_MS_age</w:t>
      </w:r>
    </w:p>
    <w:tbl>
      <w:tblPr>
        <w:tblStyle w:val="Table"/>
        <w:tblW w:w="0" w:type="auto"/>
        <w:jc w:val="center"/>
        <w:tblCellMar>
          <w:left w:w="60" w:type="dxa"/>
          <w:right w:w="60" w:type="dxa"/>
        </w:tblCellMar>
        <w:tblLook w:val="0000" w:firstRow="0" w:lastRow="0" w:firstColumn="0" w:lastColumn="0" w:noHBand="0" w:noVBand="0"/>
      </w:tblPr>
      <w:tblGrid>
        <w:gridCol w:w="1739"/>
        <w:gridCol w:w="1453"/>
        <w:gridCol w:w="1653"/>
        <w:gridCol w:w="1653"/>
        <w:gridCol w:w="805"/>
      </w:tblGrid>
      <w:tr w:rsidR="00022B71" w14:paraId="4D8AD24A"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D98924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7131B883"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1B80754D"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2A20BA41"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4961AB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5BFC4E1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B2407D"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0E60F2E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5416B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CF808D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777626" w14:textId="77777777" w:rsidR="00022B71" w:rsidRDefault="005B112A">
            <w:pPr>
              <w:keepNext/>
              <w:spacing w:after="60"/>
              <w:jc w:val="center"/>
            </w:pPr>
            <w:r>
              <w:rPr>
                <w:rFonts w:ascii="Calibri" w:hAnsi="Calibri"/>
                <w:sz w:val="20"/>
              </w:rPr>
              <w:t>&lt;0.001</w:t>
            </w:r>
          </w:p>
        </w:tc>
      </w:tr>
      <w:tr w:rsidR="00022B71" w14:paraId="1FC6EA9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4BE034"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6EE518A8"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65EFE947" w14:textId="77777777" w:rsidR="00022B71" w:rsidRDefault="005B112A">
            <w:pPr>
              <w:keepNext/>
              <w:spacing w:after="60"/>
              <w:jc w:val="center"/>
            </w:pPr>
            <w:r>
              <w:rPr>
                <w:rFonts w:ascii="Calibri" w:hAnsi="Calibri"/>
                <w:sz w:val="20"/>
              </w:rPr>
              <w:t>15.9 (43)</w:t>
            </w:r>
          </w:p>
        </w:tc>
        <w:tc>
          <w:tcPr>
            <w:tcW w:w="0" w:type="auto"/>
            <w:tcBorders>
              <w:top w:val="single" w:sz="0" w:space="0" w:color="D3D3D3"/>
              <w:left w:val="single" w:sz="0" w:space="0" w:color="D3D3D3"/>
              <w:bottom w:val="single" w:sz="0" w:space="0" w:color="D3D3D3"/>
              <w:right w:val="single" w:sz="0" w:space="0" w:color="D3D3D3"/>
            </w:tcBorders>
          </w:tcPr>
          <w:p w14:paraId="3FD5398F" w14:textId="77777777" w:rsidR="00022B71" w:rsidRDefault="005B112A">
            <w:pPr>
              <w:keepNext/>
              <w:spacing w:after="60"/>
              <w:jc w:val="center"/>
            </w:pPr>
            <w:r>
              <w:rPr>
                <w:rFonts w:ascii="Calibri" w:hAnsi="Calibri"/>
                <w:sz w:val="20"/>
              </w:rPr>
              <w:t>5.2 (23)</w:t>
            </w:r>
          </w:p>
        </w:tc>
        <w:tc>
          <w:tcPr>
            <w:tcW w:w="0" w:type="auto"/>
            <w:tcBorders>
              <w:top w:val="single" w:sz="0" w:space="0" w:color="D3D3D3"/>
              <w:left w:val="single" w:sz="0" w:space="0" w:color="D3D3D3"/>
              <w:bottom w:val="single" w:sz="0" w:space="0" w:color="D3D3D3"/>
              <w:right w:val="single" w:sz="0" w:space="0" w:color="D3D3D3"/>
            </w:tcBorders>
          </w:tcPr>
          <w:p w14:paraId="720E0AF2" w14:textId="77777777" w:rsidR="00022B71" w:rsidRDefault="00022B71">
            <w:pPr>
              <w:keepNext/>
              <w:spacing w:after="60"/>
              <w:jc w:val="center"/>
            </w:pPr>
          </w:p>
        </w:tc>
      </w:tr>
      <w:tr w:rsidR="00022B71" w14:paraId="78112D5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356E3"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3FC911BD"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1FBA603F" w14:textId="77777777" w:rsidR="00022B71" w:rsidRDefault="005B112A">
            <w:pPr>
              <w:keepNext/>
              <w:spacing w:after="60"/>
              <w:jc w:val="center"/>
            </w:pPr>
            <w:r>
              <w:rPr>
                <w:rFonts w:ascii="Calibri" w:hAnsi="Calibri"/>
                <w:sz w:val="20"/>
              </w:rPr>
              <w:t>10.1 (27)</w:t>
            </w:r>
          </w:p>
        </w:tc>
        <w:tc>
          <w:tcPr>
            <w:tcW w:w="0" w:type="auto"/>
            <w:tcBorders>
              <w:top w:val="single" w:sz="0" w:space="0" w:color="D3D3D3"/>
              <w:left w:val="single" w:sz="0" w:space="0" w:color="D3D3D3"/>
              <w:bottom w:val="single" w:sz="0" w:space="0" w:color="D3D3D3"/>
              <w:right w:val="single" w:sz="0" w:space="0" w:color="D3D3D3"/>
            </w:tcBorders>
          </w:tcPr>
          <w:p w14:paraId="4C0B0988" w14:textId="77777777" w:rsidR="00022B71" w:rsidRDefault="005B112A">
            <w:pPr>
              <w:keepNext/>
              <w:spacing w:after="60"/>
              <w:jc w:val="center"/>
            </w:pPr>
            <w:r>
              <w:rPr>
                <w:rFonts w:ascii="Calibri" w:hAnsi="Calibri"/>
                <w:sz w:val="20"/>
              </w:rPr>
              <w:t>37.5 (170)</w:t>
            </w:r>
          </w:p>
        </w:tc>
        <w:tc>
          <w:tcPr>
            <w:tcW w:w="0" w:type="auto"/>
            <w:tcBorders>
              <w:top w:val="single" w:sz="0" w:space="0" w:color="D3D3D3"/>
              <w:left w:val="single" w:sz="0" w:space="0" w:color="D3D3D3"/>
              <w:bottom w:val="single" w:sz="0" w:space="0" w:color="D3D3D3"/>
              <w:right w:val="single" w:sz="0" w:space="0" w:color="D3D3D3"/>
            </w:tcBorders>
          </w:tcPr>
          <w:p w14:paraId="5E798C88" w14:textId="77777777" w:rsidR="00022B71" w:rsidRDefault="00022B71">
            <w:pPr>
              <w:keepNext/>
              <w:spacing w:after="60"/>
              <w:jc w:val="center"/>
            </w:pPr>
          </w:p>
        </w:tc>
      </w:tr>
      <w:tr w:rsidR="00022B71" w14:paraId="6BA9A23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059768"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5F8E5628"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728C3384" w14:textId="77777777" w:rsidR="00022B71" w:rsidRDefault="005B112A">
            <w:pPr>
              <w:keepNext/>
              <w:spacing w:after="60"/>
              <w:jc w:val="center"/>
            </w:pPr>
            <w:r>
              <w:rPr>
                <w:rFonts w:ascii="Calibri" w:hAnsi="Calibri"/>
                <w:sz w:val="20"/>
              </w:rPr>
              <w:t>56.0 (150)</w:t>
            </w:r>
          </w:p>
        </w:tc>
        <w:tc>
          <w:tcPr>
            <w:tcW w:w="0" w:type="auto"/>
            <w:tcBorders>
              <w:top w:val="single" w:sz="0" w:space="0" w:color="D3D3D3"/>
              <w:left w:val="single" w:sz="0" w:space="0" w:color="D3D3D3"/>
              <w:bottom w:val="single" w:sz="0" w:space="0" w:color="D3D3D3"/>
              <w:right w:val="single" w:sz="0" w:space="0" w:color="D3D3D3"/>
            </w:tcBorders>
          </w:tcPr>
          <w:p w14:paraId="07A139E1" w14:textId="77777777" w:rsidR="00022B71" w:rsidRDefault="005B112A">
            <w:pPr>
              <w:keepNext/>
              <w:spacing w:after="60"/>
              <w:jc w:val="center"/>
            </w:pPr>
            <w:r>
              <w:rPr>
                <w:rFonts w:ascii="Calibri" w:hAnsi="Calibri"/>
                <w:sz w:val="20"/>
              </w:rPr>
              <w:t>51.3 (232)</w:t>
            </w:r>
          </w:p>
        </w:tc>
        <w:tc>
          <w:tcPr>
            <w:tcW w:w="0" w:type="auto"/>
            <w:tcBorders>
              <w:top w:val="single" w:sz="0" w:space="0" w:color="D3D3D3"/>
              <w:left w:val="single" w:sz="0" w:space="0" w:color="D3D3D3"/>
              <w:bottom w:val="single" w:sz="0" w:space="0" w:color="D3D3D3"/>
              <w:right w:val="single" w:sz="0" w:space="0" w:color="D3D3D3"/>
            </w:tcBorders>
          </w:tcPr>
          <w:p w14:paraId="4F362802" w14:textId="77777777" w:rsidR="00022B71" w:rsidRDefault="00022B71">
            <w:pPr>
              <w:keepNext/>
              <w:spacing w:after="60"/>
              <w:jc w:val="center"/>
            </w:pPr>
          </w:p>
        </w:tc>
      </w:tr>
      <w:tr w:rsidR="00022B71" w14:paraId="7CD0E24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C077AF"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23BC69D7"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0E351ADA" w14:textId="77777777" w:rsidR="00022B71" w:rsidRDefault="005B112A">
            <w:pPr>
              <w:keepNext/>
              <w:spacing w:after="60"/>
              <w:jc w:val="center"/>
            </w:pPr>
            <w:r>
              <w:rPr>
                <w:rFonts w:ascii="Calibri" w:hAnsi="Calibri"/>
                <w:sz w:val="20"/>
              </w:rPr>
              <w:t>17.9 (48)</w:t>
            </w:r>
          </w:p>
        </w:tc>
        <w:tc>
          <w:tcPr>
            <w:tcW w:w="0" w:type="auto"/>
            <w:tcBorders>
              <w:top w:val="single" w:sz="0" w:space="0" w:color="D3D3D3"/>
              <w:left w:val="single" w:sz="0" w:space="0" w:color="D3D3D3"/>
              <w:bottom w:val="single" w:sz="0" w:space="0" w:color="D3D3D3"/>
              <w:right w:val="single" w:sz="0" w:space="0" w:color="D3D3D3"/>
            </w:tcBorders>
          </w:tcPr>
          <w:p w14:paraId="2653C416" w14:textId="77777777" w:rsidR="00022B71" w:rsidRDefault="005B112A">
            <w:pPr>
              <w:keepNext/>
              <w:spacing w:after="60"/>
              <w:jc w:val="center"/>
            </w:pPr>
            <w:r>
              <w:rPr>
                <w:rFonts w:ascii="Calibri" w:hAnsi="Calibri"/>
                <w:sz w:val="20"/>
              </w:rPr>
              <w:t>6.0 (27)</w:t>
            </w:r>
          </w:p>
        </w:tc>
        <w:tc>
          <w:tcPr>
            <w:tcW w:w="0" w:type="auto"/>
            <w:tcBorders>
              <w:top w:val="single" w:sz="0" w:space="0" w:color="D3D3D3"/>
              <w:left w:val="single" w:sz="0" w:space="0" w:color="D3D3D3"/>
              <w:bottom w:val="single" w:sz="0" w:space="0" w:color="D3D3D3"/>
              <w:right w:val="single" w:sz="0" w:space="0" w:color="D3D3D3"/>
            </w:tcBorders>
          </w:tcPr>
          <w:p w14:paraId="76963DE1" w14:textId="77777777" w:rsidR="00022B71" w:rsidRDefault="00022B71">
            <w:pPr>
              <w:keepNext/>
              <w:spacing w:after="60"/>
              <w:jc w:val="center"/>
            </w:pPr>
          </w:p>
        </w:tc>
      </w:tr>
      <w:tr w:rsidR="00022B71" w14:paraId="55AC6913" w14:textId="77777777" w:rsidTr="00022B71">
        <w:trPr>
          <w:cantSplit/>
          <w:jc w:val="center"/>
        </w:trPr>
        <w:tc>
          <w:tcPr>
            <w:tcW w:w="0" w:type="auto"/>
            <w:gridSpan w:val="5"/>
          </w:tcPr>
          <w:p w14:paraId="74860CF8"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28E1A90F" w14:textId="77777777" w:rsidTr="00022B71">
        <w:trPr>
          <w:cantSplit/>
          <w:jc w:val="center"/>
        </w:trPr>
        <w:tc>
          <w:tcPr>
            <w:tcW w:w="0" w:type="auto"/>
            <w:gridSpan w:val="5"/>
          </w:tcPr>
          <w:p w14:paraId="5247D5CB"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741F75E5" w14:textId="77777777" w:rsidR="00022B71" w:rsidRDefault="005B112A">
      <w:pPr>
        <w:pStyle w:val="Titre3"/>
      </w:pPr>
      <w:bookmarkStart w:id="293" w:name="Xf61cdeeea3bc008513bdef13c2c5b960c92a5b3"/>
      <w:bookmarkStart w:id="294" w:name="_Toc209544870"/>
      <w:bookmarkEnd w:id="291"/>
      <w:r>
        <w:t>Nombre de comptes MSN inscrits selon le sexe</w:t>
      </w:r>
      <w:bookmarkEnd w:id="294"/>
    </w:p>
    <w:p w14:paraId="75FABD09" w14:textId="77777777" w:rsidR="00022B71" w:rsidRDefault="005B112A">
      <w:r>
        <w:br w:type="page"/>
      </w:r>
    </w:p>
    <w:p w14:paraId="2F33035F" w14:textId="77777777" w:rsidR="00022B71" w:rsidRDefault="005B112A">
      <w:pPr>
        <w:pStyle w:val="En-ttedetabledesmatires"/>
      </w:pPr>
      <w:r>
        <w:rPr>
          <w:rStyle w:val="NormalTok"/>
        </w:rPr>
        <w:t xml:space="preserve">table_Nbr_compte_MS_sexe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"**Nbr_compte_MS_sexe**"</w:t>
      </w:r>
      <w:r>
        <w:rPr>
          <w:rStyle w:val="NormalTok"/>
        </w:rPr>
        <w:t>)</w:t>
      </w:r>
      <w:r>
        <w:br/>
      </w:r>
      <w:r>
        <w:br/>
      </w:r>
      <w:r>
        <w:rPr>
          <w:rStyle w:val="NormalTok"/>
        </w:rPr>
        <w:t>table_Nbr_compte_MS_sexe</w:t>
      </w:r>
    </w:p>
    <w:tbl>
      <w:tblPr>
        <w:tblStyle w:val="Table"/>
        <w:tblW w:w="0" w:type="auto"/>
        <w:jc w:val="center"/>
        <w:tblCellMar>
          <w:left w:w="60" w:type="dxa"/>
          <w:right w:w="60" w:type="dxa"/>
        </w:tblCellMar>
        <w:tblLook w:val="0000" w:firstRow="0" w:lastRow="0" w:firstColumn="0" w:lastColumn="0" w:noHBand="0" w:noVBand="0"/>
      </w:tblPr>
      <w:tblGrid>
        <w:gridCol w:w="1739"/>
        <w:gridCol w:w="1453"/>
        <w:gridCol w:w="1473"/>
        <w:gridCol w:w="1515"/>
        <w:gridCol w:w="805"/>
      </w:tblGrid>
      <w:tr w:rsidR="00022B71" w14:paraId="6A5344B6"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3152C27"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E4BA96F"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7AFFC49"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656E6B30"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5812F524"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702D1F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7FE3C5"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2051B46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82202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18E22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A96FA7" w14:textId="77777777" w:rsidR="00022B71" w:rsidRDefault="005B112A">
            <w:pPr>
              <w:keepNext/>
              <w:spacing w:after="60"/>
              <w:jc w:val="center"/>
            </w:pPr>
            <w:r>
              <w:rPr>
                <w:rFonts w:ascii="Calibri" w:hAnsi="Calibri"/>
                <w:sz w:val="20"/>
              </w:rPr>
              <w:t>&lt;0.001</w:t>
            </w:r>
          </w:p>
        </w:tc>
      </w:tr>
      <w:tr w:rsidR="00022B71" w14:paraId="3F199F2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2F95A8"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528D028E"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06A7E817" w14:textId="77777777" w:rsidR="00022B71" w:rsidRDefault="005B112A">
            <w:pPr>
              <w:keepNext/>
              <w:spacing w:after="60"/>
              <w:jc w:val="center"/>
            </w:pPr>
            <w:r>
              <w:rPr>
                <w:rFonts w:ascii="Calibri" w:hAnsi="Calibri"/>
                <w:sz w:val="20"/>
              </w:rPr>
              <w:t>3.3 (12)</w:t>
            </w:r>
          </w:p>
        </w:tc>
        <w:tc>
          <w:tcPr>
            <w:tcW w:w="0" w:type="auto"/>
            <w:tcBorders>
              <w:top w:val="single" w:sz="0" w:space="0" w:color="D3D3D3"/>
              <w:left w:val="single" w:sz="0" w:space="0" w:color="D3D3D3"/>
              <w:bottom w:val="single" w:sz="0" w:space="0" w:color="D3D3D3"/>
              <w:right w:val="single" w:sz="0" w:space="0" w:color="D3D3D3"/>
            </w:tcBorders>
          </w:tcPr>
          <w:p w14:paraId="727F8069" w14:textId="77777777" w:rsidR="00022B71" w:rsidRDefault="005B112A">
            <w:pPr>
              <w:keepNext/>
              <w:spacing w:after="60"/>
              <w:jc w:val="center"/>
            </w:pPr>
            <w:r>
              <w:rPr>
                <w:rFonts w:ascii="Calibri" w:hAnsi="Calibri"/>
                <w:sz w:val="20"/>
              </w:rPr>
              <w:t>15.0 (54)</w:t>
            </w:r>
          </w:p>
        </w:tc>
        <w:tc>
          <w:tcPr>
            <w:tcW w:w="0" w:type="auto"/>
            <w:tcBorders>
              <w:top w:val="single" w:sz="0" w:space="0" w:color="D3D3D3"/>
              <w:left w:val="single" w:sz="0" w:space="0" w:color="D3D3D3"/>
              <w:bottom w:val="single" w:sz="0" w:space="0" w:color="D3D3D3"/>
              <w:right w:val="single" w:sz="0" w:space="0" w:color="D3D3D3"/>
            </w:tcBorders>
          </w:tcPr>
          <w:p w14:paraId="206E35FB" w14:textId="77777777" w:rsidR="00022B71" w:rsidRDefault="00022B71">
            <w:pPr>
              <w:keepNext/>
              <w:spacing w:after="60"/>
              <w:jc w:val="center"/>
            </w:pPr>
          </w:p>
        </w:tc>
      </w:tr>
      <w:tr w:rsidR="00022B71" w14:paraId="7F0FADB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FB3AC9"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450B23E2"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576C8066" w14:textId="77777777" w:rsidR="00022B71" w:rsidRDefault="005B112A">
            <w:pPr>
              <w:keepNext/>
              <w:spacing w:after="60"/>
              <w:jc w:val="center"/>
            </w:pPr>
            <w:r>
              <w:rPr>
                <w:rFonts w:ascii="Calibri" w:hAnsi="Calibri"/>
                <w:sz w:val="20"/>
              </w:rPr>
              <w:t>24.4 (88)</w:t>
            </w:r>
          </w:p>
        </w:tc>
        <w:tc>
          <w:tcPr>
            <w:tcW w:w="0" w:type="auto"/>
            <w:tcBorders>
              <w:top w:val="single" w:sz="0" w:space="0" w:color="D3D3D3"/>
              <w:left w:val="single" w:sz="0" w:space="0" w:color="D3D3D3"/>
              <w:bottom w:val="single" w:sz="0" w:space="0" w:color="D3D3D3"/>
              <w:right w:val="single" w:sz="0" w:space="0" w:color="D3D3D3"/>
            </w:tcBorders>
          </w:tcPr>
          <w:p w14:paraId="7886A716" w14:textId="77777777" w:rsidR="00022B71" w:rsidRDefault="005B112A">
            <w:pPr>
              <w:keepNext/>
              <w:spacing w:after="60"/>
              <w:jc w:val="center"/>
            </w:pPr>
            <w:r>
              <w:rPr>
                <w:rFonts w:ascii="Calibri" w:hAnsi="Calibri"/>
                <w:sz w:val="20"/>
              </w:rPr>
              <w:t>30.2 (109)</w:t>
            </w:r>
          </w:p>
        </w:tc>
        <w:tc>
          <w:tcPr>
            <w:tcW w:w="0" w:type="auto"/>
            <w:tcBorders>
              <w:top w:val="single" w:sz="0" w:space="0" w:color="D3D3D3"/>
              <w:left w:val="single" w:sz="0" w:space="0" w:color="D3D3D3"/>
              <w:bottom w:val="single" w:sz="0" w:space="0" w:color="D3D3D3"/>
              <w:right w:val="single" w:sz="0" w:space="0" w:color="D3D3D3"/>
            </w:tcBorders>
          </w:tcPr>
          <w:p w14:paraId="60C4F59F" w14:textId="77777777" w:rsidR="00022B71" w:rsidRDefault="00022B71">
            <w:pPr>
              <w:keepNext/>
              <w:spacing w:after="60"/>
              <w:jc w:val="center"/>
            </w:pPr>
          </w:p>
        </w:tc>
      </w:tr>
      <w:tr w:rsidR="00022B71" w14:paraId="0882E2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879D2C"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48A55F40"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0B43F1EB" w14:textId="77777777" w:rsidR="00022B71" w:rsidRDefault="005B112A">
            <w:pPr>
              <w:keepNext/>
              <w:spacing w:after="60"/>
              <w:jc w:val="center"/>
            </w:pPr>
            <w:r>
              <w:rPr>
                <w:rFonts w:ascii="Calibri" w:hAnsi="Calibri"/>
                <w:sz w:val="20"/>
              </w:rPr>
              <w:t>59.7 (215)</w:t>
            </w:r>
          </w:p>
        </w:tc>
        <w:tc>
          <w:tcPr>
            <w:tcW w:w="0" w:type="auto"/>
            <w:tcBorders>
              <w:top w:val="single" w:sz="0" w:space="0" w:color="D3D3D3"/>
              <w:left w:val="single" w:sz="0" w:space="0" w:color="D3D3D3"/>
              <w:bottom w:val="single" w:sz="0" w:space="0" w:color="D3D3D3"/>
              <w:right w:val="single" w:sz="0" w:space="0" w:color="D3D3D3"/>
            </w:tcBorders>
          </w:tcPr>
          <w:p w14:paraId="48A48BC7" w14:textId="77777777" w:rsidR="00022B71" w:rsidRDefault="005B112A">
            <w:pPr>
              <w:keepNext/>
              <w:spacing w:after="60"/>
              <w:jc w:val="center"/>
            </w:pPr>
            <w:r>
              <w:rPr>
                <w:rFonts w:ascii="Calibri" w:hAnsi="Calibri"/>
                <w:sz w:val="20"/>
              </w:rPr>
              <w:t>46.5 (168)</w:t>
            </w:r>
          </w:p>
        </w:tc>
        <w:tc>
          <w:tcPr>
            <w:tcW w:w="0" w:type="auto"/>
            <w:tcBorders>
              <w:top w:val="single" w:sz="0" w:space="0" w:color="D3D3D3"/>
              <w:left w:val="single" w:sz="0" w:space="0" w:color="D3D3D3"/>
              <w:bottom w:val="single" w:sz="0" w:space="0" w:color="D3D3D3"/>
              <w:right w:val="single" w:sz="0" w:space="0" w:color="D3D3D3"/>
            </w:tcBorders>
          </w:tcPr>
          <w:p w14:paraId="6B932F1A" w14:textId="77777777" w:rsidR="00022B71" w:rsidRDefault="00022B71">
            <w:pPr>
              <w:keepNext/>
              <w:spacing w:after="60"/>
              <w:jc w:val="center"/>
            </w:pPr>
          </w:p>
        </w:tc>
      </w:tr>
      <w:tr w:rsidR="00022B71" w14:paraId="6CF745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2B70DA"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3D951DE2"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1CA833E8" w14:textId="77777777" w:rsidR="00022B71" w:rsidRDefault="005B112A">
            <w:pPr>
              <w:keepNext/>
              <w:spacing w:after="60"/>
              <w:jc w:val="center"/>
            </w:pPr>
            <w:r>
              <w:rPr>
                <w:rFonts w:ascii="Calibri" w:hAnsi="Calibri"/>
                <w:sz w:val="20"/>
              </w:rPr>
              <w:t>12.5 (45)</w:t>
            </w:r>
          </w:p>
        </w:tc>
        <w:tc>
          <w:tcPr>
            <w:tcW w:w="0" w:type="auto"/>
            <w:tcBorders>
              <w:top w:val="single" w:sz="0" w:space="0" w:color="D3D3D3"/>
              <w:left w:val="single" w:sz="0" w:space="0" w:color="D3D3D3"/>
              <w:bottom w:val="single" w:sz="0" w:space="0" w:color="D3D3D3"/>
              <w:right w:val="single" w:sz="0" w:space="0" w:color="D3D3D3"/>
            </w:tcBorders>
          </w:tcPr>
          <w:p w14:paraId="7BDC05B9" w14:textId="77777777" w:rsidR="00022B71" w:rsidRDefault="005B112A">
            <w:pPr>
              <w:keepNext/>
              <w:spacing w:after="60"/>
              <w:jc w:val="center"/>
            </w:pPr>
            <w:r>
              <w:rPr>
                <w:rFonts w:ascii="Calibri" w:hAnsi="Calibri"/>
                <w:sz w:val="20"/>
              </w:rPr>
              <w:t>8.3 (30)</w:t>
            </w:r>
          </w:p>
        </w:tc>
        <w:tc>
          <w:tcPr>
            <w:tcW w:w="0" w:type="auto"/>
            <w:tcBorders>
              <w:top w:val="single" w:sz="0" w:space="0" w:color="D3D3D3"/>
              <w:left w:val="single" w:sz="0" w:space="0" w:color="D3D3D3"/>
              <w:bottom w:val="single" w:sz="0" w:space="0" w:color="D3D3D3"/>
              <w:right w:val="single" w:sz="0" w:space="0" w:color="D3D3D3"/>
            </w:tcBorders>
          </w:tcPr>
          <w:p w14:paraId="42D47E1F" w14:textId="77777777" w:rsidR="00022B71" w:rsidRDefault="00022B71">
            <w:pPr>
              <w:keepNext/>
              <w:spacing w:after="60"/>
              <w:jc w:val="center"/>
            </w:pPr>
          </w:p>
        </w:tc>
      </w:tr>
      <w:tr w:rsidR="00022B71" w14:paraId="02640071" w14:textId="77777777" w:rsidTr="00022B71">
        <w:trPr>
          <w:cantSplit/>
          <w:jc w:val="center"/>
        </w:trPr>
        <w:tc>
          <w:tcPr>
            <w:tcW w:w="0" w:type="auto"/>
            <w:gridSpan w:val="5"/>
          </w:tcPr>
          <w:p w14:paraId="6522C81D"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0FCE02B6" w14:textId="77777777" w:rsidTr="00022B71">
        <w:trPr>
          <w:cantSplit/>
          <w:jc w:val="center"/>
        </w:trPr>
        <w:tc>
          <w:tcPr>
            <w:tcW w:w="0" w:type="auto"/>
            <w:gridSpan w:val="5"/>
          </w:tcPr>
          <w:p w14:paraId="5171A4D9"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w:t>
            </w:r>
            <w:r>
              <w:rPr>
                <w:rFonts w:ascii="Calibri" w:hAnsi="Calibri"/>
                <w:sz w:val="20"/>
              </w:rPr>
              <w:t>Scott adjustment</w:t>
            </w:r>
          </w:p>
        </w:tc>
      </w:tr>
    </w:tbl>
    <w:p w14:paraId="6D4ABD7B" w14:textId="77777777" w:rsidR="00022B71" w:rsidRDefault="005B112A">
      <w:pPr>
        <w:pStyle w:val="Titre3"/>
      </w:pPr>
      <w:bookmarkStart w:id="295" w:name="X656b474024d588b4173edd039759ab90751301f"/>
      <w:bookmarkStart w:id="296" w:name="_Toc209544871"/>
      <w:bookmarkEnd w:id="293"/>
      <w:r>
        <w:t>Nombre de comptes MSN inscrits selon le lieu de residence</w:t>
      </w:r>
      <w:bookmarkEnd w:id="296"/>
    </w:p>
    <w:p w14:paraId="67540ED1" w14:textId="77777777" w:rsidR="00022B71" w:rsidRDefault="005B112A">
      <w:r>
        <w:br w:type="page"/>
      </w:r>
    </w:p>
    <w:p w14:paraId="1EC960F0" w14:textId="77777777" w:rsidR="00022B71" w:rsidRDefault="005B112A">
      <w:pPr>
        <w:pStyle w:val="En-ttedetabledesmatires"/>
      </w:pPr>
      <w:r>
        <w:rPr>
          <w:rStyle w:val="NormalTok"/>
        </w:rPr>
        <w:t xml:space="preserve">table_Nbr_compte_MS_Lieu_de_residence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"**Nbr_compte_MS_sexe**"</w:t>
      </w:r>
      <w:r>
        <w:rPr>
          <w:rStyle w:val="NormalTok"/>
        </w:rPr>
        <w:t>)</w:t>
      </w:r>
      <w:r>
        <w:br/>
      </w:r>
      <w:r>
        <w:br/>
      </w:r>
      <w:r>
        <w:rPr>
          <w:rStyle w:val="NormalTok"/>
        </w:rPr>
        <w:t>t</w:t>
      </w:r>
      <w:r>
        <w:rPr>
          <w:rStyle w:val="NormalTok"/>
        </w:rPr>
        <w:t>able_Nbr_compte_MS_Lieu_de_residence</w:t>
      </w:r>
    </w:p>
    <w:tbl>
      <w:tblPr>
        <w:tblStyle w:val="Table"/>
        <w:tblW w:w="0" w:type="auto"/>
        <w:jc w:val="center"/>
        <w:tblCellMar>
          <w:left w:w="60" w:type="dxa"/>
          <w:right w:w="60" w:type="dxa"/>
        </w:tblCellMar>
        <w:tblLook w:val="0000" w:firstRow="0" w:lastRow="0" w:firstColumn="0" w:lastColumn="0" w:noHBand="0" w:noVBand="0"/>
      </w:tblPr>
      <w:tblGrid>
        <w:gridCol w:w="1739"/>
        <w:gridCol w:w="1453"/>
        <w:gridCol w:w="2416"/>
        <w:gridCol w:w="2083"/>
        <w:gridCol w:w="805"/>
      </w:tblGrid>
      <w:tr w:rsidR="00022B71" w14:paraId="0F78D497"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2E98981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F0EF648"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C0AF8C7"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7BF6D536"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75E809D"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606BE4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805842" w14:textId="77777777" w:rsidR="00022B71" w:rsidRDefault="005B112A">
            <w:pPr>
              <w:keepNext/>
              <w:spacing w:after="60"/>
            </w:pPr>
            <w:r>
              <w:rPr>
                <w:rFonts w:ascii="Calibri" w:hAnsi="Calibri"/>
                <w:sz w:val="20"/>
              </w:rPr>
              <w:t>Nbr_compte_MS</w:t>
            </w:r>
          </w:p>
        </w:tc>
        <w:tc>
          <w:tcPr>
            <w:tcW w:w="0" w:type="auto"/>
            <w:tcBorders>
              <w:top w:val="single" w:sz="0" w:space="0" w:color="D3D3D3"/>
              <w:left w:val="single" w:sz="0" w:space="0" w:color="D3D3D3"/>
              <w:bottom w:val="single" w:sz="0" w:space="0" w:color="D3D3D3"/>
              <w:right w:val="single" w:sz="0" w:space="0" w:color="D3D3D3"/>
            </w:tcBorders>
          </w:tcPr>
          <w:p w14:paraId="3BC6A6A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F53EB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740D0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25C7B9" w14:textId="77777777" w:rsidR="00022B71" w:rsidRDefault="005B112A">
            <w:pPr>
              <w:keepNext/>
              <w:spacing w:after="60"/>
              <w:jc w:val="center"/>
            </w:pPr>
            <w:r>
              <w:rPr>
                <w:rFonts w:ascii="Calibri" w:hAnsi="Calibri"/>
                <w:sz w:val="20"/>
              </w:rPr>
              <w:t>0.027</w:t>
            </w:r>
          </w:p>
        </w:tc>
      </w:tr>
      <w:tr w:rsidR="00022B71" w14:paraId="6C4D055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4F865"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5929FA74"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3A7A2416" w14:textId="77777777" w:rsidR="00022B71" w:rsidRDefault="005B112A">
            <w:pPr>
              <w:keepNext/>
              <w:spacing w:after="60"/>
              <w:jc w:val="center"/>
            </w:pPr>
            <w:r>
              <w:rPr>
                <w:rFonts w:ascii="Calibri" w:hAnsi="Calibri"/>
                <w:sz w:val="20"/>
              </w:rPr>
              <w:t>9.3 (37)</w:t>
            </w:r>
          </w:p>
        </w:tc>
        <w:tc>
          <w:tcPr>
            <w:tcW w:w="0" w:type="auto"/>
            <w:tcBorders>
              <w:top w:val="single" w:sz="0" w:space="0" w:color="D3D3D3"/>
              <w:left w:val="single" w:sz="0" w:space="0" w:color="D3D3D3"/>
              <w:bottom w:val="single" w:sz="0" w:space="0" w:color="D3D3D3"/>
              <w:right w:val="single" w:sz="0" w:space="0" w:color="D3D3D3"/>
            </w:tcBorders>
          </w:tcPr>
          <w:p w14:paraId="7AC721B3" w14:textId="77777777" w:rsidR="00022B71" w:rsidRDefault="005B112A">
            <w:pPr>
              <w:keepNext/>
              <w:spacing w:after="60"/>
              <w:jc w:val="center"/>
            </w:pPr>
            <w:r>
              <w:rPr>
                <w:rFonts w:ascii="Calibri" w:hAnsi="Calibri"/>
                <w:sz w:val="20"/>
              </w:rPr>
              <w:t>8.9 (29)</w:t>
            </w:r>
          </w:p>
        </w:tc>
        <w:tc>
          <w:tcPr>
            <w:tcW w:w="0" w:type="auto"/>
            <w:tcBorders>
              <w:top w:val="single" w:sz="0" w:space="0" w:color="D3D3D3"/>
              <w:left w:val="single" w:sz="0" w:space="0" w:color="D3D3D3"/>
              <w:bottom w:val="single" w:sz="0" w:space="0" w:color="D3D3D3"/>
              <w:right w:val="single" w:sz="0" w:space="0" w:color="D3D3D3"/>
            </w:tcBorders>
          </w:tcPr>
          <w:p w14:paraId="4464DBB2" w14:textId="77777777" w:rsidR="00022B71" w:rsidRDefault="00022B71">
            <w:pPr>
              <w:keepNext/>
              <w:spacing w:after="60"/>
              <w:jc w:val="center"/>
            </w:pPr>
          </w:p>
        </w:tc>
      </w:tr>
      <w:tr w:rsidR="00022B71" w14:paraId="0C977F3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1E378" w14:textId="77777777" w:rsidR="00022B71" w:rsidRDefault="005B112A">
            <w:pPr>
              <w:keepNext/>
              <w:spacing w:after="60"/>
            </w:pPr>
            <w:r>
              <w:rPr>
                <w:rFonts w:ascii="Calibri" w:hAnsi="Calibri"/>
                <w:sz w:val="20"/>
              </w:rPr>
              <w:t>    1 ou 2 comptes</w:t>
            </w:r>
          </w:p>
        </w:tc>
        <w:tc>
          <w:tcPr>
            <w:tcW w:w="0" w:type="auto"/>
            <w:tcBorders>
              <w:top w:val="single" w:sz="0" w:space="0" w:color="D3D3D3"/>
              <w:left w:val="single" w:sz="0" w:space="0" w:color="D3D3D3"/>
              <w:bottom w:val="single" w:sz="0" w:space="0" w:color="D3D3D3"/>
              <w:right w:val="single" w:sz="0" w:space="0" w:color="D3D3D3"/>
            </w:tcBorders>
          </w:tcPr>
          <w:p w14:paraId="4C1053ED" w14:textId="77777777" w:rsidR="00022B71" w:rsidRDefault="005B112A">
            <w:pPr>
              <w:keepNext/>
              <w:spacing w:after="60"/>
              <w:jc w:val="center"/>
            </w:pPr>
            <w:r>
              <w:rPr>
                <w:rFonts w:ascii="Calibri" w:hAnsi="Calibri"/>
                <w:sz w:val="20"/>
              </w:rPr>
              <w:t>27.3 (197)</w:t>
            </w:r>
          </w:p>
        </w:tc>
        <w:tc>
          <w:tcPr>
            <w:tcW w:w="0" w:type="auto"/>
            <w:tcBorders>
              <w:top w:val="single" w:sz="0" w:space="0" w:color="D3D3D3"/>
              <w:left w:val="single" w:sz="0" w:space="0" w:color="D3D3D3"/>
              <w:bottom w:val="single" w:sz="0" w:space="0" w:color="D3D3D3"/>
              <w:right w:val="single" w:sz="0" w:space="0" w:color="D3D3D3"/>
            </w:tcBorders>
          </w:tcPr>
          <w:p w14:paraId="29708311" w14:textId="77777777" w:rsidR="00022B71" w:rsidRDefault="005B112A">
            <w:pPr>
              <w:keepNext/>
              <w:spacing w:after="60"/>
              <w:jc w:val="center"/>
            </w:pPr>
            <w:r>
              <w:rPr>
                <w:rFonts w:ascii="Calibri" w:hAnsi="Calibri"/>
                <w:sz w:val="20"/>
              </w:rPr>
              <w:t>22.4 (89)</w:t>
            </w:r>
          </w:p>
        </w:tc>
        <w:tc>
          <w:tcPr>
            <w:tcW w:w="0" w:type="auto"/>
            <w:tcBorders>
              <w:top w:val="single" w:sz="0" w:space="0" w:color="D3D3D3"/>
              <w:left w:val="single" w:sz="0" w:space="0" w:color="D3D3D3"/>
              <w:bottom w:val="single" w:sz="0" w:space="0" w:color="D3D3D3"/>
              <w:right w:val="single" w:sz="0" w:space="0" w:color="D3D3D3"/>
            </w:tcBorders>
          </w:tcPr>
          <w:p w14:paraId="5C60E017" w14:textId="77777777" w:rsidR="00022B71" w:rsidRDefault="005B112A">
            <w:pPr>
              <w:keepNext/>
              <w:spacing w:after="60"/>
              <w:jc w:val="center"/>
            </w:pPr>
            <w:r>
              <w:rPr>
                <w:rFonts w:ascii="Calibri" w:hAnsi="Calibri"/>
                <w:sz w:val="20"/>
              </w:rPr>
              <w:t>33.3 (109)</w:t>
            </w:r>
          </w:p>
        </w:tc>
        <w:tc>
          <w:tcPr>
            <w:tcW w:w="0" w:type="auto"/>
            <w:tcBorders>
              <w:top w:val="single" w:sz="0" w:space="0" w:color="D3D3D3"/>
              <w:left w:val="single" w:sz="0" w:space="0" w:color="D3D3D3"/>
              <w:bottom w:val="single" w:sz="0" w:space="0" w:color="D3D3D3"/>
              <w:right w:val="single" w:sz="0" w:space="0" w:color="D3D3D3"/>
            </w:tcBorders>
          </w:tcPr>
          <w:p w14:paraId="0B81C60C" w14:textId="77777777" w:rsidR="00022B71" w:rsidRDefault="00022B71">
            <w:pPr>
              <w:keepNext/>
              <w:spacing w:after="60"/>
              <w:jc w:val="center"/>
            </w:pPr>
          </w:p>
        </w:tc>
      </w:tr>
      <w:tr w:rsidR="00022B71" w14:paraId="12D9A5D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F85E69" w14:textId="77777777" w:rsidR="00022B71" w:rsidRDefault="005B112A">
            <w:pPr>
              <w:keepNext/>
              <w:spacing w:after="60"/>
            </w:pPr>
            <w:r>
              <w:rPr>
                <w:rFonts w:ascii="Calibri" w:hAnsi="Calibri"/>
                <w:sz w:val="20"/>
              </w:rPr>
              <w:t>    3 à 5 comptes</w:t>
            </w:r>
          </w:p>
        </w:tc>
        <w:tc>
          <w:tcPr>
            <w:tcW w:w="0" w:type="auto"/>
            <w:tcBorders>
              <w:top w:val="single" w:sz="0" w:space="0" w:color="D3D3D3"/>
              <w:left w:val="single" w:sz="0" w:space="0" w:color="D3D3D3"/>
              <w:bottom w:val="single" w:sz="0" w:space="0" w:color="D3D3D3"/>
              <w:right w:val="single" w:sz="0" w:space="0" w:color="D3D3D3"/>
            </w:tcBorders>
          </w:tcPr>
          <w:p w14:paraId="154ABE89" w14:textId="77777777" w:rsidR="00022B71" w:rsidRDefault="005B112A">
            <w:pPr>
              <w:keepNext/>
              <w:spacing w:after="60"/>
              <w:jc w:val="center"/>
            </w:pPr>
            <w:r>
              <w:rPr>
                <w:rFonts w:ascii="Calibri" w:hAnsi="Calibri"/>
                <w:sz w:val="20"/>
              </w:rPr>
              <w:t>53.1 (383)</w:t>
            </w:r>
          </w:p>
        </w:tc>
        <w:tc>
          <w:tcPr>
            <w:tcW w:w="0" w:type="auto"/>
            <w:tcBorders>
              <w:top w:val="single" w:sz="0" w:space="0" w:color="D3D3D3"/>
              <w:left w:val="single" w:sz="0" w:space="0" w:color="D3D3D3"/>
              <w:bottom w:val="single" w:sz="0" w:space="0" w:color="D3D3D3"/>
              <w:right w:val="single" w:sz="0" w:space="0" w:color="D3D3D3"/>
            </w:tcBorders>
          </w:tcPr>
          <w:p w14:paraId="6F7C3FD2" w14:textId="77777777" w:rsidR="00022B71" w:rsidRDefault="005B112A">
            <w:pPr>
              <w:keepNext/>
              <w:spacing w:after="60"/>
              <w:jc w:val="center"/>
            </w:pPr>
            <w:r>
              <w:rPr>
                <w:rFonts w:ascii="Calibri" w:hAnsi="Calibri"/>
                <w:sz w:val="20"/>
              </w:rPr>
              <w:t>57.5 (227)</w:t>
            </w:r>
          </w:p>
        </w:tc>
        <w:tc>
          <w:tcPr>
            <w:tcW w:w="0" w:type="auto"/>
            <w:tcBorders>
              <w:top w:val="single" w:sz="0" w:space="0" w:color="D3D3D3"/>
              <w:left w:val="single" w:sz="0" w:space="0" w:color="D3D3D3"/>
              <w:bottom w:val="single" w:sz="0" w:space="0" w:color="D3D3D3"/>
              <w:right w:val="single" w:sz="0" w:space="0" w:color="D3D3D3"/>
            </w:tcBorders>
          </w:tcPr>
          <w:p w14:paraId="0CA94205" w14:textId="77777777" w:rsidR="00022B71" w:rsidRDefault="005B112A">
            <w:pPr>
              <w:keepNext/>
              <w:spacing w:after="60"/>
              <w:jc w:val="center"/>
            </w:pPr>
            <w:r>
              <w:rPr>
                <w:rFonts w:ascii="Calibri" w:hAnsi="Calibri"/>
                <w:sz w:val="20"/>
              </w:rPr>
              <w:t>47.7 (156)</w:t>
            </w:r>
          </w:p>
        </w:tc>
        <w:tc>
          <w:tcPr>
            <w:tcW w:w="0" w:type="auto"/>
            <w:tcBorders>
              <w:top w:val="single" w:sz="0" w:space="0" w:color="D3D3D3"/>
              <w:left w:val="single" w:sz="0" w:space="0" w:color="D3D3D3"/>
              <w:bottom w:val="single" w:sz="0" w:space="0" w:color="D3D3D3"/>
              <w:right w:val="single" w:sz="0" w:space="0" w:color="D3D3D3"/>
            </w:tcBorders>
          </w:tcPr>
          <w:p w14:paraId="54566E7D" w14:textId="77777777" w:rsidR="00022B71" w:rsidRDefault="00022B71">
            <w:pPr>
              <w:keepNext/>
              <w:spacing w:after="60"/>
              <w:jc w:val="center"/>
            </w:pPr>
          </w:p>
        </w:tc>
      </w:tr>
      <w:tr w:rsidR="00022B71" w14:paraId="4A3C2F5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BC5A03" w14:textId="77777777" w:rsidR="00022B71" w:rsidRDefault="005B112A">
            <w:pPr>
              <w:keepNext/>
              <w:spacing w:after="60"/>
            </w:pPr>
            <w:r>
              <w:rPr>
                <w:rFonts w:ascii="Calibri" w:hAnsi="Calibri"/>
                <w:sz w:val="20"/>
              </w:rPr>
              <w:t>    6 comptes et plus</w:t>
            </w:r>
          </w:p>
        </w:tc>
        <w:tc>
          <w:tcPr>
            <w:tcW w:w="0" w:type="auto"/>
            <w:tcBorders>
              <w:top w:val="single" w:sz="0" w:space="0" w:color="D3D3D3"/>
              <w:left w:val="single" w:sz="0" w:space="0" w:color="D3D3D3"/>
              <w:bottom w:val="single" w:sz="0" w:space="0" w:color="D3D3D3"/>
              <w:right w:val="single" w:sz="0" w:space="0" w:color="D3D3D3"/>
            </w:tcBorders>
          </w:tcPr>
          <w:p w14:paraId="4ED5F94F" w14:textId="77777777" w:rsidR="00022B71" w:rsidRDefault="005B112A">
            <w:pPr>
              <w:keepNext/>
              <w:spacing w:after="60"/>
              <w:jc w:val="center"/>
            </w:pPr>
            <w:r>
              <w:rPr>
                <w:rFonts w:ascii="Calibri" w:hAnsi="Calibri"/>
                <w:sz w:val="20"/>
              </w:rPr>
              <w:t>10.4 (75)</w:t>
            </w:r>
          </w:p>
        </w:tc>
        <w:tc>
          <w:tcPr>
            <w:tcW w:w="0" w:type="auto"/>
            <w:tcBorders>
              <w:top w:val="single" w:sz="0" w:space="0" w:color="D3D3D3"/>
              <w:left w:val="single" w:sz="0" w:space="0" w:color="D3D3D3"/>
              <w:bottom w:val="single" w:sz="0" w:space="0" w:color="D3D3D3"/>
              <w:right w:val="single" w:sz="0" w:space="0" w:color="D3D3D3"/>
            </w:tcBorders>
          </w:tcPr>
          <w:p w14:paraId="01CA2BD6" w14:textId="77777777" w:rsidR="00022B71" w:rsidRDefault="005B112A">
            <w:pPr>
              <w:keepNext/>
              <w:spacing w:after="60"/>
              <w:jc w:val="center"/>
            </w:pPr>
            <w:r>
              <w:rPr>
                <w:rFonts w:ascii="Calibri" w:hAnsi="Calibri"/>
                <w:sz w:val="20"/>
              </w:rPr>
              <w:t>10.8 (42)</w:t>
            </w:r>
          </w:p>
        </w:tc>
        <w:tc>
          <w:tcPr>
            <w:tcW w:w="0" w:type="auto"/>
            <w:tcBorders>
              <w:top w:val="single" w:sz="0" w:space="0" w:color="D3D3D3"/>
              <w:left w:val="single" w:sz="0" w:space="0" w:color="D3D3D3"/>
              <w:bottom w:val="single" w:sz="0" w:space="0" w:color="D3D3D3"/>
              <w:right w:val="single" w:sz="0" w:space="0" w:color="D3D3D3"/>
            </w:tcBorders>
          </w:tcPr>
          <w:p w14:paraId="440065F1" w14:textId="77777777" w:rsidR="00022B71" w:rsidRDefault="005B112A">
            <w:pPr>
              <w:keepNext/>
              <w:spacing w:after="60"/>
              <w:jc w:val="center"/>
            </w:pPr>
            <w:r>
              <w:rPr>
                <w:rFonts w:ascii="Calibri" w:hAnsi="Calibri"/>
                <w:sz w:val="20"/>
              </w:rPr>
              <w:t>10.0 (33)</w:t>
            </w:r>
          </w:p>
        </w:tc>
        <w:tc>
          <w:tcPr>
            <w:tcW w:w="0" w:type="auto"/>
            <w:tcBorders>
              <w:top w:val="single" w:sz="0" w:space="0" w:color="D3D3D3"/>
              <w:left w:val="single" w:sz="0" w:space="0" w:color="D3D3D3"/>
              <w:bottom w:val="single" w:sz="0" w:space="0" w:color="D3D3D3"/>
              <w:right w:val="single" w:sz="0" w:space="0" w:color="D3D3D3"/>
            </w:tcBorders>
          </w:tcPr>
          <w:p w14:paraId="5E53A70B" w14:textId="77777777" w:rsidR="00022B71" w:rsidRDefault="00022B71">
            <w:pPr>
              <w:keepNext/>
              <w:spacing w:after="60"/>
              <w:jc w:val="center"/>
            </w:pPr>
          </w:p>
        </w:tc>
      </w:tr>
      <w:tr w:rsidR="00022B71" w14:paraId="06DCFE57" w14:textId="77777777" w:rsidTr="00022B71">
        <w:trPr>
          <w:cantSplit/>
          <w:jc w:val="center"/>
        </w:trPr>
        <w:tc>
          <w:tcPr>
            <w:tcW w:w="0" w:type="auto"/>
            <w:gridSpan w:val="5"/>
          </w:tcPr>
          <w:p w14:paraId="01F09DA9"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5421F28B" w14:textId="77777777" w:rsidTr="00022B71">
        <w:trPr>
          <w:cantSplit/>
          <w:jc w:val="center"/>
        </w:trPr>
        <w:tc>
          <w:tcPr>
            <w:tcW w:w="0" w:type="auto"/>
            <w:gridSpan w:val="5"/>
          </w:tcPr>
          <w:p w14:paraId="67160DF2"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35628FCB" w14:textId="77777777" w:rsidR="00022B71" w:rsidRDefault="005B112A">
      <w:pPr>
        <w:pStyle w:val="Titre2"/>
      </w:pPr>
      <w:bookmarkStart w:id="297" w:name="nombre-de-comptes-msn-regulier"/>
      <w:bookmarkStart w:id="298" w:name="_Toc209544872"/>
      <w:bookmarkEnd w:id="289"/>
      <w:bookmarkEnd w:id="295"/>
      <w:r>
        <w:t>Nombre de comptes MSN regulier</w:t>
      </w:r>
      <w:bookmarkEnd w:id="298"/>
    </w:p>
    <w:p w14:paraId="21333BA9" w14:textId="77777777" w:rsidR="00022B71" w:rsidRDefault="005B112A">
      <w:pPr>
        <w:pStyle w:val="Titre3"/>
      </w:pPr>
      <w:bookmarkStart w:id="299" w:name="X97ec32226eafb7541f6e6a78a9dcdf32d80a740"/>
      <w:bookmarkStart w:id="300" w:name="_Toc209544873"/>
      <w:r>
        <w:t>Nombre de comptes MSN regulier inscrits selon le groupe d’âge</w:t>
      </w:r>
      <w:bookmarkEnd w:id="300"/>
    </w:p>
    <w:p w14:paraId="45847EDD" w14:textId="77777777" w:rsidR="00022B71" w:rsidRDefault="005B112A">
      <w:r>
        <w:br w:type="page"/>
      </w:r>
    </w:p>
    <w:p w14:paraId="0703AE2B" w14:textId="77777777" w:rsidR="00022B71" w:rsidRDefault="005B112A">
      <w:pPr>
        <w:pStyle w:val="En-ttedetabledesmatires"/>
      </w:pPr>
      <w:r>
        <w:rPr>
          <w:rStyle w:val="NormalTok"/>
        </w:rPr>
        <w:t xml:space="preserve">table_Nbr_compte_MS_regulier_age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(Nbr_compte_MS_regulier),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"**Nbr_compte_MS_regulier_age**"</w:t>
      </w:r>
      <w:r>
        <w:rPr>
          <w:rStyle w:val="NormalTok"/>
        </w:rPr>
        <w:t>)</w:t>
      </w:r>
      <w:r>
        <w:br/>
      </w:r>
      <w:r>
        <w:br/>
      </w:r>
      <w:r>
        <w:rPr>
          <w:rStyle w:val="NormalTok"/>
        </w:rPr>
        <w:t>table_Nbr_co</w:t>
      </w:r>
      <w:r>
        <w:rPr>
          <w:rStyle w:val="NormalTok"/>
        </w:rPr>
        <w:t>mpte_MS_regulier_age</w:t>
      </w:r>
    </w:p>
    <w:tbl>
      <w:tblPr>
        <w:tblStyle w:val="Table"/>
        <w:tblW w:w="0" w:type="auto"/>
        <w:jc w:val="center"/>
        <w:tblCellMar>
          <w:left w:w="60" w:type="dxa"/>
          <w:right w:w="60" w:type="dxa"/>
        </w:tblCellMar>
        <w:tblLook w:val="0000" w:firstRow="0" w:lastRow="0" w:firstColumn="0" w:lastColumn="0" w:noHBand="0" w:noVBand="0"/>
      </w:tblPr>
      <w:tblGrid>
        <w:gridCol w:w="2237"/>
        <w:gridCol w:w="1453"/>
        <w:gridCol w:w="1653"/>
        <w:gridCol w:w="1653"/>
        <w:gridCol w:w="805"/>
      </w:tblGrid>
      <w:tr w:rsidR="00022B71" w14:paraId="4406B87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33D5ED8"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46C5949"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5BAA3709"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2C0E353A"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81CCD8F"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1012AAE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DFC569"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33A5239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54090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EB97A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25C566" w14:textId="77777777" w:rsidR="00022B71" w:rsidRDefault="005B112A">
            <w:pPr>
              <w:keepNext/>
              <w:spacing w:after="60"/>
              <w:jc w:val="center"/>
            </w:pPr>
            <w:r>
              <w:rPr>
                <w:rFonts w:ascii="Calibri" w:hAnsi="Calibri"/>
                <w:sz w:val="20"/>
              </w:rPr>
              <w:t>&lt;0.001</w:t>
            </w:r>
          </w:p>
        </w:tc>
      </w:tr>
      <w:tr w:rsidR="00022B71" w14:paraId="300F97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333962"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432D39CC"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390F0EBE" w14:textId="77777777" w:rsidR="00022B71" w:rsidRDefault="005B112A">
            <w:pPr>
              <w:keepNext/>
              <w:spacing w:after="60"/>
              <w:jc w:val="center"/>
            </w:pPr>
            <w:r>
              <w:rPr>
                <w:rFonts w:ascii="Calibri" w:hAnsi="Calibri"/>
                <w:sz w:val="20"/>
              </w:rPr>
              <w:t>15.2 (41)</w:t>
            </w:r>
          </w:p>
        </w:tc>
        <w:tc>
          <w:tcPr>
            <w:tcW w:w="0" w:type="auto"/>
            <w:tcBorders>
              <w:top w:val="single" w:sz="0" w:space="0" w:color="D3D3D3"/>
              <w:left w:val="single" w:sz="0" w:space="0" w:color="D3D3D3"/>
              <w:bottom w:val="single" w:sz="0" w:space="0" w:color="D3D3D3"/>
              <w:right w:val="single" w:sz="0" w:space="0" w:color="D3D3D3"/>
            </w:tcBorders>
          </w:tcPr>
          <w:p w14:paraId="11B55B61" w14:textId="77777777" w:rsidR="00022B71" w:rsidRDefault="005B112A">
            <w:pPr>
              <w:keepNext/>
              <w:spacing w:after="60"/>
              <w:jc w:val="center"/>
            </w:pPr>
            <w:r>
              <w:rPr>
                <w:rFonts w:ascii="Calibri" w:hAnsi="Calibri"/>
                <w:sz w:val="20"/>
              </w:rPr>
              <w:t>6.1 (28)</w:t>
            </w:r>
          </w:p>
        </w:tc>
        <w:tc>
          <w:tcPr>
            <w:tcW w:w="0" w:type="auto"/>
            <w:tcBorders>
              <w:top w:val="single" w:sz="0" w:space="0" w:color="D3D3D3"/>
              <w:left w:val="single" w:sz="0" w:space="0" w:color="D3D3D3"/>
              <w:bottom w:val="single" w:sz="0" w:space="0" w:color="D3D3D3"/>
              <w:right w:val="single" w:sz="0" w:space="0" w:color="D3D3D3"/>
            </w:tcBorders>
          </w:tcPr>
          <w:p w14:paraId="757F4F3C" w14:textId="77777777" w:rsidR="00022B71" w:rsidRDefault="00022B71">
            <w:pPr>
              <w:keepNext/>
              <w:spacing w:after="60"/>
              <w:jc w:val="center"/>
            </w:pPr>
          </w:p>
        </w:tc>
      </w:tr>
      <w:tr w:rsidR="00022B71" w14:paraId="0085DEB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238B7E"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2BAB4794"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64E5B455" w14:textId="77777777" w:rsidR="00022B71" w:rsidRDefault="005B112A">
            <w:pPr>
              <w:keepNext/>
              <w:spacing w:after="60"/>
              <w:jc w:val="center"/>
            </w:pPr>
            <w:r>
              <w:rPr>
                <w:rFonts w:ascii="Calibri" w:hAnsi="Calibri"/>
                <w:sz w:val="20"/>
              </w:rPr>
              <w:t>7.6 (20)</w:t>
            </w:r>
          </w:p>
        </w:tc>
        <w:tc>
          <w:tcPr>
            <w:tcW w:w="0" w:type="auto"/>
            <w:tcBorders>
              <w:top w:val="single" w:sz="0" w:space="0" w:color="D3D3D3"/>
              <w:left w:val="single" w:sz="0" w:space="0" w:color="D3D3D3"/>
              <w:bottom w:val="single" w:sz="0" w:space="0" w:color="D3D3D3"/>
              <w:right w:val="single" w:sz="0" w:space="0" w:color="D3D3D3"/>
            </w:tcBorders>
          </w:tcPr>
          <w:p w14:paraId="5B440A3A" w14:textId="77777777" w:rsidR="00022B71" w:rsidRDefault="005B112A">
            <w:pPr>
              <w:keepNext/>
              <w:spacing w:after="60"/>
              <w:jc w:val="center"/>
            </w:pPr>
            <w:r>
              <w:rPr>
                <w:rFonts w:ascii="Calibri" w:hAnsi="Calibri"/>
                <w:sz w:val="20"/>
              </w:rPr>
              <w:t>24.7 (112)</w:t>
            </w:r>
          </w:p>
        </w:tc>
        <w:tc>
          <w:tcPr>
            <w:tcW w:w="0" w:type="auto"/>
            <w:tcBorders>
              <w:top w:val="single" w:sz="0" w:space="0" w:color="D3D3D3"/>
              <w:left w:val="single" w:sz="0" w:space="0" w:color="D3D3D3"/>
              <w:bottom w:val="single" w:sz="0" w:space="0" w:color="D3D3D3"/>
              <w:right w:val="single" w:sz="0" w:space="0" w:color="D3D3D3"/>
            </w:tcBorders>
          </w:tcPr>
          <w:p w14:paraId="5C493BBE" w14:textId="77777777" w:rsidR="00022B71" w:rsidRDefault="00022B71">
            <w:pPr>
              <w:keepNext/>
              <w:spacing w:after="60"/>
              <w:jc w:val="center"/>
            </w:pPr>
          </w:p>
        </w:tc>
      </w:tr>
      <w:tr w:rsidR="00022B71" w14:paraId="45D1CE5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BDBB2B"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4BC22C4D"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732A567B" w14:textId="77777777" w:rsidR="00022B71" w:rsidRDefault="005B112A">
            <w:pPr>
              <w:keepNext/>
              <w:spacing w:after="60"/>
              <w:jc w:val="center"/>
            </w:pPr>
            <w:r>
              <w:rPr>
                <w:rFonts w:ascii="Calibri" w:hAnsi="Calibri"/>
                <w:sz w:val="20"/>
              </w:rPr>
              <w:t>20.9 (56)</w:t>
            </w:r>
          </w:p>
        </w:tc>
        <w:tc>
          <w:tcPr>
            <w:tcW w:w="0" w:type="auto"/>
            <w:tcBorders>
              <w:top w:val="single" w:sz="0" w:space="0" w:color="D3D3D3"/>
              <w:left w:val="single" w:sz="0" w:space="0" w:color="D3D3D3"/>
              <w:bottom w:val="single" w:sz="0" w:space="0" w:color="D3D3D3"/>
              <w:right w:val="single" w:sz="0" w:space="0" w:color="D3D3D3"/>
            </w:tcBorders>
          </w:tcPr>
          <w:p w14:paraId="3A44A060" w14:textId="77777777" w:rsidR="00022B71" w:rsidRDefault="005B112A">
            <w:pPr>
              <w:keepNext/>
              <w:spacing w:after="60"/>
              <w:jc w:val="center"/>
            </w:pPr>
            <w:r>
              <w:rPr>
                <w:rFonts w:ascii="Calibri" w:hAnsi="Calibri"/>
                <w:sz w:val="20"/>
              </w:rPr>
              <w:t xml:space="preserve">35.6 </w:t>
            </w: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75C947BB" w14:textId="77777777" w:rsidR="00022B71" w:rsidRDefault="00022B71">
            <w:pPr>
              <w:keepNext/>
              <w:spacing w:after="60"/>
              <w:jc w:val="center"/>
            </w:pPr>
          </w:p>
        </w:tc>
      </w:tr>
      <w:tr w:rsidR="00022B71" w14:paraId="4938A4C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E6A253"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56EE0A24"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0507E591" w14:textId="77777777" w:rsidR="00022B71" w:rsidRDefault="005B112A">
            <w:pPr>
              <w:keepNext/>
              <w:spacing w:after="60"/>
              <w:jc w:val="center"/>
            </w:pPr>
            <w:r>
              <w:rPr>
                <w:rFonts w:ascii="Calibri" w:hAnsi="Calibri"/>
                <w:sz w:val="20"/>
              </w:rPr>
              <w:t>25.7 (69)</w:t>
            </w:r>
          </w:p>
        </w:tc>
        <w:tc>
          <w:tcPr>
            <w:tcW w:w="0" w:type="auto"/>
            <w:tcBorders>
              <w:top w:val="single" w:sz="0" w:space="0" w:color="D3D3D3"/>
              <w:left w:val="single" w:sz="0" w:space="0" w:color="D3D3D3"/>
              <w:bottom w:val="single" w:sz="0" w:space="0" w:color="D3D3D3"/>
              <w:right w:val="single" w:sz="0" w:space="0" w:color="D3D3D3"/>
            </w:tcBorders>
          </w:tcPr>
          <w:p w14:paraId="1AFEA107" w14:textId="77777777" w:rsidR="00022B71" w:rsidRDefault="005B112A">
            <w:pPr>
              <w:keepNext/>
              <w:spacing w:after="60"/>
              <w:jc w:val="center"/>
            </w:pPr>
            <w:r>
              <w:rPr>
                <w:rFonts w:ascii="Calibri" w:hAnsi="Calibri"/>
                <w:sz w:val="20"/>
              </w:rPr>
              <w:t>22.9 (103)</w:t>
            </w:r>
          </w:p>
        </w:tc>
        <w:tc>
          <w:tcPr>
            <w:tcW w:w="0" w:type="auto"/>
            <w:tcBorders>
              <w:top w:val="single" w:sz="0" w:space="0" w:color="D3D3D3"/>
              <w:left w:val="single" w:sz="0" w:space="0" w:color="D3D3D3"/>
              <w:bottom w:val="single" w:sz="0" w:space="0" w:color="D3D3D3"/>
              <w:right w:val="single" w:sz="0" w:space="0" w:color="D3D3D3"/>
            </w:tcBorders>
          </w:tcPr>
          <w:p w14:paraId="3574499C" w14:textId="77777777" w:rsidR="00022B71" w:rsidRDefault="00022B71">
            <w:pPr>
              <w:keepNext/>
              <w:spacing w:after="60"/>
              <w:jc w:val="center"/>
            </w:pPr>
          </w:p>
        </w:tc>
      </w:tr>
      <w:tr w:rsidR="00022B71" w14:paraId="2D1CF4B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5A46F"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6251F6C3"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7D7478C5" w14:textId="77777777" w:rsidR="00022B71" w:rsidRDefault="005B112A">
            <w:pPr>
              <w:keepNext/>
              <w:spacing w:after="60"/>
              <w:jc w:val="center"/>
            </w:pPr>
            <w:r>
              <w:rPr>
                <w:rFonts w:ascii="Calibri" w:hAnsi="Calibri"/>
                <w:sz w:val="20"/>
              </w:rPr>
              <w:t>17.5 (47)</w:t>
            </w:r>
          </w:p>
        </w:tc>
        <w:tc>
          <w:tcPr>
            <w:tcW w:w="0" w:type="auto"/>
            <w:tcBorders>
              <w:top w:val="single" w:sz="0" w:space="0" w:color="D3D3D3"/>
              <w:left w:val="single" w:sz="0" w:space="0" w:color="D3D3D3"/>
              <w:bottom w:val="single" w:sz="0" w:space="0" w:color="D3D3D3"/>
              <w:right w:val="single" w:sz="0" w:space="0" w:color="D3D3D3"/>
            </w:tcBorders>
          </w:tcPr>
          <w:p w14:paraId="784A06EA" w14:textId="77777777" w:rsidR="00022B71" w:rsidRDefault="005B112A">
            <w:pPr>
              <w:keepNext/>
              <w:spacing w:after="60"/>
              <w:jc w:val="center"/>
            </w:pPr>
            <w:r>
              <w:rPr>
                <w:rFonts w:ascii="Calibri" w:hAnsi="Calibri"/>
                <w:sz w:val="20"/>
              </w:rPr>
              <w:t>7.3 (33)</w:t>
            </w:r>
          </w:p>
        </w:tc>
        <w:tc>
          <w:tcPr>
            <w:tcW w:w="0" w:type="auto"/>
            <w:tcBorders>
              <w:top w:val="single" w:sz="0" w:space="0" w:color="D3D3D3"/>
              <w:left w:val="single" w:sz="0" w:space="0" w:color="D3D3D3"/>
              <w:bottom w:val="single" w:sz="0" w:space="0" w:color="D3D3D3"/>
              <w:right w:val="single" w:sz="0" w:space="0" w:color="D3D3D3"/>
            </w:tcBorders>
          </w:tcPr>
          <w:p w14:paraId="4AF827D5" w14:textId="77777777" w:rsidR="00022B71" w:rsidRDefault="00022B71">
            <w:pPr>
              <w:keepNext/>
              <w:spacing w:after="60"/>
              <w:jc w:val="center"/>
            </w:pPr>
          </w:p>
        </w:tc>
      </w:tr>
      <w:tr w:rsidR="00022B71" w14:paraId="5CC906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E4DE41"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492F5248"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377478DC" w14:textId="77777777" w:rsidR="00022B71" w:rsidRDefault="005B112A">
            <w:pPr>
              <w:keepNext/>
              <w:spacing w:after="60"/>
              <w:jc w:val="center"/>
            </w:pPr>
            <w:r>
              <w:rPr>
                <w:rFonts w:ascii="Calibri" w:hAnsi="Calibri"/>
                <w:sz w:val="20"/>
              </w:rPr>
              <w:t>13.0 (35)</w:t>
            </w:r>
          </w:p>
        </w:tc>
        <w:tc>
          <w:tcPr>
            <w:tcW w:w="0" w:type="auto"/>
            <w:tcBorders>
              <w:top w:val="single" w:sz="0" w:space="0" w:color="D3D3D3"/>
              <w:left w:val="single" w:sz="0" w:space="0" w:color="D3D3D3"/>
              <w:bottom w:val="single" w:sz="0" w:space="0" w:color="D3D3D3"/>
              <w:right w:val="single" w:sz="0" w:space="0" w:color="D3D3D3"/>
            </w:tcBorders>
          </w:tcPr>
          <w:p w14:paraId="0A4D6E8F" w14:textId="77777777" w:rsidR="00022B71" w:rsidRDefault="005B112A">
            <w:pPr>
              <w:keepNext/>
              <w:spacing w:after="60"/>
              <w:jc w:val="center"/>
            </w:pPr>
            <w:r>
              <w:rPr>
                <w:rFonts w:ascii="Calibri" w:hAnsi="Calibri"/>
                <w:sz w:val="20"/>
              </w:rPr>
              <w:t>3.4 (16)</w:t>
            </w:r>
          </w:p>
        </w:tc>
        <w:tc>
          <w:tcPr>
            <w:tcW w:w="0" w:type="auto"/>
            <w:tcBorders>
              <w:top w:val="single" w:sz="0" w:space="0" w:color="D3D3D3"/>
              <w:left w:val="single" w:sz="0" w:space="0" w:color="D3D3D3"/>
              <w:bottom w:val="single" w:sz="0" w:space="0" w:color="D3D3D3"/>
              <w:right w:val="single" w:sz="0" w:space="0" w:color="D3D3D3"/>
            </w:tcBorders>
          </w:tcPr>
          <w:p w14:paraId="5797273C" w14:textId="77777777" w:rsidR="00022B71" w:rsidRDefault="00022B71">
            <w:pPr>
              <w:keepNext/>
              <w:spacing w:after="60"/>
              <w:jc w:val="center"/>
            </w:pPr>
          </w:p>
        </w:tc>
      </w:tr>
      <w:tr w:rsidR="00022B71" w14:paraId="392AF383" w14:textId="77777777" w:rsidTr="00022B71">
        <w:trPr>
          <w:cantSplit/>
          <w:jc w:val="center"/>
        </w:trPr>
        <w:tc>
          <w:tcPr>
            <w:tcW w:w="0" w:type="auto"/>
            <w:gridSpan w:val="5"/>
          </w:tcPr>
          <w:p w14:paraId="271DB163"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2ECFD62D" w14:textId="77777777" w:rsidTr="00022B71">
        <w:trPr>
          <w:cantSplit/>
          <w:jc w:val="center"/>
        </w:trPr>
        <w:tc>
          <w:tcPr>
            <w:tcW w:w="0" w:type="auto"/>
            <w:gridSpan w:val="5"/>
          </w:tcPr>
          <w:p w14:paraId="3FCCCC8B"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7658427A" w14:textId="77777777" w:rsidR="00022B71" w:rsidRDefault="005B112A">
      <w:pPr>
        <w:pStyle w:val="Titre3"/>
      </w:pPr>
      <w:bookmarkStart w:id="301" w:name="X002e938863fdce6d9fcd035cb0232626c0b9210"/>
      <w:bookmarkStart w:id="302" w:name="_Toc209544874"/>
      <w:bookmarkEnd w:id="299"/>
      <w:r>
        <w:t>Nombre de comptes MSN regulier inscrits selon le sexe</w:t>
      </w:r>
      <w:bookmarkEnd w:id="302"/>
    </w:p>
    <w:p w14:paraId="32FB4320" w14:textId="77777777" w:rsidR="00022B71" w:rsidRDefault="005B112A">
      <w:r>
        <w:br w:type="page"/>
      </w:r>
    </w:p>
    <w:p w14:paraId="6C4ADF64" w14:textId="77777777" w:rsidR="00022B71" w:rsidRDefault="005B112A">
      <w:pPr>
        <w:pStyle w:val="En-ttedetabledesmatires"/>
      </w:pPr>
      <w:r>
        <w:rPr>
          <w:rStyle w:val="NormalTok"/>
        </w:rPr>
        <w:t xml:space="preserve">table_Nbr_compte_MS_regulier_sexe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(Nbr_compte_MS_regulier),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"**Nbr_compte_MS_regulier_sexe**"</w:t>
      </w:r>
      <w:r>
        <w:rPr>
          <w:rStyle w:val="NormalTok"/>
        </w:rPr>
        <w:t>)</w:t>
      </w:r>
      <w:r>
        <w:br/>
      </w:r>
      <w:r>
        <w:br/>
      </w:r>
      <w:r>
        <w:rPr>
          <w:rStyle w:val="NormalTok"/>
        </w:rPr>
        <w:t>table_Nbr_compte_MS_regul</w:t>
      </w:r>
      <w:r>
        <w:rPr>
          <w:rStyle w:val="NormalTok"/>
        </w:rPr>
        <w:t>ier_sexe</w:t>
      </w:r>
    </w:p>
    <w:tbl>
      <w:tblPr>
        <w:tblStyle w:val="Table"/>
        <w:tblW w:w="0" w:type="auto"/>
        <w:jc w:val="center"/>
        <w:tblCellMar>
          <w:left w:w="60" w:type="dxa"/>
          <w:right w:w="60" w:type="dxa"/>
        </w:tblCellMar>
        <w:tblLook w:val="0000" w:firstRow="0" w:lastRow="0" w:firstColumn="0" w:lastColumn="0" w:noHBand="0" w:noVBand="0"/>
      </w:tblPr>
      <w:tblGrid>
        <w:gridCol w:w="2237"/>
        <w:gridCol w:w="1453"/>
        <w:gridCol w:w="1473"/>
        <w:gridCol w:w="1515"/>
        <w:gridCol w:w="805"/>
      </w:tblGrid>
      <w:tr w:rsidR="00022B71" w14:paraId="2BE7D2AD"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F68E516"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62923E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335252FE"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7846B575"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BAC4BE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1564123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8A0BD0"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05F42A0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FCB43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9B91B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32794A" w14:textId="77777777" w:rsidR="00022B71" w:rsidRDefault="005B112A">
            <w:pPr>
              <w:keepNext/>
              <w:spacing w:after="60"/>
              <w:jc w:val="center"/>
            </w:pPr>
            <w:r>
              <w:rPr>
                <w:rFonts w:ascii="Calibri" w:hAnsi="Calibri"/>
                <w:sz w:val="20"/>
              </w:rPr>
              <w:t>&lt;0.001</w:t>
            </w:r>
          </w:p>
        </w:tc>
      </w:tr>
      <w:tr w:rsidR="00022B71" w14:paraId="10E3E5F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1C2F23"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4349130D"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656CC28C" w14:textId="77777777" w:rsidR="00022B71" w:rsidRDefault="005B112A">
            <w:pPr>
              <w:keepNext/>
              <w:spacing w:after="60"/>
              <w:jc w:val="center"/>
            </w:pPr>
            <w:r>
              <w:rPr>
                <w:rFonts w:ascii="Calibri" w:hAnsi="Calibri"/>
                <w:sz w:val="20"/>
              </w:rPr>
              <w:t>3.2 (12)</w:t>
            </w:r>
          </w:p>
        </w:tc>
        <w:tc>
          <w:tcPr>
            <w:tcW w:w="0" w:type="auto"/>
            <w:tcBorders>
              <w:top w:val="single" w:sz="0" w:space="0" w:color="D3D3D3"/>
              <w:left w:val="single" w:sz="0" w:space="0" w:color="D3D3D3"/>
              <w:bottom w:val="single" w:sz="0" w:space="0" w:color="D3D3D3"/>
              <w:right w:val="single" w:sz="0" w:space="0" w:color="D3D3D3"/>
            </w:tcBorders>
          </w:tcPr>
          <w:p w14:paraId="1870531F" w14:textId="77777777" w:rsidR="00022B71" w:rsidRDefault="005B112A">
            <w:pPr>
              <w:keepNext/>
              <w:spacing w:after="60"/>
              <w:jc w:val="center"/>
            </w:pPr>
            <w:r>
              <w:rPr>
                <w:rFonts w:ascii="Calibri" w:hAnsi="Calibri"/>
                <w:sz w:val="20"/>
              </w:rPr>
              <w:t>15.7 (57)</w:t>
            </w:r>
          </w:p>
        </w:tc>
        <w:tc>
          <w:tcPr>
            <w:tcW w:w="0" w:type="auto"/>
            <w:tcBorders>
              <w:top w:val="single" w:sz="0" w:space="0" w:color="D3D3D3"/>
              <w:left w:val="single" w:sz="0" w:space="0" w:color="D3D3D3"/>
              <w:bottom w:val="single" w:sz="0" w:space="0" w:color="D3D3D3"/>
              <w:right w:val="single" w:sz="0" w:space="0" w:color="D3D3D3"/>
            </w:tcBorders>
          </w:tcPr>
          <w:p w14:paraId="28319312" w14:textId="77777777" w:rsidR="00022B71" w:rsidRDefault="00022B71">
            <w:pPr>
              <w:keepNext/>
              <w:spacing w:after="60"/>
              <w:jc w:val="center"/>
            </w:pPr>
          </w:p>
        </w:tc>
      </w:tr>
      <w:tr w:rsidR="00022B71" w14:paraId="35B7411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FA1910"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42A0369B"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175BB034" w14:textId="77777777" w:rsidR="00022B71" w:rsidRDefault="005B112A">
            <w:pPr>
              <w:keepNext/>
              <w:spacing w:after="60"/>
              <w:jc w:val="center"/>
            </w:pPr>
            <w:r>
              <w:rPr>
                <w:rFonts w:ascii="Calibri" w:hAnsi="Calibri"/>
                <w:sz w:val="20"/>
              </w:rPr>
              <w:t>13.9 (50)</w:t>
            </w:r>
          </w:p>
        </w:tc>
        <w:tc>
          <w:tcPr>
            <w:tcW w:w="0" w:type="auto"/>
            <w:tcBorders>
              <w:top w:val="single" w:sz="0" w:space="0" w:color="D3D3D3"/>
              <w:left w:val="single" w:sz="0" w:space="0" w:color="D3D3D3"/>
              <w:bottom w:val="single" w:sz="0" w:space="0" w:color="D3D3D3"/>
              <w:right w:val="single" w:sz="0" w:space="0" w:color="D3D3D3"/>
            </w:tcBorders>
          </w:tcPr>
          <w:p w14:paraId="338370D7" w14:textId="77777777" w:rsidR="00022B71" w:rsidRDefault="005B112A">
            <w:pPr>
              <w:keepNext/>
              <w:spacing w:after="60"/>
              <w:jc w:val="center"/>
            </w:pPr>
            <w:r>
              <w:rPr>
                <w:rFonts w:ascii="Calibri" w:hAnsi="Calibri"/>
                <w:sz w:val="20"/>
              </w:rPr>
              <w:t>22.7 (82)</w:t>
            </w:r>
          </w:p>
        </w:tc>
        <w:tc>
          <w:tcPr>
            <w:tcW w:w="0" w:type="auto"/>
            <w:tcBorders>
              <w:top w:val="single" w:sz="0" w:space="0" w:color="D3D3D3"/>
              <w:left w:val="single" w:sz="0" w:space="0" w:color="D3D3D3"/>
              <w:bottom w:val="single" w:sz="0" w:space="0" w:color="D3D3D3"/>
              <w:right w:val="single" w:sz="0" w:space="0" w:color="D3D3D3"/>
            </w:tcBorders>
          </w:tcPr>
          <w:p w14:paraId="548CB98D" w14:textId="77777777" w:rsidR="00022B71" w:rsidRDefault="00022B71">
            <w:pPr>
              <w:keepNext/>
              <w:spacing w:after="60"/>
              <w:jc w:val="center"/>
            </w:pPr>
          </w:p>
        </w:tc>
      </w:tr>
      <w:tr w:rsidR="00022B71" w14:paraId="1D7A1C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82A20"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3584FE9E"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4A28C9F1" w14:textId="77777777" w:rsidR="00022B71" w:rsidRDefault="005B112A">
            <w:pPr>
              <w:keepNext/>
              <w:spacing w:after="60"/>
              <w:jc w:val="center"/>
            </w:pPr>
            <w:r>
              <w:rPr>
                <w:rFonts w:ascii="Calibri" w:hAnsi="Calibri"/>
                <w:sz w:val="20"/>
              </w:rPr>
              <w:t>32.2 (116)</w:t>
            </w:r>
          </w:p>
        </w:tc>
        <w:tc>
          <w:tcPr>
            <w:tcW w:w="0" w:type="auto"/>
            <w:tcBorders>
              <w:top w:val="single" w:sz="0" w:space="0" w:color="D3D3D3"/>
              <w:left w:val="single" w:sz="0" w:space="0" w:color="D3D3D3"/>
              <w:bottom w:val="single" w:sz="0" w:space="0" w:color="D3D3D3"/>
              <w:right w:val="single" w:sz="0" w:space="0" w:color="D3D3D3"/>
            </w:tcBorders>
          </w:tcPr>
          <w:p w14:paraId="19D7F486" w14:textId="77777777" w:rsidR="00022B71" w:rsidRDefault="005B112A">
            <w:pPr>
              <w:keepNext/>
              <w:spacing w:after="60"/>
              <w:jc w:val="center"/>
            </w:pPr>
            <w:r>
              <w:rPr>
                <w:rFonts w:ascii="Calibri" w:hAnsi="Calibri"/>
                <w:sz w:val="20"/>
              </w:rPr>
              <w:t>28.1 (102)</w:t>
            </w:r>
          </w:p>
        </w:tc>
        <w:tc>
          <w:tcPr>
            <w:tcW w:w="0" w:type="auto"/>
            <w:tcBorders>
              <w:top w:val="single" w:sz="0" w:space="0" w:color="D3D3D3"/>
              <w:left w:val="single" w:sz="0" w:space="0" w:color="D3D3D3"/>
              <w:bottom w:val="single" w:sz="0" w:space="0" w:color="D3D3D3"/>
              <w:right w:val="single" w:sz="0" w:space="0" w:color="D3D3D3"/>
            </w:tcBorders>
          </w:tcPr>
          <w:p w14:paraId="0CCC8795" w14:textId="77777777" w:rsidR="00022B71" w:rsidRDefault="00022B71">
            <w:pPr>
              <w:keepNext/>
              <w:spacing w:after="60"/>
              <w:jc w:val="center"/>
            </w:pPr>
          </w:p>
        </w:tc>
      </w:tr>
      <w:tr w:rsidR="00022B71" w14:paraId="4F173E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B26443"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06BD4299"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25B09C8F" w14:textId="77777777" w:rsidR="00022B71" w:rsidRDefault="005B112A">
            <w:pPr>
              <w:keepNext/>
              <w:spacing w:after="60"/>
              <w:jc w:val="center"/>
            </w:pPr>
            <w:r>
              <w:rPr>
                <w:rFonts w:ascii="Calibri" w:hAnsi="Calibri"/>
                <w:sz w:val="20"/>
              </w:rPr>
              <w:t>27.5 (99)</w:t>
            </w:r>
          </w:p>
        </w:tc>
        <w:tc>
          <w:tcPr>
            <w:tcW w:w="0" w:type="auto"/>
            <w:tcBorders>
              <w:top w:val="single" w:sz="0" w:space="0" w:color="D3D3D3"/>
              <w:left w:val="single" w:sz="0" w:space="0" w:color="D3D3D3"/>
              <w:bottom w:val="single" w:sz="0" w:space="0" w:color="D3D3D3"/>
              <w:right w:val="single" w:sz="0" w:space="0" w:color="D3D3D3"/>
            </w:tcBorders>
          </w:tcPr>
          <w:p w14:paraId="0372DD8A" w14:textId="77777777" w:rsidR="00022B71" w:rsidRDefault="005B112A">
            <w:pPr>
              <w:keepNext/>
              <w:spacing w:after="60"/>
              <w:jc w:val="center"/>
            </w:pPr>
            <w:r>
              <w:rPr>
                <w:rFonts w:ascii="Calibri" w:hAnsi="Calibri"/>
                <w:sz w:val="20"/>
              </w:rPr>
              <w:t>20.3 (73)</w:t>
            </w:r>
          </w:p>
        </w:tc>
        <w:tc>
          <w:tcPr>
            <w:tcW w:w="0" w:type="auto"/>
            <w:tcBorders>
              <w:top w:val="single" w:sz="0" w:space="0" w:color="D3D3D3"/>
              <w:left w:val="single" w:sz="0" w:space="0" w:color="D3D3D3"/>
              <w:bottom w:val="single" w:sz="0" w:space="0" w:color="D3D3D3"/>
              <w:right w:val="single" w:sz="0" w:space="0" w:color="D3D3D3"/>
            </w:tcBorders>
          </w:tcPr>
          <w:p w14:paraId="68A9A476" w14:textId="77777777" w:rsidR="00022B71" w:rsidRDefault="00022B71">
            <w:pPr>
              <w:keepNext/>
              <w:spacing w:after="60"/>
              <w:jc w:val="center"/>
            </w:pPr>
          </w:p>
        </w:tc>
      </w:tr>
      <w:tr w:rsidR="00022B71" w14:paraId="0A7BEC8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D6C253"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4EE9C005"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78785FCC" w14:textId="77777777" w:rsidR="00022B71" w:rsidRDefault="005B112A">
            <w:pPr>
              <w:keepNext/>
              <w:spacing w:after="60"/>
              <w:jc w:val="center"/>
            </w:pPr>
            <w:r>
              <w:rPr>
                <w:rFonts w:ascii="Calibri" w:hAnsi="Calibri"/>
                <w:sz w:val="20"/>
              </w:rPr>
              <w:t>14.6 (52)</w:t>
            </w:r>
          </w:p>
        </w:tc>
        <w:tc>
          <w:tcPr>
            <w:tcW w:w="0" w:type="auto"/>
            <w:tcBorders>
              <w:top w:val="single" w:sz="0" w:space="0" w:color="D3D3D3"/>
              <w:left w:val="single" w:sz="0" w:space="0" w:color="D3D3D3"/>
              <w:bottom w:val="single" w:sz="0" w:space="0" w:color="D3D3D3"/>
              <w:right w:val="single" w:sz="0" w:space="0" w:color="D3D3D3"/>
            </w:tcBorders>
          </w:tcPr>
          <w:p w14:paraId="3D000919" w14:textId="77777777" w:rsidR="00022B71" w:rsidRDefault="005B112A">
            <w:pPr>
              <w:keepNext/>
              <w:spacing w:after="60"/>
              <w:jc w:val="center"/>
            </w:pPr>
            <w:r>
              <w:rPr>
                <w:rFonts w:ascii="Calibri" w:hAnsi="Calibri"/>
                <w:sz w:val="20"/>
              </w:rPr>
              <w:t>7.7 (28)</w:t>
            </w:r>
          </w:p>
        </w:tc>
        <w:tc>
          <w:tcPr>
            <w:tcW w:w="0" w:type="auto"/>
            <w:tcBorders>
              <w:top w:val="single" w:sz="0" w:space="0" w:color="D3D3D3"/>
              <w:left w:val="single" w:sz="0" w:space="0" w:color="D3D3D3"/>
              <w:bottom w:val="single" w:sz="0" w:space="0" w:color="D3D3D3"/>
              <w:right w:val="single" w:sz="0" w:space="0" w:color="D3D3D3"/>
            </w:tcBorders>
          </w:tcPr>
          <w:p w14:paraId="4569E4D0" w14:textId="77777777" w:rsidR="00022B71" w:rsidRDefault="00022B71">
            <w:pPr>
              <w:keepNext/>
              <w:spacing w:after="60"/>
              <w:jc w:val="center"/>
            </w:pPr>
          </w:p>
        </w:tc>
      </w:tr>
      <w:tr w:rsidR="00022B71" w14:paraId="72BD5AB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2D151C"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0F8FC3DE"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1959D652" w14:textId="77777777" w:rsidR="00022B71" w:rsidRDefault="005B112A">
            <w:pPr>
              <w:keepNext/>
              <w:spacing w:after="60"/>
              <w:jc w:val="center"/>
            </w:pPr>
            <w:r>
              <w:rPr>
                <w:rFonts w:ascii="Calibri" w:hAnsi="Calibri"/>
                <w:sz w:val="20"/>
              </w:rPr>
              <w:t>8.6 (31)</w:t>
            </w:r>
          </w:p>
        </w:tc>
        <w:tc>
          <w:tcPr>
            <w:tcW w:w="0" w:type="auto"/>
            <w:tcBorders>
              <w:top w:val="single" w:sz="0" w:space="0" w:color="D3D3D3"/>
              <w:left w:val="single" w:sz="0" w:space="0" w:color="D3D3D3"/>
              <w:bottom w:val="single" w:sz="0" w:space="0" w:color="D3D3D3"/>
              <w:right w:val="single" w:sz="0" w:space="0" w:color="D3D3D3"/>
            </w:tcBorders>
          </w:tcPr>
          <w:p w14:paraId="267FC3E2" w14:textId="77777777" w:rsidR="00022B71" w:rsidRDefault="005B112A">
            <w:pPr>
              <w:keepNext/>
              <w:spacing w:after="60"/>
              <w:jc w:val="center"/>
            </w:pPr>
            <w:r>
              <w:rPr>
                <w:rFonts w:ascii="Calibri" w:hAnsi="Calibri"/>
                <w:sz w:val="20"/>
              </w:rPr>
              <w:t>5.4 (20)</w:t>
            </w:r>
          </w:p>
        </w:tc>
        <w:tc>
          <w:tcPr>
            <w:tcW w:w="0" w:type="auto"/>
            <w:tcBorders>
              <w:top w:val="single" w:sz="0" w:space="0" w:color="D3D3D3"/>
              <w:left w:val="single" w:sz="0" w:space="0" w:color="D3D3D3"/>
              <w:bottom w:val="single" w:sz="0" w:space="0" w:color="D3D3D3"/>
              <w:right w:val="single" w:sz="0" w:space="0" w:color="D3D3D3"/>
            </w:tcBorders>
          </w:tcPr>
          <w:p w14:paraId="0E8A8281" w14:textId="77777777" w:rsidR="00022B71" w:rsidRDefault="00022B71">
            <w:pPr>
              <w:keepNext/>
              <w:spacing w:after="60"/>
              <w:jc w:val="center"/>
            </w:pPr>
          </w:p>
        </w:tc>
      </w:tr>
      <w:tr w:rsidR="00022B71" w14:paraId="57B54CB9" w14:textId="77777777" w:rsidTr="00022B71">
        <w:trPr>
          <w:cantSplit/>
          <w:jc w:val="center"/>
        </w:trPr>
        <w:tc>
          <w:tcPr>
            <w:tcW w:w="0" w:type="auto"/>
            <w:gridSpan w:val="5"/>
          </w:tcPr>
          <w:p w14:paraId="654D0B3F"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69604D8A" w14:textId="77777777" w:rsidTr="00022B71">
        <w:trPr>
          <w:cantSplit/>
          <w:jc w:val="center"/>
        </w:trPr>
        <w:tc>
          <w:tcPr>
            <w:tcW w:w="0" w:type="auto"/>
            <w:gridSpan w:val="5"/>
          </w:tcPr>
          <w:p w14:paraId="614D3111"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2E8B8458" w14:textId="77777777" w:rsidR="00022B71" w:rsidRDefault="005B112A">
      <w:pPr>
        <w:pStyle w:val="Titre3"/>
      </w:pPr>
      <w:bookmarkStart w:id="303" w:name="X03336a281551cf9e73b0753d5b7f35b1f53cc54"/>
      <w:bookmarkStart w:id="304" w:name="_Toc209544875"/>
      <w:bookmarkEnd w:id="301"/>
      <w:r>
        <w:t>Nombre de comptes MSN regulier inscrits selon le lieu de residence</w:t>
      </w:r>
      <w:bookmarkEnd w:id="304"/>
    </w:p>
    <w:p w14:paraId="3960FC4F" w14:textId="77777777" w:rsidR="00022B71" w:rsidRDefault="005B112A">
      <w:r>
        <w:br w:type="page"/>
      </w:r>
    </w:p>
    <w:p w14:paraId="58BC4275" w14:textId="77777777" w:rsidR="00022B71" w:rsidRDefault="005B112A">
      <w:pPr>
        <w:pStyle w:val="En-ttedetabledesmatires"/>
      </w:pPr>
      <w:r>
        <w:rPr>
          <w:rStyle w:val="NormalTok"/>
        </w:rPr>
        <w:t xml:space="preserve">table_Nbr_compte_MS_regulier_Lieu_de_residence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(Nbr_compte_MS_regulier),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"**Nbr_compte_MS_regulier_Li</w:t>
      </w:r>
      <w:r>
        <w:rPr>
          <w:rStyle w:val="StringTok"/>
        </w:rPr>
        <w:t>eu_de_residence**"</w:t>
      </w:r>
      <w:r>
        <w:rPr>
          <w:rStyle w:val="NormalTok"/>
        </w:rPr>
        <w:t>)</w:t>
      </w:r>
      <w:r>
        <w:br/>
      </w:r>
      <w:r>
        <w:br/>
      </w:r>
      <w:r>
        <w:rPr>
          <w:rStyle w:val="NormalTok"/>
        </w:rPr>
        <w:t>table_Nbr_compte_MS_regulier_Lieu_de_residence</w:t>
      </w:r>
    </w:p>
    <w:tbl>
      <w:tblPr>
        <w:tblStyle w:val="Table"/>
        <w:tblW w:w="0" w:type="auto"/>
        <w:jc w:val="center"/>
        <w:tblCellMar>
          <w:left w:w="60" w:type="dxa"/>
          <w:right w:w="60" w:type="dxa"/>
        </w:tblCellMar>
        <w:tblLook w:val="0000" w:firstRow="0" w:lastRow="0" w:firstColumn="0" w:lastColumn="0" w:noHBand="0" w:noVBand="0"/>
      </w:tblPr>
      <w:tblGrid>
        <w:gridCol w:w="2237"/>
        <w:gridCol w:w="1453"/>
        <w:gridCol w:w="2416"/>
        <w:gridCol w:w="2083"/>
        <w:gridCol w:w="805"/>
      </w:tblGrid>
      <w:tr w:rsidR="00022B71" w14:paraId="2E7E5DED"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94E6196"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F02A496"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370FA51"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203FB784"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76FFE5F"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2CA8F04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E617A7" w14:textId="77777777" w:rsidR="00022B71" w:rsidRDefault="005B112A">
            <w:pPr>
              <w:keepNext/>
              <w:spacing w:after="60"/>
            </w:pPr>
            <w:r>
              <w:rPr>
                <w:rFonts w:ascii="Calibri" w:hAnsi="Calibri"/>
                <w:sz w:val="20"/>
              </w:rPr>
              <w:t>Nbr_compte_MS_regulier</w:t>
            </w:r>
          </w:p>
        </w:tc>
        <w:tc>
          <w:tcPr>
            <w:tcW w:w="0" w:type="auto"/>
            <w:tcBorders>
              <w:top w:val="single" w:sz="0" w:space="0" w:color="D3D3D3"/>
              <w:left w:val="single" w:sz="0" w:space="0" w:color="D3D3D3"/>
              <w:bottom w:val="single" w:sz="0" w:space="0" w:color="D3D3D3"/>
              <w:right w:val="single" w:sz="0" w:space="0" w:color="D3D3D3"/>
            </w:tcBorders>
          </w:tcPr>
          <w:p w14:paraId="5626313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3BED9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1794E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B9095C" w14:textId="77777777" w:rsidR="00022B71" w:rsidRDefault="005B112A">
            <w:pPr>
              <w:keepNext/>
              <w:spacing w:after="60"/>
              <w:jc w:val="center"/>
            </w:pPr>
            <w:r>
              <w:rPr>
                <w:rFonts w:ascii="Calibri" w:hAnsi="Calibri"/>
                <w:sz w:val="20"/>
              </w:rPr>
              <w:t>0.6</w:t>
            </w:r>
          </w:p>
        </w:tc>
      </w:tr>
      <w:tr w:rsidR="00022B71" w14:paraId="4583775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16B62C" w14:textId="77777777" w:rsidR="00022B71" w:rsidRDefault="005B112A">
            <w:pPr>
              <w:keepNext/>
              <w:spacing w:after="60"/>
            </w:pPr>
            <w:r>
              <w:rPr>
                <w:rFonts w:ascii="Calibri" w:hAnsi="Calibri"/>
                <w:sz w:val="20"/>
              </w:rPr>
              <w:t>    Aucun</w:t>
            </w:r>
          </w:p>
        </w:tc>
        <w:tc>
          <w:tcPr>
            <w:tcW w:w="0" w:type="auto"/>
            <w:tcBorders>
              <w:top w:val="single" w:sz="0" w:space="0" w:color="D3D3D3"/>
              <w:left w:val="single" w:sz="0" w:space="0" w:color="D3D3D3"/>
              <w:bottom w:val="single" w:sz="0" w:space="0" w:color="D3D3D3"/>
              <w:right w:val="single" w:sz="0" w:space="0" w:color="D3D3D3"/>
            </w:tcBorders>
          </w:tcPr>
          <w:p w14:paraId="4A57A2C8" w14:textId="77777777" w:rsidR="00022B71" w:rsidRDefault="005B112A">
            <w:pPr>
              <w:keepNext/>
              <w:spacing w:after="60"/>
              <w:jc w:val="center"/>
            </w:pPr>
            <w:r>
              <w:rPr>
                <w:rFonts w:ascii="Calibri" w:hAnsi="Calibri"/>
                <w:sz w:val="20"/>
              </w:rPr>
              <w:t>9.5 (68)</w:t>
            </w:r>
          </w:p>
        </w:tc>
        <w:tc>
          <w:tcPr>
            <w:tcW w:w="0" w:type="auto"/>
            <w:tcBorders>
              <w:top w:val="single" w:sz="0" w:space="0" w:color="D3D3D3"/>
              <w:left w:val="single" w:sz="0" w:space="0" w:color="D3D3D3"/>
              <w:bottom w:val="single" w:sz="0" w:space="0" w:color="D3D3D3"/>
              <w:right w:val="single" w:sz="0" w:space="0" w:color="D3D3D3"/>
            </w:tcBorders>
          </w:tcPr>
          <w:p w14:paraId="1F0CA29B" w14:textId="77777777" w:rsidR="00022B71" w:rsidRDefault="005B112A">
            <w:pPr>
              <w:keepNext/>
              <w:spacing w:after="60"/>
              <w:jc w:val="center"/>
            </w:pPr>
            <w:r>
              <w:rPr>
                <w:rFonts w:ascii="Calibri" w:hAnsi="Calibri"/>
                <w:sz w:val="20"/>
              </w:rPr>
              <w:t>10.2 (40)</w:t>
            </w:r>
          </w:p>
        </w:tc>
        <w:tc>
          <w:tcPr>
            <w:tcW w:w="0" w:type="auto"/>
            <w:tcBorders>
              <w:top w:val="single" w:sz="0" w:space="0" w:color="D3D3D3"/>
              <w:left w:val="single" w:sz="0" w:space="0" w:color="D3D3D3"/>
              <w:bottom w:val="single" w:sz="0" w:space="0" w:color="D3D3D3"/>
              <w:right w:val="single" w:sz="0" w:space="0" w:color="D3D3D3"/>
            </w:tcBorders>
          </w:tcPr>
          <w:p w14:paraId="42C6E6E1" w14:textId="77777777" w:rsidR="00022B71" w:rsidRDefault="005B112A">
            <w:pPr>
              <w:keepNext/>
              <w:spacing w:after="60"/>
              <w:jc w:val="center"/>
            </w:pPr>
            <w:r>
              <w:rPr>
                <w:rFonts w:ascii="Calibri" w:hAnsi="Calibri"/>
                <w:sz w:val="20"/>
              </w:rPr>
              <w:t>8.6 (28)</w:t>
            </w:r>
          </w:p>
        </w:tc>
        <w:tc>
          <w:tcPr>
            <w:tcW w:w="0" w:type="auto"/>
            <w:tcBorders>
              <w:top w:val="single" w:sz="0" w:space="0" w:color="D3D3D3"/>
              <w:left w:val="single" w:sz="0" w:space="0" w:color="D3D3D3"/>
              <w:bottom w:val="single" w:sz="0" w:space="0" w:color="D3D3D3"/>
              <w:right w:val="single" w:sz="0" w:space="0" w:color="D3D3D3"/>
            </w:tcBorders>
          </w:tcPr>
          <w:p w14:paraId="63942605" w14:textId="77777777" w:rsidR="00022B71" w:rsidRDefault="00022B71">
            <w:pPr>
              <w:keepNext/>
              <w:spacing w:after="60"/>
              <w:jc w:val="center"/>
            </w:pPr>
          </w:p>
        </w:tc>
      </w:tr>
      <w:tr w:rsidR="00022B71" w14:paraId="701987E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852EAC" w14:textId="77777777" w:rsidR="00022B71" w:rsidRDefault="005B112A">
            <w:pPr>
              <w:keepNext/>
              <w:spacing w:after="60"/>
            </w:pPr>
            <w:r>
              <w:rPr>
                <w:rFonts w:ascii="Calibri" w:hAnsi="Calibri"/>
                <w:sz w:val="20"/>
              </w:rPr>
              <w:t>    Un</w:t>
            </w:r>
          </w:p>
        </w:tc>
        <w:tc>
          <w:tcPr>
            <w:tcW w:w="0" w:type="auto"/>
            <w:tcBorders>
              <w:top w:val="single" w:sz="0" w:space="0" w:color="D3D3D3"/>
              <w:left w:val="single" w:sz="0" w:space="0" w:color="D3D3D3"/>
              <w:bottom w:val="single" w:sz="0" w:space="0" w:color="D3D3D3"/>
              <w:right w:val="single" w:sz="0" w:space="0" w:color="D3D3D3"/>
            </w:tcBorders>
          </w:tcPr>
          <w:p w14:paraId="135C6AEF" w14:textId="77777777" w:rsidR="00022B71" w:rsidRDefault="005B112A">
            <w:pPr>
              <w:keepNext/>
              <w:spacing w:after="60"/>
              <w:jc w:val="center"/>
            </w:pPr>
            <w:r>
              <w:rPr>
                <w:rFonts w:ascii="Calibri" w:hAnsi="Calibri"/>
                <w:sz w:val="20"/>
              </w:rPr>
              <w:t>18.4 (132)</w:t>
            </w:r>
          </w:p>
        </w:tc>
        <w:tc>
          <w:tcPr>
            <w:tcW w:w="0" w:type="auto"/>
            <w:tcBorders>
              <w:top w:val="single" w:sz="0" w:space="0" w:color="D3D3D3"/>
              <w:left w:val="single" w:sz="0" w:space="0" w:color="D3D3D3"/>
              <w:bottom w:val="single" w:sz="0" w:space="0" w:color="D3D3D3"/>
              <w:right w:val="single" w:sz="0" w:space="0" w:color="D3D3D3"/>
            </w:tcBorders>
          </w:tcPr>
          <w:p w14:paraId="5B7EFC42" w14:textId="77777777" w:rsidR="00022B71" w:rsidRDefault="005B112A">
            <w:pPr>
              <w:keepNext/>
              <w:spacing w:after="60"/>
              <w:jc w:val="center"/>
            </w:pPr>
            <w:r>
              <w:rPr>
                <w:rFonts w:ascii="Calibri" w:hAnsi="Calibri"/>
                <w:sz w:val="20"/>
              </w:rPr>
              <w:t>16.7 (66)</w:t>
            </w:r>
          </w:p>
        </w:tc>
        <w:tc>
          <w:tcPr>
            <w:tcW w:w="0" w:type="auto"/>
            <w:tcBorders>
              <w:top w:val="single" w:sz="0" w:space="0" w:color="D3D3D3"/>
              <w:left w:val="single" w:sz="0" w:space="0" w:color="D3D3D3"/>
              <w:bottom w:val="single" w:sz="0" w:space="0" w:color="D3D3D3"/>
              <w:right w:val="single" w:sz="0" w:space="0" w:color="D3D3D3"/>
            </w:tcBorders>
          </w:tcPr>
          <w:p w14:paraId="31A05AFA" w14:textId="77777777" w:rsidR="00022B71" w:rsidRDefault="005B112A">
            <w:pPr>
              <w:keepNext/>
              <w:spacing w:after="60"/>
              <w:jc w:val="center"/>
            </w:pPr>
            <w:r>
              <w:rPr>
                <w:rFonts w:ascii="Calibri" w:hAnsi="Calibri"/>
                <w:sz w:val="20"/>
              </w:rPr>
              <w:t>20.4 (67)</w:t>
            </w:r>
          </w:p>
        </w:tc>
        <w:tc>
          <w:tcPr>
            <w:tcW w:w="0" w:type="auto"/>
            <w:tcBorders>
              <w:top w:val="single" w:sz="0" w:space="0" w:color="D3D3D3"/>
              <w:left w:val="single" w:sz="0" w:space="0" w:color="D3D3D3"/>
              <w:bottom w:val="single" w:sz="0" w:space="0" w:color="D3D3D3"/>
              <w:right w:val="single" w:sz="0" w:space="0" w:color="D3D3D3"/>
            </w:tcBorders>
          </w:tcPr>
          <w:p w14:paraId="6FCEEAFB" w14:textId="77777777" w:rsidR="00022B71" w:rsidRDefault="00022B71">
            <w:pPr>
              <w:keepNext/>
              <w:spacing w:after="60"/>
              <w:jc w:val="center"/>
            </w:pPr>
          </w:p>
        </w:tc>
      </w:tr>
      <w:tr w:rsidR="00022B71" w14:paraId="3D5175C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80B345" w14:textId="77777777" w:rsidR="00022B71" w:rsidRDefault="005B112A">
            <w:pPr>
              <w:keepNext/>
              <w:spacing w:after="60"/>
            </w:pPr>
            <w:r>
              <w:rPr>
                <w:rFonts w:ascii="Calibri" w:hAnsi="Calibri"/>
                <w:sz w:val="20"/>
              </w:rPr>
              <w:t>    Deux</w:t>
            </w:r>
          </w:p>
        </w:tc>
        <w:tc>
          <w:tcPr>
            <w:tcW w:w="0" w:type="auto"/>
            <w:tcBorders>
              <w:top w:val="single" w:sz="0" w:space="0" w:color="D3D3D3"/>
              <w:left w:val="single" w:sz="0" w:space="0" w:color="D3D3D3"/>
              <w:bottom w:val="single" w:sz="0" w:space="0" w:color="D3D3D3"/>
              <w:right w:val="single" w:sz="0" w:space="0" w:color="D3D3D3"/>
            </w:tcBorders>
          </w:tcPr>
          <w:p w14:paraId="4A6A10A5" w14:textId="77777777" w:rsidR="00022B71" w:rsidRDefault="005B112A">
            <w:pPr>
              <w:keepNext/>
              <w:spacing w:after="60"/>
              <w:jc w:val="center"/>
            </w:pPr>
            <w:r>
              <w:rPr>
                <w:rFonts w:ascii="Calibri" w:hAnsi="Calibri"/>
                <w:sz w:val="20"/>
              </w:rPr>
              <w:t>30.1 (217)</w:t>
            </w:r>
          </w:p>
        </w:tc>
        <w:tc>
          <w:tcPr>
            <w:tcW w:w="0" w:type="auto"/>
            <w:tcBorders>
              <w:top w:val="single" w:sz="0" w:space="0" w:color="D3D3D3"/>
              <w:left w:val="single" w:sz="0" w:space="0" w:color="D3D3D3"/>
              <w:bottom w:val="single" w:sz="0" w:space="0" w:color="D3D3D3"/>
              <w:right w:val="single" w:sz="0" w:space="0" w:color="D3D3D3"/>
            </w:tcBorders>
          </w:tcPr>
          <w:p w14:paraId="620D54B8" w14:textId="77777777" w:rsidR="00022B71" w:rsidRDefault="005B112A">
            <w:pPr>
              <w:keepNext/>
              <w:spacing w:after="60"/>
              <w:jc w:val="center"/>
            </w:pPr>
            <w:r>
              <w:rPr>
                <w:rFonts w:ascii="Calibri" w:hAnsi="Calibri"/>
                <w:sz w:val="20"/>
              </w:rPr>
              <w:t>30.2 (119)</w:t>
            </w:r>
          </w:p>
        </w:tc>
        <w:tc>
          <w:tcPr>
            <w:tcW w:w="0" w:type="auto"/>
            <w:tcBorders>
              <w:top w:val="single" w:sz="0" w:space="0" w:color="D3D3D3"/>
              <w:left w:val="single" w:sz="0" w:space="0" w:color="D3D3D3"/>
              <w:bottom w:val="single" w:sz="0" w:space="0" w:color="D3D3D3"/>
              <w:right w:val="single" w:sz="0" w:space="0" w:color="D3D3D3"/>
            </w:tcBorders>
          </w:tcPr>
          <w:p w14:paraId="3477FB53" w14:textId="77777777" w:rsidR="00022B71" w:rsidRDefault="005B112A">
            <w:pPr>
              <w:keepNext/>
              <w:spacing w:after="60"/>
              <w:jc w:val="center"/>
            </w:pPr>
            <w:r>
              <w:rPr>
                <w:rFonts w:ascii="Calibri" w:hAnsi="Calibri"/>
                <w:sz w:val="20"/>
              </w:rPr>
              <w:t>30.1 (98)</w:t>
            </w:r>
          </w:p>
        </w:tc>
        <w:tc>
          <w:tcPr>
            <w:tcW w:w="0" w:type="auto"/>
            <w:tcBorders>
              <w:top w:val="single" w:sz="0" w:space="0" w:color="D3D3D3"/>
              <w:left w:val="single" w:sz="0" w:space="0" w:color="D3D3D3"/>
              <w:bottom w:val="single" w:sz="0" w:space="0" w:color="D3D3D3"/>
              <w:right w:val="single" w:sz="0" w:space="0" w:color="D3D3D3"/>
            </w:tcBorders>
          </w:tcPr>
          <w:p w14:paraId="79F168E1" w14:textId="77777777" w:rsidR="00022B71" w:rsidRDefault="00022B71">
            <w:pPr>
              <w:keepNext/>
              <w:spacing w:after="60"/>
              <w:jc w:val="center"/>
            </w:pPr>
          </w:p>
        </w:tc>
      </w:tr>
      <w:tr w:rsidR="00022B71" w14:paraId="50EA251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1F23E2" w14:textId="77777777" w:rsidR="00022B71" w:rsidRDefault="005B112A">
            <w:pPr>
              <w:keepNext/>
              <w:spacing w:after="60"/>
            </w:pPr>
            <w:r>
              <w:rPr>
                <w:rFonts w:ascii="Calibri" w:hAnsi="Calibri"/>
                <w:sz w:val="20"/>
              </w:rPr>
              <w:t>    Trois</w:t>
            </w:r>
          </w:p>
        </w:tc>
        <w:tc>
          <w:tcPr>
            <w:tcW w:w="0" w:type="auto"/>
            <w:tcBorders>
              <w:top w:val="single" w:sz="0" w:space="0" w:color="D3D3D3"/>
              <w:left w:val="single" w:sz="0" w:space="0" w:color="D3D3D3"/>
              <w:bottom w:val="single" w:sz="0" w:space="0" w:color="D3D3D3"/>
              <w:right w:val="single" w:sz="0" w:space="0" w:color="D3D3D3"/>
            </w:tcBorders>
          </w:tcPr>
          <w:p w14:paraId="3AB08CD6" w14:textId="77777777" w:rsidR="00022B71" w:rsidRDefault="005B112A">
            <w:pPr>
              <w:keepNext/>
              <w:spacing w:after="60"/>
              <w:jc w:val="center"/>
            </w:pPr>
            <w:r>
              <w:rPr>
                <w:rFonts w:ascii="Calibri" w:hAnsi="Calibri"/>
                <w:sz w:val="20"/>
              </w:rPr>
              <w:t>23.9 (172)</w:t>
            </w:r>
          </w:p>
        </w:tc>
        <w:tc>
          <w:tcPr>
            <w:tcW w:w="0" w:type="auto"/>
            <w:tcBorders>
              <w:top w:val="single" w:sz="0" w:space="0" w:color="D3D3D3"/>
              <w:left w:val="single" w:sz="0" w:space="0" w:color="D3D3D3"/>
              <w:bottom w:val="single" w:sz="0" w:space="0" w:color="D3D3D3"/>
              <w:right w:val="single" w:sz="0" w:space="0" w:color="D3D3D3"/>
            </w:tcBorders>
          </w:tcPr>
          <w:p w14:paraId="2217D1C6" w14:textId="77777777" w:rsidR="00022B71" w:rsidRDefault="005B112A">
            <w:pPr>
              <w:keepNext/>
              <w:spacing w:after="60"/>
              <w:jc w:val="center"/>
            </w:pPr>
            <w:r>
              <w:rPr>
                <w:rFonts w:ascii="Calibri" w:hAnsi="Calibri"/>
                <w:sz w:val="20"/>
              </w:rPr>
              <w:t>26.2 (103)</w:t>
            </w:r>
          </w:p>
        </w:tc>
        <w:tc>
          <w:tcPr>
            <w:tcW w:w="0" w:type="auto"/>
            <w:tcBorders>
              <w:top w:val="single" w:sz="0" w:space="0" w:color="D3D3D3"/>
              <w:left w:val="single" w:sz="0" w:space="0" w:color="D3D3D3"/>
              <w:bottom w:val="single" w:sz="0" w:space="0" w:color="D3D3D3"/>
              <w:right w:val="single" w:sz="0" w:space="0" w:color="D3D3D3"/>
            </w:tcBorders>
          </w:tcPr>
          <w:p w14:paraId="06D75F37" w14:textId="77777777" w:rsidR="00022B71" w:rsidRDefault="005B112A">
            <w:pPr>
              <w:keepNext/>
              <w:spacing w:after="60"/>
              <w:jc w:val="center"/>
            </w:pPr>
            <w:r>
              <w:rPr>
                <w:rFonts w:ascii="Calibri" w:hAnsi="Calibri"/>
                <w:sz w:val="20"/>
              </w:rPr>
              <w:t>21.2 (69)</w:t>
            </w:r>
          </w:p>
        </w:tc>
        <w:tc>
          <w:tcPr>
            <w:tcW w:w="0" w:type="auto"/>
            <w:tcBorders>
              <w:top w:val="single" w:sz="0" w:space="0" w:color="D3D3D3"/>
              <w:left w:val="single" w:sz="0" w:space="0" w:color="D3D3D3"/>
              <w:bottom w:val="single" w:sz="0" w:space="0" w:color="D3D3D3"/>
              <w:right w:val="single" w:sz="0" w:space="0" w:color="D3D3D3"/>
            </w:tcBorders>
          </w:tcPr>
          <w:p w14:paraId="0F6C82FF" w14:textId="77777777" w:rsidR="00022B71" w:rsidRDefault="00022B71">
            <w:pPr>
              <w:keepNext/>
              <w:spacing w:after="60"/>
              <w:jc w:val="center"/>
            </w:pPr>
          </w:p>
        </w:tc>
      </w:tr>
      <w:tr w:rsidR="00022B71" w14:paraId="6F26E11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9D9C87" w14:textId="77777777" w:rsidR="00022B71" w:rsidRDefault="005B112A">
            <w:pPr>
              <w:keepNext/>
              <w:spacing w:after="60"/>
            </w:pPr>
            <w:r>
              <w:rPr>
                <w:rFonts w:ascii="Calibri" w:hAnsi="Calibri"/>
                <w:sz w:val="20"/>
              </w:rPr>
              <w:t>    Quatre</w:t>
            </w:r>
          </w:p>
        </w:tc>
        <w:tc>
          <w:tcPr>
            <w:tcW w:w="0" w:type="auto"/>
            <w:tcBorders>
              <w:top w:val="single" w:sz="0" w:space="0" w:color="D3D3D3"/>
              <w:left w:val="single" w:sz="0" w:space="0" w:color="D3D3D3"/>
              <w:bottom w:val="single" w:sz="0" w:space="0" w:color="D3D3D3"/>
              <w:right w:val="single" w:sz="0" w:space="0" w:color="D3D3D3"/>
            </w:tcBorders>
          </w:tcPr>
          <w:p w14:paraId="568AB139" w14:textId="77777777" w:rsidR="00022B71" w:rsidRDefault="005B112A">
            <w:pPr>
              <w:keepNext/>
              <w:spacing w:after="60"/>
              <w:jc w:val="center"/>
            </w:pPr>
            <w:r>
              <w:rPr>
                <w:rFonts w:ascii="Calibri" w:hAnsi="Calibri"/>
                <w:sz w:val="20"/>
              </w:rPr>
              <w:t>11.1 (80)</w:t>
            </w:r>
          </w:p>
        </w:tc>
        <w:tc>
          <w:tcPr>
            <w:tcW w:w="0" w:type="auto"/>
            <w:tcBorders>
              <w:top w:val="single" w:sz="0" w:space="0" w:color="D3D3D3"/>
              <w:left w:val="single" w:sz="0" w:space="0" w:color="D3D3D3"/>
              <w:bottom w:val="single" w:sz="0" w:space="0" w:color="D3D3D3"/>
              <w:right w:val="single" w:sz="0" w:space="0" w:color="D3D3D3"/>
            </w:tcBorders>
          </w:tcPr>
          <w:p w14:paraId="21BDAACE" w14:textId="77777777" w:rsidR="00022B71" w:rsidRDefault="005B112A">
            <w:pPr>
              <w:keepNext/>
              <w:spacing w:after="60"/>
              <w:jc w:val="center"/>
            </w:pPr>
            <w:r>
              <w:rPr>
                <w:rFonts w:ascii="Calibri" w:hAnsi="Calibri"/>
                <w:sz w:val="20"/>
              </w:rPr>
              <w:t>10.5 (42)</w:t>
            </w:r>
          </w:p>
        </w:tc>
        <w:tc>
          <w:tcPr>
            <w:tcW w:w="0" w:type="auto"/>
            <w:tcBorders>
              <w:top w:val="single" w:sz="0" w:space="0" w:color="D3D3D3"/>
              <w:left w:val="single" w:sz="0" w:space="0" w:color="D3D3D3"/>
              <w:bottom w:val="single" w:sz="0" w:space="0" w:color="D3D3D3"/>
              <w:right w:val="single" w:sz="0" w:space="0" w:color="D3D3D3"/>
            </w:tcBorders>
          </w:tcPr>
          <w:p w14:paraId="044E652D" w14:textId="77777777" w:rsidR="00022B71" w:rsidRDefault="005B112A">
            <w:pPr>
              <w:keepNext/>
              <w:spacing w:after="60"/>
              <w:jc w:val="center"/>
            </w:pPr>
            <w:r>
              <w:rPr>
                <w:rFonts w:ascii="Calibri" w:hAnsi="Calibri"/>
                <w:sz w:val="20"/>
              </w:rPr>
              <w:t>11.8 (39)</w:t>
            </w:r>
          </w:p>
        </w:tc>
        <w:tc>
          <w:tcPr>
            <w:tcW w:w="0" w:type="auto"/>
            <w:tcBorders>
              <w:top w:val="single" w:sz="0" w:space="0" w:color="D3D3D3"/>
              <w:left w:val="single" w:sz="0" w:space="0" w:color="D3D3D3"/>
              <w:bottom w:val="single" w:sz="0" w:space="0" w:color="D3D3D3"/>
              <w:right w:val="single" w:sz="0" w:space="0" w:color="D3D3D3"/>
            </w:tcBorders>
          </w:tcPr>
          <w:p w14:paraId="4E8C15A3" w14:textId="77777777" w:rsidR="00022B71" w:rsidRDefault="00022B71">
            <w:pPr>
              <w:keepNext/>
              <w:spacing w:after="60"/>
              <w:jc w:val="center"/>
            </w:pPr>
          </w:p>
        </w:tc>
      </w:tr>
      <w:tr w:rsidR="00022B71" w14:paraId="2A881A9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95DEC9" w14:textId="77777777" w:rsidR="00022B71" w:rsidRDefault="005B112A">
            <w:pPr>
              <w:keepNext/>
              <w:spacing w:after="60"/>
            </w:pPr>
            <w:r>
              <w:rPr>
                <w:rFonts w:ascii="Calibri" w:hAnsi="Calibri"/>
                <w:sz w:val="20"/>
              </w:rPr>
              <w:t>    Plus de quatre</w:t>
            </w:r>
          </w:p>
        </w:tc>
        <w:tc>
          <w:tcPr>
            <w:tcW w:w="0" w:type="auto"/>
            <w:tcBorders>
              <w:top w:val="single" w:sz="0" w:space="0" w:color="D3D3D3"/>
              <w:left w:val="single" w:sz="0" w:space="0" w:color="D3D3D3"/>
              <w:bottom w:val="single" w:sz="0" w:space="0" w:color="D3D3D3"/>
              <w:right w:val="single" w:sz="0" w:space="0" w:color="D3D3D3"/>
            </w:tcBorders>
          </w:tcPr>
          <w:p w14:paraId="2D909E1C" w14:textId="77777777" w:rsidR="00022B71" w:rsidRDefault="005B112A">
            <w:pPr>
              <w:keepNext/>
              <w:spacing w:after="60"/>
              <w:jc w:val="center"/>
            </w:pPr>
            <w:r>
              <w:rPr>
                <w:rFonts w:ascii="Calibri" w:hAnsi="Calibri"/>
                <w:sz w:val="20"/>
              </w:rPr>
              <w:t>7.0 (50)</w:t>
            </w:r>
          </w:p>
        </w:tc>
        <w:tc>
          <w:tcPr>
            <w:tcW w:w="0" w:type="auto"/>
            <w:tcBorders>
              <w:top w:val="single" w:sz="0" w:space="0" w:color="D3D3D3"/>
              <w:left w:val="single" w:sz="0" w:space="0" w:color="D3D3D3"/>
              <w:bottom w:val="single" w:sz="0" w:space="0" w:color="D3D3D3"/>
              <w:right w:val="single" w:sz="0" w:space="0" w:color="D3D3D3"/>
            </w:tcBorders>
          </w:tcPr>
          <w:p w14:paraId="200E70E4" w14:textId="77777777" w:rsidR="00022B71" w:rsidRDefault="005B112A">
            <w:pPr>
              <w:keepNext/>
              <w:spacing w:after="60"/>
              <w:jc w:val="center"/>
            </w:pPr>
            <w:r>
              <w:rPr>
                <w:rFonts w:ascii="Calibri" w:hAnsi="Calibri"/>
                <w:sz w:val="20"/>
              </w:rPr>
              <w:t>6.3 (25)</w:t>
            </w:r>
          </w:p>
        </w:tc>
        <w:tc>
          <w:tcPr>
            <w:tcW w:w="0" w:type="auto"/>
            <w:tcBorders>
              <w:top w:val="single" w:sz="0" w:space="0" w:color="D3D3D3"/>
              <w:left w:val="single" w:sz="0" w:space="0" w:color="D3D3D3"/>
              <w:bottom w:val="single" w:sz="0" w:space="0" w:color="D3D3D3"/>
              <w:right w:val="single" w:sz="0" w:space="0" w:color="D3D3D3"/>
            </w:tcBorders>
          </w:tcPr>
          <w:p w14:paraId="650D90B3" w14:textId="77777777" w:rsidR="00022B71" w:rsidRDefault="005B112A">
            <w:pPr>
              <w:keepNext/>
              <w:spacing w:after="60"/>
              <w:jc w:val="center"/>
            </w:pPr>
            <w:r>
              <w:rPr>
                <w:rFonts w:ascii="Calibri" w:hAnsi="Calibri"/>
                <w:sz w:val="20"/>
              </w:rPr>
              <w:t>7.9 (26)</w:t>
            </w:r>
          </w:p>
        </w:tc>
        <w:tc>
          <w:tcPr>
            <w:tcW w:w="0" w:type="auto"/>
            <w:tcBorders>
              <w:top w:val="single" w:sz="0" w:space="0" w:color="D3D3D3"/>
              <w:left w:val="single" w:sz="0" w:space="0" w:color="D3D3D3"/>
              <w:bottom w:val="single" w:sz="0" w:space="0" w:color="D3D3D3"/>
              <w:right w:val="single" w:sz="0" w:space="0" w:color="D3D3D3"/>
            </w:tcBorders>
          </w:tcPr>
          <w:p w14:paraId="547513DE" w14:textId="77777777" w:rsidR="00022B71" w:rsidRDefault="00022B71">
            <w:pPr>
              <w:keepNext/>
              <w:spacing w:after="60"/>
              <w:jc w:val="center"/>
            </w:pPr>
          </w:p>
        </w:tc>
      </w:tr>
      <w:tr w:rsidR="00022B71" w14:paraId="2981CA30" w14:textId="77777777" w:rsidTr="00022B71">
        <w:trPr>
          <w:cantSplit/>
          <w:jc w:val="center"/>
        </w:trPr>
        <w:tc>
          <w:tcPr>
            <w:tcW w:w="0" w:type="auto"/>
            <w:gridSpan w:val="5"/>
          </w:tcPr>
          <w:p w14:paraId="4271F99D"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06E352CF" w14:textId="77777777" w:rsidTr="00022B71">
        <w:trPr>
          <w:cantSplit/>
          <w:jc w:val="center"/>
        </w:trPr>
        <w:tc>
          <w:tcPr>
            <w:tcW w:w="0" w:type="auto"/>
            <w:gridSpan w:val="5"/>
          </w:tcPr>
          <w:p w14:paraId="73365838"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59EC896B" w14:textId="77777777" w:rsidR="00022B71" w:rsidRDefault="005B112A">
      <w:pPr>
        <w:pStyle w:val="Titre2"/>
      </w:pPr>
      <w:bookmarkStart w:id="305" w:name="X2af19f88b49d096df565c509bc36009bf1f9d21"/>
      <w:bookmarkStart w:id="306" w:name="_Toc209544876"/>
      <w:bookmarkEnd w:id="297"/>
      <w:bookmarkEnd w:id="303"/>
      <w:r>
        <w:t>Nombres d’heures passées sur les MSN par jour</w:t>
      </w:r>
      <w:bookmarkEnd w:id="306"/>
    </w:p>
    <w:p w14:paraId="6260ACE1" w14:textId="77777777" w:rsidR="00022B71" w:rsidRDefault="005B112A">
      <w:pPr>
        <w:pStyle w:val="Titre3"/>
      </w:pPr>
      <w:bookmarkStart w:id="307" w:name="X5c82bce79bd479b37c19516f00a8619f19f5642"/>
      <w:bookmarkStart w:id="308" w:name="_Toc209544877"/>
      <w:r>
        <w:t>Nombres d’heures passées sur les MSN par jour selon le groupe d’ âge</w:t>
      </w:r>
      <w:bookmarkEnd w:id="308"/>
    </w:p>
    <w:p w14:paraId="31D519DE" w14:textId="77777777" w:rsidR="00022B71" w:rsidRDefault="005B112A">
      <w:pPr>
        <w:pStyle w:val="En-ttedetabledesmatires"/>
      </w:pPr>
      <w:r>
        <w:rPr>
          <w:rStyle w:val="NormalTok"/>
        </w:rPr>
        <w:t xml:space="preserve">table_Nombre_d_heures_sur_RSM_Jour_age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(Nombre_d_heures_sur_RSM_Jour),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w:t>
      </w:r>
      <w:r>
        <w:rPr>
          <w:rStyle w:val="StringTok"/>
        </w:rPr>
        <w:t>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"**Nombre_d_heures_sur_RSM_Jour_age**"</w:t>
      </w:r>
      <w:r>
        <w:rPr>
          <w:rStyle w:val="NormalTok"/>
        </w:rPr>
        <w:t>)</w:t>
      </w:r>
      <w:r>
        <w:br/>
      </w:r>
      <w:r>
        <w:br/>
      </w:r>
      <w:r>
        <w:rPr>
          <w:rStyle w:val="NormalTok"/>
        </w:rPr>
        <w:t>table_Nombre_d_heures_sur_RSM_Jour_age</w:t>
      </w:r>
    </w:p>
    <w:tbl>
      <w:tblPr>
        <w:tblStyle w:val="Table"/>
        <w:tblW w:w="0" w:type="auto"/>
        <w:jc w:val="center"/>
        <w:tblCellMar>
          <w:left w:w="60" w:type="dxa"/>
          <w:right w:w="60" w:type="dxa"/>
        </w:tblCellMar>
        <w:tblLook w:val="0000" w:firstRow="0" w:lastRow="0" w:firstColumn="0" w:lastColumn="0" w:noHBand="0" w:noVBand="0"/>
      </w:tblPr>
      <w:tblGrid>
        <w:gridCol w:w="2918"/>
        <w:gridCol w:w="1453"/>
        <w:gridCol w:w="1653"/>
        <w:gridCol w:w="1653"/>
        <w:gridCol w:w="805"/>
      </w:tblGrid>
      <w:tr w:rsidR="00022B71" w14:paraId="7BDB94E6"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74E233A"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BAA5025"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FD180BE"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2344E90B"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5AD13C1"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3D2D11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C27D4"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4BC0B5A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048B2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5B0A5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A8AE22" w14:textId="77777777" w:rsidR="00022B71" w:rsidRDefault="005B112A">
            <w:pPr>
              <w:keepNext/>
              <w:spacing w:after="60"/>
              <w:jc w:val="center"/>
            </w:pPr>
            <w:r>
              <w:rPr>
                <w:rFonts w:ascii="Calibri" w:hAnsi="Calibri"/>
                <w:sz w:val="20"/>
              </w:rPr>
              <w:t>&lt;0.001</w:t>
            </w:r>
          </w:p>
        </w:tc>
      </w:tr>
      <w:tr w:rsidR="00022B71" w14:paraId="7D3117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131804" w14:textId="77777777" w:rsidR="00022B71" w:rsidRDefault="005B112A">
            <w:pPr>
              <w:keepNext/>
              <w:spacing w:after="60"/>
            </w:pPr>
            <w:r>
              <w:rPr>
                <w:rFonts w:ascii="Calibri" w:hAnsi="Calibri"/>
                <w:sz w:val="20"/>
              </w:rPr>
              <w:t xml:space="preserve">    0.5 à 1.5 </w:t>
            </w:r>
            <w:r>
              <w:rPr>
                <w:rFonts w:ascii="Calibri" w:hAnsi="Calibri"/>
                <w:sz w:val="20"/>
              </w:rPr>
              <w:t>heures</w:t>
            </w:r>
          </w:p>
        </w:tc>
        <w:tc>
          <w:tcPr>
            <w:tcW w:w="0" w:type="auto"/>
            <w:tcBorders>
              <w:top w:val="single" w:sz="0" w:space="0" w:color="D3D3D3"/>
              <w:left w:val="single" w:sz="0" w:space="0" w:color="D3D3D3"/>
              <w:bottom w:val="single" w:sz="0" w:space="0" w:color="D3D3D3"/>
              <w:right w:val="single" w:sz="0" w:space="0" w:color="D3D3D3"/>
            </w:tcBorders>
          </w:tcPr>
          <w:p w14:paraId="488D04EE"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6502F021" w14:textId="77777777" w:rsidR="00022B71" w:rsidRDefault="005B112A">
            <w:pPr>
              <w:keepNext/>
              <w:spacing w:after="60"/>
              <w:jc w:val="center"/>
            </w:pPr>
            <w:r>
              <w:rPr>
                <w:rFonts w:ascii="Calibri" w:hAnsi="Calibri"/>
                <w:sz w:val="20"/>
              </w:rPr>
              <w:t>12.7 (34)</w:t>
            </w:r>
          </w:p>
        </w:tc>
        <w:tc>
          <w:tcPr>
            <w:tcW w:w="0" w:type="auto"/>
            <w:tcBorders>
              <w:top w:val="single" w:sz="0" w:space="0" w:color="D3D3D3"/>
              <w:left w:val="single" w:sz="0" w:space="0" w:color="D3D3D3"/>
              <w:bottom w:val="single" w:sz="0" w:space="0" w:color="D3D3D3"/>
              <w:right w:val="single" w:sz="0" w:space="0" w:color="D3D3D3"/>
            </w:tcBorders>
          </w:tcPr>
          <w:p w14:paraId="3CC321BE" w14:textId="77777777" w:rsidR="00022B71" w:rsidRDefault="005B112A">
            <w:pPr>
              <w:keepNext/>
              <w:spacing w:after="60"/>
              <w:jc w:val="center"/>
            </w:pPr>
            <w:r>
              <w:rPr>
                <w:rFonts w:ascii="Calibri" w:hAnsi="Calibri"/>
                <w:sz w:val="20"/>
              </w:rPr>
              <w:t>23.3 (105)</w:t>
            </w:r>
          </w:p>
        </w:tc>
        <w:tc>
          <w:tcPr>
            <w:tcW w:w="0" w:type="auto"/>
            <w:tcBorders>
              <w:top w:val="single" w:sz="0" w:space="0" w:color="D3D3D3"/>
              <w:left w:val="single" w:sz="0" w:space="0" w:color="D3D3D3"/>
              <w:bottom w:val="single" w:sz="0" w:space="0" w:color="D3D3D3"/>
              <w:right w:val="single" w:sz="0" w:space="0" w:color="D3D3D3"/>
            </w:tcBorders>
          </w:tcPr>
          <w:p w14:paraId="24F24440" w14:textId="77777777" w:rsidR="00022B71" w:rsidRDefault="00022B71">
            <w:pPr>
              <w:keepNext/>
              <w:spacing w:after="60"/>
              <w:jc w:val="center"/>
            </w:pPr>
          </w:p>
        </w:tc>
      </w:tr>
      <w:tr w:rsidR="00022B71" w14:paraId="16B9E9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4C4D57"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0D3FE3A4"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670CC6AB" w14:textId="77777777" w:rsidR="00022B71" w:rsidRDefault="005B112A">
            <w:pPr>
              <w:keepNext/>
              <w:spacing w:after="60"/>
              <w:jc w:val="center"/>
            </w:pPr>
            <w:r>
              <w:rPr>
                <w:rFonts w:ascii="Calibri" w:hAnsi="Calibri"/>
                <w:sz w:val="20"/>
              </w:rPr>
              <w:t>39.9 (107)</w:t>
            </w:r>
          </w:p>
        </w:tc>
        <w:tc>
          <w:tcPr>
            <w:tcW w:w="0" w:type="auto"/>
            <w:tcBorders>
              <w:top w:val="single" w:sz="0" w:space="0" w:color="D3D3D3"/>
              <w:left w:val="single" w:sz="0" w:space="0" w:color="D3D3D3"/>
              <w:bottom w:val="single" w:sz="0" w:space="0" w:color="D3D3D3"/>
              <w:right w:val="single" w:sz="0" w:space="0" w:color="D3D3D3"/>
            </w:tcBorders>
          </w:tcPr>
          <w:p w14:paraId="702E81E2" w14:textId="77777777" w:rsidR="00022B71" w:rsidRDefault="005B112A">
            <w:pPr>
              <w:keepNext/>
              <w:spacing w:after="60"/>
              <w:jc w:val="center"/>
            </w:pPr>
            <w:r>
              <w:rPr>
                <w:rFonts w:ascii="Calibri" w:hAnsi="Calibri"/>
                <w:sz w:val="20"/>
              </w:rPr>
              <w:t>45.0 (204)</w:t>
            </w:r>
          </w:p>
        </w:tc>
        <w:tc>
          <w:tcPr>
            <w:tcW w:w="0" w:type="auto"/>
            <w:tcBorders>
              <w:top w:val="single" w:sz="0" w:space="0" w:color="D3D3D3"/>
              <w:left w:val="single" w:sz="0" w:space="0" w:color="D3D3D3"/>
              <w:bottom w:val="single" w:sz="0" w:space="0" w:color="D3D3D3"/>
              <w:right w:val="single" w:sz="0" w:space="0" w:color="D3D3D3"/>
            </w:tcBorders>
          </w:tcPr>
          <w:p w14:paraId="4339AD4B" w14:textId="77777777" w:rsidR="00022B71" w:rsidRDefault="00022B71">
            <w:pPr>
              <w:keepNext/>
              <w:spacing w:after="60"/>
              <w:jc w:val="center"/>
            </w:pPr>
          </w:p>
        </w:tc>
      </w:tr>
      <w:tr w:rsidR="00022B71" w14:paraId="02529C6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33D98F" w14:textId="77777777" w:rsidR="00022B71" w:rsidRDefault="005B112A">
            <w:pPr>
              <w:keepNext/>
              <w:spacing w:after="60"/>
            </w:pPr>
            <w:r>
              <w:rPr>
                <w:rFonts w:ascii="Calibri" w:hAnsi="Calibri"/>
                <w:sz w:val="20"/>
              </w:rPr>
              <w:t>    4.0 à 5.0 heures</w:t>
            </w:r>
          </w:p>
        </w:tc>
        <w:tc>
          <w:tcPr>
            <w:tcW w:w="0" w:type="auto"/>
            <w:tcBorders>
              <w:top w:val="single" w:sz="0" w:space="0" w:color="D3D3D3"/>
              <w:left w:val="single" w:sz="0" w:space="0" w:color="D3D3D3"/>
              <w:bottom w:val="single" w:sz="0" w:space="0" w:color="D3D3D3"/>
              <w:right w:val="single" w:sz="0" w:space="0" w:color="D3D3D3"/>
            </w:tcBorders>
          </w:tcPr>
          <w:p w14:paraId="612E3E34"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46154973" w14:textId="77777777" w:rsidR="00022B71" w:rsidRDefault="005B112A">
            <w:pPr>
              <w:keepNext/>
              <w:spacing w:after="60"/>
              <w:jc w:val="center"/>
            </w:pPr>
            <w:r>
              <w:rPr>
                <w:rFonts w:ascii="Calibri" w:hAnsi="Calibri"/>
                <w:sz w:val="20"/>
              </w:rPr>
              <w:t>19.8 (53)</w:t>
            </w:r>
          </w:p>
        </w:tc>
        <w:tc>
          <w:tcPr>
            <w:tcW w:w="0" w:type="auto"/>
            <w:tcBorders>
              <w:top w:val="single" w:sz="0" w:space="0" w:color="D3D3D3"/>
              <w:left w:val="single" w:sz="0" w:space="0" w:color="D3D3D3"/>
              <w:bottom w:val="single" w:sz="0" w:space="0" w:color="D3D3D3"/>
              <w:right w:val="single" w:sz="0" w:space="0" w:color="D3D3D3"/>
            </w:tcBorders>
          </w:tcPr>
          <w:p w14:paraId="39AFA495" w14:textId="77777777" w:rsidR="00022B71" w:rsidRDefault="005B112A">
            <w:pPr>
              <w:keepNext/>
              <w:spacing w:after="60"/>
              <w:jc w:val="center"/>
            </w:pPr>
            <w:r>
              <w:rPr>
                <w:rFonts w:ascii="Calibri" w:hAnsi="Calibri"/>
                <w:sz w:val="20"/>
              </w:rPr>
              <w:t>19.2 (87)</w:t>
            </w:r>
          </w:p>
        </w:tc>
        <w:tc>
          <w:tcPr>
            <w:tcW w:w="0" w:type="auto"/>
            <w:tcBorders>
              <w:top w:val="single" w:sz="0" w:space="0" w:color="D3D3D3"/>
              <w:left w:val="single" w:sz="0" w:space="0" w:color="D3D3D3"/>
              <w:bottom w:val="single" w:sz="0" w:space="0" w:color="D3D3D3"/>
              <w:right w:val="single" w:sz="0" w:space="0" w:color="D3D3D3"/>
            </w:tcBorders>
          </w:tcPr>
          <w:p w14:paraId="2249BFDF" w14:textId="77777777" w:rsidR="00022B71" w:rsidRDefault="00022B71">
            <w:pPr>
              <w:keepNext/>
              <w:spacing w:after="60"/>
              <w:jc w:val="center"/>
            </w:pPr>
          </w:p>
        </w:tc>
      </w:tr>
      <w:tr w:rsidR="00022B71" w14:paraId="5FA5E32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465BA8"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4436FFC5"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0CFEFAD7" w14:textId="77777777" w:rsidR="00022B71" w:rsidRDefault="005B112A">
            <w:pPr>
              <w:keepNext/>
              <w:spacing w:after="60"/>
              <w:jc w:val="center"/>
            </w:pPr>
            <w:r>
              <w:rPr>
                <w:rFonts w:ascii="Calibri" w:hAnsi="Calibri"/>
                <w:sz w:val="20"/>
              </w:rPr>
              <w:t>10.8 (29)</w:t>
            </w:r>
          </w:p>
        </w:tc>
        <w:tc>
          <w:tcPr>
            <w:tcW w:w="0" w:type="auto"/>
            <w:tcBorders>
              <w:top w:val="single" w:sz="0" w:space="0" w:color="D3D3D3"/>
              <w:left w:val="single" w:sz="0" w:space="0" w:color="D3D3D3"/>
              <w:bottom w:val="single" w:sz="0" w:space="0" w:color="D3D3D3"/>
              <w:right w:val="single" w:sz="0" w:space="0" w:color="D3D3D3"/>
            </w:tcBorders>
          </w:tcPr>
          <w:p w14:paraId="2CE9CE84" w14:textId="77777777" w:rsidR="00022B71" w:rsidRDefault="005B112A">
            <w:pPr>
              <w:keepNext/>
              <w:spacing w:after="60"/>
              <w:jc w:val="center"/>
            </w:pPr>
            <w:r>
              <w:rPr>
                <w:rFonts w:ascii="Calibri" w:hAnsi="Calibri"/>
                <w:sz w:val="20"/>
              </w:rPr>
              <w:t>4.7 (21)</w:t>
            </w:r>
          </w:p>
        </w:tc>
        <w:tc>
          <w:tcPr>
            <w:tcW w:w="0" w:type="auto"/>
            <w:tcBorders>
              <w:top w:val="single" w:sz="0" w:space="0" w:color="D3D3D3"/>
              <w:left w:val="single" w:sz="0" w:space="0" w:color="D3D3D3"/>
              <w:bottom w:val="single" w:sz="0" w:space="0" w:color="D3D3D3"/>
              <w:right w:val="single" w:sz="0" w:space="0" w:color="D3D3D3"/>
            </w:tcBorders>
          </w:tcPr>
          <w:p w14:paraId="20A47193" w14:textId="77777777" w:rsidR="00022B71" w:rsidRDefault="00022B71">
            <w:pPr>
              <w:keepNext/>
              <w:spacing w:after="60"/>
              <w:jc w:val="center"/>
            </w:pPr>
          </w:p>
        </w:tc>
      </w:tr>
      <w:tr w:rsidR="00022B71" w14:paraId="5E1CE5A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082555"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258D29BD"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3386F4E1" w14:textId="77777777" w:rsidR="00022B71" w:rsidRDefault="005B112A">
            <w:pPr>
              <w:keepNext/>
              <w:spacing w:after="60"/>
              <w:jc w:val="center"/>
            </w:pPr>
            <w:r>
              <w:rPr>
                <w:rFonts w:ascii="Calibri" w:hAnsi="Calibri"/>
                <w:sz w:val="20"/>
              </w:rPr>
              <w:t>16.8 (45)</w:t>
            </w:r>
          </w:p>
        </w:tc>
        <w:tc>
          <w:tcPr>
            <w:tcW w:w="0" w:type="auto"/>
            <w:tcBorders>
              <w:top w:val="single" w:sz="0" w:space="0" w:color="D3D3D3"/>
              <w:left w:val="single" w:sz="0" w:space="0" w:color="D3D3D3"/>
              <w:bottom w:val="single" w:sz="0" w:space="0" w:color="D3D3D3"/>
              <w:right w:val="single" w:sz="0" w:space="0" w:color="D3D3D3"/>
            </w:tcBorders>
          </w:tcPr>
          <w:p w14:paraId="5B6D1E93" w14:textId="77777777" w:rsidR="00022B71" w:rsidRDefault="005B112A">
            <w:pPr>
              <w:keepNext/>
              <w:spacing w:after="60"/>
              <w:jc w:val="center"/>
            </w:pPr>
            <w:r>
              <w:rPr>
                <w:rFonts w:ascii="Calibri" w:hAnsi="Calibri"/>
                <w:sz w:val="20"/>
              </w:rPr>
              <w:t>7.9 (36)</w:t>
            </w:r>
          </w:p>
        </w:tc>
        <w:tc>
          <w:tcPr>
            <w:tcW w:w="0" w:type="auto"/>
            <w:tcBorders>
              <w:top w:val="single" w:sz="0" w:space="0" w:color="D3D3D3"/>
              <w:left w:val="single" w:sz="0" w:space="0" w:color="D3D3D3"/>
              <w:bottom w:val="single" w:sz="0" w:space="0" w:color="D3D3D3"/>
              <w:right w:val="single" w:sz="0" w:space="0" w:color="D3D3D3"/>
            </w:tcBorders>
          </w:tcPr>
          <w:p w14:paraId="043AC825" w14:textId="77777777" w:rsidR="00022B71" w:rsidRDefault="00022B71">
            <w:pPr>
              <w:keepNext/>
              <w:spacing w:after="60"/>
              <w:jc w:val="center"/>
            </w:pPr>
          </w:p>
        </w:tc>
      </w:tr>
      <w:tr w:rsidR="00022B71" w14:paraId="1EA9523F" w14:textId="77777777" w:rsidTr="00022B71">
        <w:trPr>
          <w:cantSplit/>
          <w:jc w:val="center"/>
        </w:trPr>
        <w:tc>
          <w:tcPr>
            <w:tcW w:w="0" w:type="auto"/>
            <w:gridSpan w:val="5"/>
          </w:tcPr>
          <w:p w14:paraId="15A2B93F" w14:textId="77777777" w:rsidR="00022B71" w:rsidRDefault="005B112A">
            <w:pPr>
              <w:keepNext/>
              <w:spacing w:after="60"/>
            </w:pPr>
            <w:r>
              <w:rPr>
                <w:rFonts w:ascii="Calibri" w:hAnsi="Calibri"/>
                <w:i/>
                <w:sz w:val="20"/>
                <w:vertAlign w:val="superscript"/>
              </w:rPr>
              <w:t>1</w:t>
            </w:r>
            <w:r>
              <w:rPr>
                <w:rFonts w:ascii="Calibri" w:hAnsi="Calibri"/>
                <w:sz w:val="20"/>
              </w:rPr>
              <w:t xml:space="preserve">% </w:t>
            </w:r>
            <w:r>
              <w:rPr>
                <w:rFonts w:ascii="Calibri" w:hAnsi="Calibri"/>
                <w:sz w:val="20"/>
              </w:rPr>
              <w:t>(n)</w:t>
            </w:r>
          </w:p>
        </w:tc>
      </w:tr>
      <w:tr w:rsidR="00022B71" w14:paraId="01071449" w14:textId="77777777" w:rsidTr="00022B71">
        <w:trPr>
          <w:cantSplit/>
          <w:jc w:val="center"/>
        </w:trPr>
        <w:tc>
          <w:tcPr>
            <w:tcW w:w="0" w:type="auto"/>
            <w:gridSpan w:val="5"/>
          </w:tcPr>
          <w:p w14:paraId="60C502BE"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07A1DF28" w14:textId="77777777" w:rsidR="00022B71" w:rsidRDefault="005B112A">
      <w:pPr>
        <w:pStyle w:val="Titre3"/>
      </w:pPr>
      <w:bookmarkStart w:id="309" w:name="Xe5bb4db6eb84bcfbe85bdd5ea56023181703fa8"/>
      <w:bookmarkStart w:id="310" w:name="_Toc209544878"/>
      <w:bookmarkEnd w:id="307"/>
      <w:r>
        <w:t>Nombres d’heures passées sur les MSN par jour selon le sexe</w:t>
      </w:r>
      <w:bookmarkEnd w:id="310"/>
    </w:p>
    <w:p w14:paraId="67FAC291" w14:textId="77777777" w:rsidR="00022B71" w:rsidRDefault="005B112A">
      <w:pPr>
        <w:pStyle w:val="En-ttedetabledesmatires"/>
      </w:pPr>
      <w:r>
        <w:rPr>
          <w:rStyle w:val="NormalTok"/>
        </w:rPr>
        <w:t xml:space="preserve">table_Nombre_d_heures_sur_RSM_Jour_sexe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(Nombre_d_heures_sur_RSM_Jour),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"**Nom</w:t>
      </w:r>
      <w:r>
        <w:rPr>
          <w:rStyle w:val="StringTok"/>
        </w:rPr>
        <w:t>bre_d_heures_sur_RSM_Jour_sexe**"</w:t>
      </w:r>
      <w:r>
        <w:rPr>
          <w:rStyle w:val="NormalTok"/>
        </w:rPr>
        <w:t>)</w:t>
      </w:r>
      <w:r>
        <w:br/>
      </w:r>
      <w:r>
        <w:br/>
      </w:r>
      <w:r>
        <w:rPr>
          <w:rStyle w:val="NormalTok"/>
        </w:rPr>
        <w:t>table_Nombre_d_heures_sur_RSM_Jour_sexe</w:t>
      </w:r>
    </w:p>
    <w:tbl>
      <w:tblPr>
        <w:tblStyle w:val="Table"/>
        <w:tblW w:w="0" w:type="auto"/>
        <w:jc w:val="center"/>
        <w:tblCellMar>
          <w:left w:w="60" w:type="dxa"/>
          <w:right w:w="60" w:type="dxa"/>
        </w:tblCellMar>
        <w:tblLook w:val="0000" w:firstRow="0" w:lastRow="0" w:firstColumn="0" w:lastColumn="0" w:noHBand="0" w:noVBand="0"/>
      </w:tblPr>
      <w:tblGrid>
        <w:gridCol w:w="2918"/>
        <w:gridCol w:w="1453"/>
        <w:gridCol w:w="1473"/>
        <w:gridCol w:w="1515"/>
        <w:gridCol w:w="805"/>
      </w:tblGrid>
      <w:tr w:rsidR="00022B71" w14:paraId="1AB7BB3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A07337F"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14F3FD8"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7850F77D"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55337530"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223992A"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602CC70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9640D1"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404153D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3B192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3FEAA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1985C0" w14:textId="77777777" w:rsidR="00022B71" w:rsidRDefault="005B112A">
            <w:pPr>
              <w:keepNext/>
              <w:spacing w:after="60"/>
              <w:jc w:val="center"/>
            </w:pPr>
            <w:r>
              <w:rPr>
                <w:rFonts w:ascii="Calibri" w:hAnsi="Calibri"/>
                <w:sz w:val="20"/>
              </w:rPr>
              <w:t>&lt;0.001</w:t>
            </w:r>
          </w:p>
        </w:tc>
      </w:tr>
      <w:tr w:rsidR="00022B71" w14:paraId="1027A14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DB4A4E"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67BE5D1D"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0D070604" w14:textId="77777777" w:rsidR="00022B71" w:rsidRDefault="005B112A">
            <w:pPr>
              <w:keepNext/>
              <w:spacing w:after="60"/>
              <w:jc w:val="center"/>
            </w:pPr>
            <w:r>
              <w:rPr>
                <w:rFonts w:ascii="Calibri" w:hAnsi="Calibri"/>
                <w:sz w:val="20"/>
              </w:rPr>
              <w:t>13.3 (48)</w:t>
            </w:r>
          </w:p>
        </w:tc>
        <w:tc>
          <w:tcPr>
            <w:tcW w:w="0" w:type="auto"/>
            <w:tcBorders>
              <w:top w:val="single" w:sz="0" w:space="0" w:color="D3D3D3"/>
              <w:left w:val="single" w:sz="0" w:space="0" w:color="D3D3D3"/>
              <w:bottom w:val="single" w:sz="0" w:space="0" w:color="D3D3D3"/>
              <w:right w:val="single" w:sz="0" w:space="0" w:color="D3D3D3"/>
            </w:tcBorders>
          </w:tcPr>
          <w:p w14:paraId="617E912E" w14:textId="77777777" w:rsidR="00022B71" w:rsidRDefault="005B112A">
            <w:pPr>
              <w:keepNext/>
              <w:spacing w:after="60"/>
              <w:jc w:val="center"/>
            </w:pPr>
            <w:r>
              <w:rPr>
                <w:rFonts w:ascii="Calibri" w:hAnsi="Calibri"/>
                <w:sz w:val="20"/>
              </w:rPr>
              <w:t>25.4 (92)</w:t>
            </w:r>
          </w:p>
        </w:tc>
        <w:tc>
          <w:tcPr>
            <w:tcW w:w="0" w:type="auto"/>
            <w:tcBorders>
              <w:top w:val="single" w:sz="0" w:space="0" w:color="D3D3D3"/>
              <w:left w:val="single" w:sz="0" w:space="0" w:color="D3D3D3"/>
              <w:bottom w:val="single" w:sz="0" w:space="0" w:color="D3D3D3"/>
              <w:right w:val="single" w:sz="0" w:space="0" w:color="D3D3D3"/>
            </w:tcBorders>
          </w:tcPr>
          <w:p w14:paraId="4F9487B9" w14:textId="77777777" w:rsidR="00022B71" w:rsidRDefault="00022B71">
            <w:pPr>
              <w:keepNext/>
              <w:spacing w:after="60"/>
              <w:jc w:val="center"/>
            </w:pPr>
          </w:p>
        </w:tc>
      </w:tr>
      <w:tr w:rsidR="00022B71" w14:paraId="371CC7D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629E78"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71664997"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7C222A8D" w14:textId="77777777" w:rsidR="00022B71" w:rsidRDefault="005B112A">
            <w:pPr>
              <w:keepNext/>
              <w:spacing w:after="60"/>
              <w:jc w:val="center"/>
            </w:pPr>
            <w:r>
              <w:rPr>
                <w:rFonts w:ascii="Calibri" w:hAnsi="Calibri"/>
                <w:sz w:val="20"/>
              </w:rPr>
              <w:t>48.8 (175)</w:t>
            </w:r>
          </w:p>
        </w:tc>
        <w:tc>
          <w:tcPr>
            <w:tcW w:w="0" w:type="auto"/>
            <w:tcBorders>
              <w:top w:val="single" w:sz="0" w:space="0" w:color="D3D3D3"/>
              <w:left w:val="single" w:sz="0" w:space="0" w:color="D3D3D3"/>
              <w:bottom w:val="single" w:sz="0" w:space="0" w:color="D3D3D3"/>
              <w:right w:val="single" w:sz="0" w:space="0" w:color="D3D3D3"/>
            </w:tcBorders>
          </w:tcPr>
          <w:p w14:paraId="45C75770" w14:textId="77777777" w:rsidR="00022B71" w:rsidRDefault="005B112A">
            <w:pPr>
              <w:keepNext/>
              <w:spacing w:after="60"/>
              <w:jc w:val="center"/>
            </w:pPr>
            <w:r>
              <w:rPr>
                <w:rFonts w:ascii="Calibri" w:hAnsi="Calibri"/>
                <w:sz w:val="20"/>
              </w:rPr>
              <w:t>37.4 (135)</w:t>
            </w:r>
          </w:p>
        </w:tc>
        <w:tc>
          <w:tcPr>
            <w:tcW w:w="0" w:type="auto"/>
            <w:tcBorders>
              <w:top w:val="single" w:sz="0" w:space="0" w:color="D3D3D3"/>
              <w:left w:val="single" w:sz="0" w:space="0" w:color="D3D3D3"/>
              <w:bottom w:val="single" w:sz="0" w:space="0" w:color="D3D3D3"/>
              <w:right w:val="single" w:sz="0" w:space="0" w:color="D3D3D3"/>
            </w:tcBorders>
          </w:tcPr>
          <w:p w14:paraId="0B72330A" w14:textId="77777777" w:rsidR="00022B71" w:rsidRDefault="00022B71">
            <w:pPr>
              <w:keepNext/>
              <w:spacing w:after="60"/>
              <w:jc w:val="center"/>
            </w:pPr>
          </w:p>
        </w:tc>
      </w:tr>
      <w:tr w:rsidR="00022B71" w14:paraId="613F10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2A9E2D" w14:textId="77777777" w:rsidR="00022B71" w:rsidRDefault="005B112A">
            <w:pPr>
              <w:keepNext/>
              <w:spacing w:after="60"/>
            </w:pPr>
            <w:r>
              <w:rPr>
                <w:rFonts w:ascii="Calibri" w:hAnsi="Calibri"/>
                <w:sz w:val="20"/>
              </w:rPr>
              <w:t>    4.0 à 5.0 heures</w:t>
            </w:r>
          </w:p>
        </w:tc>
        <w:tc>
          <w:tcPr>
            <w:tcW w:w="0" w:type="auto"/>
            <w:tcBorders>
              <w:top w:val="single" w:sz="0" w:space="0" w:color="D3D3D3"/>
              <w:left w:val="single" w:sz="0" w:space="0" w:color="D3D3D3"/>
              <w:bottom w:val="single" w:sz="0" w:space="0" w:color="D3D3D3"/>
              <w:right w:val="single" w:sz="0" w:space="0" w:color="D3D3D3"/>
            </w:tcBorders>
          </w:tcPr>
          <w:p w14:paraId="0C030ADA"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6BC41340" w14:textId="77777777" w:rsidR="00022B71" w:rsidRDefault="005B112A">
            <w:pPr>
              <w:keepNext/>
              <w:spacing w:after="60"/>
              <w:jc w:val="center"/>
            </w:pPr>
            <w:r>
              <w:rPr>
                <w:rFonts w:ascii="Calibri" w:hAnsi="Calibri"/>
                <w:sz w:val="20"/>
              </w:rPr>
              <w:t>23.7 (85)</w:t>
            </w:r>
          </w:p>
        </w:tc>
        <w:tc>
          <w:tcPr>
            <w:tcW w:w="0" w:type="auto"/>
            <w:tcBorders>
              <w:top w:val="single" w:sz="0" w:space="0" w:color="D3D3D3"/>
              <w:left w:val="single" w:sz="0" w:space="0" w:color="D3D3D3"/>
              <w:bottom w:val="single" w:sz="0" w:space="0" w:color="D3D3D3"/>
              <w:right w:val="single" w:sz="0" w:space="0" w:color="D3D3D3"/>
            </w:tcBorders>
          </w:tcPr>
          <w:p w14:paraId="5C237815" w14:textId="77777777" w:rsidR="00022B71" w:rsidRDefault="005B112A">
            <w:pPr>
              <w:keepNext/>
              <w:spacing w:after="60"/>
              <w:jc w:val="center"/>
            </w:pPr>
            <w:r>
              <w:rPr>
                <w:rFonts w:ascii="Calibri" w:hAnsi="Calibri"/>
                <w:sz w:val="20"/>
              </w:rPr>
              <w:t>15.2 (55)</w:t>
            </w:r>
          </w:p>
        </w:tc>
        <w:tc>
          <w:tcPr>
            <w:tcW w:w="0" w:type="auto"/>
            <w:tcBorders>
              <w:top w:val="single" w:sz="0" w:space="0" w:color="D3D3D3"/>
              <w:left w:val="single" w:sz="0" w:space="0" w:color="D3D3D3"/>
              <w:bottom w:val="single" w:sz="0" w:space="0" w:color="D3D3D3"/>
              <w:right w:val="single" w:sz="0" w:space="0" w:color="D3D3D3"/>
            </w:tcBorders>
          </w:tcPr>
          <w:p w14:paraId="57C2A4F4" w14:textId="77777777" w:rsidR="00022B71" w:rsidRDefault="00022B71">
            <w:pPr>
              <w:keepNext/>
              <w:spacing w:after="60"/>
              <w:jc w:val="center"/>
            </w:pPr>
          </w:p>
        </w:tc>
      </w:tr>
      <w:tr w:rsidR="00022B71" w14:paraId="54AA386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7B8669"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5CE05571"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253AAE16" w14:textId="77777777" w:rsidR="00022B71" w:rsidRDefault="005B112A">
            <w:pPr>
              <w:keepNext/>
              <w:spacing w:after="60"/>
              <w:jc w:val="center"/>
            </w:pPr>
            <w:r>
              <w:rPr>
                <w:rFonts w:ascii="Calibri" w:hAnsi="Calibri"/>
                <w:sz w:val="20"/>
              </w:rPr>
              <w:t>9.3 (33)</w:t>
            </w:r>
          </w:p>
        </w:tc>
        <w:tc>
          <w:tcPr>
            <w:tcW w:w="0" w:type="auto"/>
            <w:tcBorders>
              <w:top w:val="single" w:sz="0" w:space="0" w:color="D3D3D3"/>
              <w:left w:val="single" w:sz="0" w:space="0" w:color="D3D3D3"/>
              <w:bottom w:val="single" w:sz="0" w:space="0" w:color="D3D3D3"/>
              <w:right w:val="single" w:sz="0" w:space="0" w:color="D3D3D3"/>
            </w:tcBorders>
          </w:tcPr>
          <w:p w14:paraId="57355A42" w14:textId="77777777" w:rsidR="00022B71" w:rsidRDefault="005B112A">
            <w:pPr>
              <w:keepNext/>
              <w:spacing w:after="60"/>
              <w:jc w:val="center"/>
            </w:pPr>
            <w:r>
              <w:rPr>
                <w:rFonts w:ascii="Calibri" w:hAnsi="Calibri"/>
                <w:sz w:val="20"/>
              </w:rPr>
              <w:t>4.6 (17)</w:t>
            </w:r>
          </w:p>
        </w:tc>
        <w:tc>
          <w:tcPr>
            <w:tcW w:w="0" w:type="auto"/>
            <w:tcBorders>
              <w:top w:val="single" w:sz="0" w:space="0" w:color="D3D3D3"/>
              <w:left w:val="single" w:sz="0" w:space="0" w:color="D3D3D3"/>
              <w:bottom w:val="single" w:sz="0" w:space="0" w:color="D3D3D3"/>
              <w:right w:val="single" w:sz="0" w:space="0" w:color="D3D3D3"/>
            </w:tcBorders>
          </w:tcPr>
          <w:p w14:paraId="34D46EC5" w14:textId="77777777" w:rsidR="00022B71" w:rsidRDefault="00022B71">
            <w:pPr>
              <w:keepNext/>
              <w:spacing w:after="60"/>
              <w:jc w:val="center"/>
            </w:pPr>
          </w:p>
        </w:tc>
      </w:tr>
      <w:tr w:rsidR="00022B71" w14:paraId="048363A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2DA81"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1CC54FD9"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5894E829" w14:textId="77777777" w:rsidR="00022B71" w:rsidRDefault="005B112A">
            <w:pPr>
              <w:keepNext/>
              <w:spacing w:after="60"/>
              <w:jc w:val="center"/>
            </w:pPr>
            <w:r>
              <w:rPr>
                <w:rFonts w:ascii="Calibri" w:hAnsi="Calibri"/>
                <w:sz w:val="20"/>
              </w:rPr>
              <w:t>4.9 (17)</w:t>
            </w:r>
          </w:p>
        </w:tc>
        <w:tc>
          <w:tcPr>
            <w:tcW w:w="0" w:type="auto"/>
            <w:tcBorders>
              <w:top w:val="single" w:sz="0" w:space="0" w:color="D3D3D3"/>
              <w:left w:val="single" w:sz="0" w:space="0" w:color="D3D3D3"/>
              <w:bottom w:val="single" w:sz="0" w:space="0" w:color="D3D3D3"/>
              <w:right w:val="single" w:sz="0" w:space="0" w:color="D3D3D3"/>
            </w:tcBorders>
          </w:tcPr>
          <w:p w14:paraId="639B4CCD" w14:textId="77777777" w:rsidR="00022B71" w:rsidRDefault="005B112A">
            <w:pPr>
              <w:keepNext/>
              <w:spacing w:after="60"/>
              <w:jc w:val="center"/>
            </w:pPr>
            <w:r>
              <w:rPr>
                <w:rFonts w:ascii="Calibri" w:hAnsi="Calibri"/>
                <w:sz w:val="20"/>
              </w:rPr>
              <w:t>17.5 (63)</w:t>
            </w:r>
          </w:p>
        </w:tc>
        <w:tc>
          <w:tcPr>
            <w:tcW w:w="0" w:type="auto"/>
            <w:tcBorders>
              <w:top w:val="single" w:sz="0" w:space="0" w:color="D3D3D3"/>
              <w:left w:val="single" w:sz="0" w:space="0" w:color="D3D3D3"/>
              <w:bottom w:val="single" w:sz="0" w:space="0" w:color="D3D3D3"/>
              <w:right w:val="single" w:sz="0" w:space="0" w:color="D3D3D3"/>
            </w:tcBorders>
          </w:tcPr>
          <w:p w14:paraId="57DE417E" w14:textId="77777777" w:rsidR="00022B71" w:rsidRDefault="00022B71">
            <w:pPr>
              <w:keepNext/>
              <w:spacing w:after="60"/>
              <w:jc w:val="center"/>
            </w:pPr>
          </w:p>
        </w:tc>
      </w:tr>
      <w:tr w:rsidR="00022B71" w14:paraId="59F2D712" w14:textId="77777777" w:rsidTr="00022B71">
        <w:trPr>
          <w:cantSplit/>
          <w:jc w:val="center"/>
        </w:trPr>
        <w:tc>
          <w:tcPr>
            <w:tcW w:w="0" w:type="auto"/>
            <w:gridSpan w:val="5"/>
          </w:tcPr>
          <w:p w14:paraId="3F91DDB2"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10B27D1F" w14:textId="77777777" w:rsidTr="00022B71">
        <w:trPr>
          <w:cantSplit/>
          <w:jc w:val="center"/>
        </w:trPr>
        <w:tc>
          <w:tcPr>
            <w:tcW w:w="0" w:type="auto"/>
            <w:gridSpan w:val="5"/>
          </w:tcPr>
          <w:p w14:paraId="5431AC79" w14:textId="77777777" w:rsidR="00022B71" w:rsidRDefault="005B112A">
            <w:pPr>
              <w:keepNext/>
              <w:spacing w:after="60"/>
            </w:pPr>
            <w:r>
              <w:rPr>
                <w:rFonts w:ascii="Calibri" w:hAnsi="Calibri"/>
                <w:i/>
                <w:sz w:val="20"/>
                <w:vertAlign w:val="superscript"/>
              </w:rPr>
              <w:t>2</w:t>
            </w:r>
            <w:r>
              <w:rPr>
                <w:rFonts w:ascii="Calibri" w:hAnsi="Calibri"/>
                <w:sz w:val="20"/>
              </w:rPr>
              <w:t xml:space="preserve">Pearson's X^2: Rao &amp; Scott </w:t>
            </w:r>
            <w:r>
              <w:rPr>
                <w:rFonts w:ascii="Calibri" w:hAnsi="Calibri"/>
                <w:sz w:val="20"/>
              </w:rPr>
              <w:t>adjustment</w:t>
            </w:r>
          </w:p>
        </w:tc>
      </w:tr>
    </w:tbl>
    <w:p w14:paraId="2A76B59A" w14:textId="77777777" w:rsidR="00022B71" w:rsidRDefault="005B112A">
      <w:pPr>
        <w:pStyle w:val="Titre3"/>
      </w:pPr>
      <w:bookmarkStart w:id="311" w:name="Xf45b9fdbda94413cbcc3c6406eca4911629d0b4"/>
      <w:bookmarkStart w:id="312" w:name="_Toc209544879"/>
      <w:bookmarkEnd w:id="309"/>
      <w:r>
        <w:t>Nombres d’heures passées sur les MSN par jour selon le lieu de residence</w:t>
      </w:r>
      <w:bookmarkEnd w:id="312"/>
    </w:p>
    <w:p w14:paraId="27219649" w14:textId="77777777" w:rsidR="00022B71" w:rsidRDefault="005B112A">
      <w:pPr>
        <w:pStyle w:val="En-ttedetabledesmatires"/>
      </w:pPr>
      <w:r>
        <w:rPr>
          <w:rStyle w:val="NormalTok"/>
        </w:rPr>
        <w:t xml:space="preserve">table_Nombre_d_heures_sur_RSM_Jour_Lieu_de_residence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(Nombre_d_heures_sur_RSM_Jour),</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w:t>
      </w:r>
      <w:r>
        <w:rPr>
          <w:rStyle w:val="StringTok"/>
        </w:rPr>
        <w:t>*Nombre_d_heures_sur_RSM_Jour_Lieu_de_residence**"</w:t>
      </w:r>
      <w:r>
        <w:rPr>
          <w:rStyle w:val="NormalTok"/>
        </w:rPr>
        <w:t>)</w:t>
      </w:r>
      <w:r>
        <w:br/>
      </w:r>
      <w:r>
        <w:br/>
      </w:r>
      <w:r>
        <w:rPr>
          <w:rStyle w:val="NormalTok"/>
        </w:rPr>
        <w:t>table_Nombre_d_heures_sur_RSM_Jour_Lieu_de_residence</w:t>
      </w:r>
    </w:p>
    <w:tbl>
      <w:tblPr>
        <w:tblStyle w:val="Table"/>
        <w:tblW w:w="0" w:type="auto"/>
        <w:jc w:val="center"/>
        <w:tblCellMar>
          <w:left w:w="60" w:type="dxa"/>
          <w:right w:w="60" w:type="dxa"/>
        </w:tblCellMar>
        <w:tblLook w:val="0000" w:firstRow="0" w:lastRow="0" w:firstColumn="0" w:lastColumn="0" w:noHBand="0" w:noVBand="0"/>
      </w:tblPr>
      <w:tblGrid>
        <w:gridCol w:w="2918"/>
        <w:gridCol w:w="1402"/>
        <w:gridCol w:w="2300"/>
        <w:gridCol w:w="1993"/>
        <w:gridCol w:w="793"/>
      </w:tblGrid>
      <w:tr w:rsidR="00022B71" w14:paraId="1F0BF75F"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E8F30FB"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6656EB71"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F933B39"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3E53C622"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EE4EAAF"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403EAB8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DA90B" w14:textId="77777777" w:rsidR="00022B71" w:rsidRDefault="005B112A">
            <w:pPr>
              <w:keepNext/>
              <w:spacing w:after="60"/>
            </w:pPr>
            <w:r>
              <w:rPr>
                <w:rFonts w:ascii="Calibri" w:hAnsi="Calibri"/>
                <w:sz w:val="20"/>
              </w:rPr>
              <w:t>Nombre_d_heures_sur_RSM_Jour</w:t>
            </w:r>
          </w:p>
        </w:tc>
        <w:tc>
          <w:tcPr>
            <w:tcW w:w="0" w:type="auto"/>
            <w:tcBorders>
              <w:top w:val="single" w:sz="0" w:space="0" w:color="D3D3D3"/>
              <w:left w:val="single" w:sz="0" w:space="0" w:color="D3D3D3"/>
              <w:bottom w:val="single" w:sz="0" w:space="0" w:color="D3D3D3"/>
              <w:right w:val="single" w:sz="0" w:space="0" w:color="D3D3D3"/>
            </w:tcBorders>
          </w:tcPr>
          <w:p w14:paraId="71EAC0F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F8D55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1E155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25B287" w14:textId="77777777" w:rsidR="00022B71" w:rsidRDefault="005B112A">
            <w:pPr>
              <w:keepNext/>
              <w:spacing w:after="60"/>
              <w:jc w:val="center"/>
            </w:pPr>
            <w:r>
              <w:rPr>
                <w:rFonts w:ascii="Calibri" w:hAnsi="Calibri"/>
                <w:sz w:val="20"/>
              </w:rPr>
              <w:t>0.8</w:t>
            </w:r>
          </w:p>
        </w:tc>
      </w:tr>
      <w:tr w:rsidR="00022B71" w14:paraId="258BA4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481724" w14:textId="77777777" w:rsidR="00022B71" w:rsidRDefault="005B112A">
            <w:pPr>
              <w:keepNext/>
              <w:spacing w:after="60"/>
            </w:pPr>
            <w:r>
              <w:rPr>
                <w:rFonts w:ascii="Calibri" w:hAnsi="Calibri"/>
                <w:sz w:val="20"/>
              </w:rPr>
              <w:t>    0.5 à 1.5 heures</w:t>
            </w:r>
          </w:p>
        </w:tc>
        <w:tc>
          <w:tcPr>
            <w:tcW w:w="0" w:type="auto"/>
            <w:tcBorders>
              <w:top w:val="single" w:sz="0" w:space="0" w:color="D3D3D3"/>
              <w:left w:val="single" w:sz="0" w:space="0" w:color="D3D3D3"/>
              <w:bottom w:val="single" w:sz="0" w:space="0" w:color="D3D3D3"/>
              <w:right w:val="single" w:sz="0" w:space="0" w:color="D3D3D3"/>
            </w:tcBorders>
          </w:tcPr>
          <w:p w14:paraId="4BAC8E87"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35E4B1B4" w14:textId="77777777" w:rsidR="00022B71" w:rsidRDefault="005B112A">
            <w:pPr>
              <w:keepNext/>
              <w:spacing w:after="60"/>
              <w:jc w:val="center"/>
            </w:pPr>
            <w:r>
              <w:rPr>
                <w:rFonts w:ascii="Calibri" w:hAnsi="Calibri"/>
                <w:sz w:val="20"/>
              </w:rPr>
              <w:t>19.7 (78)</w:t>
            </w:r>
          </w:p>
        </w:tc>
        <w:tc>
          <w:tcPr>
            <w:tcW w:w="0" w:type="auto"/>
            <w:tcBorders>
              <w:top w:val="single" w:sz="0" w:space="0" w:color="D3D3D3"/>
              <w:left w:val="single" w:sz="0" w:space="0" w:color="D3D3D3"/>
              <w:bottom w:val="single" w:sz="0" w:space="0" w:color="D3D3D3"/>
              <w:right w:val="single" w:sz="0" w:space="0" w:color="D3D3D3"/>
            </w:tcBorders>
          </w:tcPr>
          <w:p w14:paraId="21820602" w14:textId="77777777" w:rsidR="00022B71" w:rsidRDefault="005B112A">
            <w:pPr>
              <w:keepNext/>
              <w:spacing w:after="60"/>
              <w:jc w:val="center"/>
            </w:pPr>
            <w:r>
              <w:rPr>
                <w:rFonts w:ascii="Calibri" w:hAnsi="Calibri"/>
                <w:sz w:val="20"/>
              </w:rPr>
              <w:t>19.0 (62)</w:t>
            </w:r>
          </w:p>
        </w:tc>
        <w:tc>
          <w:tcPr>
            <w:tcW w:w="0" w:type="auto"/>
            <w:tcBorders>
              <w:top w:val="single" w:sz="0" w:space="0" w:color="D3D3D3"/>
              <w:left w:val="single" w:sz="0" w:space="0" w:color="D3D3D3"/>
              <w:bottom w:val="single" w:sz="0" w:space="0" w:color="D3D3D3"/>
              <w:right w:val="single" w:sz="0" w:space="0" w:color="D3D3D3"/>
            </w:tcBorders>
          </w:tcPr>
          <w:p w14:paraId="142D365F" w14:textId="77777777" w:rsidR="00022B71" w:rsidRDefault="00022B71">
            <w:pPr>
              <w:keepNext/>
              <w:spacing w:after="60"/>
              <w:jc w:val="center"/>
            </w:pPr>
          </w:p>
        </w:tc>
      </w:tr>
      <w:tr w:rsidR="00022B71" w14:paraId="48265E6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14DC8" w14:textId="77777777" w:rsidR="00022B71" w:rsidRDefault="005B112A">
            <w:pPr>
              <w:keepNext/>
              <w:spacing w:after="60"/>
            </w:pPr>
            <w:r>
              <w:rPr>
                <w:rFonts w:ascii="Calibri" w:hAnsi="Calibri"/>
                <w:sz w:val="20"/>
              </w:rPr>
              <w:t>    2.0 à 3.0 heures</w:t>
            </w:r>
          </w:p>
        </w:tc>
        <w:tc>
          <w:tcPr>
            <w:tcW w:w="0" w:type="auto"/>
            <w:tcBorders>
              <w:top w:val="single" w:sz="0" w:space="0" w:color="D3D3D3"/>
              <w:left w:val="single" w:sz="0" w:space="0" w:color="D3D3D3"/>
              <w:bottom w:val="single" w:sz="0" w:space="0" w:color="D3D3D3"/>
              <w:right w:val="single" w:sz="0" w:space="0" w:color="D3D3D3"/>
            </w:tcBorders>
          </w:tcPr>
          <w:p w14:paraId="7381E8B7" w14:textId="77777777" w:rsidR="00022B71" w:rsidRDefault="005B112A">
            <w:pPr>
              <w:keepNext/>
              <w:spacing w:after="60"/>
              <w:jc w:val="center"/>
            </w:pPr>
            <w:r>
              <w:rPr>
                <w:rFonts w:ascii="Calibri" w:hAnsi="Calibri"/>
                <w:sz w:val="20"/>
              </w:rPr>
              <w:t>43.1 (310)</w:t>
            </w:r>
          </w:p>
        </w:tc>
        <w:tc>
          <w:tcPr>
            <w:tcW w:w="0" w:type="auto"/>
            <w:tcBorders>
              <w:top w:val="single" w:sz="0" w:space="0" w:color="D3D3D3"/>
              <w:left w:val="single" w:sz="0" w:space="0" w:color="D3D3D3"/>
              <w:bottom w:val="single" w:sz="0" w:space="0" w:color="D3D3D3"/>
              <w:right w:val="single" w:sz="0" w:space="0" w:color="D3D3D3"/>
            </w:tcBorders>
          </w:tcPr>
          <w:p w14:paraId="59C9A672" w14:textId="77777777" w:rsidR="00022B71" w:rsidRDefault="005B112A">
            <w:pPr>
              <w:keepNext/>
              <w:spacing w:after="60"/>
              <w:jc w:val="center"/>
            </w:pPr>
            <w:r>
              <w:rPr>
                <w:rFonts w:ascii="Calibri" w:hAnsi="Calibri"/>
                <w:sz w:val="20"/>
              </w:rPr>
              <w:t>41.2 (163)</w:t>
            </w:r>
          </w:p>
        </w:tc>
        <w:tc>
          <w:tcPr>
            <w:tcW w:w="0" w:type="auto"/>
            <w:tcBorders>
              <w:top w:val="single" w:sz="0" w:space="0" w:color="D3D3D3"/>
              <w:left w:val="single" w:sz="0" w:space="0" w:color="D3D3D3"/>
              <w:bottom w:val="single" w:sz="0" w:space="0" w:color="D3D3D3"/>
              <w:right w:val="single" w:sz="0" w:space="0" w:color="D3D3D3"/>
            </w:tcBorders>
          </w:tcPr>
          <w:p w14:paraId="280347E5" w14:textId="77777777" w:rsidR="00022B71" w:rsidRDefault="005B112A">
            <w:pPr>
              <w:keepNext/>
              <w:spacing w:after="60"/>
              <w:jc w:val="center"/>
            </w:pPr>
            <w:r>
              <w:rPr>
                <w:rFonts w:ascii="Calibri" w:hAnsi="Calibri"/>
                <w:sz w:val="20"/>
              </w:rPr>
              <w:t>45.3 (148)</w:t>
            </w:r>
          </w:p>
        </w:tc>
        <w:tc>
          <w:tcPr>
            <w:tcW w:w="0" w:type="auto"/>
            <w:tcBorders>
              <w:top w:val="single" w:sz="0" w:space="0" w:color="D3D3D3"/>
              <w:left w:val="single" w:sz="0" w:space="0" w:color="D3D3D3"/>
              <w:bottom w:val="single" w:sz="0" w:space="0" w:color="D3D3D3"/>
              <w:right w:val="single" w:sz="0" w:space="0" w:color="D3D3D3"/>
            </w:tcBorders>
          </w:tcPr>
          <w:p w14:paraId="20E9E5EC" w14:textId="77777777" w:rsidR="00022B71" w:rsidRDefault="00022B71">
            <w:pPr>
              <w:keepNext/>
              <w:spacing w:after="60"/>
              <w:jc w:val="center"/>
            </w:pPr>
          </w:p>
        </w:tc>
      </w:tr>
      <w:tr w:rsidR="00022B71" w14:paraId="4054960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FFB2AB" w14:textId="77777777" w:rsidR="00022B71" w:rsidRDefault="005B112A">
            <w:pPr>
              <w:keepNext/>
              <w:spacing w:after="60"/>
            </w:pPr>
            <w:r>
              <w:rPr>
                <w:rFonts w:ascii="Calibri" w:hAnsi="Calibri"/>
                <w:sz w:val="20"/>
              </w:rPr>
              <w:t>    4.0 à 5.0 heures</w:t>
            </w:r>
          </w:p>
        </w:tc>
        <w:tc>
          <w:tcPr>
            <w:tcW w:w="0" w:type="auto"/>
            <w:tcBorders>
              <w:top w:val="single" w:sz="0" w:space="0" w:color="D3D3D3"/>
              <w:left w:val="single" w:sz="0" w:space="0" w:color="D3D3D3"/>
              <w:bottom w:val="single" w:sz="0" w:space="0" w:color="D3D3D3"/>
              <w:right w:val="single" w:sz="0" w:space="0" w:color="D3D3D3"/>
            </w:tcBorders>
          </w:tcPr>
          <w:p w14:paraId="2675EE2A" w14:textId="77777777" w:rsidR="00022B71" w:rsidRDefault="005B112A">
            <w:pPr>
              <w:keepNext/>
              <w:spacing w:after="60"/>
              <w:jc w:val="center"/>
            </w:pPr>
            <w:r>
              <w:rPr>
                <w:rFonts w:ascii="Calibri" w:hAnsi="Calibri"/>
                <w:sz w:val="20"/>
              </w:rPr>
              <w:t>19.4 (140)</w:t>
            </w:r>
          </w:p>
        </w:tc>
        <w:tc>
          <w:tcPr>
            <w:tcW w:w="0" w:type="auto"/>
            <w:tcBorders>
              <w:top w:val="single" w:sz="0" w:space="0" w:color="D3D3D3"/>
              <w:left w:val="single" w:sz="0" w:space="0" w:color="D3D3D3"/>
              <w:bottom w:val="single" w:sz="0" w:space="0" w:color="D3D3D3"/>
              <w:right w:val="single" w:sz="0" w:space="0" w:color="D3D3D3"/>
            </w:tcBorders>
          </w:tcPr>
          <w:p w14:paraId="153E82E6" w14:textId="77777777" w:rsidR="00022B71" w:rsidRDefault="005B112A">
            <w:pPr>
              <w:keepNext/>
              <w:spacing w:after="60"/>
              <w:jc w:val="center"/>
            </w:pPr>
            <w:r>
              <w:rPr>
                <w:rFonts w:ascii="Calibri" w:hAnsi="Calibri"/>
                <w:sz w:val="20"/>
              </w:rPr>
              <w:t>20.5 (81)</w:t>
            </w:r>
          </w:p>
        </w:tc>
        <w:tc>
          <w:tcPr>
            <w:tcW w:w="0" w:type="auto"/>
            <w:tcBorders>
              <w:top w:val="single" w:sz="0" w:space="0" w:color="D3D3D3"/>
              <w:left w:val="single" w:sz="0" w:space="0" w:color="D3D3D3"/>
              <w:bottom w:val="single" w:sz="0" w:space="0" w:color="D3D3D3"/>
              <w:right w:val="single" w:sz="0" w:space="0" w:color="D3D3D3"/>
            </w:tcBorders>
          </w:tcPr>
          <w:p w14:paraId="1A308088" w14:textId="77777777" w:rsidR="00022B71" w:rsidRDefault="005B112A">
            <w:pPr>
              <w:keepNext/>
              <w:spacing w:after="60"/>
              <w:jc w:val="center"/>
            </w:pPr>
            <w:r>
              <w:rPr>
                <w:rFonts w:ascii="Calibri" w:hAnsi="Calibri"/>
                <w:sz w:val="20"/>
              </w:rPr>
              <w:t>18.1 (59)</w:t>
            </w:r>
          </w:p>
        </w:tc>
        <w:tc>
          <w:tcPr>
            <w:tcW w:w="0" w:type="auto"/>
            <w:tcBorders>
              <w:top w:val="single" w:sz="0" w:space="0" w:color="D3D3D3"/>
              <w:left w:val="single" w:sz="0" w:space="0" w:color="D3D3D3"/>
              <w:bottom w:val="single" w:sz="0" w:space="0" w:color="D3D3D3"/>
              <w:right w:val="single" w:sz="0" w:space="0" w:color="D3D3D3"/>
            </w:tcBorders>
          </w:tcPr>
          <w:p w14:paraId="51BFA61D" w14:textId="77777777" w:rsidR="00022B71" w:rsidRDefault="00022B71">
            <w:pPr>
              <w:keepNext/>
              <w:spacing w:after="60"/>
              <w:jc w:val="center"/>
            </w:pPr>
          </w:p>
        </w:tc>
      </w:tr>
      <w:tr w:rsidR="00022B71" w14:paraId="40AE7E4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0C6F2D" w14:textId="77777777" w:rsidR="00022B71" w:rsidRDefault="005B112A">
            <w:pPr>
              <w:keepNext/>
              <w:spacing w:after="60"/>
            </w:pPr>
            <w:r>
              <w:rPr>
                <w:rFonts w:ascii="Calibri" w:hAnsi="Calibri"/>
                <w:sz w:val="20"/>
              </w:rPr>
              <w:t>    6 heures et plus</w:t>
            </w:r>
          </w:p>
        </w:tc>
        <w:tc>
          <w:tcPr>
            <w:tcW w:w="0" w:type="auto"/>
            <w:tcBorders>
              <w:top w:val="single" w:sz="0" w:space="0" w:color="D3D3D3"/>
              <w:left w:val="single" w:sz="0" w:space="0" w:color="D3D3D3"/>
              <w:bottom w:val="single" w:sz="0" w:space="0" w:color="D3D3D3"/>
              <w:right w:val="single" w:sz="0" w:space="0" w:color="D3D3D3"/>
            </w:tcBorders>
          </w:tcPr>
          <w:p w14:paraId="6011C2A6" w14:textId="77777777" w:rsidR="00022B71" w:rsidRDefault="005B112A">
            <w:pPr>
              <w:keepNext/>
              <w:spacing w:after="60"/>
              <w:jc w:val="center"/>
            </w:pPr>
            <w:r>
              <w:rPr>
                <w:rFonts w:ascii="Calibri" w:hAnsi="Calibri"/>
                <w:sz w:val="20"/>
              </w:rPr>
              <w:t>6.9 (50)</w:t>
            </w:r>
          </w:p>
        </w:tc>
        <w:tc>
          <w:tcPr>
            <w:tcW w:w="0" w:type="auto"/>
            <w:tcBorders>
              <w:top w:val="single" w:sz="0" w:space="0" w:color="D3D3D3"/>
              <w:left w:val="single" w:sz="0" w:space="0" w:color="D3D3D3"/>
              <w:bottom w:val="single" w:sz="0" w:space="0" w:color="D3D3D3"/>
              <w:right w:val="single" w:sz="0" w:space="0" w:color="D3D3D3"/>
            </w:tcBorders>
          </w:tcPr>
          <w:p w14:paraId="24654814" w14:textId="77777777" w:rsidR="00022B71" w:rsidRDefault="005B112A">
            <w:pPr>
              <w:keepNext/>
              <w:spacing w:after="60"/>
              <w:jc w:val="center"/>
            </w:pPr>
            <w:r>
              <w:rPr>
                <w:rFonts w:ascii="Calibri" w:hAnsi="Calibri"/>
                <w:sz w:val="20"/>
              </w:rPr>
              <w:t>6.5 (26)</w:t>
            </w:r>
          </w:p>
        </w:tc>
        <w:tc>
          <w:tcPr>
            <w:tcW w:w="0" w:type="auto"/>
            <w:tcBorders>
              <w:top w:val="single" w:sz="0" w:space="0" w:color="D3D3D3"/>
              <w:left w:val="single" w:sz="0" w:space="0" w:color="D3D3D3"/>
              <w:bottom w:val="single" w:sz="0" w:space="0" w:color="D3D3D3"/>
              <w:right w:val="single" w:sz="0" w:space="0" w:color="D3D3D3"/>
            </w:tcBorders>
          </w:tcPr>
          <w:p w14:paraId="5C8ADEB6" w14:textId="77777777" w:rsidR="00022B71" w:rsidRDefault="005B112A">
            <w:pPr>
              <w:keepNext/>
              <w:spacing w:after="60"/>
              <w:jc w:val="center"/>
            </w:pPr>
            <w:r>
              <w:rPr>
                <w:rFonts w:ascii="Calibri" w:hAnsi="Calibri"/>
                <w:sz w:val="20"/>
              </w:rPr>
              <w:t>7.4 (24)</w:t>
            </w:r>
          </w:p>
        </w:tc>
        <w:tc>
          <w:tcPr>
            <w:tcW w:w="0" w:type="auto"/>
            <w:tcBorders>
              <w:top w:val="single" w:sz="0" w:space="0" w:color="D3D3D3"/>
              <w:left w:val="single" w:sz="0" w:space="0" w:color="D3D3D3"/>
              <w:bottom w:val="single" w:sz="0" w:space="0" w:color="D3D3D3"/>
              <w:right w:val="single" w:sz="0" w:space="0" w:color="D3D3D3"/>
            </w:tcBorders>
          </w:tcPr>
          <w:p w14:paraId="568ED5D7" w14:textId="77777777" w:rsidR="00022B71" w:rsidRDefault="00022B71">
            <w:pPr>
              <w:keepNext/>
              <w:spacing w:after="60"/>
              <w:jc w:val="center"/>
            </w:pPr>
          </w:p>
        </w:tc>
      </w:tr>
      <w:tr w:rsidR="00022B71" w14:paraId="27DD362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2E8C10" w14:textId="77777777" w:rsidR="00022B71" w:rsidRDefault="005B112A">
            <w:pPr>
              <w:keepNext/>
              <w:spacing w:after="60"/>
            </w:pPr>
            <w:r>
              <w:rPr>
                <w:rFonts w:ascii="Calibri" w:hAnsi="Calibri"/>
                <w:sz w:val="20"/>
              </w:rPr>
              <w:t>    Ne sait pas</w:t>
            </w:r>
          </w:p>
        </w:tc>
        <w:tc>
          <w:tcPr>
            <w:tcW w:w="0" w:type="auto"/>
            <w:tcBorders>
              <w:top w:val="single" w:sz="0" w:space="0" w:color="D3D3D3"/>
              <w:left w:val="single" w:sz="0" w:space="0" w:color="D3D3D3"/>
              <w:bottom w:val="single" w:sz="0" w:space="0" w:color="D3D3D3"/>
              <w:right w:val="single" w:sz="0" w:space="0" w:color="D3D3D3"/>
            </w:tcBorders>
          </w:tcPr>
          <w:p w14:paraId="71BFEC5E" w14:textId="77777777" w:rsidR="00022B71" w:rsidRDefault="005B112A">
            <w:pPr>
              <w:keepNext/>
              <w:spacing w:after="60"/>
              <w:jc w:val="center"/>
            </w:pPr>
            <w:r>
              <w:rPr>
                <w:rFonts w:ascii="Calibri" w:hAnsi="Calibri"/>
                <w:sz w:val="20"/>
              </w:rPr>
              <w:t>11.2 (81)</w:t>
            </w:r>
          </w:p>
        </w:tc>
        <w:tc>
          <w:tcPr>
            <w:tcW w:w="0" w:type="auto"/>
            <w:tcBorders>
              <w:top w:val="single" w:sz="0" w:space="0" w:color="D3D3D3"/>
              <w:left w:val="single" w:sz="0" w:space="0" w:color="D3D3D3"/>
              <w:bottom w:val="single" w:sz="0" w:space="0" w:color="D3D3D3"/>
              <w:right w:val="single" w:sz="0" w:space="0" w:color="D3D3D3"/>
            </w:tcBorders>
          </w:tcPr>
          <w:p w14:paraId="6ADBD8F1" w14:textId="77777777" w:rsidR="00022B71" w:rsidRDefault="005B112A">
            <w:pPr>
              <w:keepNext/>
              <w:spacing w:after="60"/>
              <w:jc w:val="center"/>
            </w:pPr>
            <w:r>
              <w:rPr>
                <w:rFonts w:ascii="Calibri" w:hAnsi="Calibri"/>
                <w:sz w:val="20"/>
              </w:rPr>
              <w:t>12.0 (48)</w:t>
            </w:r>
          </w:p>
        </w:tc>
        <w:tc>
          <w:tcPr>
            <w:tcW w:w="0" w:type="auto"/>
            <w:tcBorders>
              <w:top w:val="single" w:sz="0" w:space="0" w:color="D3D3D3"/>
              <w:left w:val="single" w:sz="0" w:space="0" w:color="D3D3D3"/>
              <w:bottom w:val="single" w:sz="0" w:space="0" w:color="D3D3D3"/>
              <w:right w:val="single" w:sz="0" w:space="0" w:color="D3D3D3"/>
            </w:tcBorders>
          </w:tcPr>
          <w:p w14:paraId="0F1E989B" w14:textId="77777777" w:rsidR="00022B71" w:rsidRDefault="005B112A">
            <w:pPr>
              <w:keepNext/>
              <w:spacing w:after="60"/>
              <w:jc w:val="center"/>
            </w:pPr>
            <w:r>
              <w:rPr>
                <w:rFonts w:ascii="Calibri" w:hAnsi="Calibri"/>
                <w:sz w:val="20"/>
              </w:rPr>
              <w:t>10.2 (33)</w:t>
            </w:r>
          </w:p>
        </w:tc>
        <w:tc>
          <w:tcPr>
            <w:tcW w:w="0" w:type="auto"/>
            <w:tcBorders>
              <w:top w:val="single" w:sz="0" w:space="0" w:color="D3D3D3"/>
              <w:left w:val="single" w:sz="0" w:space="0" w:color="D3D3D3"/>
              <w:bottom w:val="single" w:sz="0" w:space="0" w:color="D3D3D3"/>
              <w:right w:val="single" w:sz="0" w:space="0" w:color="D3D3D3"/>
            </w:tcBorders>
          </w:tcPr>
          <w:p w14:paraId="23D119F3" w14:textId="77777777" w:rsidR="00022B71" w:rsidRDefault="00022B71">
            <w:pPr>
              <w:keepNext/>
              <w:spacing w:after="60"/>
              <w:jc w:val="center"/>
            </w:pPr>
          </w:p>
        </w:tc>
      </w:tr>
      <w:tr w:rsidR="00022B71" w14:paraId="7659807C" w14:textId="77777777" w:rsidTr="00022B71">
        <w:trPr>
          <w:cantSplit/>
          <w:jc w:val="center"/>
        </w:trPr>
        <w:tc>
          <w:tcPr>
            <w:tcW w:w="0" w:type="auto"/>
            <w:gridSpan w:val="5"/>
          </w:tcPr>
          <w:p w14:paraId="6C7241F7"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264200B0" w14:textId="77777777" w:rsidTr="00022B71">
        <w:trPr>
          <w:cantSplit/>
          <w:jc w:val="center"/>
        </w:trPr>
        <w:tc>
          <w:tcPr>
            <w:tcW w:w="0" w:type="auto"/>
            <w:gridSpan w:val="5"/>
          </w:tcPr>
          <w:p w14:paraId="62A31AA4"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4D21241F" w14:textId="77777777" w:rsidR="00022B71" w:rsidRDefault="005B112A">
      <w:pPr>
        <w:pStyle w:val="Titre1"/>
      </w:pPr>
      <w:bookmarkStart w:id="313" w:name="X77ff91949b5d4ed7e425074a118874010957ecb"/>
      <w:bookmarkStart w:id="314" w:name="_Toc209544880"/>
      <w:bookmarkEnd w:id="0"/>
      <w:bookmarkEnd w:id="305"/>
      <w:bookmarkEnd w:id="311"/>
      <w:r>
        <w:t>Analyse des marqueurs objectifs et subjectifs</w:t>
      </w:r>
      <w:bookmarkEnd w:id="314"/>
    </w:p>
    <w:p w14:paraId="0B739E58" w14:textId="77777777" w:rsidR="00022B71" w:rsidRDefault="005B112A">
      <w:pPr>
        <w:pStyle w:val="Titre2"/>
      </w:pPr>
      <w:bookmarkStart w:id="315" w:name="analyse-des-marqueurs-objectifs"/>
      <w:bookmarkStart w:id="316" w:name="_Toc209544881"/>
      <w:r>
        <w:t>Analyse des marqueurs objectifs</w:t>
      </w:r>
      <w:bookmarkEnd w:id="316"/>
    </w:p>
    <w:p w14:paraId="6D8E4AB7" w14:textId="77777777" w:rsidR="00022B71" w:rsidRDefault="005B112A">
      <w:pPr>
        <w:pStyle w:val="Titre3"/>
      </w:pPr>
      <w:bookmarkStart w:id="317" w:name="marqueurs-objectifs-selon-le-sexe"/>
      <w:bookmarkStart w:id="318" w:name="_Toc209544882"/>
      <w:r>
        <w:t>Marqueurs objectifs selon le sexe</w:t>
      </w:r>
      <w:bookmarkEnd w:id="318"/>
    </w:p>
    <w:p w14:paraId="06D549E4" w14:textId="77777777" w:rsidR="00022B71" w:rsidRDefault="005B112A">
      <w:pPr>
        <w:pStyle w:val="En-ttedetabledesmatires"/>
      </w:pPr>
      <w:proofErr w:type="spellStart"/>
      <w:r>
        <w:rPr>
          <w:rStyle w:val="NormalTok"/>
        </w:rPr>
        <w:t>table_Marqueurs_objectifs_sexe</w:t>
      </w:r>
      <w:proofErr w:type="spellEnd"/>
      <w:r>
        <w:rPr>
          <w:rStyle w:val="NormalTok"/>
        </w:rPr>
        <w:t xml:space="preserve"> </w:t>
      </w:r>
      <w:r>
        <w:rPr>
          <w:rStyle w:val="OtherTok"/>
        </w:rPr>
        <w:t>&lt;-</w:t>
      </w:r>
      <w:r>
        <w:rPr>
          <w:rStyle w:val="NormalTok"/>
        </w:rPr>
        <w:t xml:space="preserve"> </w:t>
      </w:r>
      <w:r>
        <w:br/>
      </w:r>
      <w:r>
        <w:rPr>
          <w:rStyle w:val="NormalTok"/>
        </w:rPr>
        <w:t xml:space="preserve">  </w:t>
      </w:r>
      <w:proofErr w:type="spellStart"/>
      <w:r>
        <w:rPr>
          <w:rStyle w:val="NormalTok"/>
        </w:rPr>
        <w:t>data_design</w:t>
      </w:r>
      <w:proofErr w:type="spellEnd"/>
      <w:r>
        <w:rPr>
          <w:rStyle w:val="NormalTok"/>
        </w:rPr>
        <w:t xml:space="preserve"> </w:t>
      </w:r>
      <w:r>
        <w:rPr>
          <w:rStyle w:val="SpecialCharTok"/>
        </w:rPr>
        <w:t>%&gt;%</w:t>
      </w:r>
      <w:r>
        <w:br/>
      </w:r>
      <w:r>
        <w:rPr>
          <w:rStyle w:val="NormalTok"/>
        </w:rPr>
        <w:t xml:space="preserve">  </w:t>
      </w:r>
      <w:proofErr w:type="spellStart"/>
      <w:r>
        <w:rPr>
          <w:rStyle w:val="FunctionTok"/>
        </w:rPr>
        <w:t>tbl_svysummary</w:t>
      </w:r>
      <w:proofErr w:type="spellEnd"/>
      <w:r>
        <w:rPr>
          <w:rStyle w:val="NormalTok"/>
        </w:rPr>
        <w:t>(</w:t>
      </w:r>
      <w:r>
        <w:br/>
      </w:r>
      <w:r>
        <w:rPr>
          <w:rStyle w:val="NormalTok"/>
        </w:rPr>
        <w:t xml:space="preserve">    </w:t>
      </w:r>
      <w:r>
        <w:rPr>
          <w:rStyle w:val="AttributeTok"/>
        </w:rPr>
        <w:t>by =</w:t>
      </w:r>
      <w:r>
        <w:rPr>
          <w:rStyle w:val="NormalTok"/>
        </w:rPr>
        <w:t xml:space="preserve"> </w:t>
      </w:r>
      <w:proofErr w:type="spellStart"/>
      <w:r>
        <w:rPr>
          <w:rStyle w:val="NormalTok"/>
        </w:rPr>
        <w:t>sexe</w:t>
      </w:r>
      <w:proofErr w:type="spellEnd"/>
      <w:r>
        <w:rPr>
          <w:rStyle w:val="NormalTok"/>
        </w:rPr>
        <w:t>,</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proofErr w:type="spellStart"/>
      <w:r>
        <w:rPr>
          <w:rStyle w:val="NormalTok"/>
        </w:rPr>
        <w:t>Quiter_nid</w:t>
      </w:r>
      <w:proofErr w:type="spellEnd"/>
      <w:r>
        <w:rPr>
          <w:rStyle w:val="NormalTok"/>
        </w:rPr>
        <w:t xml:space="preserve">, </w:t>
      </w:r>
      <w:proofErr w:type="spellStart"/>
      <w:r>
        <w:rPr>
          <w:rStyle w:val="NormalTok"/>
        </w:rPr>
        <w:t>Emploi_TPL</w:t>
      </w:r>
      <w:proofErr w:type="spellEnd"/>
      <w:r>
        <w:rPr>
          <w:rStyle w:val="NormalTok"/>
        </w:rPr>
        <w:t xml:space="preserve">, </w:t>
      </w:r>
      <w:proofErr w:type="spellStart"/>
      <w:r>
        <w:rPr>
          <w:rStyle w:val="NormalTok"/>
        </w:rPr>
        <w:t>Vivre_en_couple</w:t>
      </w:r>
      <w:proofErr w:type="spellEnd"/>
      <w:r>
        <w:rPr>
          <w:rStyle w:val="NormalTok"/>
        </w:rPr>
        <w:t xml:space="preserve">, Marier_1er_fois, Parent_1er_fois, </w:t>
      </w:r>
      <w:proofErr w:type="spellStart"/>
      <w:r>
        <w:rPr>
          <w:rStyle w:val="NormalTok"/>
        </w:rPr>
        <w:t>sexe</w:t>
      </w:r>
      <w:proofErr w:type="spellEnd"/>
      <w:r>
        <w:rPr>
          <w:rStyle w:val="NormalTok"/>
        </w:rPr>
        <w:t>),</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proofErr w:type="spellStart"/>
      <w:r>
        <w:rPr>
          <w:rStyle w:val="FunctionTok"/>
        </w:rPr>
        <w:t>all_continuous</w:t>
      </w:r>
      <w:proofErr w:type="spellEnd"/>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proofErr w:type="spellStart"/>
      <w:r>
        <w:rPr>
          <w:rStyle w:val="FunctionTok"/>
        </w:rPr>
        <w:t>all_categorical</w:t>
      </w:r>
      <w:proofErr w:type="spellEnd"/>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proofErr w:type="spellStart"/>
      <w:r>
        <w:rPr>
          <w:rStyle w:val="FunctionTok"/>
        </w:rPr>
        <w:t>add_overall</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add_p</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modify_header</w:t>
      </w:r>
      <w:proofErr w:type="spellEnd"/>
      <w:r>
        <w:rPr>
          <w:rStyle w:val="NormalTok"/>
        </w:rPr>
        <w:t>(</w:t>
      </w:r>
      <w:r>
        <w:rPr>
          <w:rStyle w:val="AttributeTok"/>
        </w:rPr>
        <w:t>label =</w:t>
      </w:r>
      <w:r>
        <w:rPr>
          <w:rStyle w:val="NormalTok"/>
        </w:rPr>
        <w:t xml:space="preserve"> </w:t>
      </w:r>
      <w:r>
        <w:rPr>
          <w:rStyle w:val="StringTok"/>
        </w:rPr>
        <w:t>"**</w:t>
      </w:r>
      <w:proofErr w:type="spellStart"/>
      <w:r>
        <w:rPr>
          <w:rStyle w:val="StringTok"/>
        </w:rPr>
        <w:t>Caractéristiques</w:t>
      </w:r>
      <w:proofErr w:type="spellEnd"/>
      <w:r>
        <w:rPr>
          <w:rStyle w:val="StringTok"/>
        </w:rPr>
        <w:t>**"</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modify_caption</w:t>
      </w:r>
      <w:proofErr w:type="spellEnd"/>
      <w:r>
        <w:rPr>
          <w:rStyle w:val="NormalTok"/>
        </w:rPr>
        <w:t>(</w:t>
      </w:r>
      <w:r>
        <w:rPr>
          <w:rStyle w:val="StringTok"/>
        </w:rPr>
        <w:t>"**</w:t>
      </w:r>
      <w:proofErr w:type="spellStart"/>
      <w:r>
        <w:rPr>
          <w:rStyle w:val="StringTok"/>
        </w:rPr>
        <w:t>table_Marqueurs_objectifs_sexe</w:t>
      </w:r>
      <w:proofErr w:type="spellEnd"/>
      <w:r>
        <w:rPr>
          <w:rStyle w:val="StringTok"/>
        </w:rPr>
        <w:t>**"</w:t>
      </w:r>
      <w:r>
        <w:rPr>
          <w:rStyle w:val="NormalTok"/>
        </w:rPr>
        <w:t>)</w:t>
      </w:r>
      <w:r>
        <w:br/>
      </w:r>
      <w:r>
        <w:br/>
      </w:r>
      <w:commentRangeStart w:id="319"/>
      <w:proofErr w:type="spellStart"/>
      <w:r>
        <w:rPr>
          <w:rStyle w:val="NormalTok"/>
        </w:rPr>
        <w:t>table_Marqueurs_object</w:t>
      </w:r>
      <w:r>
        <w:rPr>
          <w:rStyle w:val="NormalTok"/>
        </w:rPr>
        <w:t>ifs_sexe</w:t>
      </w:r>
      <w:commentRangeEnd w:id="319"/>
      <w:proofErr w:type="spellEnd"/>
      <w:r w:rsidR="00CB41E7">
        <w:rPr>
          <w:rStyle w:val="Marquedecommentaire"/>
          <w:rFonts w:asciiTheme="minorHAnsi" w:eastAsiaTheme="minorHAnsi" w:hAnsiTheme="minorHAnsi" w:cstheme="minorBidi"/>
          <w:color w:val="auto"/>
        </w:rPr>
        <w:commentReference w:id="319"/>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1473"/>
        <w:gridCol w:w="1515"/>
        <w:gridCol w:w="805"/>
      </w:tblGrid>
      <w:tr w:rsidR="00022B71" w14:paraId="7EB7206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3F806999"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3C5FEE25"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473FD9EE"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77986D27"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DA06E60"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4F79352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407B5" w14:textId="77777777" w:rsidR="00022B71" w:rsidRDefault="005B112A">
            <w:pPr>
              <w:keepNext/>
              <w:spacing w:after="60"/>
            </w:pPr>
            <w:r>
              <w:rPr>
                <w:rFonts w:ascii="Calibri" w:hAnsi="Calibri"/>
                <w:sz w:val="20"/>
              </w:rPr>
              <w:t>Quiter_nid</w:t>
            </w:r>
          </w:p>
        </w:tc>
        <w:tc>
          <w:tcPr>
            <w:tcW w:w="0" w:type="auto"/>
            <w:tcBorders>
              <w:top w:val="single" w:sz="0" w:space="0" w:color="D3D3D3"/>
              <w:left w:val="single" w:sz="0" w:space="0" w:color="D3D3D3"/>
              <w:bottom w:val="single" w:sz="0" w:space="0" w:color="D3D3D3"/>
              <w:right w:val="single" w:sz="0" w:space="0" w:color="D3D3D3"/>
            </w:tcBorders>
          </w:tcPr>
          <w:p w14:paraId="62888C6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7E7F7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EBE4D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B727A9" w14:textId="77777777" w:rsidR="00022B71" w:rsidRDefault="005B112A">
            <w:pPr>
              <w:keepNext/>
              <w:spacing w:after="60"/>
              <w:jc w:val="center"/>
            </w:pPr>
            <w:r>
              <w:rPr>
                <w:rFonts w:ascii="Calibri" w:hAnsi="Calibri"/>
                <w:sz w:val="20"/>
              </w:rPr>
              <w:t>&lt;0.001</w:t>
            </w:r>
          </w:p>
        </w:tc>
      </w:tr>
      <w:tr w:rsidR="00022B71" w14:paraId="2EE66E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F983FD"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3A498B27" w14:textId="77777777" w:rsidR="00022B71" w:rsidRDefault="005B112A">
            <w:pPr>
              <w:keepNext/>
              <w:spacing w:after="60"/>
              <w:jc w:val="center"/>
            </w:pPr>
            <w:r>
              <w:rPr>
                <w:rFonts w:ascii="Calibri" w:hAnsi="Calibri"/>
                <w:sz w:val="20"/>
              </w:rPr>
              <w:t>7.4 (53)</w:t>
            </w:r>
          </w:p>
        </w:tc>
        <w:tc>
          <w:tcPr>
            <w:tcW w:w="0" w:type="auto"/>
            <w:tcBorders>
              <w:top w:val="single" w:sz="0" w:space="0" w:color="D3D3D3"/>
              <w:left w:val="single" w:sz="0" w:space="0" w:color="D3D3D3"/>
              <w:bottom w:val="single" w:sz="0" w:space="0" w:color="D3D3D3"/>
              <w:right w:val="single" w:sz="0" w:space="0" w:color="D3D3D3"/>
            </w:tcBorders>
          </w:tcPr>
          <w:p w14:paraId="326C35F4" w14:textId="77777777" w:rsidR="00022B71" w:rsidRDefault="005B112A">
            <w:pPr>
              <w:keepNext/>
              <w:spacing w:after="60"/>
              <w:jc w:val="center"/>
            </w:pPr>
            <w:r>
              <w:rPr>
                <w:rFonts w:ascii="Calibri" w:hAnsi="Calibri"/>
                <w:sz w:val="20"/>
              </w:rPr>
              <w:t>3.7 (13)</w:t>
            </w:r>
          </w:p>
        </w:tc>
        <w:tc>
          <w:tcPr>
            <w:tcW w:w="0" w:type="auto"/>
            <w:tcBorders>
              <w:top w:val="single" w:sz="0" w:space="0" w:color="D3D3D3"/>
              <w:left w:val="single" w:sz="0" w:space="0" w:color="D3D3D3"/>
              <w:bottom w:val="single" w:sz="0" w:space="0" w:color="D3D3D3"/>
              <w:right w:val="single" w:sz="0" w:space="0" w:color="D3D3D3"/>
            </w:tcBorders>
          </w:tcPr>
          <w:p w14:paraId="7C5EA2DC" w14:textId="77777777" w:rsidR="00022B71" w:rsidRDefault="005B112A">
            <w:pPr>
              <w:keepNext/>
              <w:spacing w:after="60"/>
              <w:jc w:val="center"/>
            </w:pPr>
            <w:r>
              <w:rPr>
                <w:rFonts w:ascii="Calibri" w:hAnsi="Calibri"/>
                <w:sz w:val="20"/>
              </w:rPr>
              <w:t>11.0 (40)</w:t>
            </w:r>
          </w:p>
        </w:tc>
        <w:tc>
          <w:tcPr>
            <w:tcW w:w="0" w:type="auto"/>
            <w:tcBorders>
              <w:top w:val="single" w:sz="0" w:space="0" w:color="D3D3D3"/>
              <w:left w:val="single" w:sz="0" w:space="0" w:color="D3D3D3"/>
              <w:bottom w:val="single" w:sz="0" w:space="0" w:color="D3D3D3"/>
              <w:right w:val="single" w:sz="0" w:space="0" w:color="D3D3D3"/>
            </w:tcBorders>
          </w:tcPr>
          <w:p w14:paraId="559ACE3A" w14:textId="77777777" w:rsidR="00022B71" w:rsidRDefault="00022B71">
            <w:pPr>
              <w:keepNext/>
              <w:spacing w:after="60"/>
              <w:jc w:val="center"/>
            </w:pPr>
          </w:p>
        </w:tc>
      </w:tr>
      <w:tr w:rsidR="00022B71" w14:paraId="1260EA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1A858E"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9827592" w14:textId="77777777" w:rsidR="00022B71" w:rsidRDefault="005B112A">
            <w:pPr>
              <w:keepNext/>
              <w:spacing w:after="60"/>
              <w:jc w:val="center"/>
            </w:pPr>
            <w:r>
              <w:rPr>
                <w:rFonts w:ascii="Calibri" w:hAnsi="Calibri"/>
                <w:sz w:val="20"/>
              </w:rPr>
              <w:t>10.8 (78)</w:t>
            </w:r>
          </w:p>
        </w:tc>
        <w:tc>
          <w:tcPr>
            <w:tcW w:w="0" w:type="auto"/>
            <w:tcBorders>
              <w:top w:val="single" w:sz="0" w:space="0" w:color="D3D3D3"/>
              <w:left w:val="single" w:sz="0" w:space="0" w:color="D3D3D3"/>
              <w:bottom w:val="single" w:sz="0" w:space="0" w:color="D3D3D3"/>
              <w:right w:val="single" w:sz="0" w:space="0" w:color="D3D3D3"/>
            </w:tcBorders>
          </w:tcPr>
          <w:p w14:paraId="4CE54BD6" w14:textId="77777777" w:rsidR="00022B71" w:rsidRDefault="005B112A">
            <w:pPr>
              <w:keepNext/>
              <w:spacing w:after="60"/>
              <w:jc w:val="center"/>
            </w:pPr>
            <w:r>
              <w:rPr>
                <w:rFonts w:ascii="Calibri" w:hAnsi="Calibri"/>
                <w:sz w:val="20"/>
              </w:rPr>
              <w:t>7.8 (28)</w:t>
            </w:r>
          </w:p>
        </w:tc>
        <w:tc>
          <w:tcPr>
            <w:tcW w:w="0" w:type="auto"/>
            <w:tcBorders>
              <w:top w:val="single" w:sz="0" w:space="0" w:color="D3D3D3"/>
              <w:left w:val="single" w:sz="0" w:space="0" w:color="D3D3D3"/>
              <w:bottom w:val="single" w:sz="0" w:space="0" w:color="D3D3D3"/>
              <w:right w:val="single" w:sz="0" w:space="0" w:color="D3D3D3"/>
            </w:tcBorders>
          </w:tcPr>
          <w:p w14:paraId="139B3CDE" w14:textId="77777777" w:rsidR="00022B71" w:rsidRDefault="005B112A">
            <w:pPr>
              <w:keepNext/>
              <w:spacing w:after="60"/>
              <w:jc w:val="center"/>
            </w:pPr>
            <w:r>
              <w:rPr>
                <w:rFonts w:ascii="Calibri" w:hAnsi="Calibri"/>
                <w:sz w:val="20"/>
              </w:rPr>
              <w:t>13.8 (50)</w:t>
            </w:r>
          </w:p>
        </w:tc>
        <w:tc>
          <w:tcPr>
            <w:tcW w:w="0" w:type="auto"/>
            <w:tcBorders>
              <w:top w:val="single" w:sz="0" w:space="0" w:color="D3D3D3"/>
              <w:left w:val="single" w:sz="0" w:space="0" w:color="D3D3D3"/>
              <w:bottom w:val="single" w:sz="0" w:space="0" w:color="D3D3D3"/>
              <w:right w:val="single" w:sz="0" w:space="0" w:color="D3D3D3"/>
            </w:tcBorders>
          </w:tcPr>
          <w:p w14:paraId="457AC83F" w14:textId="77777777" w:rsidR="00022B71" w:rsidRDefault="00022B71">
            <w:pPr>
              <w:keepNext/>
              <w:spacing w:after="60"/>
              <w:jc w:val="center"/>
            </w:pPr>
          </w:p>
        </w:tc>
      </w:tr>
      <w:tr w:rsidR="00022B71" w14:paraId="1C731E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04E9FD"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6914B60" w14:textId="77777777" w:rsidR="00022B71" w:rsidRDefault="005B112A">
            <w:pPr>
              <w:keepNext/>
              <w:spacing w:after="60"/>
              <w:jc w:val="center"/>
            </w:pPr>
            <w:r>
              <w:rPr>
                <w:rFonts w:ascii="Calibri" w:hAnsi="Calibri"/>
                <w:sz w:val="20"/>
              </w:rPr>
              <w:t>21.5 (155)</w:t>
            </w:r>
          </w:p>
        </w:tc>
        <w:tc>
          <w:tcPr>
            <w:tcW w:w="0" w:type="auto"/>
            <w:tcBorders>
              <w:top w:val="single" w:sz="0" w:space="0" w:color="D3D3D3"/>
              <w:left w:val="single" w:sz="0" w:space="0" w:color="D3D3D3"/>
              <w:bottom w:val="single" w:sz="0" w:space="0" w:color="D3D3D3"/>
              <w:right w:val="single" w:sz="0" w:space="0" w:color="D3D3D3"/>
            </w:tcBorders>
          </w:tcPr>
          <w:p w14:paraId="3F05921E" w14:textId="77777777" w:rsidR="00022B71" w:rsidRDefault="005B112A">
            <w:pPr>
              <w:keepNext/>
              <w:spacing w:after="60"/>
              <w:jc w:val="center"/>
            </w:pPr>
            <w:r>
              <w:rPr>
                <w:rFonts w:ascii="Calibri" w:hAnsi="Calibri"/>
                <w:sz w:val="20"/>
              </w:rPr>
              <w:t>21.2 (76)</w:t>
            </w:r>
          </w:p>
        </w:tc>
        <w:tc>
          <w:tcPr>
            <w:tcW w:w="0" w:type="auto"/>
            <w:tcBorders>
              <w:top w:val="single" w:sz="0" w:space="0" w:color="D3D3D3"/>
              <w:left w:val="single" w:sz="0" w:space="0" w:color="D3D3D3"/>
              <w:bottom w:val="single" w:sz="0" w:space="0" w:color="D3D3D3"/>
              <w:right w:val="single" w:sz="0" w:space="0" w:color="D3D3D3"/>
            </w:tcBorders>
          </w:tcPr>
          <w:p w14:paraId="53C366A2" w14:textId="77777777" w:rsidR="00022B71" w:rsidRDefault="005B112A">
            <w:pPr>
              <w:keepNext/>
              <w:spacing w:after="60"/>
              <w:jc w:val="center"/>
            </w:pPr>
            <w:r>
              <w:rPr>
                <w:rFonts w:ascii="Calibri" w:hAnsi="Calibri"/>
                <w:sz w:val="20"/>
              </w:rPr>
              <w:t>21.8 (79)</w:t>
            </w:r>
          </w:p>
        </w:tc>
        <w:tc>
          <w:tcPr>
            <w:tcW w:w="0" w:type="auto"/>
            <w:tcBorders>
              <w:top w:val="single" w:sz="0" w:space="0" w:color="D3D3D3"/>
              <w:left w:val="single" w:sz="0" w:space="0" w:color="D3D3D3"/>
              <w:bottom w:val="single" w:sz="0" w:space="0" w:color="D3D3D3"/>
              <w:right w:val="single" w:sz="0" w:space="0" w:color="D3D3D3"/>
            </w:tcBorders>
          </w:tcPr>
          <w:p w14:paraId="0A45379C" w14:textId="77777777" w:rsidR="00022B71" w:rsidRDefault="00022B71">
            <w:pPr>
              <w:keepNext/>
              <w:spacing w:after="60"/>
              <w:jc w:val="center"/>
            </w:pPr>
          </w:p>
        </w:tc>
      </w:tr>
      <w:tr w:rsidR="00022B71" w14:paraId="20CF02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691BD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65DB52F" w14:textId="77777777" w:rsidR="00022B71" w:rsidRDefault="005B112A">
            <w:pPr>
              <w:keepNext/>
              <w:spacing w:after="60"/>
              <w:jc w:val="center"/>
            </w:pPr>
            <w:r>
              <w:rPr>
                <w:rFonts w:ascii="Calibri" w:hAnsi="Calibri"/>
                <w:sz w:val="20"/>
              </w:rPr>
              <w:t>44.0 (317)</w:t>
            </w:r>
          </w:p>
        </w:tc>
        <w:tc>
          <w:tcPr>
            <w:tcW w:w="0" w:type="auto"/>
            <w:tcBorders>
              <w:top w:val="single" w:sz="0" w:space="0" w:color="D3D3D3"/>
              <w:left w:val="single" w:sz="0" w:space="0" w:color="D3D3D3"/>
              <w:bottom w:val="single" w:sz="0" w:space="0" w:color="D3D3D3"/>
              <w:right w:val="single" w:sz="0" w:space="0" w:color="D3D3D3"/>
            </w:tcBorders>
          </w:tcPr>
          <w:p w14:paraId="33FCC11D" w14:textId="77777777" w:rsidR="00022B71" w:rsidRDefault="005B112A">
            <w:pPr>
              <w:keepNext/>
              <w:spacing w:after="60"/>
              <w:jc w:val="center"/>
            </w:pPr>
            <w:r>
              <w:rPr>
                <w:rFonts w:ascii="Calibri" w:hAnsi="Calibri"/>
                <w:sz w:val="20"/>
              </w:rPr>
              <w:t>45.7 (164)</w:t>
            </w:r>
          </w:p>
        </w:tc>
        <w:tc>
          <w:tcPr>
            <w:tcW w:w="0" w:type="auto"/>
            <w:tcBorders>
              <w:top w:val="single" w:sz="0" w:space="0" w:color="D3D3D3"/>
              <w:left w:val="single" w:sz="0" w:space="0" w:color="D3D3D3"/>
              <w:bottom w:val="single" w:sz="0" w:space="0" w:color="D3D3D3"/>
              <w:right w:val="single" w:sz="0" w:space="0" w:color="D3D3D3"/>
            </w:tcBorders>
          </w:tcPr>
          <w:p w14:paraId="028944BD" w14:textId="77777777" w:rsidR="00022B71" w:rsidRDefault="005B112A">
            <w:pPr>
              <w:keepNext/>
              <w:spacing w:after="60"/>
              <w:jc w:val="center"/>
            </w:pPr>
            <w:r>
              <w:rPr>
                <w:rFonts w:ascii="Calibri" w:hAnsi="Calibri"/>
                <w:sz w:val="20"/>
              </w:rPr>
              <w:t>42.3 (153)</w:t>
            </w:r>
          </w:p>
        </w:tc>
        <w:tc>
          <w:tcPr>
            <w:tcW w:w="0" w:type="auto"/>
            <w:tcBorders>
              <w:top w:val="single" w:sz="0" w:space="0" w:color="D3D3D3"/>
              <w:left w:val="single" w:sz="0" w:space="0" w:color="D3D3D3"/>
              <w:bottom w:val="single" w:sz="0" w:space="0" w:color="D3D3D3"/>
              <w:right w:val="single" w:sz="0" w:space="0" w:color="D3D3D3"/>
            </w:tcBorders>
          </w:tcPr>
          <w:p w14:paraId="671EB9E9" w14:textId="77777777" w:rsidR="00022B71" w:rsidRDefault="00022B71">
            <w:pPr>
              <w:keepNext/>
              <w:spacing w:after="60"/>
              <w:jc w:val="center"/>
            </w:pPr>
          </w:p>
        </w:tc>
      </w:tr>
      <w:tr w:rsidR="00022B71" w14:paraId="68DF348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AA62B0"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398BDF8" w14:textId="77777777" w:rsidR="00022B71" w:rsidRDefault="005B112A">
            <w:pPr>
              <w:keepNext/>
              <w:spacing w:after="60"/>
              <w:jc w:val="center"/>
            </w:pPr>
            <w:r>
              <w:rPr>
                <w:rFonts w:ascii="Calibri" w:hAnsi="Calibri"/>
                <w:sz w:val="20"/>
              </w:rPr>
              <w:t>16.3 (117)</w:t>
            </w:r>
          </w:p>
        </w:tc>
        <w:tc>
          <w:tcPr>
            <w:tcW w:w="0" w:type="auto"/>
            <w:tcBorders>
              <w:top w:val="single" w:sz="0" w:space="0" w:color="D3D3D3"/>
              <w:left w:val="single" w:sz="0" w:space="0" w:color="D3D3D3"/>
              <w:bottom w:val="single" w:sz="0" w:space="0" w:color="D3D3D3"/>
              <w:right w:val="single" w:sz="0" w:space="0" w:color="D3D3D3"/>
            </w:tcBorders>
          </w:tcPr>
          <w:p w14:paraId="75BCD098" w14:textId="77777777" w:rsidR="00022B71" w:rsidRDefault="005B112A">
            <w:pPr>
              <w:keepNext/>
              <w:spacing w:after="60"/>
              <w:jc w:val="center"/>
            </w:pPr>
            <w:r>
              <w:rPr>
                <w:rFonts w:ascii="Calibri" w:hAnsi="Calibri"/>
                <w:sz w:val="20"/>
              </w:rPr>
              <w:t>21.6 (77)</w:t>
            </w:r>
          </w:p>
        </w:tc>
        <w:tc>
          <w:tcPr>
            <w:tcW w:w="0" w:type="auto"/>
            <w:tcBorders>
              <w:top w:val="single" w:sz="0" w:space="0" w:color="D3D3D3"/>
              <w:left w:val="single" w:sz="0" w:space="0" w:color="D3D3D3"/>
              <w:bottom w:val="single" w:sz="0" w:space="0" w:color="D3D3D3"/>
              <w:right w:val="single" w:sz="0" w:space="0" w:color="D3D3D3"/>
            </w:tcBorders>
          </w:tcPr>
          <w:p w14:paraId="679B60EF" w14:textId="77777777" w:rsidR="00022B71" w:rsidRDefault="005B112A">
            <w:pPr>
              <w:keepNext/>
              <w:spacing w:after="60"/>
              <w:jc w:val="center"/>
            </w:pPr>
            <w:r>
              <w:rPr>
                <w:rFonts w:ascii="Calibri" w:hAnsi="Calibri"/>
                <w:sz w:val="20"/>
              </w:rPr>
              <w:t>11.1 (40)</w:t>
            </w:r>
          </w:p>
        </w:tc>
        <w:tc>
          <w:tcPr>
            <w:tcW w:w="0" w:type="auto"/>
            <w:tcBorders>
              <w:top w:val="single" w:sz="0" w:space="0" w:color="D3D3D3"/>
              <w:left w:val="single" w:sz="0" w:space="0" w:color="D3D3D3"/>
              <w:bottom w:val="single" w:sz="0" w:space="0" w:color="D3D3D3"/>
              <w:right w:val="single" w:sz="0" w:space="0" w:color="D3D3D3"/>
            </w:tcBorders>
          </w:tcPr>
          <w:p w14:paraId="4EE2ABA2" w14:textId="77777777" w:rsidR="00022B71" w:rsidRDefault="00022B71">
            <w:pPr>
              <w:keepNext/>
              <w:spacing w:after="60"/>
              <w:jc w:val="center"/>
            </w:pPr>
          </w:p>
        </w:tc>
      </w:tr>
      <w:tr w:rsidR="00022B71" w14:paraId="4D41398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EEEE3E" w14:textId="77777777" w:rsidR="00022B71" w:rsidRDefault="005B112A">
            <w:pPr>
              <w:keepNext/>
              <w:spacing w:after="60"/>
            </w:pPr>
            <w:r>
              <w:rPr>
                <w:rFonts w:ascii="Calibri" w:hAnsi="Calibri"/>
                <w:sz w:val="20"/>
              </w:rPr>
              <w:t>Emploi_TPL</w:t>
            </w:r>
          </w:p>
        </w:tc>
        <w:tc>
          <w:tcPr>
            <w:tcW w:w="0" w:type="auto"/>
            <w:tcBorders>
              <w:top w:val="single" w:sz="0" w:space="0" w:color="D3D3D3"/>
              <w:left w:val="single" w:sz="0" w:space="0" w:color="D3D3D3"/>
              <w:bottom w:val="single" w:sz="0" w:space="0" w:color="D3D3D3"/>
              <w:right w:val="single" w:sz="0" w:space="0" w:color="D3D3D3"/>
            </w:tcBorders>
          </w:tcPr>
          <w:p w14:paraId="4A369A2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C413D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3A2B3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98F6CE" w14:textId="77777777" w:rsidR="00022B71" w:rsidRDefault="005B112A">
            <w:pPr>
              <w:keepNext/>
              <w:spacing w:after="60"/>
              <w:jc w:val="center"/>
            </w:pPr>
            <w:r>
              <w:rPr>
                <w:rFonts w:ascii="Calibri" w:hAnsi="Calibri"/>
                <w:sz w:val="20"/>
              </w:rPr>
              <w:t>0.064</w:t>
            </w:r>
          </w:p>
        </w:tc>
      </w:tr>
      <w:tr w:rsidR="00022B71" w14:paraId="4E2CD6F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48606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5A66ADE" w14:textId="77777777" w:rsidR="00022B71" w:rsidRDefault="005B112A">
            <w:pPr>
              <w:keepNext/>
              <w:spacing w:after="60"/>
              <w:jc w:val="center"/>
            </w:pPr>
            <w:r>
              <w:rPr>
                <w:rFonts w:ascii="Calibri" w:hAnsi="Calibri"/>
                <w:sz w:val="20"/>
              </w:rPr>
              <w:t>2.8 (20)</w:t>
            </w:r>
          </w:p>
        </w:tc>
        <w:tc>
          <w:tcPr>
            <w:tcW w:w="0" w:type="auto"/>
            <w:tcBorders>
              <w:top w:val="single" w:sz="0" w:space="0" w:color="D3D3D3"/>
              <w:left w:val="single" w:sz="0" w:space="0" w:color="D3D3D3"/>
              <w:bottom w:val="single" w:sz="0" w:space="0" w:color="D3D3D3"/>
              <w:right w:val="single" w:sz="0" w:space="0" w:color="D3D3D3"/>
            </w:tcBorders>
          </w:tcPr>
          <w:p w14:paraId="7C5E8343" w14:textId="77777777" w:rsidR="00022B71" w:rsidRDefault="005B112A">
            <w:pPr>
              <w:keepNext/>
              <w:spacing w:after="60"/>
              <w:jc w:val="center"/>
            </w:pPr>
            <w:r>
              <w:rPr>
                <w:rFonts w:ascii="Calibri" w:hAnsi="Calibri"/>
                <w:sz w:val="20"/>
              </w:rPr>
              <w:t>1.7 (6)</w:t>
            </w:r>
          </w:p>
        </w:tc>
        <w:tc>
          <w:tcPr>
            <w:tcW w:w="0" w:type="auto"/>
            <w:tcBorders>
              <w:top w:val="single" w:sz="0" w:space="0" w:color="D3D3D3"/>
              <w:left w:val="single" w:sz="0" w:space="0" w:color="D3D3D3"/>
              <w:bottom w:val="single" w:sz="0" w:space="0" w:color="D3D3D3"/>
              <w:right w:val="single" w:sz="0" w:space="0" w:color="D3D3D3"/>
            </w:tcBorders>
          </w:tcPr>
          <w:p w14:paraId="50DE9F85" w14:textId="77777777" w:rsidR="00022B71" w:rsidRDefault="005B112A">
            <w:pPr>
              <w:keepNext/>
              <w:spacing w:after="60"/>
              <w:jc w:val="center"/>
            </w:pPr>
            <w:r>
              <w:rPr>
                <w:rFonts w:ascii="Calibri" w:hAnsi="Calibri"/>
                <w:sz w:val="20"/>
              </w:rPr>
              <w:t>4.0 (15)</w:t>
            </w:r>
          </w:p>
        </w:tc>
        <w:tc>
          <w:tcPr>
            <w:tcW w:w="0" w:type="auto"/>
            <w:tcBorders>
              <w:top w:val="single" w:sz="0" w:space="0" w:color="D3D3D3"/>
              <w:left w:val="single" w:sz="0" w:space="0" w:color="D3D3D3"/>
              <w:bottom w:val="single" w:sz="0" w:space="0" w:color="D3D3D3"/>
              <w:right w:val="single" w:sz="0" w:space="0" w:color="D3D3D3"/>
            </w:tcBorders>
          </w:tcPr>
          <w:p w14:paraId="079A86AA" w14:textId="77777777" w:rsidR="00022B71" w:rsidRDefault="00022B71">
            <w:pPr>
              <w:keepNext/>
              <w:spacing w:after="60"/>
              <w:jc w:val="center"/>
            </w:pPr>
          </w:p>
        </w:tc>
      </w:tr>
      <w:tr w:rsidR="00022B71" w14:paraId="0EE2684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3F85D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4FE6738"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2ECA8837" w14:textId="77777777" w:rsidR="00022B71" w:rsidRDefault="005B112A">
            <w:pPr>
              <w:keepNext/>
              <w:spacing w:after="60"/>
              <w:jc w:val="center"/>
            </w:pPr>
            <w:r>
              <w:rPr>
                <w:rFonts w:ascii="Calibri" w:hAnsi="Calibri"/>
                <w:sz w:val="20"/>
              </w:rPr>
              <w:t>6.2 (22)</w:t>
            </w:r>
          </w:p>
        </w:tc>
        <w:tc>
          <w:tcPr>
            <w:tcW w:w="0" w:type="auto"/>
            <w:tcBorders>
              <w:top w:val="single" w:sz="0" w:space="0" w:color="D3D3D3"/>
              <w:left w:val="single" w:sz="0" w:space="0" w:color="D3D3D3"/>
              <w:bottom w:val="single" w:sz="0" w:space="0" w:color="D3D3D3"/>
              <w:right w:val="single" w:sz="0" w:space="0" w:color="D3D3D3"/>
            </w:tcBorders>
          </w:tcPr>
          <w:p w14:paraId="2AD87AA7" w14:textId="77777777" w:rsidR="00022B71" w:rsidRDefault="005B112A">
            <w:pPr>
              <w:keepNext/>
              <w:spacing w:after="60"/>
              <w:jc w:val="center"/>
            </w:pPr>
            <w:r>
              <w:rPr>
                <w:rFonts w:ascii="Calibri" w:hAnsi="Calibri"/>
                <w:sz w:val="20"/>
              </w:rPr>
              <w:t>9.4 (34)</w:t>
            </w:r>
          </w:p>
        </w:tc>
        <w:tc>
          <w:tcPr>
            <w:tcW w:w="0" w:type="auto"/>
            <w:tcBorders>
              <w:top w:val="single" w:sz="0" w:space="0" w:color="D3D3D3"/>
              <w:left w:val="single" w:sz="0" w:space="0" w:color="D3D3D3"/>
              <w:bottom w:val="single" w:sz="0" w:space="0" w:color="D3D3D3"/>
              <w:right w:val="single" w:sz="0" w:space="0" w:color="D3D3D3"/>
            </w:tcBorders>
          </w:tcPr>
          <w:p w14:paraId="4DE615E2" w14:textId="77777777" w:rsidR="00022B71" w:rsidRDefault="00022B71">
            <w:pPr>
              <w:keepNext/>
              <w:spacing w:after="60"/>
              <w:jc w:val="center"/>
            </w:pPr>
          </w:p>
        </w:tc>
      </w:tr>
      <w:tr w:rsidR="00022B71" w14:paraId="5B2C4E9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C82CB7"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0681AB0" w14:textId="77777777" w:rsidR="00022B71" w:rsidRDefault="005B112A">
            <w:pPr>
              <w:keepNext/>
              <w:spacing w:after="60"/>
              <w:jc w:val="center"/>
            </w:pPr>
            <w:r>
              <w:rPr>
                <w:rFonts w:ascii="Calibri" w:hAnsi="Calibri"/>
                <w:sz w:val="20"/>
              </w:rPr>
              <w:t>22.1 (159)</w:t>
            </w:r>
          </w:p>
        </w:tc>
        <w:tc>
          <w:tcPr>
            <w:tcW w:w="0" w:type="auto"/>
            <w:tcBorders>
              <w:top w:val="single" w:sz="0" w:space="0" w:color="D3D3D3"/>
              <w:left w:val="single" w:sz="0" w:space="0" w:color="D3D3D3"/>
              <w:bottom w:val="single" w:sz="0" w:space="0" w:color="D3D3D3"/>
              <w:right w:val="single" w:sz="0" w:space="0" w:color="D3D3D3"/>
            </w:tcBorders>
          </w:tcPr>
          <w:p w14:paraId="34D479E0" w14:textId="77777777" w:rsidR="00022B71" w:rsidRDefault="005B112A">
            <w:pPr>
              <w:keepNext/>
              <w:spacing w:after="60"/>
              <w:jc w:val="center"/>
            </w:pPr>
            <w:r>
              <w:rPr>
                <w:rFonts w:ascii="Calibri" w:hAnsi="Calibri"/>
                <w:sz w:val="20"/>
              </w:rPr>
              <w:t>19.7 (71)</w:t>
            </w:r>
          </w:p>
        </w:tc>
        <w:tc>
          <w:tcPr>
            <w:tcW w:w="0" w:type="auto"/>
            <w:tcBorders>
              <w:top w:val="single" w:sz="0" w:space="0" w:color="D3D3D3"/>
              <w:left w:val="single" w:sz="0" w:space="0" w:color="D3D3D3"/>
              <w:bottom w:val="single" w:sz="0" w:space="0" w:color="D3D3D3"/>
              <w:right w:val="single" w:sz="0" w:space="0" w:color="D3D3D3"/>
            </w:tcBorders>
          </w:tcPr>
          <w:p w14:paraId="56545919" w14:textId="77777777" w:rsidR="00022B71" w:rsidRDefault="005B112A">
            <w:pPr>
              <w:keepNext/>
              <w:spacing w:after="60"/>
              <w:jc w:val="center"/>
            </w:pPr>
            <w:r>
              <w:rPr>
                <w:rFonts w:ascii="Calibri" w:hAnsi="Calibri"/>
                <w:sz w:val="20"/>
              </w:rPr>
              <w:t>24.5 (89)</w:t>
            </w:r>
          </w:p>
        </w:tc>
        <w:tc>
          <w:tcPr>
            <w:tcW w:w="0" w:type="auto"/>
            <w:tcBorders>
              <w:top w:val="single" w:sz="0" w:space="0" w:color="D3D3D3"/>
              <w:left w:val="single" w:sz="0" w:space="0" w:color="D3D3D3"/>
              <w:bottom w:val="single" w:sz="0" w:space="0" w:color="D3D3D3"/>
              <w:right w:val="single" w:sz="0" w:space="0" w:color="D3D3D3"/>
            </w:tcBorders>
          </w:tcPr>
          <w:p w14:paraId="7CEAEA52" w14:textId="77777777" w:rsidR="00022B71" w:rsidRDefault="00022B71">
            <w:pPr>
              <w:keepNext/>
              <w:spacing w:after="60"/>
              <w:jc w:val="center"/>
            </w:pPr>
          </w:p>
        </w:tc>
      </w:tr>
      <w:tr w:rsidR="00022B71" w14:paraId="587D9F4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D0BC91"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BDEF737" w14:textId="77777777" w:rsidR="00022B71" w:rsidRDefault="005B112A">
            <w:pPr>
              <w:keepNext/>
              <w:spacing w:after="60"/>
              <w:jc w:val="center"/>
            </w:pPr>
            <w:r>
              <w:rPr>
                <w:rFonts w:ascii="Calibri" w:hAnsi="Calibri"/>
                <w:sz w:val="20"/>
              </w:rPr>
              <w:t>44.6 (321)</w:t>
            </w:r>
          </w:p>
        </w:tc>
        <w:tc>
          <w:tcPr>
            <w:tcW w:w="0" w:type="auto"/>
            <w:tcBorders>
              <w:top w:val="single" w:sz="0" w:space="0" w:color="D3D3D3"/>
              <w:left w:val="single" w:sz="0" w:space="0" w:color="D3D3D3"/>
              <w:bottom w:val="single" w:sz="0" w:space="0" w:color="D3D3D3"/>
              <w:right w:val="single" w:sz="0" w:space="0" w:color="D3D3D3"/>
            </w:tcBorders>
          </w:tcPr>
          <w:p w14:paraId="13BEF271" w14:textId="77777777" w:rsidR="00022B71" w:rsidRDefault="005B112A">
            <w:pPr>
              <w:keepNext/>
              <w:spacing w:after="60"/>
              <w:jc w:val="center"/>
            </w:pPr>
            <w:r>
              <w:rPr>
                <w:rFonts w:ascii="Calibri" w:hAnsi="Calibri"/>
                <w:sz w:val="20"/>
              </w:rPr>
              <w:t>48.8 (175)</w:t>
            </w:r>
          </w:p>
        </w:tc>
        <w:tc>
          <w:tcPr>
            <w:tcW w:w="0" w:type="auto"/>
            <w:tcBorders>
              <w:top w:val="single" w:sz="0" w:space="0" w:color="D3D3D3"/>
              <w:left w:val="single" w:sz="0" w:space="0" w:color="D3D3D3"/>
              <w:bottom w:val="single" w:sz="0" w:space="0" w:color="D3D3D3"/>
              <w:right w:val="single" w:sz="0" w:space="0" w:color="D3D3D3"/>
            </w:tcBorders>
          </w:tcPr>
          <w:p w14:paraId="1F679D63" w14:textId="77777777" w:rsidR="00022B71" w:rsidRDefault="005B112A">
            <w:pPr>
              <w:keepNext/>
              <w:spacing w:after="60"/>
              <w:jc w:val="center"/>
            </w:pPr>
            <w:r>
              <w:rPr>
                <w:rFonts w:ascii="Calibri" w:hAnsi="Calibri"/>
                <w:sz w:val="20"/>
              </w:rPr>
              <w:t>40.4 (146)</w:t>
            </w:r>
          </w:p>
        </w:tc>
        <w:tc>
          <w:tcPr>
            <w:tcW w:w="0" w:type="auto"/>
            <w:tcBorders>
              <w:top w:val="single" w:sz="0" w:space="0" w:color="D3D3D3"/>
              <w:left w:val="single" w:sz="0" w:space="0" w:color="D3D3D3"/>
              <w:bottom w:val="single" w:sz="0" w:space="0" w:color="D3D3D3"/>
              <w:right w:val="single" w:sz="0" w:space="0" w:color="D3D3D3"/>
            </w:tcBorders>
          </w:tcPr>
          <w:p w14:paraId="650DAB9D" w14:textId="77777777" w:rsidR="00022B71" w:rsidRDefault="00022B71">
            <w:pPr>
              <w:keepNext/>
              <w:spacing w:after="60"/>
              <w:jc w:val="center"/>
            </w:pPr>
          </w:p>
        </w:tc>
      </w:tr>
      <w:tr w:rsidR="00022B71" w14:paraId="2A5105D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53EFD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3D25A3F0" w14:textId="77777777" w:rsidR="00022B71" w:rsidRDefault="005B112A">
            <w:pPr>
              <w:keepNext/>
              <w:spacing w:after="60"/>
              <w:jc w:val="center"/>
            </w:pPr>
            <w:r>
              <w:rPr>
                <w:rFonts w:ascii="Calibri" w:hAnsi="Calibri"/>
                <w:sz w:val="20"/>
              </w:rPr>
              <w:t>22.7 (164)</w:t>
            </w:r>
          </w:p>
        </w:tc>
        <w:tc>
          <w:tcPr>
            <w:tcW w:w="0" w:type="auto"/>
            <w:tcBorders>
              <w:top w:val="single" w:sz="0" w:space="0" w:color="D3D3D3"/>
              <w:left w:val="single" w:sz="0" w:space="0" w:color="D3D3D3"/>
              <w:bottom w:val="single" w:sz="0" w:space="0" w:color="D3D3D3"/>
              <w:right w:val="single" w:sz="0" w:space="0" w:color="D3D3D3"/>
            </w:tcBorders>
          </w:tcPr>
          <w:p w14:paraId="680EFFEF" w14:textId="77777777" w:rsidR="00022B71" w:rsidRDefault="005B112A">
            <w:pPr>
              <w:keepNext/>
              <w:spacing w:after="60"/>
              <w:jc w:val="center"/>
            </w:pPr>
            <w:r>
              <w:rPr>
                <w:rFonts w:ascii="Calibri" w:hAnsi="Calibri"/>
                <w:sz w:val="20"/>
              </w:rPr>
              <w:t>23.6 (85)</w:t>
            </w:r>
          </w:p>
        </w:tc>
        <w:tc>
          <w:tcPr>
            <w:tcW w:w="0" w:type="auto"/>
            <w:tcBorders>
              <w:top w:val="single" w:sz="0" w:space="0" w:color="D3D3D3"/>
              <w:left w:val="single" w:sz="0" w:space="0" w:color="D3D3D3"/>
              <w:bottom w:val="single" w:sz="0" w:space="0" w:color="D3D3D3"/>
              <w:right w:val="single" w:sz="0" w:space="0" w:color="D3D3D3"/>
            </w:tcBorders>
          </w:tcPr>
          <w:p w14:paraId="227D542F" w14:textId="77777777" w:rsidR="00022B71" w:rsidRDefault="005B112A">
            <w:pPr>
              <w:keepNext/>
              <w:spacing w:after="60"/>
              <w:jc w:val="center"/>
            </w:pPr>
            <w:r>
              <w:rPr>
                <w:rFonts w:ascii="Calibri" w:hAnsi="Calibri"/>
                <w:sz w:val="20"/>
              </w:rPr>
              <w:t>21.8 (79)</w:t>
            </w:r>
          </w:p>
        </w:tc>
        <w:tc>
          <w:tcPr>
            <w:tcW w:w="0" w:type="auto"/>
            <w:tcBorders>
              <w:top w:val="single" w:sz="0" w:space="0" w:color="D3D3D3"/>
              <w:left w:val="single" w:sz="0" w:space="0" w:color="D3D3D3"/>
              <w:bottom w:val="single" w:sz="0" w:space="0" w:color="D3D3D3"/>
              <w:right w:val="single" w:sz="0" w:space="0" w:color="D3D3D3"/>
            </w:tcBorders>
          </w:tcPr>
          <w:p w14:paraId="3D13592E" w14:textId="77777777" w:rsidR="00022B71" w:rsidRDefault="00022B71">
            <w:pPr>
              <w:keepNext/>
              <w:spacing w:after="60"/>
              <w:jc w:val="center"/>
            </w:pPr>
          </w:p>
        </w:tc>
      </w:tr>
      <w:tr w:rsidR="00022B71" w14:paraId="7AAE41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59D191" w14:textId="77777777" w:rsidR="00022B71" w:rsidRDefault="005B112A">
            <w:pPr>
              <w:keepNext/>
              <w:spacing w:after="60"/>
            </w:pPr>
            <w:r>
              <w:rPr>
                <w:rFonts w:ascii="Calibri" w:hAnsi="Calibri"/>
                <w:sz w:val="20"/>
              </w:rPr>
              <w:t>Vivre_en_couple</w:t>
            </w:r>
          </w:p>
        </w:tc>
        <w:tc>
          <w:tcPr>
            <w:tcW w:w="0" w:type="auto"/>
            <w:tcBorders>
              <w:top w:val="single" w:sz="0" w:space="0" w:color="D3D3D3"/>
              <w:left w:val="single" w:sz="0" w:space="0" w:color="D3D3D3"/>
              <w:bottom w:val="single" w:sz="0" w:space="0" w:color="D3D3D3"/>
              <w:right w:val="single" w:sz="0" w:space="0" w:color="D3D3D3"/>
            </w:tcBorders>
          </w:tcPr>
          <w:p w14:paraId="6DC94D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B2703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E8916E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40529D" w14:textId="77777777" w:rsidR="00022B71" w:rsidRDefault="005B112A">
            <w:pPr>
              <w:keepNext/>
              <w:spacing w:after="60"/>
              <w:jc w:val="center"/>
            </w:pPr>
            <w:r>
              <w:rPr>
                <w:rFonts w:ascii="Calibri" w:hAnsi="Calibri"/>
                <w:sz w:val="20"/>
              </w:rPr>
              <w:t>0.6</w:t>
            </w:r>
          </w:p>
        </w:tc>
      </w:tr>
      <w:tr w:rsidR="00022B71" w14:paraId="540981F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24FD4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815DD05" w14:textId="77777777" w:rsidR="00022B71" w:rsidRDefault="005B112A">
            <w:pPr>
              <w:keepNext/>
              <w:spacing w:after="60"/>
              <w:jc w:val="center"/>
            </w:pPr>
            <w:r>
              <w:rPr>
                <w:rFonts w:ascii="Calibri" w:hAnsi="Calibri"/>
                <w:sz w:val="20"/>
              </w:rPr>
              <w:t>19.7 (142)</w:t>
            </w:r>
          </w:p>
        </w:tc>
        <w:tc>
          <w:tcPr>
            <w:tcW w:w="0" w:type="auto"/>
            <w:tcBorders>
              <w:top w:val="single" w:sz="0" w:space="0" w:color="D3D3D3"/>
              <w:left w:val="single" w:sz="0" w:space="0" w:color="D3D3D3"/>
              <w:bottom w:val="single" w:sz="0" w:space="0" w:color="D3D3D3"/>
              <w:right w:val="single" w:sz="0" w:space="0" w:color="D3D3D3"/>
            </w:tcBorders>
          </w:tcPr>
          <w:p w14:paraId="09CCDA31" w14:textId="77777777" w:rsidR="00022B71" w:rsidRDefault="005B112A">
            <w:pPr>
              <w:keepNext/>
              <w:spacing w:after="60"/>
              <w:jc w:val="center"/>
            </w:pPr>
            <w:r>
              <w:rPr>
                <w:rFonts w:ascii="Calibri" w:hAnsi="Calibri"/>
                <w:sz w:val="20"/>
              </w:rPr>
              <w:t>18.3 (66)</w:t>
            </w:r>
          </w:p>
        </w:tc>
        <w:tc>
          <w:tcPr>
            <w:tcW w:w="0" w:type="auto"/>
            <w:tcBorders>
              <w:top w:val="single" w:sz="0" w:space="0" w:color="D3D3D3"/>
              <w:left w:val="single" w:sz="0" w:space="0" w:color="D3D3D3"/>
              <w:bottom w:val="single" w:sz="0" w:space="0" w:color="D3D3D3"/>
              <w:right w:val="single" w:sz="0" w:space="0" w:color="D3D3D3"/>
            </w:tcBorders>
          </w:tcPr>
          <w:p w14:paraId="12DB4752" w14:textId="77777777" w:rsidR="00022B71" w:rsidRDefault="005B112A">
            <w:pPr>
              <w:keepNext/>
              <w:spacing w:after="60"/>
              <w:jc w:val="center"/>
            </w:pPr>
            <w:r>
              <w:rPr>
                <w:rFonts w:ascii="Calibri" w:hAnsi="Calibri"/>
                <w:sz w:val="20"/>
              </w:rPr>
              <w:t>21.2 (77)</w:t>
            </w:r>
          </w:p>
        </w:tc>
        <w:tc>
          <w:tcPr>
            <w:tcW w:w="0" w:type="auto"/>
            <w:tcBorders>
              <w:top w:val="single" w:sz="0" w:space="0" w:color="D3D3D3"/>
              <w:left w:val="single" w:sz="0" w:space="0" w:color="D3D3D3"/>
              <w:bottom w:val="single" w:sz="0" w:space="0" w:color="D3D3D3"/>
              <w:right w:val="single" w:sz="0" w:space="0" w:color="D3D3D3"/>
            </w:tcBorders>
          </w:tcPr>
          <w:p w14:paraId="014BCD24" w14:textId="77777777" w:rsidR="00022B71" w:rsidRDefault="00022B71">
            <w:pPr>
              <w:keepNext/>
              <w:spacing w:after="60"/>
              <w:jc w:val="center"/>
            </w:pPr>
          </w:p>
        </w:tc>
      </w:tr>
      <w:tr w:rsidR="00022B71" w14:paraId="631036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CBE12A"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789AD93"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67D4A569" w14:textId="77777777" w:rsidR="00022B71" w:rsidRDefault="005B112A">
            <w:pPr>
              <w:keepNext/>
              <w:spacing w:after="60"/>
              <w:jc w:val="center"/>
            </w:pPr>
            <w:r>
              <w:rPr>
                <w:rFonts w:ascii="Calibri" w:hAnsi="Calibri"/>
                <w:sz w:val="20"/>
              </w:rPr>
              <w:t>23.3 (84)</w:t>
            </w:r>
          </w:p>
        </w:tc>
        <w:tc>
          <w:tcPr>
            <w:tcW w:w="0" w:type="auto"/>
            <w:tcBorders>
              <w:top w:val="single" w:sz="0" w:space="0" w:color="D3D3D3"/>
              <w:left w:val="single" w:sz="0" w:space="0" w:color="D3D3D3"/>
              <w:bottom w:val="single" w:sz="0" w:space="0" w:color="D3D3D3"/>
              <w:right w:val="single" w:sz="0" w:space="0" w:color="D3D3D3"/>
            </w:tcBorders>
          </w:tcPr>
          <w:p w14:paraId="63DA9225" w14:textId="77777777" w:rsidR="00022B71" w:rsidRDefault="005B112A">
            <w:pPr>
              <w:keepNext/>
              <w:spacing w:after="60"/>
              <w:jc w:val="center"/>
            </w:pPr>
            <w:r>
              <w:rPr>
                <w:rFonts w:ascii="Calibri" w:hAnsi="Calibri"/>
                <w:sz w:val="20"/>
              </w:rPr>
              <w:t>27.3 (99)</w:t>
            </w:r>
          </w:p>
        </w:tc>
        <w:tc>
          <w:tcPr>
            <w:tcW w:w="0" w:type="auto"/>
            <w:tcBorders>
              <w:top w:val="single" w:sz="0" w:space="0" w:color="D3D3D3"/>
              <w:left w:val="single" w:sz="0" w:space="0" w:color="D3D3D3"/>
              <w:bottom w:val="single" w:sz="0" w:space="0" w:color="D3D3D3"/>
              <w:right w:val="single" w:sz="0" w:space="0" w:color="D3D3D3"/>
            </w:tcBorders>
          </w:tcPr>
          <w:p w14:paraId="53258FF3" w14:textId="77777777" w:rsidR="00022B71" w:rsidRDefault="00022B71">
            <w:pPr>
              <w:keepNext/>
              <w:spacing w:after="60"/>
              <w:jc w:val="center"/>
            </w:pPr>
          </w:p>
        </w:tc>
      </w:tr>
      <w:tr w:rsidR="00022B71" w14:paraId="6CEE8E8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056CBD"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B294069" w14:textId="77777777" w:rsidR="00022B71" w:rsidRDefault="005B112A">
            <w:pPr>
              <w:keepNext/>
              <w:spacing w:after="60"/>
              <w:jc w:val="center"/>
            </w:pPr>
            <w:r>
              <w:rPr>
                <w:rFonts w:ascii="Calibri" w:hAnsi="Calibri"/>
                <w:sz w:val="20"/>
              </w:rPr>
              <w:t>28.6 (206)</w:t>
            </w:r>
          </w:p>
        </w:tc>
        <w:tc>
          <w:tcPr>
            <w:tcW w:w="0" w:type="auto"/>
            <w:tcBorders>
              <w:top w:val="single" w:sz="0" w:space="0" w:color="D3D3D3"/>
              <w:left w:val="single" w:sz="0" w:space="0" w:color="D3D3D3"/>
              <w:bottom w:val="single" w:sz="0" w:space="0" w:color="D3D3D3"/>
              <w:right w:val="single" w:sz="0" w:space="0" w:color="D3D3D3"/>
            </w:tcBorders>
          </w:tcPr>
          <w:p w14:paraId="2898ED5D" w14:textId="77777777" w:rsidR="00022B71" w:rsidRDefault="005B112A">
            <w:pPr>
              <w:keepNext/>
              <w:spacing w:after="60"/>
              <w:jc w:val="center"/>
            </w:pPr>
            <w:r>
              <w:rPr>
                <w:rFonts w:ascii="Calibri" w:hAnsi="Calibri"/>
                <w:sz w:val="20"/>
              </w:rPr>
              <w:t>30.4 (109)</w:t>
            </w:r>
          </w:p>
        </w:tc>
        <w:tc>
          <w:tcPr>
            <w:tcW w:w="0" w:type="auto"/>
            <w:tcBorders>
              <w:top w:val="single" w:sz="0" w:space="0" w:color="D3D3D3"/>
              <w:left w:val="single" w:sz="0" w:space="0" w:color="D3D3D3"/>
              <w:bottom w:val="single" w:sz="0" w:space="0" w:color="D3D3D3"/>
              <w:right w:val="single" w:sz="0" w:space="0" w:color="D3D3D3"/>
            </w:tcBorders>
          </w:tcPr>
          <w:p w14:paraId="0DD6DBBC" w14:textId="77777777" w:rsidR="00022B71" w:rsidRDefault="005B112A">
            <w:pPr>
              <w:keepNext/>
              <w:spacing w:after="60"/>
              <w:jc w:val="center"/>
            </w:pPr>
            <w:r>
              <w:rPr>
                <w:rFonts w:ascii="Calibri" w:hAnsi="Calibri"/>
                <w:sz w:val="20"/>
              </w:rPr>
              <w:t>26.8 (97)</w:t>
            </w:r>
          </w:p>
        </w:tc>
        <w:tc>
          <w:tcPr>
            <w:tcW w:w="0" w:type="auto"/>
            <w:tcBorders>
              <w:top w:val="single" w:sz="0" w:space="0" w:color="D3D3D3"/>
              <w:left w:val="single" w:sz="0" w:space="0" w:color="D3D3D3"/>
              <w:bottom w:val="single" w:sz="0" w:space="0" w:color="D3D3D3"/>
              <w:right w:val="single" w:sz="0" w:space="0" w:color="D3D3D3"/>
            </w:tcBorders>
          </w:tcPr>
          <w:p w14:paraId="06B871B3" w14:textId="77777777" w:rsidR="00022B71" w:rsidRDefault="00022B71">
            <w:pPr>
              <w:keepNext/>
              <w:spacing w:after="60"/>
              <w:jc w:val="center"/>
            </w:pPr>
          </w:p>
        </w:tc>
      </w:tr>
      <w:tr w:rsidR="00022B71" w14:paraId="59A3B5A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DFD61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4244D61"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1FB937BD" w14:textId="77777777" w:rsidR="00022B71" w:rsidRDefault="005B112A">
            <w:pPr>
              <w:keepNext/>
              <w:spacing w:after="60"/>
              <w:jc w:val="center"/>
            </w:pPr>
            <w:r>
              <w:rPr>
                <w:rFonts w:ascii="Calibri" w:hAnsi="Calibri"/>
                <w:sz w:val="20"/>
              </w:rPr>
              <w:t>21.4 (77)</w:t>
            </w:r>
          </w:p>
        </w:tc>
        <w:tc>
          <w:tcPr>
            <w:tcW w:w="0" w:type="auto"/>
            <w:tcBorders>
              <w:top w:val="single" w:sz="0" w:space="0" w:color="D3D3D3"/>
              <w:left w:val="single" w:sz="0" w:space="0" w:color="D3D3D3"/>
              <w:bottom w:val="single" w:sz="0" w:space="0" w:color="D3D3D3"/>
              <w:right w:val="single" w:sz="0" w:space="0" w:color="D3D3D3"/>
            </w:tcBorders>
          </w:tcPr>
          <w:p w14:paraId="1F9C1BAA" w14:textId="77777777" w:rsidR="00022B71" w:rsidRDefault="005B112A">
            <w:pPr>
              <w:keepNext/>
              <w:spacing w:after="60"/>
              <w:jc w:val="center"/>
            </w:pPr>
            <w:r>
              <w:rPr>
                <w:rFonts w:ascii="Calibri" w:hAnsi="Calibri"/>
                <w:sz w:val="20"/>
              </w:rPr>
              <w:t>18.3 (66)</w:t>
            </w:r>
          </w:p>
        </w:tc>
        <w:tc>
          <w:tcPr>
            <w:tcW w:w="0" w:type="auto"/>
            <w:tcBorders>
              <w:top w:val="single" w:sz="0" w:space="0" w:color="D3D3D3"/>
              <w:left w:val="single" w:sz="0" w:space="0" w:color="D3D3D3"/>
              <w:bottom w:val="single" w:sz="0" w:space="0" w:color="D3D3D3"/>
              <w:right w:val="single" w:sz="0" w:space="0" w:color="D3D3D3"/>
            </w:tcBorders>
          </w:tcPr>
          <w:p w14:paraId="42DDFF9B" w14:textId="77777777" w:rsidR="00022B71" w:rsidRDefault="00022B71">
            <w:pPr>
              <w:keepNext/>
              <w:spacing w:after="60"/>
              <w:jc w:val="center"/>
            </w:pPr>
          </w:p>
        </w:tc>
      </w:tr>
      <w:tr w:rsidR="00022B71" w14:paraId="460A181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7C810F"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B7021E5"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77D13B5C" w14:textId="77777777" w:rsidR="00022B71" w:rsidRDefault="005B112A">
            <w:pPr>
              <w:keepNext/>
              <w:spacing w:after="60"/>
              <w:jc w:val="center"/>
            </w:pPr>
            <w:r>
              <w:rPr>
                <w:rFonts w:ascii="Calibri" w:hAnsi="Calibri"/>
                <w:sz w:val="20"/>
              </w:rPr>
              <w:t>6.7 (24)</w:t>
            </w:r>
          </w:p>
        </w:tc>
        <w:tc>
          <w:tcPr>
            <w:tcW w:w="0" w:type="auto"/>
            <w:tcBorders>
              <w:top w:val="single" w:sz="0" w:space="0" w:color="D3D3D3"/>
              <w:left w:val="single" w:sz="0" w:space="0" w:color="D3D3D3"/>
              <w:bottom w:val="single" w:sz="0" w:space="0" w:color="D3D3D3"/>
              <w:right w:val="single" w:sz="0" w:space="0" w:color="D3D3D3"/>
            </w:tcBorders>
          </w:tcPr>
          <w:p w14:paraId="30DF2B37" w14:textId="77777777" w:rsidR="00022B71" w:rsidRDefault="005B112A">
            <w:pPr>
              <w:keepNext/>
              <w:spacing w:after="60"/>
              <w:jc w:val="center"/>
            </w:pPr>
            <w:r>
              <w:rPr>
                <w:rFonts w:ascii="Calibri" w:hAnsi="Calibri"/>
                <w:sz w:val="20"/>
              </w:rPr>
              <w:t>6.4 (23)</w:t>
            </w:r>
          </w:p>
        </w:tc>
        <w:tc>
          <w:tcPr>
            <w:tcW w:w="0" w:type="auto"/>
            <w:tcBorders>
              <w:top w:val="single" w:sz="0" w:space="0" w:color="D3D3D3"/>
              <w:left w:val="single" w:sz="0" w:space="0" w:color="D3D3D3"/>
              <w:bottom w:val="single" w:sz="0" w:space="0" w:color="D3D3D3"/>
              <w:right w:val="single" w:sz="0" w:space="0" w:color="D3D3D3"/>
            </w:tcBorders>
          </w:tcPr>
          <w:p w14:paraId="7C899AF1" w14:textId="77777777" w:rsidR="00022B71" w:rsidRDefault="00022B71">
            <w:pPr>
              <w:keepNext/>
              <w:spacing w:after="60"/>
              <w:jc w:val="center"/>
            </w:pPr>
          </w:p>
        </w:tc>
      </w:tr>
      <w:tr w:rsidR="00022B71" w14:paraId="19AC390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4A4295" w14:textId="77777777" w:rsidR="00022B71" w:rsidRDefault="005B112A">
            <w:pPr>
              <w:keepNext/>
              <w:spacing w:after="60"/>
            </w:pPr>
            <w:r>
              <w:rPr>
                <w:rFonts w:ascii="Calibri" w:hAnsi="Calibri"/>
                <w:sz w:val="20"/>
              </w:rPr>
              <w:t>Marier_1er_fois</w:t>
            </w:r>
          </w:p>
        </w:tc>
        <w:tc>
          <w:tcPr>
            <w:tcW w:w="0" w:type="auto"/>
            <w:tcBorders>
              <w:top w:val="single" w:sz="0" w:space="0" w:color="D3D3D3"/>
              <w:left w:val="single" w:sz="0" w:space="0" w:color="D3D3D3"/>
              <w:bottom w:val="single" w:sz="0" w:space="0" w:color="D3D3D3"/>
              <w:right w:val="single" w:sz="0" w:space="0" w:color="D3D3D3"/>
            </w:tcBorders>
          </w:tcPr>
          <w:p w14:paraId="17E9120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64ECA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1D7D4A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004F809" w14:textId="77777777" w:rsidR="00022B71" w:rsidRDefault="005B112A">
            <w:pPr>
              <w:keepNext/>
              <w:spacing w:after="60"/>
              <w:jc w:val="center"/>
            </w:pPr>
            <w:r>
              <w:rPr>
                <w:rFonts w:ascii="Calibri" w:hAnsi="Calibri"/>
                <w:sz w:val="20"/>
              </w:rPr>
              <w:t>0.5</w:t>
            </w:r>
          </w:p>
        </w:tc>
      </w:tr>
      <w:tr w:rsidR="00022B71" w14:paraId="0FF6A2A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158202" w14:textId="77777777" w:rsidR="00022B71" w:rsidRDefault="005B112A">
            <w:pPr>
              <w:keepNext/>
              <w:spacing w:after="60"/>
            </w:pPr>
            <w:r>
              <w:rPr>
                <w:rFonts w:ascii="Calibri" w:hAnsi="Calibri"/>
                <w:sz w:val="20"/>
              </w:rPr>
              <w:t xml:space="preserve">    Pas du tout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77298235" w14:textId="77777777" w:rsidR="00022B71" w:rsidRDefault="005B112A">
            <w:pPr>
              <w:keepNext/>
              <w:spacing w:after="60"/>
              <w:jc w:val="center"/>
            </w:pPr>
            <w:r>
              <w:rPr>
                <w:rFonts w:ascii="Calibri" w:hAnsi="Calibri"/>
                <w:sz w:val="20"/>
              </w:rPr>
              <w:t>51.0 (368)</w:t>
            </w:r>
          </w:p>
        </w:tc>
        <w:tc>
          <w:tcPr>
            <w:tcW w:w="0" w:type="auto"/>
            <w:tcBorders>
              <w:top w:val="single" w:sz="0" w:space="0" w:color="D3D3D3"/>
              <w:left w:val="single" w:sz="0" w:space="0" w:color="D3D3D3"/>
              <w:bottom w:val="single" w:sz="0" w:space="0" w:color="D3D3D3"/>
              <w:right w:val="single" w:sz="0" w:space="0" w:color="D3D3D3"/>
            </w:tcBorders>
          </w:tcPr>
          <w:p w14:paraId="0E751249" w14:textId="77777777" w:rsidR="00022B71" w:rsidRDefault="005B112A">
            <w:pPr>
              <w:keepNext/>
              <w:spacing w:after="60"/>
              <w:jc w:val="center"/>
            </w:pPr>
            <w:r>
              <w:rPr>
                <w:rFonts w:ascii="Calibri" w:hAnsi="Calibri"/>
                <w:sz w:val="20"/>
              </w:rPr>
              <w:t>53.7 (193)</w:t>
            </w:r>
          </w:p>
        </w:tc>
        <w:tc>
          <w:tcPr>
            <w:tcW w:w="0" w:type="auto"/>
            <w:tcBorders>
              <w:top w:val="single" w:sz="0" w:space="0" w:color="D3D3D3"/>
              <w:left w:val="single" w:sz="0" w:space="0" w:color="D3D3D3"/>
              <w:bottom w:val="single" w:sz="0" w:space="0" w:color="D3D3D3"/>
              <w:right w:val="single" w:sz="0" w:space="0" w:color="D3D3D3"/>
            </w:tcBorders>
          </w:tcPr>
          <w:p w14:paraId="3C4B24B4" w14:textId="77777777" w:rsidR="00022B71" w:rsidRDefault="005B112A">
            <w:pPr>
              <w:keepNext/>
              <w:spacing w:after="60"/>
              <w:jc w:val="center"/>
            </w:pPr>
            <w:r>
              <w:rPr>
                <w:rFonts w:ascii="Calibri" w:hAnsi="Calibri"/>
                <w:sz w:val="20"/>
              </w:rPr>
              <w:t>48.4 (175)</w:t>
            </w:r>
          </w:p>
        </w:tc>
        <w:tc>
          <w:tcPr>
            <w:tcW w:w="0" w:type="auto"/>
            <w:tcBorders>
              <w:top w:val="single" w:sz="0" w:space="0" w:color="D3D3D3"/>
              <w:left w:val="single" w:sz="0" w:space="0" w:color="D3D3D3"/>
              <w:bottom w:val="single" w:sz="0" w:space="0" w:color="D3D3D3"/>
              <w:right w:val="single" w:sz="0" w:space="0" w:color="D3D3D3"/>
            </w:tcBorders>
          </w:tcPr>
          <w:p w14:paraId="29CBF159" w14:textId="77777777" w:rsidR="00022B71" w:rsidRDefault="00022B71">
            <w:pPr>
              <w:keepNext/>
              <w:spacing w:after="60"/>
              <w:jc w:val="center"/>
            </w:pPr>
          </w:p>
        </w:tc>
      </w:tr>
      <w:tr w:rsidR="00022B71" w14:paraId="59C98AD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CA8071"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AAE2321"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558665AE" w14:textId="77777777" w:rsidR="00022B71" w:rsidRDefault="005B112A">
            <w:pPr>
              <w:keepNext/>
              <w:spacing w:after="60"/>
              <w:jc w:val="center"/>
            </w:pPr>
            <w:r>
              <w:rPr>
                <w:rFonts w:ascii="Calibri" w:hAnsi="Calibri"/>
                <w:sz w:val="20"/>
              </w:rPr>
              <w:t>16.8 (60)</w:t>
            </w:r>
          </w:p>
        </w:tc>
        <w:tc>
          <w:tcPr>
            <w:tcW w:w="0" w:type="auto"/>
            <w:tcBorders>
              <w:top w:val="single" w:sz="0" w:space="0" w:color="D3D3D3"/>
              <w:left w:val="single" w:sz="0" w:space="0" w:color="D3D3D3"/>
              <w:bottom w:val="single" w:sz="0" w:space="0" w:color="D3D3D3"/>
              <w:right w:val="single" w:sz="0" w:space="0" w:color="D3D3D3"/>
            </w:tcBorders>
          </w:tcPr>
          <w:p w14:paraId="1FF7A2FF" w14:textId="77777777" w:rsidR="00022B71" w:rsidRDefault="005B112A">
            <w:pPr>
              <w:keepNext/>
              <w:spacing w:after="60"/>
              <w:jc w:val="center"/>
            </w:pPr>
            <w:r>
              <w:rPr>
                <w:rFonts w:ascii="Calibri" w:hAnsi="Calibri"/>
                <w:sz w:val="20"/>
              </w:rPr>
              <w:t>22.9 (83)</w:t>
            </w:r>
          </w:p>
        </w:tc>
        <w:tc>
          <w:tcPr>
            <w:tcW w:w="0" w:type="auto"/>
            <w:tcBorders>
              <w:top w:val="single" w:sz="0" w:space="0" w:color="D3D3D3"/>
              <w:left w:val="single" w:sz="0" w:space="0" w:color="D3D3D3"/>
              <w:bottom w:val="single" w:sz="0" w:space="0" w:color="D3D3D3"/>
              <w:right w:val="single" w:sz="0" w:space="0" w:color="D3D3D3"/>
            </w:tcBorders>
          </w:tcPr>
          <w:p w14:paraId="7A34E1DB" w14:textId="77777777" w:rsidR="00022B71" w:rsidRDefault="00022B71">
            <w:pPr>
              <w:keepNext/>
              <w:spacing w:after="60"/>
              <w:jc w:val="center"/>
            </w:pPr>
          </w:p>
        </w:tc>
      </w:tr>
      <w:tr w:rsidR="00022B71" w14:paraId="0BFEA42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E12750"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FADF88A" w14:textId="77777777" w:rsidR="00022B71" w:rsidRDefault="005B112A">
            <w:pPr>
              <w:keepNext/>
              <w:spacing w:after="60"/>
              <w:jc w:val="center"/>
            </w:pPr>
            <w:r>
              <w:rPr>
                <w:rFonts w:ascii="Calibri" w:hAnsi="Calibri"/>
                <w:sz w:val="20"/>
              </w:rPr>
              <w:t>15.0 (108)</w:t>
            </w:r>
          </w:p>
        </w:tc>
        <w:tc>
          <w:tcPr>
            <w:tcW w:w="0" w:type="auto"/>
            <w:tcBorders>
              <w:top w:val="single" w:sz="0" w:space="0" w:color="D3D3D3"/>
              <w:left w:val="single" w:sz="0" w:space="0" w:color="D3D3D3"/>
              <w:bottom w:val="single" w:sz="0" w:space="0" w:color="D3D3D3"/>
              <w:right w:val="single" w:sz="0" w:space="0" w:color="D3D3D3"/>
            </w:tcBorders>
          </w:tcPr>
          <w:p w14:paraId="20247CC2" w14:textId="77777777" w:rsidR="00022B71" w:rsidRDefault="005B112A">
            <w:pPr>
              <w:keepNext/>
              <w:spacing w:after="60"/>
              <w:jc w:val="center"/>
            </w:pPr>
            <w:r>
              <w:rPr>
                <w:rFonts w:ascii="Calibri" w:hAnsi="Calibri"/>
                <w:sz w:val="20"/>
              </w:rPr>
              <w:t>15.2 (55)</w:t>
            </w:r>
          </w:p>
        </w:tc>
        <w:tc>
          <w:tcPr>
            <w:tcW w:w="0" w:type="auto"/>
            <w:tcBorders>
              <w:top w:val="single" w:sz="0" w:space="0" w:color="D3D3D3"/>
              <w:left w:val="single" w:sz="0" w:space="0" w:color="D3D3D3"/>
              <w:bottom w:val="single" w:sz="0" w:space="0" w:color="D3D3D3"/>
              <w:right w:val="single" w:sz="0" w:space="0" w:color="D3D3D3"/>
            </w:tcBorders>
          </w:tcPr>
          <w:p w14:paraId="32D2E1EA" w14:textId="77777777" w:rsidR="00022B71" w:rsidRDefault="005B112A">
            <w:pPr>
              <w:keepNext/>
              <w:spacing w:after="60"/>
              <w:jc w:val="center"/>
            </w:pPr>
            <w:r>
              <w:rPr>
                <w:rFonts w:ascii="Calibri" w:hAnsi="Calibri"/>
                <w:sz w:val="20"/>
              </w:rPr>
              <w:t>14.8 (53)</w:t>
            </w:r>
          </w:p>
        </w:tc>
        <w:tc>
          <w:tcPr>
            <w:tcW w:w="0" w:type="auto"/>
            <w:tcBorders>
              <w:top w:val="single" w:sz="0" w:space="0" w:color="D3D3D3"/>
              <w:left w:val="single" w:sz="0" w:space="0" w:color="D3D3D3"/>
              <w:bottom w:val="single" w:sz="0" w:space="0" w:color="D3D3D3"/>
              <w:right w:val="single" w:sz="0" w:space="0" w:color="D3D3D3"/>
            </w:tcBorders>
          </w:tcPr>
          <w:p w14:paraId="5F3193C4" w14:textId="77777777" w:rsidR="00022B71" w:rsidRDefault="00022B71">
            <w:pPr>
              <w:keepNext/>
              <w:spacing w:after="60"/>
              <w:jc w:val="center"/>
            </w:pPr>
          </w:p>
        </w:tc>
      </w:tr>
      <w:tr w:rsidR="00022B71" w14:paraId="14E5E1D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ECB08E"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0D3E1480"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21A52EF8" w14:textId="77777777" w:rsidR="00022B71" w:rsidRDefault="005B112A">
            <w:pPr>
              <w:keepNext/>
              <w:spacing w:after="60"/>
              <w:jc w:val="center"/>
            </w:pPr>
            <w:r>
              <w:rPr>
                <w:rFonts w:ascii="Calibri" w:hAnsi="Calibri"/>
                <w:sz w:val="20"/>
              </w:rPr>
              <w:t>9.6 (34)</w:t>
            </w:r>
          </w:p>
        </w:tc>
        <w:tc>
          <w:tcPr>
            <w:tcW w:w="0" w:type="auto"/>
            <w:tcBorders>
              <w:top w:val="single" w:sz="0" w:space="0" w:color="D3D3D3"/>
              <w:left w:val="single" w:sz="0" w:space="0" w:color="D3D3D3"/>
              <w:bottom w:val="single" w:sz="0" w:space="0" w:color="D3D3D3"/>
              <w:right w:val="single" w:sz="0" w:space="0" w:color="D3D3D3"/>
            </w:tcBorders>
          </w:tcPr>
          <w:p w14:paraId="5907A9F9" w14:textId="77777777" w:rsidR="00022B71" w:rsidRDefault="005B112A">
            <w:pPr>
              <w:keepNext/>
              <w:spacing w:after="60"/>
              <w:jc w:val="center"/>
            </w:pPr>
            <w:r>
              <w:rPr>
                <w:rFonts w:ascii="Calibri" w:hAnsi="Calibri"/>
                <w:sz w:val="20"/>
              </w:rPr>
              <w:t>8.8 (32)</w:t>
            </w:r>
          </w:p>
        </w:tc>
        <w:tc>
          <w:tcPr>
            <w:tcW w:w="0" w:type="auto"/>
            <w:tcBorders>
              <w:top w:val="single" w:sz="0" w:space="0" w:color="D3D3D3"/>
              <w:left w:val="single" w:sz="0" w:space="0" w:color="D3D3D3"/>
              <w:bottom w:val="single" w:sz="0" w:space="0" w:color="D3D3D3"/>
              <w:right w:val="single" w:sz="0" w:space="0" w:color="D3D3D3"/>
            </w:tcBorders>
          </w:tcPr>
          <w:p w14:paraId="1610930C" w14:textId="77777777" w:rsidR="00022B71" w:rsidRDefault="00022B71">
            <w:pPr>
              <w:keepNext/>
              <w:spacing w:after="60"/>
              <w:jc w:val="center"/>
            </w:pPr>
          </w:p>
        </w:tc>
      </w:tr>
      <w:tr w:rsidR="00022B71" w14:paraId="409428C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14DA14"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4FF123A" w14:textId="77777777" w:rsidR="00022B71" w:rsidRDefault="005B112A">
            <w:pPr>
              <w:keepNext/>
              <w:spacing w:after="60"/>
              <w:jc w:val="center"/>
            </w:pPr>
            <w:r>
              <w:rPr>
                <w:rFonts w:ascii="Calibri" w:hAnsi="Calibri"/>
                <w:sz w:val="20"/>
              </w:rPr>
              <w:t>4.9 (36)</w:t>
            </w:r>
          </w:p>
        </w:tc>
        <w:tc>
          <w:tcPr>
            <w:tcW w:w="0" w:type="auto"/>
            <w:tcBorders>
              <w:top w:val="single" w:sz="0" w:space="0" w:color="D3D3D3"/>
              <w:left w:val="single" w:sz="0" w:space="0" w:color="D3D3D3"/>
              <w:bottom w:val="single" w:sz="0" w:space="0" w:color="D3D3D3"/>
              <w:right w:val="single" w:sz="0" w:space="0" w:color="D3D3D3"/>
            </w:tcBorders>
          </w:tcPr>
          <w:p w14:paraId="486AF032" w14:textId="77777777" w:rsidR="00022B71" w:rsidRDefault="005B112A">
            <w:pPr>
              <w:keepNext/>
              <w:spacing w:after="60"/>
              <w:jc w:val="center"/>
            </w:pPr>
            <w:r>
              <w:rPr>
                <w:rFonts w:ascii="Calibri" w:hAnsi="Calibri"/>
                <w:sz w:val="20"/>
              </w:rPr>
              <w:t>4.7 (17)</w:t>
            </w:r>
          </w:p>
        </w:tc>
        <w:tc>
          <w:tcPr>
            <w:tcW w:w="0" w:type="auto"/>
            <w:tcBorders>
              <w:top w:val="single" w:sz="0" w:space="0" w:color="D3D3D3"/>
              <w:left w:val="single" w:sz="0" w:space="0" w:color="D3D3D3"/>
              <w:bottom w:val="single" w:sz="0" w:space="0" w:color="D3D3D3"/>
              <w:right w:val="single" w:sz="0" w:space="0" w:color="D3D3D3"/>
            </w:tcBorders>
          </w:tcPr>
          <w:p w14:paraId="498D7FB0"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54684E64" w14:textId="77777777" w:rsidR="00022B71" w:rsidRDefault="00022B71">
            <w:pPr>
              <w:keepNext/>
              <w:spacing w:after="60"/>
              <w:jc w:val="center"/>
            </w:pPr>
          </w:p>
        </w:tc>
      </w:tr>
      <w:tr w:rsidR="00022B71" w14:paraId="71DF819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EDE51E" w14:textId="77777777" w:rsidR="00022B71" w:rsidRDefault="005B112A">
            <w:pPr>
              <w:keepNext/>
              <w:spacing w:after="60"/>
            </w:pPr>
            <w:r>
              <w:rPr>
                <w:rFonts w:ascii="Calibri" w:hAnsi="Calibri"/>
                <w:sz w:val="20"/>
              </w:rPr>
              <w:t>Parent_1er_fois</w:t>
            </w:r>
          </w:p>
        </w:tc>
        <w:tc>
          <w:tcPr>
            <w:tcW w:w="0" w:type="auto"/>
            <w:tcBorders>
              <w:top w:val="single" w:sz="0" w:space="0" w:color="D3D3D3"/>
              <w:left w:val="single" w:sz="0" w:space="0" w:color="D3D3D3"/>
              <w:bottom w:val="single" w:sz="0" w:space="0" w:color="D3D3D3"/>
              <w:right w:val="single" w:sz="0" w:space="0" w:color="D3D3D3"/>
            </w:tcBorders>
          </w:tcPr>
          <w:p w14:paraId="577B5C8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9A975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FABCF3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38AA06" w14:textId="77777777" w:rsidR="00022B71" w:rsidRDefault="005B112A">
            <w:pPr>
              <w:keepNext/>
              <w:spacing w:after="60"/>
              <w:jc w:val="center"/>
            </w:pPr>
            <w:r>
              <w:rPr>
                <w:rFonts w:ascii="Calibri" w:hAnsi="Calibri"/>
                <w:sz w:val="20"/>
              </w:rPr>
              <w:t>0.7</w:t>
            </w:r>
          </w:p>
        </w:tc>
      </w:tr>
      <w:tr w:rsidR="00022B71" w14:paraId="0A6A29A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7A8C44"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663D875" w14:textId="77777777" w:rsidR="00022B71" w:rsidRDefault="005B112A">
            <w:pPr>
              <w:keepNext/>
              <w:spacing w:after="60"/>
              <w:jc w:val="center"/>
            </w:pPr>
            <w:r>
              <w:rPr>
                <w:rFonts w:ascii="Calibri" w:hAnsi="Calibri"/>
                <w:sz w:val="20"/>
              </w:rPr>
              <w:t>33.0 (238)</w:t>
            </w:r>
          </w:p>
        </w:tc>
        <w:tc>
          <w:tcPr>
            <w:tcW w:w="0" w:type="auto"/>
            <w:tcBorders>
              <w:top w:val="single" w:sz="0" w:space="0" w:color="D3D3D3"/>
              <w:left w:val="single" w:sz="0" w:space="0" w:color="D3D3D3"/>
              <w:bottom w:val="single" w:sz="0" w:space="0" w:color="D3D3D3"/>
              <w:right w:val="single" w:sz="0" w:space="0" w:color="D3D3D3"/>
            </w:tcBorders>
          </w:tcPr>
          <w:p w14:paraId="7F73CC7A" w14:textId="77777777" w:rsidR="00022B71" w:rsidRDefault="005B112A">
            <w:pPr>
              <w:keepNext/>
              <w:spacing w:after="60"/>
              <w:jc w:val="center"/>
            </w:pPr>
            <w:r>
              <w:rPr>
                <w:rFonts w:ascii="Calibri" w:hAnsi="Calibri"/>
                <w:sz w:val="20"/>
              </w:rPr>
              <w:t>32.8 (118)</w:t>
            </w:r>
          </w:p>
        </w:tc>
        <w:tc>
          <w:tcPr>
            <w:tcW w:w="0" w:type="auto"/>
            <w:tcBorders>
              <w:top w:val="single" w:sz="0" w:space="0" w:color="D3D3D3"/>
              <w:left w:val="single" w:sz="0" w:space="0" w:color="D3D3D3"/>
              <w:bottom w:val="single" w:sz="0" w:space="0" w:color="D3D3D3"/>
              <w:right w:val="single" w:sz="0" w:space="0" w:color="D3D3D3"/>
            </w:tcBorders>
          </w:tcPr>
          <w:p w14:paraId="18786B92" w14:textId="77777777" w:rsidR="00022B71" w:rsidRDefault="005B112A">
            <w:pPr>
              <w:keepNext/>
              <w:spacing w:after="60"/>
              <w:jc w:val="center"/>
            </w:pPr>
            <w:r>
              <w:rPr>
                <w:rFonts w:ascii="Calibri" w:hAnsi="Calibri"/>
                <w:sz w:val="20"/>
              </w:rPr>
              <w:t>33.1 (120)</w:t>
            </w:r>
          </w:p>
        </w:tc>
        <w:tc>
          <w:tcPr>
            <w:tcW w:w="0" w:type="auto"/>
            <w:tcBorders>
              <w:top w:val="single" w:sz="0" w:space="0" w:color="D3D3D3"/>
              <w:left w:val="single" w:sz="0" w:space="0" w:color="D3D3D3"/>
              <w:bottom w:val="single" w:sz="0" w:space="0" w:color="D3D3D3"/>
              <w:right w:val="single" w:sz="0" w:space="0" w:color="D3D3D3"/>
            </w:tcBorders>
          </w:tcPr>
          <w:p w14:paraId="5EC36E45" w14:textId="77777777" w:rsidR="00022B71" w:rsidRDefault="00022B71">
            <w:pPr>
              <w:keepNext/>
              <w:spacing w:after="60"/>
              <w:jc w:val="center"/>
            </w:pPr>
          </w:p>
        </w:tc>
      </w:tr>
      <w:tr w:rsidR="00022B71" w14:paraId="50551A9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CDBF2C"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12BAEFC"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63E4D5A2" w14:textId="77777777" w:rsidR="00022B71" w:rsidRDefault="005B112A">
            <w:pPr>
              <w:keepNext/>
              <w:spacing w:after="60"/>
              <w:jc w:val="center"/>
            </w:pPr>
            <w:r>
              <w:rPr>
                <w:rFonts w:ascii="Calibri" w:hAnsi="Calibri"/>
                <w:sz w:val="20"/>
              </w:rPr>
              <w:t>16.4 (59)</w:t>
            </w:r>
          </w:p>
        </w:tc>
        <w:tc>
          <w:tcPr>
            <w:tcW w:w="0" w:type="auto"/>
            <w:tcBorders>
              <w:top w:val="single" w:sz="0" w:space="0" w:color="D3D3D3"/>
              <w:left w:val="single" w:sz="0" w:space="0" w:color="D3D3D3"/>
              <w:bottom w:val="single" w:sz="0" w:space="0" w:color="D3D3D3"/>
              <w:right w:val="single" w:sz="0" w:space="0" w:color="D3D3D3"/>
            </w:tcBorders>
          </w:tcPr>
          <w:p w14:paraId="5CE48AC1" w14:textId="77777777" w:rsidR="00022B71" w:rsidRDefault="005B112A">
            <w:pPr>
              <w:keepNext/>
              <w:spacing w:after="60"/>
              <w:jc w:val="center"/>
            </w:pPr>
            <w:r>
              <w:rPr>
                <w:rFonts w:ascii="Calibri" w:hAnsi="Calibri"/>
                <w:sz w:val="20"/>
              </w:rPr>
              <w:t>17.5 (63)</w:t>
            </w:r>
          </w:p>
        </w:tc>
        <w:tc>
          <w:tcPr>
            <w:tcW w:w="0" w:type="auto"/>
            <w:tcBorders>
              <w:top w:val="single" w:sz="0" w:space="0" w:color="D3D3D3"/>
              <w:left w:val="single" w:sz="0" w:space="0" w:color="D3D3D3"/>
              <w:bottom w:val="single" w:sz="0" w:space="0" w:color="D3D3D3"/>
              <w:right w:val="single" w:sz="0" w:space="0" w:color="D3D3D3"/>
            </w:tcBorders>
          </w:tcPr>
          <w:p w14:paraId="46AC0553" w14:textId="77777777" w:rsidR="00022B71" w:rsidRDefault="00022B71">
            <w:pPr>
              <w:keepNext/>
              <w:spacing w:after="60"/>
              <w:jc w:val="center"/>
            </w:pPr>
          </w:p>
        </w:tc>
      </w:tr>
      <w:tr w:rsidR="00022B71" w14:paraId="30A50A0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EAF497"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FB632DA" w14:textId="77777777" w:rsidR="00022B71" w:rsidRDefault="005B112A">
            <w:pPr>
              <w:keepNext/>
              <w:spacing w:after="60"/>
              <w:jc w:val="center"/>
            </w:pPr>
            <w:r>
              <w:rPr>
                <w:rFonts w:ascii="Calibri" w:hAnsi="Calibri"/>
                <w:sz w:val="20"/>
              </w:rPr>
              <w:t>18.6 (134)</w:t>
            </w:r>
          </w:p>
        </w:tc>
        <w:tc>
          <w:tcPr>
            <w:tcW w:w="0" w:type="auto"/>
            <w:tcBorders>
              <w:top w:val="single" w:sz="0" w:space="0" w:color="D3D3D3"/>
              <w:left w:val="single" w:sz="0" w:space="0" w:color="D3D3D3"/>
              <w:bottom w:val="single" w:sz="0" w:space="0" w:color="D3D3D3"/>
              <w:right w:val="single" w:sz="0" w:space="0" w:color="D3D3D3"/>
            </w:tcBorders>
          </w:tcPr>
          <w:p w14:paraId="7BC9A18B" w14:textId="77777777" w:rsidR="00022B71" w:rsidRDefault="005B112A">
            <w:pPr>
              <w:keepNext/>
              <w:spacing w:after="60"/>
              <w:jc w:val="center"/>
            </w:pPr>
            <w:r>
              <w:rPr>
                <w:rFonts w:ascii="Calibri" w:hAnsi="Calibri"/>
                <w:sz w:val="20"/>
              </w:rPr>
              <w:t>17.2 (62)</w:t>
            </w:r>
          </w:p>
        </w:tc>
        <w:tc>
          <w:tcPr>
            <w:tcW w:w="0" w:type="auto"/>
            <w:tcBorders>
              <w:top w:val="single" w:sz="0" w:space="0" w:color="D3D3D3"/>
              <w:left w:val="single" w:sz="0" w:space="0" w:color="D3D3D3"/>
              <w:bottom w:val="single" w:sz="0" w:space="0" w:color="D3D3D3"/>
              <w:right w:val="single" w:sz="0" w:space="0" w:color="D3D3D3"/>
            </w:tcBorders>
          </w:tcPr>
          <w:p w14:paraId="01475539" w14:textId="77777777" w:rsidR="00022B71" w:rsidRDefault="005B112A">
            <w:pPr>
              <w:keepNext/>
              <w:spacing w:after="60"/>
              <w:jc w:val="center"/>
            </w:pPr>
            <w:r>
              <w:rPr>
                <w:rFonts w:ascii="Calibri" w:hAnsi="Calibri"/>
                <w:sz w:val="20"/>
              </w:rPr>
              <w:t>20.0 (72)</w:t>
            </w:r>
          </w:p>
        </w:tc>
        <w:tc>
          <w:tcPr>
            <w:tcW w:w="0" w:type="auto"/>
            <w:tcBorders>
              <w:top w:val="single" w:sz="0" w:space="0" w:color="D3D3D3"/>
              <w:left w:val="single" w:sz="0" w:space="0" w:color="D3D3D3"/>
              <w:bottom w:val="single" w:sz="0" w:space="0" w:color="D3D3D3"/>
              <w:right w:val="single" w:sz="0" w:space="0" w:color="D3D3D3"/>
            </w:tcBorders>
          </w:tcPr>
          <w:p w14:paraId="289D2BC6" w14:textId="77777777" w:rsidR="00022B71" w:rsidRDefault="00022B71">
            <w:pPr>
              <w:keepNext/>
              <w:spacing w:after="60"/>
              <w:jc w:val="center"/>
            </w:pPr>
          </w:p>
        </w:tc>
      </w:tr>
      <w:tr w:rsidR="00022B71" w14:paraId="33E7AE6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7E44E9"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5266DBA" w14:textId="77777777" w:rsidR="00022B71" w:rsidRDefault="005B112A">
            <w:pPr>
              <w:keepNext/>
              <w:spacing w:after="60"/>
              <w:jc w:val="center"/>
            </w:pPr>
            <w:r>
              <w:rPr>
                <w:rFonts w:ascii="Calibri" w:hAnsi="Calibri"/>
                <w:sz w:val="20"/>
              </w:rPr>
              <w:t>16.5 (119)</w:t>
            </w:r>
          </w:p>
        </w:tc>
        <w:tc>
          <w:tcPr>
            <w:tcW w:w="0" w:type="auto"/>
            <w:tcBorders>
              <w:top w:val="single" w:sz="0" w:space="0" w:color="D3D3D3"/>
              <w:left w:val="single" w:sz="0" w:space="0" w:color="D3D3D3"/>
              <w:bottom w:val="single" w:sz="0" w:space="0" w:color="D3D3D3"/>
              <w:right w:val="single" w:sz="0" w:space="0" w:color="D3D3D3"/>
            </w:tcBorders>
          </w:tcPr>
          <w:p w14:paraId="5E4C813D" w14:textId="77777777" w:rsidR="00022B71" w:rsidRDefault="005B112A">
            <w:pPr>
              <w:keepNext/>
              <w:spacing w:after="60"/>
              <w:jc w:val="center"/>
            </w:pPr>
            <w:r>
              <w:rPr>
                <w:rFonts w:ascii="Calibri" w:hAnsi="Calibri"/>
                <w:sz w:val="20"/>
              </w:rPr>
              <w:t>16.7 (60)</w:t>
            </w:r>
          </w:p>
        </w:tc>
        <w:tc>
          <w:tcPr>
            <w:tcW w:w="0" w:type="auto"/>
            <w:tcBorders>
              <w:top w:val="single" w:sz="0" w:space="0" w:color="D3D3D3"/>
              <w:left w:val="single" w:sz="0" w:space="0" w:color="D3D3D3"/>
              <w:bottom w:val="single" w:sz="0" w:space="0" w:color="D3D3D3"/>
              <w:right w:val="single" w:sz="0" w:space="0" w:color="D3D3D3"/>
            </w:tcBorders>
          </w:tcPr>
          <w:p w14:paraId="3806E6FD" w14:textId="77777777" w:rsidR="00022B71" w:rsidRDefault="005B112A">
            <w:pPr>
              <w:keepNext/>
              <w:spacing w:after="60"/>
              <w:jc w:val="center"/>
            </w:pPr>
            <w:r>
              <w:rPr>
                <w:rFonts w:ascii="Calibri" w:hAnsi="Calibri"/>
                <w:sz w:val="20"/>
              </w:rPr>
              <w:t>16.3 (59)</w:t>
            </w:r>
          </w:p>
        </w:tc>
        <w:tc>
          <w:tcPr>
            <w:tcW w:w="0" w:type="auto"/>
            <w:tcBorders>
              <w:top w:val="single" w:sz="0" w:space="0" w:color="D3D3D3"/>
              <w:left w:val="single" w:sz="0" w:space="0" w:color="D3D3D3"/>
              <w:bottom w:val="single" w:sz="0" w:space="0" w:color="D3D3D3"/>
              <w:right w:val="single" w:sz="0" w:space="0" w:color="D3D3D3"/>
            </w:tcBorders>
          </w:tcPr>
          <w:p w14:paraId="7BD84BFA" w14:textId="77777777" w:rsidR="00022B71" w:rsidRDefault="00022B71">
            <w:pPr>
              <w:keepNext/>
              <w:spacing w:after="60"/>
              <w:jc w:val="center"/>
            </w:pPr>
          </w:p>
        </w:tc>
      </w:tr>
      <w:tr w:rsidR="00022B71" w14:paraId="1898621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19A31E"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493949C" w14:textId="77777777" w:rsidR="00022B71" w:rsidRDefault="005B112A">
            <w:pPr>
              <w:keepNext/>
              <w:spacing w:after="60"/>
              <w:jc w:val="center"/>
            </w:pPr>
            <w:r>
              <w:rPr>
                <w:rFonts w:ascii="Calibri" w:hAnsi="Calibri"/>
                <w:sz w:val="20"/>
              </w:rPr>
              <w:t>14.9 (108)</w:t>
            </w:r>
          </w:p>
        </w:tc>
        <w:tc>
          <w:tcPr>
            <w:tcW w:w="0" w:type="auto"/>
            <w:tcBorders>
              <w:top w:val="single" w:sz="0" w:space="0" w:color="D3D3D3"/>
              <w:left w:val="single" w:sz="0" w:space="0" w:color="D3D3D3"/>
              <w:bottom w:val="single" w:sz="0" w:space="0" w:color="D3D3D3"/>
              <w:right w:val="single" w:sz="0" w:space="0" w:color="D3D3D3"/>
            </w:tcBorders>
          </w:tcPr>
          <w:p w14:paraId="4CB8EEED" w14:textId="77777777" w:rsidR="00022B71" w:rsidRDefault="005B112A">
            <w:pPr>
              <w:keepNext/>
              <w:spacing w:after="60"/>
              <w:jc w:val="center"/>
            </w:pPr>
            <w:r>
              <w:rPr>
                <w:rFonts w:ascii="Calibri" w:hAnsi="Calibri"/>
                <w:sz w:val="20"/>
              </w:rPr>
              <w:t>16.9 (61)</w:t>
            </w:r>
          </w:p>
        </w:tc>
        <w:tc>
          <w:tcPr>
            <w:tcW w:w="0" w:type="auto"/>
            <w:tcBorders>
              <w:top w:val="single" w:sz="0" w:space="0" w:color="D3D3D3"/>
              <w:left w:val="single" w:sz="0" w:space="0" w:color="D3D3D3"/>
              <w:bottom w:val="single" w:sz="0" w:space="0" w:color="D3D3D3"/>
              <w:right w:val="single" w:sz="0" w:space="0" w:color="D3D3D3"/>
            </w:tcBorders>
          </w:tcPr>
          <w:p w14:paraId="6DB2D429" w14:textId="77777777" w:rsidR="00022B71" w:rsidRDefault="005B112A">
            <w:pPr>
              <w:keepNext/>
              <w:spacing w:after="60"/>
              <w:jc w:val="center"/>
            </w:pPr>
            <w:r>
              <w:rPr>
                <w:rFonts w:ascii="Calibri" w:hAnsi="Calibri"/>
                <w:sz w:val="20"/>
              </w:rPr>
              <w:t>13.0 (47)</w:t>
            </w:r>
          </w:p>
        </w:tc>
        <w:tc>
          <w:tcPr>
            <w:tcW w:w="0" w:type="auto"/>
            <w:tcBorders>
              <w:top w:val="single" w:sz="0" w:space="0" w:color="D3D3D3"/>
              <w:left w:val="single" w:sz="0" w:space="0" w:color="D3D3D3"/>
              <w:bottom w:val="single" w:sz="0" w:space="0" w:color="D3D3D3"/>
              <w:right w:val="single" w:sz="0" w:space="0" w:color="D3D3D3"/>
            </w:tcBorders>
          </w:tcPr>
          <w:p w14:paraId="00820F7A" w14:textId="77777777" w:rsidR="00022B71" w:rsidRDefault="00022B71">
            <w:pPr>
              <w:keepNext/>
              <w:spacing w:after="60"/>
              <w:jc w:val="center"/>
            </w:pPr>
          </w:p>
        </w:tc>
      </w:tr>
      <w:tr w:rsidR="00022B71" w14:paraId="1AC1E123" w14:textId="77777777" w:rsidTr="00022B71">
        <w:trPr>
          <w:cantSplit/>
          <w:jc w:val="center"/>
        </w:trPr>
        <w:tc>
          <w:tcPr>
            <w:tcW w:w="0" w:type="auto"/>
            <w:gridSpan w:val="5"/>
          </w:tcPr>
          <w:p w14:paraId="28F6AFC5"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214450BC" w14:textId="77777777" w:rsidTr="00022B71">
        <w:trPr>
          <w:cantSplit/>
          <w:jc w:val="center"/>
        </w:trPr>
        <w:tc>
          <w:tcPr>
            <w:tcW w:w="0" w:type="auto"/>
            <w:gridSpan w:val="5"/>
          </w:tcPr>
          <w:p w14:paraId="1AE6BF44"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54DA00E5" w14:textId="77777777" w:rsidR="00022B71" w:rsidRDefault="005B112A">
      <w:pPr>
        <w:pStyle w:val="Titre3"/>
      </w:pPr>
      <w:bookmarkStart w:id="320" w:name="marqueurs-objectifs-selon-lage"/>
      <w:bookmarkStart w:id="321" w:name="_Toc209544883"/>
      <w:bookmarkEnd w:id="317"/>
      <w:r>
        <w:t>Marqueurs objectifs selon l’age</w:t>
      </w:r>
      <w:bookmarkEnd w:id="321"/>
    </w:p>
    <w:p w14:paraId="4A61230D" w14:textId="77777777" w:rsidR="00022B71" w:rsidRDefault="005B112A">
      <w:pPr>
        <w:pStyle w:val="En-ttedetabledesmatires"/>
      </w:pPr>
      <w:r>
        <w:rPr>
          <w:rStyle w:val="NormalTok"/>
        </w:rPr>
        <w:t xml:space="preserve">table_Marqueurs_objectifs_gpe_age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(Quiter_nid, Emploi_TPL, Vivre_en_couple, Marier_1er_fois, Parent_1er_fois, gpe_age),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"**table_Marqueurs_objectifs_groupe**"</w:t>
      </w:r>
      <w:r>
        <w:rPr>
          <w:rStyle w:val="NormalTok"/>
        </w:rPr>
        <w:t>)</w:t>
      </w:r>
      <w:r>
        <w:br/>
      </w:r>
      <w:r>
        <w:br/>
      </w:r>
      <w:r>
        <w:rPr>
          <w:rStyle w:val="NormalTok"/>
        </w:rPr>
        <w:t>table_Marqueurs_objectifs_gpe_age</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1653"/>
        <w:gridCol w:w="1653"/>
        <w:gridCol w:w="805"/>
      </w:tblGrid>
      <w:tr w:rsidR="00022B71" w14:paraId="0D7FED0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0B8A8164"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5B92A0B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32D2A1C"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16B53789"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120418F"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226320E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B51CD3" w14:textId="77777777" w:rsidR="00022B71" w:rsidRDefault="005B112A">
            <w:pPr>
              <w:keepNext/>
              <w:spacing w:after="60"/>
            </w:pPr>
            <w:r>
              <w:rPr>
                <w:rFonts w:ascii="Calibri" w:hAnsi="Calibri"/>
                <w:sz w:val="20"/>
              </w:rPr>
              <w:t>Quiter_ni</w:t>
            </w:r>
            <w:r>
              <w:rPr>
                <w:rFonts w:ascii="Calibri" w:hAnsi="Calibri"/>
                <w:sz w:val="20"/>
              </w:rPr>
              <w:t>d</w:t>
            </w:r>
          </w:p>
        </w:tc>
        <w:tc>
          <w:tcPr>
            <w:tcW w:w="0" w:type="auto"/>
            <w:tcBorders>
              <w:top w:val="single" w:sz="0" w:space="0" w:color="D3D3D3"/>
              <w:left w:val="single" w:sz="0" w:space="0" w:color="D3D3D3"/>
              <w:bottom w:val="single" w:sz="0" w:space="0" w:color="D3D3D3"/>
              <w:right w:val="single" w:sz="0" w:space="0" w:color="D3D3D3"/>
            </w:tcBorders>
          </w:tcPr>
          <w:p w14:paraId="621FD17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B2F9E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2AC81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4A45C4" w14:textId="77777777" w:rsidR="00022B71" w:rsidRDefault="005B112A">
            <w:pPr>
              <w:keepNext/>
              <w:spacing w:after="60"/>
              <w:jc w:val="center"/>
            </w:pPr>
            <w:r>
              <w:rPr>
                <w:rFonts w:ascii="Calibri" w:hAnsi="Calibri"/>
                <w:sz w:val="20"/>
              </w:rPr>
              <w:t>0.5</w:t>
            </w:r>
          </w:p>
        </w:tc>
      </w:tr>
      <w:tr w:rsidR="00022B71" w14:paraId="7BE51E8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F240A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BA7B88A" w14:textId="77777777" w:rsidR="00022B71" w:rsidRDefault="005B112A">
            <w:pPr>
              <w:keepNext/>
              <w:spacing w:after="60"/>
              <w:jc w:val="center"/>
            </w:pPr>
            <w:r>
              <w:rPr>
                <w:rFonts w:ascii="Calibri" w:hAnsi="Calibri"/>
                <w:sz w:val="20"/>
              </w:rPr>
              <w:t>7.4 (53)</w:t>
            </w:r>
          </w:p>
        </w:tc>
        <w:tc>
          <w:tcPr>
            <w:tcW w:w="0" w:type="auto"/>
            <w:tcBorders>
              <w:top w:val="single" w:sz="0" w:space="0" w:color="D3D3D3"/>
              <w:left w:val="single" w:sz="0" w:space="0" w:color="D3D3D3"/>
              <w:bottom w:val="single" w:sz="0" w:space="0" w:color="D3D3D3"/>
              <w:right w:val="single" w:sz="0" w:space="0" w:color="D3D3D3"/>
            </w:tcBorders>
          </w:tcPr>
          <w:p w14:paraId="0C5F4680" w14:textId="77777777" w:rsidR="00022B71" w:rsidRDefault="005B112A">
            <w:pPr>
              <w:keepNext/>
              <w:spacing w:after="60"/>
              <w:jc w:val="center"/>
            </w:pPr>
            <w:r>
              <w:rPr>
                <w:rFonts w:ascii="Calibri" w:hAnsi="Calibri"/>
                <w:sz w:val="20"/>
              </w:rPr>
              <w:t>7.8 (21)</w:t>
            </w:r>
          </w:p>
        </w:tc>
        <w:tc>
          <w:tcPr>
            <w:tcW w:w="0" w:type="auto"/>
            <w:tcBorders>
              <w:top w:val="single" w:sz="0" w:space="0" w:color="D3D3D3"/>
              <w:left w:val="single" w:sz="0" w:space="0" w:color="D3D3D3"/>
              <w:bottom w:val="single" w:sz="0" w:space="0" w:color="D3D3D3"/>
              <w:right w:val="single" w:sz="0" w:space="0" w:color="D3D3D3"/>
            </w:tcBorders>
          </w:tcPr>
          <w:p w14:paraId="3E20511A" w14:textId="77777777" w:rsidR="00022B71" w:rsidRDefault="005B112A">
            <w:pPr>
              <w:keepNext/>
              <w:spacing w:after="60"/>
              <w:jc w:val="center"/>
            </w:pPr>
            <w:r>
              <w:rPr>
                <w:rFonts w:ascii="Calibri" w:hAnsi="Calibri"/>
                <w:sz w:val="20"/>
              </w:rPr>
              <w:t>7.1 (32)</w:t>
            </w:r>
          </w:p>
        </w:tc>
        <w:tc>
          <w:tcPr>
            <w:tcW w:w="0" w:type="auto"/>
            <w:tcBorders>
              <w:top w:val="single" w:sz="0" w:space="0" w:color="D3D3D3"/>
              <w:left w:val="single" w:sz="0" w:space="0" w:color="D3D3D3"/>
              <w:bottom w:val="single" w:sz="0" w:space="0" w:color="D3D3D3"/>
              <w:right w:val="single" w:sz="0" w:space="0" w:color="D3D3D3"/>
            </w:tcBorders>
          </w:tcPr>
          <w:p w14:paraId="78D4198D" w14:textId="77777777" w:rsidR="00022B71" w:rsidRDefault="00022B71">
            <w:pPr>
              <w:keepNext/>
              <w:spacing w:after="60"/>
              <w:jc w:val="center"/>
            </w:pPr>
          </w:p>
        </w:tc>
      </w:tr>
      <w:tr w:rsidR="00022B71" w14:paraId="4BD44EF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D0CE87"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88FCE69" w14:textId="77777777" w:rsidR="00022B71" w:rsidRDefault="005B112A">
            <w:pPr>
              <w:keepNext/>
              <w:spacing w:after="60"/>
              <w:jc w:val="center"/>
            </w:pPr>
            <w:r>
              <w:rPr>
                <w:rFonts w:ascii="Calibri" w:hAnsi="Calibri"/>
                <w:sz w:val="20"/>
              </w:rPr>
              <w:t>10.8 (78)</w:t>
            </w:r>
          </w:p>
        </w:tc>
        <w:tc>
          <w:tcPr>
            <w:tcW w:w="0" w:type="auto"/>
            <w:tcBorders>
              <w:top w:val="single" w:sz="0" w:space="0" w:color="D3D3D3"/>
              <w:left w:val="single" w:sz="0" w:space="0" w:color="D3D3D3"/>
              <w:bottom w:val="single" w:sz="0" w:space="0" w:color="D3D3D3"/>
              <w:right w:val="single" w:sz="0" w:space="0" w:color="D3D3D3"/>
            </w:tcBorders>
          </w:tcPr>
          <w:p w14:paraId="2FEE62EB" w14:textId="77777777" w:rsidR="00022B71" w:rsidRDefault="005B112A">
            <w:pPr>
              <w:keepNext/>
              <w:spacing w:after="60"/>
              <w:jc w:val="center"/>
            </w:pPr>
            <w:r>
              <w:rPr>
                <w:rFonts w:ascii="Calibri" w:hAnsi="Calibri"/>
                <w:sz w:val="20"/>
              </w:rPr>
              <w:t>12.8 (34)</w:t>
            </w:r>
          </w:p>
        </w:tc>
        <w:tc>
          <w:tcPr>
            <w:tcW w:w="0" w:type="auto"/>
            <w:tcBorders>
              <w:top w:val="single" w:sz="0" w:space="0" w:color="D3D3D3"/>
              <w:left w:val="single" w:sz="0" w:space="0" w:color="D3D3D3"/>
              <w:bottom w:val="single" w:sz="0" w:space="0" w:color="D3D3D3"/>
              <w:right w:val="single" w:sz="0" w:space="0" w:color="D3D3D3"/>
            </w:tcBorders>
          </w:tcPr>
          <w:p w14:paraId="6755A3DD" w14:textId="77777777" w:rsidR="00022B71" w:rsidRDefault="005B112A">
            <w:pPr>
              <w:keepNext/>
              <w:spacing w:after="60"/>
              <w:jc w:val="center"/>
            </w:pPr>
            <w:r>
              <w:rPr>
                <w:rFonts w:ascii="Calibri" w:hAnsi="Calibri"/>
                <w:sz w:val="20"/>
              </w:rPr>
              <w:t>9.7 (44)</w:t>
            </w:r>
          </w:p>
        </w:tc>
        <w:tc>
          <w:tcPr>
            <w:tcW w:w="0" w:type="auto"/>
            <w:tcBorders>
              <w:top w:val="single" w:sz="0" w:space="0" w:color="D3D3D3"/>
              <w:left w:val="single" w:sz="0" w:space="0" w:color="D3D3D3"/>
              <w:bottom w:val="single" w:sz="0" w:space="0" w:color="D3D3D3"/>
              <w:right w:val="single" w:sz="0" w:space="0" w:color="D3D3D3"/>
            </w:tcBorders>
          </w:tcPr>
          <w:p w14:paraId="5B7C54F6" w14:textId="77777777" w:rsidR="00022B71" w:rsidRDefault="00022B71">
            <w:pPr>
              <w:keepNext/>
              <w:spacing w:after="60"/>
              <w:jc w:val="center"/>
            </w:pPr>
          </w:p>
        </w:tc>
      </w:tr>
      <w:tr w:rsidR="00022B71" w14:paraId="6F97093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E70FC9"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D555D9E" w14:textId="77777777" w:rsidR="00022B71" w:rsidRDefault="005B112A">
            <w:pPr>
              <w:keepNext/>
              <w:spacing w:after="60"/>
              <w:jc w:val="center"/>
            </w:pPr>
            <w:r>
              <w:rPr>
                <w:rFonts w:ascii="Calibri" w:hAnsi="Calibri"/>
                <w:sz w:val="20"/>
              </w:rPr>
              <w:t>21.5 (155)</w:t>
            </w:r>
          </w:p>
        </w:tc>
        <w:tc>
          <w:tcPr>
            <w:tcW w:w="0" w:type="auto"/>
            <w:tcBorders>
              <w:top w:val="single" w:sz="0" w:space="0" w:color="D3D3D3"/>
              <w:left w:val="single" w:sz="0" w:space="0" w:color="D3D3D3"/>
              <w:bottom w:val="single" w:sz="0" w:space="0" w:color="D3D3D3"/>
              <w:right w:val="single" w:sz="0" w:space="0" w:color="D3D3D3"/>
            </w:tcBorders>
          </w:tcPr>
          <w:p w14:paraId="4EF5812A" w14:textId="77777777" w:rsidR="00022B71" w:rsidRDefault="005B112A">
            <w:pPr>
              <w:keepNext/>
              <w:spacing w:after="60"/>
              <w:jc w:val="center"/>
            </w:pPr>
            <w:r>
              <w:rPr>
                <w:rFonts w:ascii="Calibri" w:hAnsi="Calibri"/>
                <w:sz w:val="20"/>
              </w:rPr>
              <w:t>22.7 (61)</w:t>
            </w:r>
          </w:p>
        </w:tc>
        <w:tc>
          <w:tcPr>
            <w:tcW w:w="0" w:type="auto"/>
            <w:tcBorders>
              <w:top w:val="single" w:sz="0" w:space="0" w:color="D3D3D3"/>
              <w:left w:val="single" w:sz="0" w:space="0" w:color="D3D3D3"/>
              <w:bottom w:val="single" w:sz="0" w:space="0" w:color="D3D3D3"/>
              <w:right w:val="single" w:sz="0" w:space="0" w:color="D3D3D3"/>
            </w:tcBorders>
          </w:tcPr>
          <w:p w14:paraId="3B691162" w14:textId="77777777" w:rsidR="00022B71" w:rsidRDefault="005B112A">
            <w:pPr>
              <w:keepNext/>
              <w:spacing w:after="60"/>
              <w:jc w:val="center"/>
            </w:pPr>
            <w:r>
              <w:rPr>
                <w:rFonts w:ascii="Calibri" w:hAnsi="Calibri"/>
                <w:sz w:val="20"/>
              </w:rPr>
              <w:t>20.8 (94)</w:t>
            </w:r>
          </w:p>
        </w:tc>
        <w:tc>
          <w:tcPr>
            <w:tcW w:w="0" w:type="auto"/>
            <w:tcBorders>
              <w:top w:val="single" w:sz="0" w:space="0" w:color="D3D3D3"/>
              <w:left w:val="single" w:sz="0" w:space="0" w:color="D3D3D3"/>
              <w:bottom w:val="single" w:sz="0" w:space="0" w:color="D3D3D3"/>
              <w:right w:val="single" w:sz="0" w:space="0" w:color="D3D3D3"/>
            </w:tcBorders>
          </w:tcPr>
          <w:p w14:paraId="48CCB05F" w14:textId="77777777" w:rsidR="00022B71" w:rsidRDefault="00022B71">
            <w:pPr>
              <w:keepNext/>
              <w:spacing w:after="60"/>
              <w:jc w:val="center"/>
            </w:pPr>
          </w:p>
        </w:tc>
      </w:tr>
      <w:tr w:rsidR="00022B71" w14:paraId="10952CC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48B775"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0B2B362" w14:textId="77777777" w:rsidR="00022B71" w:rsidRDefault="005B112A">
            <w:pPr>
              <w:keepNext/>
              <w:spacing w:after="60"/>
              <w:jc w:val="center"/>
            </w:pPr>
            <w:r>
              <w:rPr>
                <w:rFonts w:ascii="Calibri" w:hAnsi="Calibri"/>
                <w:sz w:val="20"/>
              </w:rPr>
              <w:t>44.0 (317)</w:t>
            </w:r>
          </w:p>
        </w:tc>
        <w:tc>
          <w:tcPr>
            <w:tcW w:w="0" w:type="auto"/>
            <w:tcBorders>
              <w:top w:val="single" w:sz="0" w:space="0" w:color="D3D3D3"/>
              <w:left w:val="single" w:sz="0" w:space="0" w:color="D3D3D3"/>
              <w:bottom w:val="single" w:sz="0" w:space="0" w:color="D3D3D3"/>
              <w:right w:val="single" w:sz="0" w:space="0" w:color="D3D3D3"/>
            </w:tcBorders>
          </w:tcPr>
          <w:p w14:paraId="7298930F" w14:textId="77777777" w:rsidR="00022B71" w:rsidRDefault="005B112A">
            <w:pPr>
              <w:keepNext/>
              <w:spacing w:after="60"/>
              <w:jc w:val="center"/>
            </w:pPr>
            <w:r>
              <w:rPr>
                <w:rFonts w:ascii="Calibri" w:hAnsi="Calibri"/>
                <w:sz w:val="20"/>
              </w:rPr>
              <w:t>43.4 (116)</w:t>
            </w:r>
          </w:p>
        </w:tc>
        <w:tc>
          <w:tcPr>
            <w:tcW w:w="0" w:type="auto"/>
            <w:tcBorders>
              <w:top w:val="single" w:sz="0" w:space="0" w:color="D3D3D3"/>
              <w:left w:val="single" w:sz="0" w:space="0" w:color="D3D3D3"/>
              <w:bottom w:val="single" w:sz="0" w:space="0" w:color="D3D3D3"/>
              <w:right w:val="single" w:sz="0" w:space="0" w:color="D3D3D3"/>
            </w:tcBorders>
          </w:tcPr>
          <w:p w14:paraId="624EAC32" w14:textId="77777777" w:rsidR="00022B71" w:rsidRDefault="005B112A">
            <w:pPr>
              <w:keepNext/>
              <w:spacing w:after="60"/>
              <w:jc w:val="center"/>
            </w:pPr>
            <w:r>
              <w:rPr>
                <w:rFonts w:ascii="Calibri" w:hAnsi="Calibri"/>
                <w:sz w:val="20"/>
              </w:rPr>
              <w:t>44.4 (201)</w:t>
            </w:r>
          </w:p>
        </w:tc>
        <w:tc>
          <w:tcPr>
            <w:tcW w:w="0" w:type="auto"/>
            <w:tcBorders>
              <w:top w:val="single" w:sz="0" w:space="0" w:color="D3D3D3"/>
              <w:left w:val="single" w:sz="0" w:space="0" w:color="D3D3D3"/>
              <w:bottom w:val="single" w:sz="0" w:space="0" w:color="D3D3D3"/>
              <w:right w:val="single" w:sz="0" w:space="0" w:color="D3D3D3"/>
            </w:tcBorders>
          </w:tcPr>
          <w:p w14:paraId="7F30DCD7" w14:textId="77777777" w:rsidR="00022B71" w:rsidRDefault="00022B71">
            <w:pPr>
              <w:keepNext/>
              <w:spacing w:after="60"/>
              <w:jc w:val="center"/>
            </w:pPr>
          </w:p>
        </w:tc>
      </w:tr>
      <w:tr w:rsidR="00022B71" w14:paraId="1D17956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E38DC2"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5C21F8C" w14:textId="77777777" w:rsidR="00022B71" w:rsidRDefault="005B112A">
            <w:pPr>
              <w:keepNext/>
              <w:spacing w:after="60"/>
              <w:jc w:val="center"/>
            </w:pPr>
            <w:r>
              <w:rPr>
                <w:rFonts w:ascii="Calibri" w:hAnsi="Calibri"/>
                <w:sz w:val="20"/>
              </w:rPr>
              <w:t xml:space="preserve">16.3 </w:t>
            </w: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4341100E" w14:textId="77777777" w:rsidR="00022B71" w:rsidRDefault="005B112A">
            <w:pPr>
              <w:keepNext/>
              <w:spacing w:after="60"/>
              <w:jc w:val="center"/>
            </w:pPr>
            <w:r>
              <w:rPr>
                <w:rFonts w:ascii="Calibri" w:hAnsi="Calibri"/>
                <w:sz w:val="20"/>
              </w:rPr>
              <w:t>13.4 (36)</w:t>
            </w:r>
          </w:p>
        </w:tc>
        <w:tc>
          <w:tcPr>
            <w:tcW w:w="0" w:type="auto"/>
            <w:tcBorders>
              <w:top w:val="single" w:sz="0" w:space="0" w:color="D3D3D3"/>
              <w:left w:val="single" w:sz="0" w:space="0" w:color="D3D3D3"/>
              <w:bottom w:val="single" w:sz="0" w:space="0" w:color="D3D3D3"/>
              <w:right w:val="single" w:sz="0" w:space="0" w:color="D3D3D3"/>
            </w:tcBorders>
          </w:tcPr>
          <w:p w14:paraId="3211CCE4" w14:textId="77777777" w:rsidR="00022B71" w:rsidRDefault="005B112A">
            <w:pPr>
              <w:keepNext/>
              <w:spacing w:after="60"/>
              <w:jc w:val="center"/>
            </w:pPr>
            <w:r>
              <w:rPr>
                <w:rFonts w:ascii="Calibri" w:hAnsi="Calibri"/>
                <w:sz w:val="20"/>
              </w:rPr>
              <w:t>18.0 (82)</w:t>
            </w:r>
          </w:p>
        </w:tc>
        <w:tc>
          <w:tcPr>
            <w:tcW w:w="0" w:type="auto"/>
            <w:tcBorders>
              <w:top w:val="single" w:sz="0" w:space="0" w:color="D3D3D3"/>
              <w:left w:val="single" w:sz="0" w:space="0" w:color="D3D3D3"/>
              <w:bottom w:val="single" w:sz="0" w:space="0" w:color="D3D3D3"/>
              <w:right w:val="single" w:sz="0" w:space="0" w:color="D3D3D3"/>
            </w:tcBorders>
          </w:tcPr>
          <w:p w14:paraId="6FEE1E91" w14:textId="77777777" w:rsidR="00022B71" w:rsidRDefault="00022B71">
            <w:pPr>
              <w:keepNext/>
              <w:spacing w:after="60"/>
              <w:jc w:val="center"/>
            </w:pPr>
          </w:p>
        </w:tc>
      </w:tr>
      <w:tr w:rsidR="00022B71" w14:paraId="18233C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CBDD59" w14:textId="77777777" w:rsidR="00022B71" w:rsidRDefault="005B112A">
            <w:pPr>
              <w:keepNext/>
              <w:spacing w:after="60"/>
            </w:pPr>
            <w:r>
              <w:rPr>
                <w:rFonts w:ascii="Calibri" w:hAnsi="Calibri"/>
                <w:sz w:val="20"/>
              </w:rPr>
              <w:t>Emploi_TPL</w:t>
            </w:r>
          </w:p>
        </w:tc>
        <w:tc>
          <w:tcPr>
            <w:tcW w:w="0" w:type="auto"/>
            <w:tcBorders>
              <w:top w:val="single" w:sz="0" w:space="0" w:color="D3D3D3"/>
              <w:left w:val="single" w:sz="0" w:space="0" w:color="D3D3D3"/>
              <w:bottom w:val="single" w:sz="0" w:space="0" w:color="D3D3D3"/>
              <w:right w:val="single" w:sz="0" w:space="0" w:color="D3D3D3"/>
            </w:tcBorders>
          </w:tcPr>
          <w:p w14:paraId="23F7710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B70CC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771165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72D35B" w14:textId="77777777" w:rsidR="00022B71" w:rsidRDefault="005B112A">
            <w:pPr>
              <w:keepNext/>
              <w:spacing w:after="60"/>
              <w:jc w:val="center"/>
            </w:pPr>
            <w:r>
              <w:rPr>
                <w:rFonts w:ascii="Calibri" w:hAnsi="Calibri"/>
                <w:sz w:val="20"/>
              </w:rPr>
              <w:t>0.009</w:t>
            </w:r>
          </w:p>
        </w:tc>
      </w:tr>
      <w:tr w:rsidR="00022B71" w14:paraId="3A6BDC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D0F5F1"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D77CCB5" w14:textId="77777777" w:rsidR="00022B71" w:rsidRDefault="005B112A">
            <w:pPr>
              <w:keepNext/>
              <w:spacing w:after="60"/>
              <w:jc w:val="center"/>
            </w:pPr>
            <w:r>
              <w:rPr>
                <w:rFonts w:ascii="Calibri" w:hAnsi="Calibri"/>
                <w:sz w:val="20"/>
              </w:rPr>
              <w:t>2.8 (20)</w:t>
            </w:r>
          </w:p>
        </w:tc>
        <w:tc>
          <w:tcPr>
            <w:tcW w:w="0" w:type="auto"/>
            <w:tcBorders>
              <w:top w:val="single" w:sz="0" w:space="0" w:color="D3D3D3"/>
              <w:left w:val="single" w:sz="0" w:space="0" w:color="D3D3D3"/>
              <w:bottom w:val="single" w:sz="0" w:space="0" w:color="D3D3D3"/>
              <w:right w:val="single" w:sz="0" w:space="0" w:color="D3D3D3"/>
            </w:tcBorders>
          </w:tcPr>
          <w:p w14:paraId="57F51165" w14:textId="77777777" w:rsidR="00022B71" w:rsidRDefault="005B112A">
            <w:pPr>
              <w:keepNext/>
              <w:spacing w:after="60"/>
              <w:jc w:val="center"/>
            </w:pPr>
            <w:r>
              <w:rPr>
                <w:rFonts w:ascii="Calibri" w:hAnsi="Calibri"/>
                <w:sz w:val="20"/>
              </w:rPr>
              <w:t>3.0 (8)</w:t>
            </w:r>
          </w:p>
        </w:tc>
        <w:tc>
          <w:tcPr>
            <w:tcW w:w="0" w:type="auto"/>
            <w:tcBorders>
              <w:top w:val="single" w:sz="0" w:space="0" w:color="D3D3D3"/>
              <w:left w:val="single" w:sz="0" w:space="0" w:color="D3D3D3"/>
              <w:bottom w:val="single" w:sz="0" w:space="0" w:color="D3D3D3"/>
              <w:right w:val="single" w:sz="0" w:space="0" w:color="D3D3D3"/>
            </w:tcBorders>
          </w:tcPr>
          <w:p w14:paraId="6FA94121" w14:textId="77777777" w:rsidR="00022B71" w:rsidRDefault="005B112A">
            <w:pPr>
              <w:keepNext/>
              <w:spacing w:after="60"/>
              <w:jc w:val="center"/>
            </w:pPr>
            <w:r>
              <w:rPr>
                <w:rFonts w:ascii="Calibri" w:hAnsi="Calibri"/>
                <w:sz w:val="20"/>
              </w:rPr>
              <w:t>2.8 (12)</w:t>
            </w:r>
          </w:p>
        </w:tc>
        <w:tc>
          <w:tcPr>
            <w:tcW w:w="0" w:type="auto"/>
            <w:tcBorders>
              <w:top w:val="single" w:sz="0" w:space="0" w:color="D3D3D3"/>
              <w:left w:val="single" w:sz="0" w:space="0" w:color="D3D3D3"/>
              <w:bottom w:val="single" w:sz="0" w:space="0" w:color="D3D3D3"/>
              <w:right w:val="single" w:sz="0" w:space="0" w:color="D3D3D3"/>
            </w:tcBorders>
          </w:tcPr>
          <w:p w14:paraId="4B348F57" w14:textId="77777777" w:rsidR="00022B71" w:rsidRDefault="00022B71">
            <w:pPr>
              <w:keepNext/>
              <w:spacing w:after="60"/>
              <w:jc w:val="center"/>
            </w:pPr>
          </w:p>
        </w:tc>
      </w:tr>
      <w:tr w:rsidR="00022B71" w14:paraId="402425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EEDAFF"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45459DB"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5307EBA4" w14:textId="77777777" w:rsidR="00022B71" w:rsidRDefault="005B112A">
            <w:pPr>
              <w:keepNext/>
              <w:spacing w:after="60"/>
              <w:jc w:val="center"/>
            </w:pPr>
            <w:r>
              <w:rPr>
                <w:rFonts w:ascii="Calibri" w:hAnsi="Calibri"/>
                <w:sz w:val="20"/>
              </w:rPr>
              <w:t>9.8 (26)</w:t>
            </w:r>
          </w:p>
        </w:tc>
        <w:tc>
          <w:tcPr>
            <w:tcW w:w="0" w:type="auto"/>
            <w:tcBorders>
              <w:top w:val="single" w:sz="0" w:space="0" w:color="D3D3D3"/>
              <w:left w:val="single" w:sz="0" w:space="0" w:color="D3D3D3"/>
              <w:bottom w:val="single" w:sz="0" w:space="0" w:color="D3D3D3"/>
              <w:right w:val="single" w:sz="0" w:space="0" w:color="D3D3D3"/>
            </w:tcBorders>
          </w:tcPr>
          <w:p w14:paraId="71E7DE8C" w14:textId="77777777" w:rsidR="00022B71" w:rsidRDefault="005B112A">
            <w:pPr>
              <w:keepNext/>
              <w:spacing w:after="60"/>
              <w:jc w:val="center"/>
            </w:pPr>
            <w:r>
              <w:rPr>
                <w:rFonts w:ascii="Calibri" w:hAnsi="Calibri"/>
                <w:sz w:val="20"/>
              </w:rPr>
              <w:t>6.6 (30)</w:t>
            </w:r>
          </w:p>
        </w:tc>
        <w:tc>
          <w:tcPr>
            <w:tcW w:w="0" w:type="auto"/>
            <w:tcBorders>
              <w:top w:val="single" w:sz="0" w:space="0" w:color="D3D3D3"/>
              <w:left w:val="single" w:sz="0" w:space="0" w:color="D3D3D3"/>
              <w:bottom w:val="single" w:sz="0" w:space="0" w:color="D3D3D3"/>
              <w:right w:val="single" w:sz="0" w:space="0" w:color="D3D3D3"/>
            </w:tcBorders>
          </w:tcPr>
          <w:p w14:paraId="6751973E" w14:textId="77777777" w:rsidR="00022B71" w:rsidRDefault="00022B71">
            <w:pPr>
              <w:keepNext/>
              <w:spacing w:after="60"/>
              <w:jc w:val="center"/>
            </w:pPr>
          </w:p>
        </w:tc>
      </w:tr>
      <w:tr w:rsidR="00022B71" w14:paraId="3350D6F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BCA2C2"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0BCD659" w14:textId="77777777" w:rsidR="00022B71" w:rsidRDefault="005B112A">
            <w:pPr>
              <w:keepNext/>
              <w:spacing w:after="60"/>
              <w:jc w:val="center"/>
            </w:pPr>
            <w:r>
              <w:rPr>
                <w:rFonts w:ascii="Calibri" w:hAnsi="Calibri"/>
                <w:sz w:val="20"/>
              </w:rPr>
              <w:t>22.1 (159)</w:t>
            </w:r>
          </w:p>
        </w:tc>
        <w:tc>
          <w:tcPr>
            <w:tcW w:w="0" w:type="auto"/>
            <w:tcBorders>
              <w:top w:val="single" w:sz="0" w:space="0" w:color="D3D3D3"/>
              <w:left w:val="single" w:sz="0" w:space="0" w:color="D3D3D3"/>
              <w:bottom w:val="single" w:sz="0" w:space="0" w:color="D3D3D3"/>
              <w:right w:val="single" w:sz="0" w:space="0" w:color="D3D3D3"/>
            </w:tcBorders>
          </w:tcPr>
          <w:p w14:paraId="1778076D" w14:textId="77777777" w:rsidR="00022B71" w:rsidRDefault="005B112A">
            <w:pPr>
              <w:keepNext/>
              <w:spacing w:after="60"/>
              <w:jc w:val="center"/>
            </w:pPr>
            <w:r>
              <w:rPr>
                <w:rFonts w:ascii="Calibri" w:hAnsi="Calibri"/>
                <w:sz w:val="20"/>
              </w:rPr>
              <w:t>21.2 (57)</w:t>
            </w:r>
          </w:p>
        </w:tc>
        <w:tc>
          <w:tcPr>
            <w:tcW w:w="0" w:type="auto"/>
            <w:tcBorders>
              <w:top w:val="single" w:sz="0" w:space="0" w:color="D3D3D3"/>
              <w:left w:val="single" w:sz="0" w:space="0" w:color="D3D3D3"/>
              <w:bottom w:val="single" w:sz="0" w:space="0" w:color="D3D3D3"/>
              <w:right w:val="single" w:sz="0" w:space="0" w:color="D3D3D3"/>
            </w:tcBorders>
          </w:tcPr>
          <w:p w14:paraId="72C19412" w14:textId="77777777" w:rsidR="00022B71" w:rsidRDefault="005B112A">
            <w:pPr>
              <w:keepNext/>
              <w:spacing w:after="60"/>
              <w:jc w:val="center"/>
            </w:pPr>
            <w:r>
              <w:rPr>
                <w:rFonts w:ascii="Calibri" w:hAnsi="Calibri"/>
                <w:sz w:val="20"/>
              </w:rPr>
              <w:t>22.6 (103)</w:t>
            </w:r>
          </w:p>
        </w:tc>
        <w:tc>
          <w:tcPr>
            <w:tcW w:w="0" w:type="auto"/>
            <w:tcBorders>
              <w:top w:val="single" w:sz="0" w:space="0" w:color="D3D3D3"/>
              <w:left w:val="single" w:sz="0" w:space="0" w:color="D3D3D3"/>
              <w:bottom w:val="single" w:sz="0" w:space="0" w:color="D3D3D3"/>
              <w:right w:val="single" w:sz="0" w:space="0" w:color="D3D3D3"/>
            </w:tcBorders>
          </w:tcPr>
          <w:p w14:paraId="075A6E94" w14:textId="77777777" w:rsidR="00022B71" w:rsidRDefault="00022B71">
            <w:pPr>
              <w:keepNext/>
              <w:spacing w:after="60"/>
              <w:jc w:val="center"/>
            </w:pPr>
          </w:p>
        </w:tc>
      </w:tr>
      <w:tr w:rsidR="00022B71" w14:paraId="2C7D6C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52B7B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35EAAFD" w14:textId="77777777" w:rsidR="00022B71" w:rsidRDefault="005B112A">
            <w:pPr>
              <w:keepNext/>
              <w:spacing w:after="60"/>
              <w:jc w:val="center"/>
            </w:pPr>
            <w:r>
              <w:rPr>
                <w:rFonts w:ascii="Calibri" w:hAnsi="Calibri"/>
                <w:sz w:val="20"/>
              </w:rPr>
              <w:t>44.6 (321)</w:t>
            </w:r>
          </w:p>
        </w:tc>
        <w:tc>
          <w:tcPr>
            <w:tcW w:w="0" w:type="auto"/>
            <w:tcBorders>
              <w:top w:val="single" w:sz="0" w:space="0" w:color="D3D3D3"/>
              <w:left w:val="single" w:sz="0" w:space="0" w:color="D3D3D3"/>
              <w:bottom w:val="single" w:sz="0" w:space="0" w:color="D3D3D3"/>
              <w:right w:val="single" w:sz="0" w:space="0" w:color="D3D3D3"/>
            </w:tcBorders>
          </w:tcPr>
          <w:p w14:paraId="41D29F00" w14:textId="77777777" w:rsidR="00022B71" w:rsidRDefault="005B112A">
            <w:pPr>
              <w:keepNext/>
              <w:spacing w:after="60"/>
              <w:jc w:val="center"/>
            </w:pPr>
            <w:r>
              <w:rPr>
                <w:rFonts w:ascii="Calibri" w:hAnsi="Calibri"/>
                <w:sz w:val="20"/>
              </w:rPr>
              <w:t>50.7 (136)</w:t>
            </w:r>
          </w:p>
        </w:tc>
        <w:tc>
          <w:tcPr>
            <w:tcW w:w="0" w:type="auto"/>
            <w:tcBorders>
              <w:top w:val="single" w:sz="0" w:space="0" w:color="D3D3D3"/>
              <w:left w:val="single" w:sz="0" w:space="0" w:color="D3D3D3"/>
              <w:bottom w:val="single" w:sz="0" w:space="0" w:color="D3D3D3"/>
              <w:right w:val="single" w:sz="0" w:space="0" w:color="D3D3D3"/>
            </w:tcBorders>
          </w:tcPr>
          <w:p w14:paraId="482A9CD7" w14:textId="77777777" w:rsidR="00022B71" w:rsidRDefault="005B112A">
            <w:pPr>
              <w:keepNext/>
              <w:spacing w:after="60"/>
              <w:jc w:val="center"/>
            </w:pPr>
            <w:r>
              <w:rPr>
                <w:rFonts w:ascii="Calibri" w:hAnsi="Calibri"/>
                <w:sz w:val="20"/>
              </w:rPr>
              <w:t xml:space="preserve">40.9 </w:t>
            </w:r>
            <w:r>
              <w:rPr>
                <w:rFonts w:ascii="Calibri" w:hAnsi="Calibri"/>
                <w:sz w:val="20"/>
              </w:rPr>
              <w:t>(185)</w:t>
            </w:r>
          </w:p>
        </w:tc>
        <w:tc>
          <w:tcPr>
            <w:tcW w:w="0" w:type="auto"/>
            <w:tcBorders>
              <w:top w:val="single" w:sz="0" w:space="0" w:color="D3D3D3"/>
              <w:left w:val="single" w:sz="0" w:space="0" w:color="D3D3D3"/>
              <w:bottom w:val="single" w:sz="0" w:space="0" w:color="D3D3D3"/>
              <w:right w:val="single" w:sz="0" w:space="0" w:color="D3D3D3"/>
            </w:tcBorders>
          </w:tcPr>
          <w:p w14:paraId="25CFB5C7" w14:textId="77777777" w:rsidR="00022B71" w:rsidRDefault="00022B71">
            <w:pPr>
              <w:keepNext/>
              <w:spacing w:after="60"/>
              <w:jc w:val="center"/>
            </w:pPr>
          </w:p>
        </w:tc>
      </w:tr>
      <w:tr w:rsidR="00022B71" w14:paraId="54EBCF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F43CC"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E98DB39" w14:textId="77777777" w:rsidR="00022B71" w:rsidRDefault="005B112A">
            <w:pPr>
              <w:keepNext/>
              <w:spacing w:after="60"/>
              <w:jc w:val="center"/>
            </w:pPr>
            <w:r>
              <w:rPr>
                <w:rFonts w:ascii="Calibri" w:hAnsi="Calibri"/>
                <w:sz w:val="20"/>
              </w:rPr>
              <w:t>22.7 (164)</w:t>
            </w:r>
          </w:p>
        </w:tc>
        <w:tc>
          <w:tcPr>
            <w:tcW w:w="0" w:type="auto"/>
            <w:tcBorders>
              <w:top w:val="single" w:sz="0" w:space="0" w:color="D3D3D3"/>
              <w:left w:val="single" w:sz="0" w:space="0" w:color="D3D3D3"/>
              <w:bottom w:val="single" w:sz="0" w:space="0" w:color="D3D3D3"/>
              <w:right w:val="single" w:sz="0" w:space="0" w:color="D3D3D3"/>
            </w:tcBorders>
          </w:tcPr>
          <w:p w14:paraId="291F0C0D" w14:textId="77777777" w:rsidR="00022B71" w:rsidRDefault="005B112A">
            <w:pPr>
              <w:keepNext/>
              <w:spacing w:after="60"/>
              <w:jc w:val="center"/>
            </w:pPr>
            <w:r>
              <w:rPr>
                <w:rFonts w:ascii="Calibri" w:hAnsi="Calibri"/>
                <w:sz w:val="20"/>
              </w:rPr>
              <w:t>15.3 (41)</w:t>
            </w:r>
          </w:p>
        </w:tc>
        <w:tc>
          <w:tcPr>
            <w:tcW w:w="0" w:type="auto"/>
            <w:tcBorders>
              <w:top w:val="single" w:sz="0" w:space="0" w:color="D3D3D3"/>
              <w:left w:val="single" w:sz="0" w:space="0" w:color="D3D3D3"/>
              <w:bottom w:val="single" w:sz="0" w:space="0" w:color="D3D3D3"/>
              <w:right w:val="single" w:sz="0" w:space="0" w:color="D3D3D3"/>
            </w:tcBorders>
          </w:tcPr>
          <w:p w14:paraId="271E093E" w14:textId="77777777" w:rsidR="00022B71" w:rsidRDefault="005B112A">
            <w:pPr>
              <w:keepNext/>
              <w:spacing w:after="60"/>
              <w:jc w:val="center"/>
            </w:pPr>
            <w:r>
              <w:rPr>
                <w:rFonts w:ascii="Calibri" w:hAnsi="Calibri"/>
                <w:sz w:val="20"/>
              </w:rPr>
              <w:t>27.0 (122)</w:t>
            </w:r>
          </w:p>
        </w:tc>
        <w:tc>
          <w:tcPr>
            <w:tcW w:w="0" w:type="auto"/>
            <w:tcBorders>
              <w:top w:val="single" w:sz="0" w:space="0" w:color="D3D3D3"/>
              <w:left w:val="single" w:sz="0" w:space="0" w:color="D3D3D3"/>
              <w:bottom w:val="single" w:sz="0" w:space="0" w:color="D3D3D3"/>
              <w:right w:val="single" w:sz="0" w:space="0" w:color="D3D3D3"/>
            </w:tcBorders>
          </w:tcPr>
          <w:p w14:paraId="4655640B" w14:textId="77777777" w:rsidR="00022B71" w:rsidRDefault="00022B71">
            <w:pPr>
              <w:keepNext/>
              <w:spacing w:after="60"/>
              <w:jc w:val="center"/>
            </w:pPr>
          </w:p>
        </w:tc>
      </w:tr>
      <w:tr w:rsidR="00022B71" w14:paraId="3FE8DFB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8991A7" w14:textId="77777777" w:rsidR="00022B71" w:rsidRDefault="005B112A">
            <w:pPr>
              <w:keepNext/>
              <w:spacing w:after="60"/>
            </w:pPr>
            <w:r>
              <w:rPr>
                <w:rFonts w:ascii="Calibri" w:hAnsi="Calibri"/>
                <w:sz w:val="20"/>
              </w:rPr>
              <w:t>Vivre_en_couple</w:t>
            </w:r>
          </w:p>
        </w:tc>
        <w:tc>
          <w:tcPr>
            <w:tcW w:w="0" w:type="auto"/>
            <w:tcBorders>
              <w:top w:val="single" w:sz="0" w:space="0" w:color="D3D3D3"/>
              <w:left w:val="single" w:sz="0" w:space="0" w:color="D3D3D3"/>
              <w:bottom w:val="single" w:sz="0" w:space="0" w:color="D3D3D3"/>
              <w:right w:val="single" w:sz="0" w:space="0" w:color="D3D3D3"/>
            </w:tcBorders>
          </w:tcPr>
          <w:p w14:paraId="39A5B40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4F8038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9AB1D9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9C0141" w14:textId="77777777" w:rsidR="00022B71" w:rsidRDefault="005B112A">
            <w:pPr>
              <w:keepNext/>
              <w:spacing w:after="60"/>
              <w:jc w:val="center"/>
            </w:pPr>
            <w:r>
              <w:rPr>
                <w:rFonts w:ascii="Calibri" w:hAnsi="Calibri"/>
                <w:sz w:val="20"/>
              </w:rPr>
              <w:t>0.2</w:t>
            </w:r>
          </w:p>
        </w:tc>
      </w:tr>
      <w:tr w:rsidR="00022B71" w14:paraId="7306FC8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DA9BA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54918C3D" w14:textId="77777777" w:rsidR="00022B71" w:rsidRDefault="005B112A">
            <w:pPr>
              <w:keepNext/>
              <w:spacing w:after="60"/>
              <w:jc w:val="center"/>
            </w:pPr>
            <w:r>
              <w:rPr>
                <w:rFonts w:ascii="Calibri" w:hAnsi="Calibri"/>
                <w:sz w:val="20"/>
              </w:rPr>
              <w:t>19.7 (142)</w:t>
            </w:r>
          </w:p>
        </w:tc>
        <w:tc>
          <w:tcPr>
            <w:tcW w:w="0" w:type="auto"/>
            <w:tcBorders>
              <w:top w:val="single" w:sz="0" w:space="0" w:color="D3D3D3"/>
              <w:left w:val="single" w:sz="0" w:space="0" w:color="D3D3D3"/>
              <w:bottom w:val="single" w:sz="0" w:space="0" w:color="D3D3D3"/>
              <w:right w:val="single" w:sz="0" w:space="0" w:color="D3D3D3"/>
            </w:tcBorders>
          </w:tcPr>
          <w:p w14:paraId="6EBDD9B2" w14:textId="77777777" w:rsidR="00022B71" w:rsidRDefault="005B112A">
            <w:pPr>
              <w:keepNext/>
              <w:spacing w:after="60"/>
              <w:jc w:val="center"/>
            </w:pPr>
            <w:r>
              <w:rPr>
                <w:rFonts w:ascii="Calibri" w:hAnsi="Calibri"/>
                <w:sz w:val="20"/>
              </w:rPr>
              <w:t>20.4 (55)</w:t>
            </w:r>
          </w:p>
        </w:tc>
        <w:tc>
          <w:tcPr>
            <w:tcW w:w="0" w:type="auto"/>
            <w:tcBorders>
              <w:top w:val="single" w:sz="0" w:space="0" w:color="D3D3D3"/>
              <w:left w:val="single" w:sz="0" w:space="0" w:color="D3D3D3"/>
              <w:bottom w:val="single" w:sz="0" w:space="0" w:color="D3D3D3"/>
              <w:right w:val="single" w:sz="0" w:space="0" w:color="D3D3D3"/>
            </w:tcBorders>
          </w:tcPr>
          <w:p w14:paraId="04558431" w14:textId="77777777" w:rsidR="00022B71" w:rsidRDefault="005B112A">
            <w:pPr>
              <w:keepNext/>
              <w:spacing w:after="60"/>
              <w:jc w:val="center"/>
            </w:pPr>
            <w:r>
              <w:rPr>
                <w:rFonts w:ascii="Calibri" w:hAnsi="Calibri"/>
                <w:sz w:val="20"/>
              </w:rPr>
              <w:t>19.3 (88)</w:t>
            </w:r>
          </w:p>
        </w:tc>
        <w:tc>
          <w:tcPr>
            <w:tcW w:w="0" w:type="auto"/>
            <w:tcBorders>
              <w:top w:val="single" w:sz="0" w:space="0" w:color="D3D3D3"/>
              <w:left w:val="single" w:sz="0" w:space="0" w:color="D3D3D3"/>
              <w:bottom w:val="single" w:sz="0" w:space="0" w:color="D3D3D3"/>
              <w:right w:val="single" w:sz="0" w:space="0" w:color="D3D3D3"/>
            </w:tcBorders>
          </w:tcPr>
          <w:p w14:paraId="5FBD0F76" w14:textId="77777777" w:rsidR="00022B71" w:rsidRDefault="00022B71">
            <w:pPr>
              <w:keepNext/>
              <w:spacing w:after="60"/>
              <w:jc w:val="center"/>
            </w:pPr>
          </w:p>
        </w:tc>
      </w:tr>
      <w:tr w:rsidR="00022B71" w14:paraId="68DF163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12BF00"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0365BDC"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206EE050" w14:textId="77777777" w:rsidR="00022B71" w:rsidRDefault="005B112A">
            <w:pPr>
              <w:keepNext/>
              <w:spacing w:after="60"/>
              <w:jc w:val="center"/>
            </w:pPr>
            <w:r>
              <w:rPr>
                <w:rFonts w:ascii="Calibri" w:hAnsi="Calibri"/>
                <w:sz w:val="20"/>
              </w:rPr>
              <w:t>29.3 (79)</w:t>
            </w:r>
          </w:p>
        </w:tc>
        <w:tc>
          <w:tcPr>
            <w:tcW w:w="0" w:type="auto"/>
            <w:tcBorders>
              <w:top w:val="single" w:sz="0" w:space="0" w:color="D3D3D3"/>
              <w:left w:val="single" w:sz="0" w:space="0" w:color="D3D3D3"/>
              <w:bottom w:val="single" w:sz="0" w:space="0" w:color="D3D3D3"/>
              <w:right w:val="single" w:sz="0" w:space="0" w:color="D3D3D3"/>
            </w:tcBorders>
          </w:tcPr>
          <w:p w14:paraId="58A02B49" w14:textId="77777777" w:rsidR="00022B71" w:rsidRDefault="005B112A">
            <w:pPr>
              <w:keepNext/>
              <w:spacing w:after="60"/>
              <w:jc w:val="center"/>
            </w:pPr>
            <w:r>
              <w:rPr>
                <w:rFonts w:ascii="Calibri" w:hAnsi="Calibri"/>
                <w:sz w:val="20"/>
              </w:rPr>
              <w:t>22.9 (104)</w:t>
            </w:r>
          </w:p>
        </w:tc>
        <w:tc>
          <w:tcPr>
            <w:tcW w:w="0" w:type="auto"/>
            <w:tcBorders>
              <w:top w:val="single" w:sz="0" w:space="0" w:color="D3D3D3"/>
              <w:left w:val="single" w:sz="0" w:space="0" w:color="D3D3D3"/>
              <w:bottom w:val="single" w:sz="0" w:space="0" w:color="D3D3D3"/>
              <w:right w:val="single" w:sz="0" w:space="0" w:color="D3D3D3"/>
            </w:tcBorders>
          </w:tcPr>
          <w:p w14:paraId="13A981A3" w14:textId="77777777" w:rsidR="00022B71" w:rsidRDefault="00022B71">
            <w:pPr>
              <w:keepNext/>
              <w:spacing w:after="60"/>
              <w:jc w:val="center"/>
            </w:pPr>
          </w:p>
        </w:tc>
      </w:tr>
      <w:tr w:rsidR="00022B71" w14:paraId="2830110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6336AF"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635AC17" w14:textId="77777777" w:rsidR="00022B71" w:rsidRDefault="005B112A">
            <w:pPr>
              <w:keepNext/>
              <w:spacing w:after="60"/>
              <w:jc w:val="center"/>
            </w:pPr>
            <w:r>
              <w:rPr>
                <w:rFonts w:ascii="Calibri" w:hAnsi="Calibri"/>
                <w:sz w:val="20"/>
              </w:rPr>
              <w:t>28.6 (206)</w:t>
            </w:r>
          </w:p>
        </w:tc>
        <w:tc>
          <w:tcPr>
            <w:tcW w:w="0" w:type="auto"/>
            <w:tcBorders>
              <w:top w:val="single" w:sz="0" w:space="0" w:color="D3D3D3"/>
              <w:left w:val="single" w:sz="0" w:space="0" w:color="D3D3D3"/>
              <w:bottom w:val="single" w:sz="0" w:space="0" w:color="D3D3D3"/>
              <w:right w:val="single" w:sz="0" w:space="0" w:color="D3D3D3"/>
            </w:tcBorders>
          </w:tcPr>
          <w:p w14:paraId="3417EA5D" w14:textId="77777777" w:rsidR="00022B71" w:rsidRDefault="005B112A">
            <w:pPr>
              <w:keepNext/>
              <w:spacing w:after="60"/>
              <w:jc w:val="center"/>
            </w:pPr>
            <w:r>
              <w:rPr>
                <w:rFonts w:ascii="Calibri" w:hAnsi="Calibri"/>
                <w:sz w:val="20"/>
              </w:rPr>
              <w:t>24.7 (66)</w:t>
            </w:r>
          </w:p>
        </w:tc>
        <w:tc>
          <w:tcPr>
            <w:tcW w:w="0" w:type="auto"/>
            <w:tcBorders>
              <w:top w:val="single" w:sz="0" w:space="0" w:color="D3D3D3"/>
              <w:left w:val="single" w:sz="0" w:space="0" w:color="D3D3D3"/>
              <w:bottom w:val="single" w:sz="0" w:space="0" w:color="D3D3D3"/>
              <w:right w:val="single" w:sz="0" w:space="0" w:color="D3D3D3"/>
            </w:tcBorders>
          </w:tcPr>
          <w:p w14:paraId="1486BCDE" w14:textId="77777777" w:rsidR="00022B71" w:rsidRDefault="005B112A">
            <w:pPr>
              <w:keepNext/>
              <w:spacing w:after="60"/>
              <w:jc w:val="center"/>
            </w:pPr>
            <w:r>
              <w:rPr>
                <w:rFonts w:ascii="Calibri" w:hAnsi="Calibri"/>
                <w:sz w:val="20"/>
              </w:rPr>
              <w:t xml:space="preserve">30.9 </w:t>
            </w: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10084447" w14:textId="77777777" w:rsidR="00022B71" w:rsidRDefault="00022B71">
            <w:pPr>
              <w:keepNext/>
              <w:spacing w:after="60"/>
              <w:jc w:val="center"/>
            </w:pPr>
          </w:p>
        </w:tc>
      </w:tr>
      <w:tr w:rsidR="00022B71" w14:paraId="7DC2FDE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0A7DC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88830A1"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2BBE7B90" w14:textId="77777777" w:rsidR="00022B71" w:rsidRDefault="005B112A">
            <w:pPr>
              <w:keepNext/>
              <w:spacing w:after="60"/>
              <w:jc w:val="center"/>
            </w:pPr>
            <w:r>
              <w:rPr>
                <w:rFonts w:ascii="Calibri" w:hAnsi="Calibri"/>
                <w:sz w:val="20"/>
              </w:rPr>
              <w:t>18.0 (48)</w:t>
            </w:r>
          </w:p>
        </w:tc>
        <w:tc>
          <w:tcPr>
            <w:tcW w:w="0" w:type="auto"/>
            <w:tcBorders>
              <w:top w:val="single" w:sz="0" w:space="0" w:color="D3D3D3"/>
              <w:left w:val="single" w:sz="0" w:space="0" w:color="D3D3D3"/>
              <w:bottom w:val="single" w:sz="0" w:space="0" w:color="D3D3D3"/>
              <w:right w:val="single" w:sz="0" w:space="0" w:color="D3D3D3"/>
            </w:tcBorders>
          </w:tcPr>
          <w:p w14:paraId="45970C71" w14:textId="77777777" w:rsidR="00022B71" w:rsidRDefault="005B112A">
            <w:pPr>
              <w:keepNext/>
              <w:spacing w:after="60"/>
              <w:jc w:val="center"/>
            </w:pPr>
            <w:r>
              <w:rPr>
                <w:rFonts w:ascii="Calibri" w:hAnsi="Calibri"/>
                <w:sz w:val="20"/>
              </w:rPr>
              <w:t>20.9 (95)</w:t>
            </w:r>
          </w:p>
        </w:tc>
        <w:tc>
          <w:tcPr>
            <w:tcW w:w="0" w:type="auto"/>
            <w:tcBorders>
              <w:top w:val="single" w:sz="0" w:space="0" w:color="D3D3D3"/>
              <w:left w:val="single" w:sz="0" w:space="0" w:color="D3D3D3"/>
              <w:bottom w:val="single" w:sz="0" w:space="0" w:color="D3D3D3"/>
              <w:right w:val="single" w:sz="0" w:space="0" w:color="D3D3D3"/>
            </w:tcBorders>
          </w:tcPr>
          <w:p w14:paraId="4EC52FAE" w14:textId="77777777" w:rsidR="00022B71" w:rsidRDefault="00022B71">
            <w:pPr>
              <w:keepNext/>
              <w:spacing w:after="60"/>
              <w:jc w:val="center"/>
            </w:pPr>
          </w:p>
        </w:tc>
      </w:tr>
      <w:tr w:rsidR="00022B71" w14:paraId="5BF0AC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92682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7B23153"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6A1B2DD8" w14:textId="77777777" w:rsidR="00022B71" w:rsidRDefault="005B112A">
            <w:pPr>
              <w:keepNext/>
              <w:spacing w:after="60"/>
              <w:jc w:val="center"/>
            </w:pPr>
            <w:r>
              <w:rPr>
                <w:rFonts w:ascii="Calibri" w:hAnsi="Calibri"/>
                <w:sz w:val="20"/>
              </w:rPr>
              <w:t>7.6 (20)</w:t>
            </w:r>
          </w:p>
        </w:tc>
        <w:tc>
          <w:tcPr>
            <w:tcW w:w="0" w:type="auto"/>
            <w:tcBorders>
              <w:top w:val="single" w:sz="0" w:space="0" w:color="D3D3D3"/>
              <w:left w:val="single" w:sz="0" w:space="0" w:color="D3D3D3"/>
              <w:bottom w:val="single" w:sz="0" w:space="0" w:color="D3D3D3"/>
              <w:right w:val="single" w:sz="0" w:space="0" w:color="D3D3D3"/>
            </w:tcBorders>
          </w:tcPr>
          <w:p w14:paraId="2FBA9881" w14:textId="77777777" w:rsidR="00022B71" w:rsidRDefault="005B112A">
            <w:pPr>
              <w:keepNext/>
              <w:spacing w:after="60"/>
              <w:jc w:val="center"/>
            </w:pPr>
            <w:r>
              <w:rPr>
                <w:rFonts w:ascii="Calibri" w:hAnsi="Calibri"/>
                <w:sz w:val="20"/>
              </w:rPr>
              <w:t>5.9 (27)</w:t>
            </w:r>
          </w:p>
        </w:tc>
        <w:tc>
          <w:tcPr>
            <w:tcW w:w="0" w:type="auto"/>
            <w:tcBorders>
              <w:top w:val="single" w:sz="0" w:space="0" w:color="D3D3D3"/>
              <w:left w:val="single" w:sz="0" w:space="0" w:color="D3D3D3"/>
              <w:bottom w:val="single" w:sz="0" w:space="0" w:color="D3D3D3"/>
              <w:right w:val="single" w:sz="0" w:space="0" w:color="D3D3D3"/>
            </w:tcBorders>
          </w:tcPr>
          <w:p w14:paraId="247948F5" w14:textId="77777777" w:rsidR="00022B71" w:rsidRDefault="00022B71">
            <w:pPr>
              <w:keepNext/>
              <w:spacing w:after="60"/>
              <w:jc w:val="center"/>
            </w:pPr>
          </w:p>
        </w:tc>
      </w:tr>
      <w:tr w:rsidR="00022B71" w14:paraId="1547FBB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12DD9C" w14:textId="77777777" w:rsidR="00022B71" w:rsidRDefault="005B112A">
            <w:pPr>
              <w:keepNext/>
              <w:spacing w:after="60"/>
            </w:pPr>
            <w:r>
              <w:rPr>
                <w:rFonts w:ascii="Calibri" w:hAnsi="Calibri"/>
                <w:sz w:val="20"/>
              </w:rPr>
              <w:t>Marier_1er_fois</w:t>
            </w:r>
          </w:p>
        </w:tc>
        <w:tc>
          <w:tcPr>
            <w:tcW w:w="0" w:type="auto"/>
            <w:tcBorders>
              <w:top w:val="single" w:sz="0" w:space="0" w:color="D3D3D3"/>
              <w:left w:val="single" w:sz="0" w:space="0" w:color="D3D3D3"/>
              <w:bottom w:val="single" w:sz="0" w:space="0" w:color="D3D3D3"/>
              <w:right w:val="single" w:sz="0" w:space="0" w:color="D3D3D3"/>
            </w:tcBorders>
          </w:tcPr>
          <w:p w14:paraId="5DCC7C9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D5962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EE77C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765281" w14:textId="77777777" w:rsidR="00022B71" w:rsidRDefault="005B112A">
            <w:pPr>
              <w:keepNext/>
              <w:spacing w:after="60"/>
              <w:jc w:val="center"/>
            </w:pPr>
            <w:r>
              <w:rPr>
                <w:rFonts w:ascii="Calibri" w:hAnsi="Calibri"/>
                <w:sz w:val="20"/>
              </w:rPr>
              <w:t>0.3</w:t>
            </w:r>
          </w:p>
        </w:tc>
      </w:tr>
      <w:tr w:rsidR="00022B71" w14:paraId="1AB177E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8FDDE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B4041D3" w14:textId="77777777" w:rsidR="00022B71" w:rsidRDefault="005B112A">
            <w:pPr>
              <w:keepNext/>
              <w:spacing w:after="60"/>
              <w:jc w:val="center"/>
            </w:pPr>
            <w:r>
              <w:rPr>
                <w:rFonts w:ascii="Calibri" w:hAnsi="Calibri"/>
                <w:sz w:val="20"/>
              </w:rPr>
              <w:t>51.0 (368)</w:t>
            </w:r>
          </w:p>
        </w:tc>
        <w:tc>
          <w:tcPr>
            <w:tcW w:w="0" w:type="auto"/>
            <w:tcBorders>
              <w:top w:val="single" w:sz="0" w:space="0" w:color="D3D3D3"/>
              <w:left w:val="single" w:sz="0" w:space="0" w:color="D3D3D3"/>
              <w:bottom w:val="single" w:sz="0" w:space="0" w:color="D3D3D3"/>
              <w:right w:val="single" w:sz="0" w:space="0" w:color="D3D3D3"/>
            </w:tcBorders>
          </w:tcPr>
          <w:p w14:paraId="6B2A3F39" w14:textId="77777777" w:rsidR="00022B71" w:rsidRDefault="005B112A">
            <w:pPr>
              <w:keepNext/>
              <w:spacing w:after="60"/>
              <w:jc w:val="center"/>
            </w:pPr>
            <w:r>
              <w:rPr>
                <w:rFonts w:ascii="Calibri" w:hAnsi="Calibri"/>
                <w:sz w:val="20"/>
              </w:rPr>
              <w:t>45.8 (123)</w:t>
            </w:r>
          </w:p>
        </w:tc>
        <w:tc>
          <w:tcPr>
            <w:tcW w:w="0" w:type="auto"/>
            <w:tcBorders>
              <w:top w:val="single" w:sz="0" w:space="0" w:color="D3D3D3"/>
              <w:left w:val="single" w:sz="0" w:space="0" w:color="D3D3D3"/>
              <w:bottom w:val="single" w:sz="0" w:space="0" w:color="D3D3D3"/>
              <w:right w:val="single" w:sz="0" w:space="0" w:color="D3D3D3"/>
            </w:tcBorders>
          </w:tcPr>
          <w:p w14:paraId="4EC86C69" w14:textId="77777777" w:rsidR="00022B71" w:rsidRDefault="005B112A">
            <w:pPr>
              <w:keepNext/>
              <w:spacing w:after="60"/>
              <w:jc w:val="center"/>
            </w:pPr>
            <w:r>
              <w:rPr>
                <w:rFonts w:ascii="Calibri" w:hAnsi="Calibri"/>
                <w:sz w:val="20"/>
              </w:rPr>
              <w:t>54.1 (245)</w:t>
            </w:r>
          </w:p>
        </w:tc>
        <w:tc>
          <w:tcPr>
            <w:tcW w:w="0" w:type="auto"/>
            <w:tcBorders>
              <w:top w:val="single" w:sz="0" w:space="0" w:color="D3D3D3"/>
              <w:left w:val="single" w:sz="0" w:space="0" w:color="D3D3D3"/>
              <w:bottom w:val="single" w:sz="0" w:space="0" w:color="D3D3D3"/>
              <w:right w:val="single" w:sz="0" w:space="0" w:color="D3D3D3"/>
            </w:tcBorders>
          </w:tcPr>
          <w:p w14:paraId="79F3D7F9" w14:textId="77777777" w:rsidR="00022B71" w:rsidRDefault="00022B71">
            <w:pPr>
              <w:keepNext/>
              <w:spacing w:after="60"/>
              <w:jc w:val="center"/>
            </w:pPr>
          </w:p>
        </w:tc>
      </w:tr>
      <w:tr w:rsidR="00022B71" w14:paraId="786FBAB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508F23"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E90057D"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162F42BC" w14:textId="77777777" w:rsidR="00022B71" w:rsidRDefault="005B112A">
            <w:pPr>
              <w:keepNext/>
              <w:spacing w:after="60"/>
              <w:jc w:val="center"/>
            </w:pPr>
            <w:r>
              <w:rPr>
                <w:rFonts w:ascii="Calibri" w:hAnsi="Calibri"/>
                <w:sz w:val="20"/>
              </w:rPr>
              <w:t>21.8 (58)</w:t>
            </w:r>
          </w:p>
        </w:tc>
        <w:tc>
          <w:tcPr>
            <w:tcW w:w="0" w:type="auto"/>
            <w:tcBorders>
              <w:top w:val="single" w:sz="0" w:space="0" w:color="D3D3D3"/>
              <w:left w:val="single" w:sz="0" w:space="0" w:color="D3D3D3"/>
              <w:bottom w:val="single" w:sz="0" w:space="0" w:color="D3D3D3"/>
              <w:right w:val="single" w:sz="0" w:space="0" w:color="D3D3D3"/>
            </w:tcBorders>
          </w:tcPr>
          <w:p w14:paraId="2E1FF439" w14:textId="77777777" w:rsidR="00022B71" w:rsidRDefault="005B112A">
            <w:pPr>
              <w:keepNext/>
              <w:spacing w:after="60"/>
              <w:jc w:val="center"/>
            </w:pPr>
            <w:r>
              <w:rPr>
                <w:rFonts w:ascii="Calibri" w:hAnsi="Calibri"/>
                <w:sz w:val="20"/>
              </w:rPr>
              <w:t>18.7 (85)</w:t>
            </w:r>
          </w:p>
        </w:tc>
        <w:tc>
          <w:tcPr>
            <w:tcW w:w="0" w:type="auto"/>
            <w:tcBorders>
              <w:top w:val="single" w:sz="0" w:space="0" w:color="D3D3D3"/>
              <w:left w:val="single" w:sz="0" w:space="0" w:color="D3D3D3"/>
              <w:bottom w:val="single" w:sz="0" w:space="0" w:color="D3D3D3"/>
              <w:right w:val="single" w:sz="0" w:space="0" w:color="D3D3D3"/>
            </w:tcBorders>
          </w:tcPr>
          <w:p w14:paraId="1AE904F4" w14:textId="77777777" w:rsidR="00022B71" w:rsidRDefault="00022B71">
            <w:pPr>
              <w:keepNext/>
              <w:spacing w:after="60"/>
              <w:jc w:val="center"/>
            </w:pPr>
          </w:p>
        </w:tc>
      </w:tr>
      <w:tr w:rsidR="00022B71" w14:paraId="21ADD02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5BC40B" w14:textId="77777777" w:rsidR="00022B71" w:rsidRDefault="005B112A">
            <w:pPr>
              <w:keepNext/>
              <w:spacing w:after="60"/>
            </w:pPr>
            <w:r>
              <w:rPr>
                <w:rFonts w:ascii="Calibri" w:hAnsi="Calibri"/>
                <w:sz w:val="20"/>
              </w:rPr>
              <w:t xml:space="preserve">    Plus ou </w:t>
            </w:r>
            <w:r>
              <w:rPr>
                <w:rFonts w:ascii="Calibri" w:hAnsi="Calibri"/>
                <w:sz w:val="20"/>
              </w:rPr>
              <w:t>moins important</w:t>
            </w:r>
          </w:p>
        </w:tc>
        <w:tc>
          <w:tcPr>
            <w:tcW w:w="0" w:type="auto"/>
            <w:tcBorders>
              <w:top w:val="single" w:sz="0" w:space="0" w:color="D3D3D3"/>
              <w:left w:val="single" w:sz="0" w:space="0" w:color="D3D3D3"/>
              <w:bottom w:val="single" w:sz="0" w:space="0" w:color="D3D3D3"/>
              <w:right w:val="single" w:sz="0" w:space="0" w:color="D3D3D3"/>
            </w:tcBorders>
          </w:tcPr>
          <w:p w14:paraId="687CBCAD" w14:textId="77777777" w:rsidR="00022B71" w:rsidRDefault="005B112A">
            <w:pPr>
              <w:keepNext/>
              <w:spacing w:after="60"/>
              <w:jc w:val="center"/>
            </w:pPr>
            <w:r>
              <w:rPr>
                <w:rFonts w:ascii="Calibri" w:hAnsi="Calibri"/>
                <w:sz w:val="20"/>
              </w:rPr>
              <w:t>15.0 (108)</w:t>
            </w:r>
          </w:p>
        </w:tc>
        <w:tc>
          <w:tcPr>
            <w:tcW w:w="0" w:type="auto"/>
            <w:tcBorders>
              <w:top w:val="single" w:sz="0" w:space="0" w:color="D3D3D3"/>
              <w:left w:val="single" w:sz="0" w:space="0" w:color="D3D3D3"/>
              <w:bottom w:val="single" w:sz="0" w:space="0" w:color="D3D3D3"/>
              <w:right w:val="single" w:sz="0" w:space="0" w:color="D3D3D3"/>
            </w:tcBorders>
          </w:tcPr>
          <w:p w14:paraId="145F1B3B" w14:textId="77777777" w:rsidR="00022B71" w:rsidRDefault="005B112A">
            <w:pPr>
              <w:keepNext/>
              <w:spacing w:after="60"/>
              <w:jc w:val="center"/>
            </w:pPr>
            <w:r>
              <w:rPr>
                <w:rFonts w:ascii="Calibri" w:hAnsi="Calibri"/>
                <w:sz w:val="20"/>
              </w:rPr>
              <w:t>16.2 (43)</w:t>
            </w:r>
          </w:p>
        </w:tc>
        <w:tc>
          <w:tcPr>
            <w:tcW w:w="0" w:type="auto"/>
            <w:tcBorders>
              <w:top w:val="single" w:sz="0" w:space="0" w:color="D3D3D3"/>
              <w:left w:val="single" w:sz="0" w:space="0" w:color="D3D3D3"/>
              <w:bottom w:val="single" w:sz="0" w:space="0" w:color="D3D3D3"/>
              <w:right w:val="single" w:sz="0" w:space="0" w:color="D3D3D3"/>
            </w:tcBorders>
          </w:tcPr>
          <w:p w14:paraId="1FA46CDE" w14:textId="77777777" w:rsidR="00022B71" w:rsidRDefault="005B112A">
            <w:pPr>
              <w:keepNext/>
              <w:spacing w:after="60"/>
              <w:jc w:val="center"/>
            </w:pPr>
            <w:r>
              <w:rPr>
                <w:rFonts w:ascii="Calibri" w:hAnsi="Calibri"/>
                <w:sz w:val="20"/>
              </w:rPr>
              <w:t>14.3 (65)</w:t>
            </w:r>
          </w:p>
        </w:tc>
        <w:tc>
          <w:tcPr>
            <w:tcW w:w="0" w:type="auto"/>
            <w:tcBorders>
              <w:top w:val="single" w:sz="0" w:space="0" w:color="D3D3D3"/>
              <w:left w:val="single" w:sz="0" w:space="0" w:color="D3D3D3"/>
              <w:bottom w:val="single" w:sz="0" w:space="0" w:color="D3D3D3"/>
              <w:right w:val="single" w:sz="0" w:space="0" w:color="D3D3D3"/>
            </w:tcBorders>
          </w:tcPr>
          <w:p w14:paraId="01F1509A" w14:textId="77777777" w:rsidR="00022B71" w:rsidRDefault="00022B71">
            <w:pPr>
              <w:keepNext/>
              <w:spacing w:after="60"/>
              <w:jc w:val="center"/>
            </w:pPr>
          </w:p>
        </w:tc>
      </w:tr>
      <w:tr w:rsidR="00022B71" w14:paraId="7FF6491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174875"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C436448"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306AE557" w14:textId="77777777" w:rsidR="00022B71" w:rsidRDefault="005B112A">
            <w:pPr>
              <w:keepNext/>
              <w:spacing w:after="60"/>
              <w:jc w:val="center"/>
            </w:pPr>
            <w:r>
              <w:rPr>
                <w:rFonts w:ascii="Calibri" w:hAnsi="Calibri"/>
                <w:sz w:val="20"/>
              </w:rPr>
              <w:t>11.4 (31)</w:t>
            </w:r>
          </w:p>
        </w:tc>
        <w:tc>
          <w:tcPr>
            <w:tcW w:w="0" w:type="auto"/>
            <w:tcBorders>
              <w:top w:val="single" w:sz="0" w:space="0" w:color="D3D3D3"/>
              <w:left w:val="single" w:sz="0" w:space="0" w:color="D3D3D3"/>
              <w:bottom w:val="single" w:sz="0" w:space="0" w:color="D3D3D3"/>
              <w:right w:val="single" w:sz="0" w:space="0" w:color="D3D3D3"/>
            </w:tcBorders>
          </w:tcPr>
          <w:p w14:paraId="0FED0384" w14:textId="77777777" w:rsidR="00022B71" w:rsidRDefault="005B112A">
            <w:pPr>
              <w:keepNext/>
              <w:spacing w:after="60"/>
              <w:jc w:val="center"/>
            </w:pPr>
            <w:r>
              <w:rPr>
                <w:rFonts w:ascii="Calibri" w:hAnsi="Calibri"/>
                <w:sz w:val="20"/>
              </w:rPr>
              <w:t>7.9 (36)</w:t>
            </w:r>
          </w:p>
        </w:tc>
        <w:tc>
          <w:tcPr>
            <w:tcW w:w="0" w:type="auto"/>
            <w:tcBorders>
              <w:top w:val="single" w:sz="0" w:space="0" w:color="D3D3D3"/>
              <w:left w:val="single" w:sz="0" w:space="0" w:color="D3D3D3"/>
              <w:bottom w:val="single" w:sz="0" w:space="0" w:color="D3D3D3"/>
              <w:right w:val="single" w:sz="0" w:space="0" w:color="D3D3D3"/>
            </w:tcBorders>
          </w:tcPr>
          <w:p w14:paraId="12AC8851" w14:textId="77777777" w:rsidR="00022B71" w:rsidRDefault="00022B71">
            <w:pPr>
              <w:keepNext/>
              <w:spacing w:after="60"/>
              <w:jc w:val="center"/>
            </w:pPr>
          </w:p>
        </w:tc>
      </w:tr>
      <w:tr w:rsidR="00022B71" w14:paraId="7045A08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5EE401"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15DBC87" w14:textId="77777777" w:rsidR="00022B71" w:rsidRDefault="005B112A">
            <w:pPr>
              <w:keepNext/>
              <w:spacing w:after="60"/>
              <w:jc w:val="center"/>
            </w:pPr>
            <w:r>
              <w:rPr>
                <w:rFonts w:ascii="Calibri" w:hAnsi="Calibri"/>
                <w:sz w:val="20"/>
              </w:rPr>
              <w:t>4.9 (36)</w:t>
            </w:r>
          </w:p>
        </w:tc>
        <w:tc>
          <w:tcPr>
            <w:tcW w:w="0" w:type="auto"/>
            <w:tcBorders>
              <w:top w:val="single" w:sz="0" w:space="0" w:color="D3D3D3"/>
              <w:left w:val="single" w:sz="0" w:space="0" w:color="D3D3D3"/>
              <w:bottom w:val="single" w:sz="0" w:space="0" w:color="D3D3D3"/>
              <w:right w:val="single" w:sz="0" w:space="0" w:color="D3D3D3"/>
            </w:tcBorders>
          </w:tcPr>
          <w:p w14:paraId="2416496E" w14:textId="77777777" w:rsidR="00022B71" w:rsidRDefault="005B112A">
            <w:pPr>
              <w:keepNext/>
              <w:spacing w:after="60"/>
              <w:jc w:val="center"/>
            </w:pPr>
            <w:r>
              <w:rPr>
                <w:rFonts w:ascii="Calibri" w:hAnsi="Calibri"/>
                <w:sz w:val="20"/>
              </w:rPr>
              <w:t>4.8 (13)</w:t>
            </w:r>
          </w:p>
        </w:tc>
        <w:tc>
          <w:tcPr>
            <w:tcW w:w="0" w:type="auto"/>
            <w:tcBorders>
              <w:top w:val="single" w:sz="0" w:space="0" w:color="D3D3D3"/>
              <w:left w:val="single" w:sz="0" w:space="0" w:color="D3D3D3"/>
              <w:bottom w:val="single" w:sz="0" w:space="0" w:color="D3D3D3"/>
              <w:right w:val="single" w:sz="0" w:space="0" w:color="D3D3D3"/>
            </w:tcBorders>
          </w:tcPr>
          <w:p w14:paraId="060BD842" w14:textId="77777777" w:rsidR="00022B71" w:rsidRDefault="005B112A">
            <w:pPr>
              <w:keepNext/>
              <w:spacing w:after="60"/>
              <w:jc w:val="center"/>
            </w:pPr>
            <w:r>
              <w:rPr>
                <w:rFonts w:ascii="Calibri" w:hAnsi="Calibri"/>
                <w:sz w:val="20"/>
              </w:rPr>
              <w:t>5.0 (23)</w:t>
            </w:r>
          </w:p>
        </w:tc>
        <w:tc>
          <w:tcPr>
            <w:tcW w:w="0" w:type="auto"/>
            <w:tcBorders>
              <w:top w:val="single" w:sz="0" w:space="0" w:color="D3D3D3"/>
              <w:left w:val="single" w:sz="0" w:space="0" w:color="D3D3D3"/>
              <w:bottom w:val="single" w:sz="0" w:space="0" w:color="D3D3D3"/>
              <w:right w:val="single" w:sz="0" w:space="0" w:color="D3D3D3"/>
            </w:tcBorders>
          </w:tcPr>
          <w:p w14:paraId="0F74008B" w14:textId="77777777" w:rsidR="00022B71" w:rsidRDefault="00022B71">
            <w:pPr>
              <w:keepNext/>
              <w:spacing w:after="60"/>
              <w:jc w:val="center"/>
            </w:pPr>
          </w:p>
        </w:tc>
      </w:tr>
      <w:tr w:rsidR="00022B71" w14:paraId="4DD954E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2D02B6" w14:textId="77777777" w:rsidR="00022B71" w:rsidRDefault="005B112A">
            <w:pPr>
              <w:keepNext/>
              <w:spacing w:after="60"/>
            </w:pPr>
            <w:r>
              <w:rPr>
                <w:rFonts w:ascii="Calibri" w:hAnsi="Calibri"/>
                <w:sz w:val="20"/>
              </w:rPr>
              <w:t>Parent_1er_fois</w:t>
            </w:r>
          </w:p>
        </w:tc>
        <w:tc>
          <w:tcPr>
            <w:tcW w:w="0" w:type="auto"/>
            <w:tcBorders>
              <w:top w:val="single" w:sz="0" w:space="0" w:color="D3D3D3"/>
              <w:left w:val="single" w:sz="0" w:space="0" w:color="D3D3D3"/>
              <w:bottom w:val="single" w:sz="0" w:space="0" w:color="D3D3D3"/>
              <w:right w:val="single" w:sz="0" w:space="0" w:color="D3D3D3"/>
            </w:tcBorders>
          </w:tcPr>
          <w:p w14:paraId="6BCDD0A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CAEDB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0E44F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77CBFC" w14:textId="77777777" w:rsidR="00022B71" w:rsidRDefault="005B112A">
            <w:pPr>
              <w:keepNext/>
              <w:spacing w:after="60"/>
              <w:jc w:val="center"/>
            </w:pPr>
            <w:r>
              <w:rPr>
                <w:rFonts w:ascii="Calibri" w:hAnsi="Calibri"/>
                <w:sz w:val="20"/>
              </w:rPr>
              <w:t>0.3</w:t>
            </w:r>
          </w:p>
        </w:tc>
      </w:tr>
      <w:tr w:rsidR="00022B71" w14:paraId="30716E7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9AA09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380ED08A" w14:textId="77777777" w:rsidR="00022B71" w:rsidRDefault="005B112A">
            <w:pPr>
              <w:keepNext/>
              <w:spacing w:after="60"/>
              <w:jc w:val="center"/>
            </w:pPr>
            <w:r>
              <w:rPr>
                <w:rFonts w:ascii="Calibri" w:hAnsi="Calibri"/>
                <w:sz w:val="20"/>
              </w:rPr>
              <w:t>33.0 (238)</w:t>
            </w:r>
          </w:p>
        </w:tc>
        <w:tc>
          <w:tcPr>
            <w:tcW w:w="0" w:type="auto"/>
            <w:tcBorders>
              <w:top w:val="single" w:sz="0" w:space="0" w:color="D3D3D3"/>
              <w:left w:val="single" w:sz="0" w:space="0" w:color="D3D3D3"/>
              <w:bottom w:val="single" w:sz="0" w:space="0" w:color="D3D3D3"/>
              <w:right w:val="single" w:sz="0" w:space="0" w:color="D3D3D3"/>
            </w:tcBorders>
          </w:tcPr>
          <w:p w14:paraId="2B630D42" w14:textId="77777777" w:rsidR="00022B71" w:rsidRDefault="005B112A">
            <w:pPr>
              <w:keepNext/>
              <w:spacing w:after="60"/>
              <w:jc w:val="center"/>
            </w:pPr>
            <w:r>
              <w:rPr>
                <w:rFonts w:ascii="Calibri" w:hAnsi="Calibri"/>
                <w:sz w:val="20"/>
              </w:rPr>
              <w:t>28.6 (77)</w:t>
            </w:r>
          </w:p>
        </w:tc>
        <w:tc>
          <w:tcPr>
            <w:tcW w:w="0" w:type="auto"/>
            <w:tcBorders>
              <w:top w:val="single" w:sz="0" w:space="0" w:color="D3D3D3"/>
              <w:left w:val="single" w:sz="0" w:space="0" w:color="D3D3D3"/>
              <w:bottom w:val="single" w:sz="0" w:space="0" w:color="D3D3D3"/>
              <w:right w:val="single" w:sz="0" w:space="0" w:color="D3D3D3"/>
            </w:tcBorders>
          </w:tcPr>
          <w:p w14:paraId="12006FA0" w14:textId="77777777" w:rsidR="00022B71" w:rsidRDefault="005B112A">
            <w:pPr>
              <w:keepNext/>
              <w:spacing w:after="60"/>
              <w:jc w:val="center"/>
            </w:pPr>
            <w:r>
              <w:rPr>
                <w:rFonts w:ascii="Calibri" w:hAnsi="Calibri"/>
                <w:sz w:val="20"/>
              </w:rPr>
              <w:t>35.6 (161)</w:t>
            </w:r>
          </w:p>
        </w:tc>
        <w:tc>
          <w:tcPr>
            <w:tcW w:w="0" w:type="auto"/>
            <w:tcBorders>
              <w:top w:val="single" w:sz="0" w:space="0" w:color="D3D3D3"/>
              <w:left w:val="single" w:sz="0" w:space="0" w:color="D3D3D3"/>
              <w:bottom w:val="single" w:sz="0" w:space="0" w:color="D3D3D3"/>
              <w:right w:val="single" w:sz="0" w:space="0" w:color="D3D3D3"/>
            </w:tcBorders>
          </w:tcPr>
          <w:p w14:paraId="35C70E04" w14:textId="77777777" w:rsidR="00022B71" w:rsidRDefault="00022B71">
            <w:pPr>
              <w:keepNext/>
              <w:spacing w:after="60"/>
              <w:jc w:val="center"/>
            </w:pPr>
          </w:p>
        </w:tc>
      </w:tr>
      <w:tr w:rsidR="00022B71" w14:paraId="1F68A94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A7C23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0D2A2E7" w14:textId="77777777" w:rsidR="00022B71" w:rsidRDefault="005B112A">
            <w:pPr>
              <w:keepNext/>
              <w:spacing w:after="60"/>
              <w:jc w:val="center"/>
            </w:pPr>
            <w:r>
              <w:rPr>
                <w:rFonts w:ascii="Calibri" w:hAnsi="Calibri"/>
                <w:sz w:val="20"/>
              </w:rPr>
              <w:t xml:space="preserve">17.0 </w:t>
            </w: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0BC0597A" w14:textId="77777777" w:rsidR="00022B71" w:rsidRDefault="005B112A">
            <w:pPr>
              <w:keepNext/>
              <w:spacing w:after="60"/>
              <w:jc w:val="center"/>
            </w:pPr>
            <w:r>
              <w:rPr>
                <w:rFonts w:ascii="Calibri" w:hAnsi="Calibri"/>
                <w:sz w:val="20"/>
              </w:rPr>
              <w:t>18.2 (49)</w:t>
            </w:r>
          </w:p>
        </w:tc>
        <w:tc>
          <w:tcPr>
            <w:tcW w:w="0" w:type="auto"/>
            <w:tcBorders>
              <w:top w:val="single" w:sz="0" w:space="0" w:color="D3D3D3"/>
              <w:left w:val="single" w:sz="0" w:space="0" w:color="D3D3D3"/>
              <w:bottom w:val="single" w:sz="0" w:space="0" w:color="D3D3D3"/>
              <w:right w:val="single" w:sz="0" w:space="0" w:color="D3D3D3"/>
            </w:tcBorders>
          </w:tcPr>
          <w:p w14:paraId="6D3563D3" w14:textId="77777777" w:rsidR="00022B71" w:rsidRDefault="005B112A">
            <w:pPr>
              <w:keepNext/>
              <w:spacing w:after="60"/>
              <w:jc w:val="center"/>
            </w:pPr>
            <w:r>
              <w:rPr>
                <w:rFonts w:ascii="Calibri" w:hAnsi="Calibri"/>
                <w:sz w:val="20"/>
              </w:rPr>
              <w:t>16.2 (73)</w:t>
            </w:r>
          </w:p>
        </w:tc>
        <w:tc>
          <w:tcPr>
            <w:tcW w:w="0" w:type="auto"/>
            <w:tcBorders>
              <w:top w:val="single" w:sz="0" w:space="0" w:color="D3D3D3"/>
              <w:left w:val="single" w:sz="0" w:space="0" w:color="D3D3D3"/>
              <w:bottom w:val="single" w:sz="0" w:space="0" w:color="D3D3D3"/>
              <w:right w:val="single" w:sz="0" w:space="0" w:color="D3D3D3"/>
            </w:tcBorders>
          </w:tcPr>
          <w:p w14:paraId="344392EF" w14:textId="77777777" w:rsidR="00022B71" w:rsidRDefault="00022B71">
            <w:pPr>
              <w:keepNext/>
              <w:spacing w:after="60"/>
              <w:jc w:val="center"/>
            </w:pPr>
          </w:p>
        </w:tc>
      </w:tr>
      <w:tr w:rsidR="00022B71" w14:paraId="0FD6B55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2C317"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F7308F8" w14:textId="77777777" w:rsidR="00022B71" w:rsidRDefault="005B112A">
            <w:pPr>
              <w:keepNext/>
              <w:spacing w:after="60"/>
              <w:jc w:val="center"/>
            </w:pPr>
            <w:r>
              <w:rPr>
                <w:rFonts w:ascii="Calibri" w:hAnsi="Calibri"/>
                <w:sz w:val="20"/>
              </w:rPr>
              <w:t>18.6 (134)</w:t>
            </w:r>
          </w:p>
        </w:tc>
        <w:tc>
          <w:tcPr>
            <w:tcW w:w="0" w:type="auto"/>
            <w:tcBorders>
              <w:top w:val="single" w:sz="0" w:space="0" w:color="D3D3D3"/>
              <w:left w:val="single" w:sz="0" w:space="0" w:color="D3D3D3"/>
              <w:bottom w:val="single" w:sz="0" w:space="0" w:color="D3D3D3"/>
              <w:right w:val="single" w:sz="0" w:space="0" w:color="D3D3D3"/>
            </w:tcBorders>
          </w:tcPr>
          <w:p w14:paraId="2B2BF41A" w14:textId="77777777" w:rsidR="00022B71" w:rsidRDefault="005B112A">
            <w:pPr>
              <w:keepNext/>
              <w:spacing w:after="60"/>
              <w:jc w:val="center"/>
            </w:pPr>
            <w:r>
              <w:rPr>
                <w:rFonts w:ascii="Calibri" w:hAnsi="Calibri"/>
                <w:sz w:val="20"/>
              </w:rPr>
              <w:t>21.8 (58)</w:t>
            </w:r>
          </w:p>
        </w:tc>
        <w:tc>
          <w:tcPr>
            <w:tcW w:w="0" w:type="auto"/>
            <w:tcBorders>
              <w:top w:val="single" w:sz="0" w:space="0" w:color="D3D3D3"/>
              <w:left w:val="single" w:sz="0" w:space="0" w:color="D3D3D3"/>
              <w:bottom w:val="single" w:sz="0" w:space="0" w:color="D3D3D3"/>
              <w:right w:val="single" w:sz="0" w:space="0" w:color="D3D3D3"/>
            </w:tcBorders>
          </w:tcPr>
          <w:p w14:paraId="50405366" w14:textId="77777777" w:rsidR="00022B71" w:rsidRDefault="005B112A">
            <w:pPr>
              <w:keepNext/>
              <w:spacing w:after="60"/>
              <w:jc w:val="center"/>
            </w:pPr>
            <w:r>
              <w:rPr>
                <w:rFonts w:ascii="Calibri" w:hAnsi="Calibri"/>
                <w:sz w:val="20"/>
              </w:rPr>
              <w:t>16.7 (76)</w:t>
            </w:r>
          </w:p>
        </w:tc>
        <w:tc>
          <w:tcPr>
            <w:tcW w:w="0" w:type="auto"/>
            <w:tcBorders>
              <w:top w:val="single" w:sz="0" w:space="0" w:color="D3D3D3"/>
              <w:left w:val="single" w:sz="0" w:space="0" w:color="D3D3D3"/>
              <w:bottom w:val="single" w:sz="0" w:space="0" w:color="D3D3D3"/>
              <w:right w:val="single" w:sz="0" w:space="0" w:color="D3D3D3"/>
            </w:tcBorders>
          </w:tcPr>
          <w:p w14:paraId="4ECC549C" w14:textId="77777777" w:rsidR="00022B71" w:rsidRDefault="00022B71">
            <w:pPr>
              <w:keepNext/>
              <w:spacing w:after="60"/>
              <w:jc w:val="center"/>
            </w:pPr>
          </w:p>
        </w:tc>
      </w:tr>
      <w:tr w:rsidR="00022B71" w14:paraId="454E6AF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F8C90A"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5456211" w14:textId="77777777" w:rsidR="00022B71" w:rsidRDefault="005B112A">
            <w:pPr>
              <w:keepNext/>
              <w:spacing w:after="60"/>
              <w:jc w:val="center"/>
            </w:pPr>
            <w:r>
              <w:rPr>
                <w:rFonts w:ascii="Calibri" w:hAnsi="Calibri"/>
                <w:sz w:val="20"/>
              </w:rPr>
              <w:t>16.5 (119)</w:t>
            </w:r>
          </w:p>
        </w:tc>
        <w:tc>
          <w:tcPr>
            <w:tcW w:w="0" w:type="auto"/>
            <w:tcBorders>
              <w:top w:val="single" w:sz="0" w:space="0" w:color="D3D3D3"/>
              <w:left w:val="single" w:sz="0" w:space="0" w:color="D3D3D3"/>
              <w:bottom w:val="single" w:sz="0" w:space="0" w:color="D3D3D3"/>
              <w:right w:val="single" w:sz="0" w:space="0" w:color="D3D3D3"/>
            </w:tcBorders>
          </w:tcPr>
          <w:p w14:paraId="01D0136D" w14:textId="77777777" w:rsidR="00022B71" w:rsidRDefault="005B112A">
            <w:pPr>
              <w:keepNext/>
              <w:spacing w:after="60"/>
              <w:jc w:val="center"/>
            </w:pPr>
            <w:r>
              <w:rPr>
                <w:rFonts w:ascii="Calibri" w:hAnsi="Calibri"/>
                <w:sz w:val="20"/>
              </w:rPr>
              <w:t>17.1 (46)</w:t>
            </w:r>
          </w:p>
        </w:tc>
        <w:tc>
          <w:tcPr>
            <w:tcW w:w="0" w:type="auto"/>
            <w:tcBorders>
              <w:top w:val="single" w:sz="0" w:space="0" w:color="D3D3D3"/>
              <w:left w:val="single" w:sz="0" w:space="0" w:color="D3D3D3"/>
              <w:bottom w:val="single" w:sz="0" w:space="0" w:color="D3D3D3"/>
              <w:right w:val="single" w:sz="0" w:space="0" w:color="D3D3D3"/>
            </w:tcBorders>
          </w:tcPr>
          <w:p w14:paraId="2685E9C8" w14:textId="77777777" w:rsidR="00022B71" w:rsidRDefault="005B112A">
            <w:pPr>
              <w:keepNext/>
              <w:spacing w:after="60"/>
              <w:jc w:val="center"/>
            </w:pPr>
            <w:r>
              <w:rPr>
                <w:rFonts w:ascii="Calibri" w:hAnsi="Calibri"/>
                <w:sz w:val="20"/>
              </w:rPr>
              <w:t>16.1 (73)</w:t>
            </w:r>
          </w:p>
        </w:tc>
        <w:tc>
          <w:tcPr>
            <w:tcW w:w="0" w:type="auto"/>
            <w:tcBorders>
              <w:top w:val="single" w:sz="0" w:space="0" w:color="D3D3D3"/>
              <w:left w:val="single" w:sz="0" w:space="0" w:color="D3D3D3"/>
              <w:bottom w:val="single" w:sz="0" w:space="0" w:color="D3D3D3"/>
              <w:right w:val="single" w:sz="0" w:space="0" w:color="D3D3D3"/>
            </w:tcBorders>
          </w:tcPr>
          <w:p w14:paraId="7A666570" w14:textId="77777777" w:rsidR="00022B71" w:rsidRDefault="00022B71">
            <w:pPr>
              <w:keepNext/>
              <w:spacing w:after="60"/>
              <w:jc w:val="center"/>
            </w:pPr>
          </w:p>
        </w:tc>
      </w:tr>
      <w:tr w:rsidR="00022B71" w14:paraId="1071712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6AEB3C"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CCF44A5" w14:textId="77777777" w:rsidR="00022B71" w:rsidRDefault="005B112A">
            <w:pPr>
              <w:keepNext/>
              <w:spacing w:after="60"/>
              <w:jc w:val="center"/>
            </w:pPr>
            <w:r>
              <w:rPr>
                <w:rFonts w:ascii="Calibri" w:hAnsi="Calibri"/>
                <w:sz w:val="20"/>
              </w:rPr>
              <w:t>14.9 (108)</w:t>
            </w:r>
          </w:p>
        </w:tc>
        <w:tc>
          <w:tcPr>
            <w:tcW w:w="0" w:type="auto"/>
            <w:tcBorders>
              <w:top w:val="single" w:sz="0" w:space="0" w:color="D3D3D3"/>
              <w:left w:val="single" w:sz="0" w:space="0" w:color="D3D3D3"/>
              <w:bottom w:val="single" w:sz="0" w:space="0" w:color="D3D3D3"/>
              <w:right w:val="single" w:sz="0" w:space="0" w:color="D3D3D3"/>
            </w:tcBorders>
          </w:tcPr>
          <w:p w14:paraId="168964DB" w14:textId="77777777" w:rsidR="00022B71" w:rsidRDefault="005B112A">
            <w:pPr>
              <w:keepNext/>
              <w:spacing w:after="60"/>
              <w:jc w:val="center"/>
            </w:pPr>
            <w:r>
              <w:rPr>
                <w:rFonts w:ascii="Calibri" w:hAnsi="Calibri"/>
                <w:sz w:val="20"/>
              </w:rPr>
              <w:t>14.3 (38)</w:t>
            </w:r>
          </w:p>
        </w:tc>
        <w:tc>
          <w:tcPr>
            <w:tcW w:w="0" w:type="auto"/>
            <w:tcBorders>
              <w:top w:val="single" w:sz="0" w:space="0" w:color="D3D3D3"/>
              <w:left w:val="single" w:sz="0" w:space="0" w:color="D3D3D3"/>
              <w:bottom w:val="single" w:sz="0" w:space="0" w:color="D3D3D3"/>
              <w:right w:val="single" w:sz="0" w:space="0" w:color="D3D3D3"/>
            </w:tcBorders>
          </w:tcPr>
          <w:p w14:paraId="2FEEE327" w14:textId="77777777" w:rsidR="00022B71" w:rsidRDefault="005B112A">
            <w:pPr>
              <w:keepNext/>
              <w:spacing w:after="60"/>
              <w:jc w:val="center"/>
            </w:pPr>
            <w:r>
              <w:rPr>
                <w:rFonts w:ascii="Calibri" w:hAnsi="Calibri"/>
                <w:sz w:val="20"/>
              </w:rPr>
              <w:t>15.3 (69)</w:t>
            </w:r>
          </w:p>
        </w:tc>
        <w:tc>
          <w:tcPr>
            <w:tcW w:w="0" w:type="auto"/>
            <w:tcBorders>
              <w:top w:val="single" w:sz="0" w:space="0" w:color="D3D3D3"/>
              <w:left w:val="single" w:sz="0" w:space="0" w:color="D3D3D3"/>
              <w:bottom w:val="single" w:sz="0" w:space="0" w:color="D3D3D3"/>
              <w:right w:val="single" w:sz="0" w:space="0" w:color="D3D3D3"/>
            </w:tcBorders>
          </w:tcPr>
          <w:p w14:paraId="7A8D0E7B" w14:textId="77777777" w:rsidR="00022B71" w:rsidRDefault="00022B71">
            <w:pPr>
              <w:keepNext/>
              <w:spacing w:after="60"/>
              <w:jc w:val="center"/>
            </w:pPr>
          </w:p>
        </w:tc>
      </w:tr>
      <w:tr w:rsidR="00022B71" w14:paraId="5817B0DC" w14:textId="77777777" w:rsidTr="00022B71">
        <w:trPr>
          <w:cantSplit/>
          <w:jc w:val="center"/>
        </w:trPr>
        <w:tc>
          <w:tcPr>
            <w:tcW w:w="0" w:type="auto"/>
            <w:gridSpan w:val="5"/>
          </w:tcPr>
          <w:p w14:paraId="6B0FCC26"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0219EB8" w14:textId="77777777" w:rsidTr="00022B71">
        <w:trPr>
          <w:cantSplit/>
          <w:jc w:val="center"/>
        </w:trPr>
        <w:tc>
          <w:tcPr>
            <w:tcW w:w="0" w:type="auto"/>
            <w:gridSpan w:val="5"/>
          </w:tcPr>
          <w:p w14:paraId="1FE8C6DC"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64D2C68B" w14:textId="77777777" w:rsidR="00022B71" w:rsidRDefault="005B112A">
      <w:pPr>
        <w:pStyle w:val="Titre3"/>
      </w:pPr>
      <w:bookmarkStart w:id="322" w:name="X5e8eb63ad64587270f512b3f7d0e2c7457e9927"/>
      <w:bookmarkStart w:id="323" w:name="_Toc209544884"/>
      <w:bookmarkEnd w:id="320"/>
      <w:r>
        <w:t>Marqueurs objectifs selon le lieu de residence</w:t>
      </w:r>
      <w:bookmarkEnd w:id="323"/>
    </w:p>
    <w:p w14:paraId="0517AA33" w14:textId="77777777" w:rsidR="00022B71" w:rsidRDefault="005B112A">
      <w:pPr>
        <w:pStyle w:val="En-ttedetabledesmatires"/>
      </w:pPr>
      <w:r>
        <w:rPr>
          <w:rStyle w:val="NormalTok"/>
        </w:rPr>
        <w:t xml:space="preserve">table_Marqueurs_objectifs_Lieu_de_residence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(Quiter_nid, Emploi_TPL, Vivre_en_couple, Marier_1er_fois, Parent_1er_fois, Lieu_d</w:t>
      </w:r>
      <w:r>
        <w:rPr>
          <w:rStyle w:val="NormalTok"/>
        </w:rPr>
        <w:t>e_residence),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"**table_Marqueurs_objectifs_Lieu_de_residence**"</w:t>
      </w:r>
      <w:r>
        <w:rPr>
          <w:rStyle w:val="NormalTok"/>
        </w:rPr>
        <w:t>)</w:t>
      </w:r>
      <w:r>
        <w:br/>
      </w:r>
      <w:r>
        <w:br/>
      </w:r>
      <w:r>
        <w:rPr>
          <w:rStyle w:val="NormalTok"/>
        </w:rPr>
        <w:t>table_Marqueurs_objectifs_Lieu_de_residence</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2416"/>
        <w:gridCol w:w="2083"/>
        <w:gridCol w:w="805"/>
      </w:tblGrid>
      <w:tr w:rsidR="00022B71" w14:paraId="136CA9A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77E928FC"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6D6502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26CE6EF1"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5882EDEA"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1EE0619"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4D4322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B42FF9" w14:textId="77777777" w:rsidR="00022B71" w:rsidRDefault="005B112A">
            <w:pPr>
              <w:keepNext/>
              <w:spacing w:after="60"/>
            </w:pPr>
            <w:r>
              <w:rPr>
                <w:rFonts w:ascii="Calibri" w:hAnsi="Calibri"/>
                <w:sz w:val="20"/>
              </w:rPr>
              <w:t>Quiter_nid</w:t>
            </w:r>
          </w:p>
        </w:tc>
        <w:tc>
          <w:tcPr>
            <w:tcW w:w="0" w:type="auto"/>
            <w:tcBorders>
              <w:top w:val="single" w:sz="0" w:space="0" w:color="D3D3D3"/>
              <w:left w:val="single" w:sz="0" w:space="0" w:color="D3D3D3"/>
              <w:bottom w:val="single" w:sz="0" w:space="0" w:color="D3D3D3"/>
              <w:right w:val="single" w:sz="0" w:space="0" w:color="D3D3D3"/>
            </w:tcBorders>
          </w:tcPr>
          <w:p w14:paraId="7DA13CE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DAAFEE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02B82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601CF1" w14:textId="77777777" w:rsidR="00022B71" w:rsidRDefault="005B112A">
            <w:pPr>
              <w:keepNext/>
              <w:spacing w:after="60"/>
              <w:jc w:val="center"/>
            </w:pPr>
            <w:r>
              <w:rPr>
                <w:rFonts w:ascii="Calibri" w:hAnsi="Calibri"/>
                <w:sz w:val="20"/>
              </w:rPr>
              <w:t>0.016</w:t>
            </w:r>
          </w:p>
        </w:tc>
      </w:tr>
      <w:tr w:rsidR="00022B71" w14:paraId="7E70BBC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9A8609"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A14DB43" w14:textId="77777777" w:rsidR="00022B71" w:rsidRDefault="005B112A">
            <w:pPr>
              <w:keepNext/>
              <w:spacing w:after="60"/>
              <w:jc w:val="center"/>
            </w:pPr>
            <w:r>
              <w:rPr>
                <w:rFonts w:ascii="Calibri" w:hAnsi="Calibri"/>
                <w:sz w:val="20"/>
              </w:rPr>
              <w:t>7.4 (53)</w:t>
            </w:r>
          </w:p>
        </w:tc>
        <w:tc>
          <w:tcPr>
            <w:tcW w:w="0" w:type="auto"/>
            <w:tcBorders>
              <w:top w:val="single" w:sz="0" w:space="0" w:color="D3D3D3"/>
              <w:left w:val="single" w:sz="0" w:space="0" w:color="D3D3D3"/>
              <w:bottom w:val="single" w:sz="0" w:space="0" w:color="D3D3D3"/>
              <w:right w:val="single" w:sz="0" w:space="0" w:color="D3D3D3"/>
            </w:tcBorders>
          </w:tcPr>
          <w:p w14:paraId="0D2C8AEF" w14:textId="77777777" w:rsidR="00022B71" w:rsidRDefault="005B112A">
            <w:pPr>
              <w:keepNext/>
              <w:spacing w:after="60"/>
              <w:jc w:val="center"/>
            </w:pPr>
            <w:r>
              <w:rPr>
                <w:rFonts w:ascii="Calibri" w:hAnsi="Calibri"/>
                <w:sz w:val="20"/>
              </w:rPr>
              <w:t>8.9 (35)</w:t>
            </w:r>
          </w:p>
        </w:tc>
        <w:tc>
          <w:tcPr>
            <w:tcW w:w="0" w:type="auto"/>
            <w:tcBorders>
              <w:top w:val="single" w:sz="0" w:space="0" w:color="D3D3D3"/>
              <w:left w:val="single" w:sz="0" w:space="0" w:color="D3D3D3"/>
              <w:bottom w:val="single" w:sz="0" w:space="0" w:color="D3D3D3"/>
              <w:right w:val="single" w:sz="0" w:space="0" w:color="D3D3D3"/>
            </w:tcBorders>
          </w:tcPr>
          <w:p w14:paraId="00DAB464" w14:textId="77777777" w:rsidR="00022B71" w:rsidRDefault="005B112A">
            <w:pPr>
              <w:keepNext/>
              <w:spacing w:after="60"/>
              <w:jc w:val="center"/>
            </w:pPr>
            <w:r>
              <w:rPr>
                <w:rFonts w:ascii="Calibri" w:hAnsi="Calibri"/>
                <w:sz w:val="20"/>
              </w:rPr>
              <w:t>5.6 (18)</w:t>
            </w:r>
          </w:p>
        </w:tc>
        <w:tc>
          <w:tcPr>
            <w:tcW w:w="0" w:type="auto"/>
            <w:tcBorders>
              <w:top w:val="single" w:sz="0" w:space="0" w:color="D3D3D3"/>
              <w:left w:val="single" w:sz="0" w:space="0" w:color="D3D3D3"/>
              <w:bottom w:val="single" w:sz="0" w:space="0" w:color="D3D3D3"/>
              <w:right w:val="single" w:sz="0" w:space="0" w:color="D3D3D3"/>
            </w:tcBorders>
          </w:tcPr>
          <w:p w14:paraId="61471154" w14:textId="77777777" w:rsidR="00022B71" w:rsidRDefault="00022B71">
            <w:pPr>
              <w:keepNext/>
              <w:spacing w:after="60"/>
              <w:jc w:val="center"/>
            </w:pPr>
          </w:p>
        </w:tc>
      </w:tr>
      <w:tr w:rsidR="00022B71" w14:paraId="479AE90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E094B0"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3B50438" w14:textId="77777777" w:rsidR="00022B71" w:rsidRDefault="005B112A">
            <w:pPr>
              <w:keepNext/>
              <w:spacing w:after="60"/>
              <w:jc w:val="center"/>
            </w:pPr>
            <w:r>
              <w:rPr>
                <w:rFonts w:ascii="Calibri" w:hAnsi="Calibri"/>
                <w:sz w:val="20"/>
              </w:rPr>
              <w:t>10.8 (78)</w:t>
            </w:r>
          </w:p>
        </w:tc>
        <w:tc>
          <w:tcPr>
            <w:tcW w:w="0" w:type="auto"/>
            <w:tcBorders>
              <w:top w:val="single" w:sz="0" w:space="0" w:color="D3D3D3"/>
              <w:left w:val="single" w:sz="0" w:space="0" w:color="D3D3D3"/>
              <w:bottom w:val="single" w:sz="0" w:space="0" w:color="D3D3D3"/>
              <w:right w:val="single" w:sz="0" w:space="0" w:color="D3D3D3"/>
            </w:tcBorders>
          </w:tcPr>
          <w:p w14:paraId="626FC1D7" w14:textId="77777777" w:rsidR="00022B71" w:rsidRDefault="005B112A">
            <w:pPr>
              <w:keepNext/>
              <w:spacing w:after="60"/>
              <w:jc w:val="center"/>
            </w:pPr>
            <w:r>
              <w:rPr>
                <w:rFonts w:ascii="Calibri" w:hAnsi="Calibri"/>
                <w:sz w:val="20"/>
              </w:rPr>
              <w:t>12.3 (48)</w:t>
            </w:r>
          </w:p>
        </w:tc>
        <w:tc>
          <w:tcPr>
            <w:tcW w:w="0" w:type="auto"/>
            <w:tcBorders>
              <w:top w:val="single" w:sz="0" w:space="0" w:color="D3D3D3"/>
              <w:left w:val="single" w:sz="0" w:space="0" w:color="D3D3D3"/>
              <w:bottom w:val="single" w:sz="0" w:space="0" w:color="D3D3D3"/>
              <w:right w:val="single" w:sz="0" w:space="0" w:color="D3D3D3"/>
            </w:tcBorders>
          </w:tcPr>
          <w:p w14:paraId="746C4BB7" w14:textId="77777777" w:rsidR="00022B71" w:rsidRDefault="005B112A">
            <w:pPr>
              <w:keepNext/>
              <w:spacing w:after="60"/>
              <w:jc w:val="center"/>
            </w:pPr>
            <w:r>
              <w:rPr>
                <w:rFonts w:ascii="Calibri" w:hAnsi="Calibri"/>
                <w:sz w:val="20"/>
              </w:rPr>
              <w:t>9.1 (30)</w:t>
            </w:r>
          </w:p>
        </w:tc>
        <w:tc>
          <w:tcPr>
            <w:tcW w:w="0" w:type="auto"/>
            <w:tcBorders>
              <w:top w:val="single" w:sz="0" w:space="0" w:color="D3D3D3"/>
              <w:left w:val="single" w:sz="0" w:space="0" w:color="D3D3D3"/>
              <w:bottom w:val="single" w:sz="0" w:space="0" w:color="D3D3D3"/>
              <w:right w:val="single" w:sz="0" w:space="0" w:color="D3D3D3"/>
            </w:tcBorders>
          </w:tcPr>
          <w:p w14:paraId="79A199EC" w14:textId="77777777" w:rsidR="00022B71" w:rsidRDefault="00022B71">
            <w:pPr>
              <w:keepNext/>
              <w:spacing w:after="60"/>
              <w:jc w:val="center"/>
            </w:pPr>
          </w:p>
        </w:tc>
      </w:tr>
      <w:tr w:rsidR="00022B71" w14:paraId="57BAFBA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EB4402"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89CC19E" w14:textId="77777777" w:rsidR="00022B71" w:rsidRDefault="005B112A">
            <w:pPr>
              <w:keepNext/>
              <w:spacing w:after="60"/>
              <w:jc w:val="center"/>
            </w:pPr>
            <w:r>
              <w:rPr>
                <w:rFonts w:ascii="Calibri" w:hAnsi="Calibri"/>
                <w:sz w:val="20"/>
              </w:rPr>
              <w:t>21.5 (155)</w:t>
            </w:r>
          </w:p>
        </w:tc>
        <w:tc>
          <w:tcPr>
            <w:tcW w:w="0" w:type="auto"/>
            <w:tcBorders>
              <w:top w:val="single" w:sz="0" w:space="0" w:color="D3D3D3"/>
              <w:left w:val="single" w:sz="0" w:space="0" w:color="D3D3D3"/>
              <w:bottom w:val="single" w:sz="0" w:space="0" w:color="D3D3D3"/>
              <w:right w:val="single" w:sz="0" w:space="0" w:color="D3D3D3"/>
            </w:tcBorders>
          </w:tcPr>
          <w:p w14:paraId="00BC896B" w14:textId="77777777" w:rsidR="00022B71" w:rsidRDefault="005B112A">
            <w:pPr>
              <w:keepNext/>
              <w:spacing w:after="60"/>
              <w:jc w:val="center"/>
            </w:pPr>
            <w:r>
              <w:rPr>
                <w:rFonts w:ascii="Calibri" w:hAnsi="Calibri"/>
                <w:sz w:val="20"/>
              </w:rPr>
              <w:t>22.8 (90)</w:t>
            </w:r>
          </w:p>
        </w:tc>
        <w:tc>
          <w:tcPr>
            <w:tcW w:w="0" w:type="auto"/>
            <w:tcBorders>
              <w:top w:val="single" w:sz="0" w:space="0" w:color="D3D3D3"/>
              <w:left w:val="single" w:sz="0" w:space="0" w:color="D3D3D3"/>
              <w:bottom w:val="single" w:sz="0" w:space="0" w:color="D3D3D3"/>
              <w:right w:val="single" w:sz="0" w:space="0" w:color="D3D3D3"/>
            </w:tcBorders>
          </w:tcPr>
          <w:p w14:paraId="5BF07821" w14:textId="77777777" w:rsidR="00022B71" w:rsidRDefault="005B112A">
            <w:pPr>
              <w:keepNext/>
              <w:spacing w:after="60"/>
              <w:jc w:val="center"/>
            </w:pPr>
            <w:r>
              <w:rPr>
                <w:rFonts w:ascii="Calibri" w:hAnsi="Calibri"/>
                <w:sz w:val="20"/>
              </w:rPr>
              <w:t>19.9 (65)</w:t>
            </w:r>
          </w:p>
        </w:tc>
        <w:tc>
          <w:tcPr>
            <w:tcW w:w="0" w:type="auto"/>
            <w:tcBorders>
              <w:top w:val="single" w:sz="0" w:space="0" w:color="D3D3D3"/>
              <w:left w:val="single" w:sz="0" w:space="0" w:color="D3D3D3"/>
              <w:bottom w:val="single" w:sz="0" w:space="0" w:color="D3D3D3"/>
              <w:right w:val="single" w:sz="0" w:space="0" w:color="D3D3D3"/>
            </w:tcBorders>
          </w:tcPr>
          <w:p w14:paraId="333D74EA" w14:textId="77777777" w:rsidR="00022B71" w:rsidRDefault="00022B71">
            <w:pPr>
              <w:keepNext/>
              <w:spacing w:after="60"/>
              <w:jc w:val="center"/>
            </w:pPr>
          </w:p>
        </w:tc>
      </w:tr>
      <w:tr w:rsidR="00022B71" w14:paraId="4724A3E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558D9D"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C26863E" w14:textId="77777777" w:rsidR="00022B71" w:rsidRDefault="005B112A">
            <w:pPr>
              <w:keepNext/>
              <w:spacing w:after="60"/>
              <w:jc w:val="center"/>
            </w:pPr>
            <w:r>
              <w:rPr>
                <w:rFonts w:ascii="Calibri" w:hAnsi="Calibri"/>
                <w:sz w:val="20"/>
              </w:rPr>
              <w:t>44.0 (317)</w:t>
            </w:r>
          </w:p>
        </w:tc>
        <w:tc>
          <w:tcPr>
            <w:tcW w:w="0" w:type="auto"/>
            <w:tcBorders>
              <w:top w:val="single" w:sz="0" w:space="0" w:color="D3D3D3"/>
              <w:left w:val="single" w:sz="0" w:space="0" w:color="D3D3D3"/>
              <w:bottom w:val="single" w:sz="0" w:space="0" w:color="D3D3D3"/>
              <w:right w:val="single" w:sz="0" w:space="0" w:color="D3D3D3"/>
            </w:tcBorders>
          </w:tcPr>
          <w:p w14:paraId="4CF8D9EE" w14:textId="77777777" w:rsidR="00022B71" w:rsidRDefault="005B112A">
            <w:pPr>
              <w:keepNext/>
              <w:spacing w:after="60"/>
              <w:jc w:val="center"/>
            </w:pPr>
            <w:r>
              <w:rPr>
                <w:rFonts w:ascii="Calibri" w:hAnsi="Calibri"/>
                <w:sz w:val="20"/>
              </w:rPr>
              <w:t>37.8 (149)</w:t>
            </w:r>
          </w:p>
        </w:tc>
        <w:tc>
          <w:tcPr>
            <w:tcW w:w="0" w:type="auto"/>
            <w:tcBorders>
              <w:top w:val="single" w:sz="0" w:space="0" w:color="D3D3D3"/>
              <w:left w:val="single" w:sz="0" w:space="0" w:color="D3D3D3"/>
              <w:bottom w:val="single" w:sz="0" w:space="0" w:color="D3D3D3"/>
              <w:right w:val="single" w:sz="0" w:space="0" w:color="D3D3D3"/>
            </w:tcBorders>
          </w:tcPr>
          <w:p w14:paraId="01CD5E66" w14:textId="77777777" w:rsidR="00022B71" w:rsidRDefault="005B112A">
            <w:pPr>
              <w:keepNext/>
              <w:spacing w:after="60"/>
              <w:jc w:val="center"/>
            </w:pPr>
            <w:r>
              <w:rPr>
                <w:rFonts w:ascii="Calibri" w:hAnsi="Calibri"/>
                <w:sz w:val="20"/>
              </w:rPr>
              <w:t>51.6 (168)</w:t>
            </w:r>
          </w:p>
        </w:tc>
        <w:tc>
          <w:tcPr>
            <w:tcW w:w="0" w:type="auto"/>
            <w:tcBorders>
              <w:top w:val="single" w:sz="0" w:space="0" w:color="D3D3D3"/>
              <w:left w:val="single" w:sz="0" w:space="0" w:color="D3D3D3"/>
              <w:bottom w:val="single" w:sz="0" w:space="0" w:color="D3D3D3"/>
              <w:right w:val="single" w:sz="0" w:space="0" w:color="D3D3D3"/>
            </w:tcBorders>
          </w:tcPr>
          <w:p w14:paraId="3EAB27DA" w14:textId="77777777" w:rsidR="00022B71" w:rsidRDefault="00022B71">
            <w:pPr>
              <w:keepNext/>
              <w:spacing w:after="60"/>
              <w:jc w:val="center"/>
            </w:pPr>
          </w:p>
        </w:tc>
      </w:tr>
      <w:tr w:rsidR="00022B71" w14:paraId="7D9D2C6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B086E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633DEF4" w14:textId="77777777" w:rsidR="00022B71" w:rsidRDefault="005B112A">
            <w:pPr>
              <w:keepNext/>
              <w:spacing w:after="60"/>
              <w:jc w:val="center"/>
            </w:pPr>
            <w:r>
              <w:rPr>
                <w:rFonts w:ascii="Calibri" w:hAnsi="Calibri"/>
                <w:sz w:val="20"/>
              </w:rPr>
              <w:t>16.3 (117)</w:t>
            </w:r>
          </w:p>
        </w:tc>
        <w:tc>
          <w:tcPr>
            <w:tcW w:w="0" w:type="auto"/>
            <w:tcBorders>
              <w:top w:val="single" w:sz="0" w:space="0" w:color="D3D3D3"/>
              <w:left w:val="single" w:sz="0" w:space="0" w:color="D3D3D3"/>
              <w:bottom w:val="single" w:sz="0" w:space="0" w:color="D3D3D3"/>
              <w:right w:val="single" w:sz="0" w:space="0" w:color="D3D3D3"/>
            </w:tcBorders>
          </w:tcPr>
          <w:p w14:paraId="0EFCEF5D" w14:textId="77777777" w:rsidR="00022B71" w:rsidRDefault="005B112A">
            <w:pPr>
              <w:keepNext/>
              <w:spacing w:after="60"/>
              <w:jc w:val="center"/>
            </w:pPr>
            <w:r>
              <w:rPr>
                <w:rFonts w:ascii="Calibri" w:hAnsi="Calibri"/>
                <w:sz w:val="20"/>
              </w:rPr>
              <w:t>18.2 (72)</w:t>
            </w:r>
          </w:p>
        </w:tc>
        <w:tc>
          <w:tcPr>
            <w:tcW w:w="0" w:type="auto"/>
            <w:tcBorders>
              <w:top w:val="single" w:sz="0" w:space="0" w:color="D3D3D3"/>
              <w:left w:val="single" w:sz="0" w:space="0" w:color="D3D3D3"/>
              <w:bottom w:val="single" w:sz="0" w:space="0" w:color="D3D3D3"/>
              <w:right w:val="single" w:sz="0" w:space="0" w:color="D3D3D3"/>
            </w:tcBorders>
          </w:tcPr>
          <w:p w14:paraId="18778985" w14:textId="77777777" w:rsidR="00022B71" w:rsidRDefault="005B112A">
            <w:pPr>
              <w:keepNext/>
              <w:spacing w:after="60"/>
              <w:jc w:val="center"/>
            </w:pPr>
            <w:r>
              <w:rPr>
                <w:rFonts w:ascii="Calibri" w:hAnsi="Calibri"/>
                <w:sz w:val="20"/>
              </w:rPr>
              <w:t>13.9 (45)</w:t>
            </w:r>
          </w:p>
        </w:tc>
        <w:tc>
          <w:tcPr>
            <w:tcW w:w="0" w:type="auto"/>
            <w:tcBorders>
              <w:top w:val="single" w:sz="0" w:space="0" w:color="D3D3D3"/>
              <w:left w:val="single" w:sz="0" w:space="0" w:color="D3D3D3"/>
              <w:bottom w:val="single" w:sz="0" w:space="0" w:color="D3D3D3"/>
              <w:right w:val="single" w:sz="0" w:space="0" w:color="D3D3D3"/>
            </w:tcBorders>
          </w:tcPr>
          <w:p w14:paraId="3CE378C7" w14:textId="77777777" w:rsidR="00022B71" w:rsidRDefault="00022B71">
            <w:pPr>
              <w:keepNext/>
              <w:spacing w:after="60"/>
              <w:jc w:val="center"/>
            </w:pPr>
          </w:p>
        </w:tc>
      </w:tr>
      <w:tr w:rsidR="00022B71" w14:paraId="5323361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BC6706" w14:textId="77777777" w:rsidR="00022B71" w:rsidRDefault="005B112A">
            <w:pPr>
              <w:keepNext/>
              <w:spacing w:after="60"/>
            </w:pPr>
            <w:r>
              <w:rPr>
                <w:rFonts w:ascii="Calibri" w:hAnsi="Calibri"/>
                <w:sz w:val="20"/>
              </w:rPr>
              <w:t>Emploi_TPL</w:t>
            </w:r>
          </w:p>
        </w:tc>
        <w:tc>
          <w:tcPr>
            <w:tcW w:w="0" w:type="auto"/>
            <w:tcBorders>
              <w:top w:val="single" w:sz="0" w:space="0" w:color="D3D3D3"/>
              <w:left w:val="single" w:sz="0" w:space="0" w:color="D3D3D3"/>
              <w:bottom w:val="single" w:sz="0" w:space="0" w:color="D3D3D3"/>
              <w:right w:val="single" w:sz="0" w:space="0" w:color="D3D3D3"/>
            </w:tcBorders>
          </w:tcPr>
          <w:p w14:paraId="03C9064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203AFD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7E565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C47757" w14:textId="77777777" w:rsidR="00022B71" w:rsidRDefault="005B112A">
            <w:pPr>
              <w:keepNext/>
              <w:spacing w:after="60"/>
              <w:jc w:val="center"/>
            </w:pPr>
            <w:r>
              <w:rPr>
                <w:rFonts w:ascii="Calibri" w:hAnsi="Calibri"/>
                <w:sz w:val="20"/>
              </w:rPr>
              <w:t>0.5</w:t>
            </w:r>
          </w:p>
        </w:tc>
      </w:tr>
      <w:tr w:rsidR="00022B71" w14:paraId="323B151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E0244C"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9DD33B4" w14:textId="77777777" w:rsidR="00022B71" w:rsidRDefault="005B112A">
            <w:pPr>
              <w:keepNext/>
              <w:spacing w:after="60"/>
              <w:jc w:val="center"/>
            </w:pPr>
            <w:r>
              <w:rPr>
                <w:rFonts w:ascii="Calibri" w:hAnsi="Calibri"/>
                <w:sz w:val="20"/>
              </w:rPr>
              <w:t>2.8 (20)</w:t>
            </w:r>
          </w:p>
        </w:tc>
        <w:tc>
          <w:tcPr>
            <w:tcW w:w="0" w:type="auto"/>
            <w:tcBorders>
              <w:top w:val="single" w:sz="0" w:space="0" w:color="D3D3D3"/>
              <w:left w:val="single" w:sz="0" w:space="0" w:color="D3D3D3"/>
              <w:bottom w:val="single" w:sz="0" w:space="0" w:color="D3D3D3"/>
              <w:right w:val="single" w:sz="0" w:space="0" w:color="D3D3D3"/>
            </w:tcBorders>
          </w:tcPr>
          <w:p w14:paraId="56154DCA" w14:textId="77777777" w:rsidR="00022B71" w:rsidRDefault="005B112A">
            <w:pPr>
              <w:keepNext/>
              <w:spacing w:after="60"/>
              <w:jc w:val="center"/>
            </w:pPr>
            <w:r>
              <w:rPr>
                <w:rFonts w:ascii="Calibri" w:hAnsi="Calibri"/>
                <w:sz w:val="20"/>
              </w:rPr>
              <w:t>3.4 (13)</w:t>
            </w:r>
          </w:p>
        </w:tc>
        <w:tc>
          <w:tcPr>
            <w:tcW w:w="0" w:type="auto"/>
            <w:tcBorders>
              <w:top w:val="single" w:sz="0" w:space="0" w:color="D3D3D3"/>
              <w:left w:val="single" w:sz="0" w:space="0" w:color="D3D3D3"/>
              <w:bottom w:val="single" w:sz="0" w:space="0" w:color="D3D3D3"/>
              <w:right w:val="single" w:sz="0" w:space="0" w:color="D3D3D3"/>
            </w:tcBorders>
          </w:tcPr>
          <w:p w14:paraId="0A563094" w14:textId="77777777" w:rsidR="00022B71" w:rsidRDefault="005B112A">
            <w:pPr>
              <w:keepNext/>
              <w:spacing w:after="60"/>
              <w:jc w:val="center"/>
            </w:pPr>
            <w:r>
              <w:rPr>
                <w:rFonts w:ascii="Calibri" w:hAnsi="Calibri"/>
                <w:sz w:val="20"/>
              </w:rPr>
              <w:t>2.1 (7)</w:t>
            </w:r>
          </w:p>
        </w:tc>
        <w:tc>
          <w:tcPr>
            <w:tcW w:w="0" w:type="auto"/>
            <w:tcBorders>
              <w:top w:val="single" w:sz="0" w:space="0" w:color="D3D3D3"/>
              <w:left w:val="single" w:sz="0" w:space="0" w:color="D3D3D3"/>
              <w:bottom w:val="single" w:sz="0" w:space="0" w:color="D3D3D3"/>
              <w:right w:val="single" w:sz="0" w:space="0" w:color="D3D3D3"/>
            </w:tcBorders>
          </w:tcPr>
          <w:p w14:paraId="27924A5A" w14:textId="77777777" w:rsidR="00022B71" w:rsidRDefault="00022B71">
            <w:pPr>
              <w:keepNext/>
              <w:spacing w:after="60"/>
              <w:jc w:val="center"/>
            </w:pPr>
          </w:p>
        </w:tc>
      </w:tr>
      <w:tr w:rsidR="00022B71" w14:paraId="5360EB9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A50E9D"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A2E6F29" w14:textId="77777777" w:rsidR="00022B71" w:rsidRDefault="005B112A">
            <w:pPr>
              <w:keepNext/>
              <w:spacing w:after="60"/>
              <w:jc w:val="center"/>
            </w:pPr>
            <w:r>
              <w:rPr>
                <w:rFonts w:ascii="Calibri" w:hAnsi="Calibri"/>
                <w:sz w:val="20"/>
              </w:rPr>
              <w:t>7.8 (56)</w:t>
            </w:r>
          </w:p>
        </w:tc>
        <w:tc>
          <w:tcPr>
            <w:tcW w:w="0" w:type="auto"/>
            <w:tcBorders>
              <w:top w:val="single" w:sz="0" w:space="0" w:color="D3D3D3"/>
              <w:left w:val="single" w:sz="0" w:space="0" w:color="D3D3D3"/>
              <w:bottom w:val="single" w:sz="0" w:space="0" w:color="D3D3D3"/>
              <w:right w:val="single" w:sz="0" w:space="0" w:color="D3D3D3"/>
            </w:tcBorders>
          </w:tcPr>
          <w:p w14:paraId="026B2E5F" w14:textId="77777777" w:rsidR="00022B71" w:rsidRDefault="005B112A">
            <w:pPr>
              <w:keepNext/>
              <w:spacing w:after="60"/>
              <w:jc w:val="center"/>
            </w:pPr>
            <w:r>
              <w:rPr>
                <w:rFonts w:ascii="Calibri" w:hAnsi="Calibri"/>
                <w:sz w:val="20"/>
              </w:rPr>
              <w:t>8.7 (34)</w:t>
            </w:r>
          </w:p>
        </w:tc>
        <w:tc>
          <w:tcPr>
            <w:tcW w:w="0" w:type="auto"/>
            <w:tcBorders>
              <w:top w:val="single" w:sz="0" w:space="0" w:color="D3D3D3"/>
              <w:left w:val="single" w:sz="0" w:space="0" w:color="D3D3D3"/>
              <w:bottom w:val="single" w:sz="0" w:space="0" w:color="D3D3D3"/>
              <w:right w:val="single" w:sz="0" w:space="0" w:color="D3D3D3"/>
            </w:tcBorders>
          </w:tcPr>
          <w:p w14:paraId="64DEA802" w14:textId="77777777" w:rsidR="00022B71" w:rsidRDefault="005B112A">
            <w:pPr>
              <w:keepNext/>
              <w:spacing w:after="60"/>
              <w:jc w:val="center"/>
            </w:pPr>
            <w:r>
              <w:rPr>
                <w:rFonts w:ascii="Calibri" w:hAnsi="Calibri"/>
                <w:sz w:val="20"/>
              </w:rPr>
              <w:t>6.8 (22)</w:t>
            </w:r>
          </w:p>
        </w:tc>
        <w:tc>
          <w:tcPr>
            <w:tcW w:w="0" w:type="auto"/>
            <w:tcBorders>
              <w:top w:val="single" w:sz="0" w:space="0" w:color="D3D3D3"/>
              <w:left w:val="single" w:sz="0" w:space="0" w:color="D3D3D3"/>
              <w:bottom w:val="single" w:sz="0" w:space="0" w:color="D3D3D3"/>
              <w:right w:val="single" w:sz="0" w:space="0" w:color="D3D3D3"/>
            </w:tcBorders>
          </w:tcPr>
          <w:p w14:paraId="4CE04918" w14:textId="77777777" w:rsidR="00022B71" w:rsidRDefault="00022B71">
            <w:pPr>
              <w:keepNext/>
              <w:spacing w:after="60"/>
              <w:jc w:val="center"/>
            </w:pPr>
          </w:p>
        </w:tc>
      </w:tr>
      <w:tr w:rsidR="00022B71" w14:paraId="3DC24C7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3A0F50"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766A50A4" w14:textId="77777777" w:rsidR="00022B71" w:rsidRDefault="005B112A">
            <w:pPr>
              <w:keepNext/>
              <w:spacing w:after="60"/>
              <w:jc w:val="center"/>
            </w:pPr>
            <w:r>
              <w:rPr>
                <w:rFonts w:ascii="Calibri" w:hAnsi="Calibri"/>
                <w:sz w:val="20"/>
              </w:rPr>
              <w:t>22.1 (159)</w:t>
            </w:r>
          </w:p>
        </w:tc>
        <w:tc>
          <w:tcPr>
            <w:tcW w:w="0" w:type="auto"/>
            <w:tcBorders>
              <w:top w:val="single" w:sz="0" w:space="0" w:color="D3D3D3"/>
              <w:left w:val="single" w:sz="0" w:space="0" w:color="D3D3D3"/>
              <w:bottom w:val="single" w:sz="0" w:space="0" w:color="D3D3D3"/>
              <w:right w:val="single" w:sz="0" w:space="0" w:color="D3D3D3"/>
            </w:tcBorders>
          </w:tcPr>
          <w:p w14:paraId="67A4A8F3" w14:textId="77777777" w:rsidR="00022B71" w:rsidRDefault="005B112A">
            <w:pPr>
              <w:keepNext/>
              <w:spacing w:after="60"/>
              <w:jc w:val="center"/>
            </w:pPr>
            <w:r>
              <w:rPr>
                <w:rFonts w:ascii="Calibri" w:hAnsi="Calibri"/>
                <w:sz w:val="20"/>
              </w:rPr>
              <w:t>22.3 (88)</w:t>
            </w:r>
          </w:p>
        </w:tc>
        <w:tc>
          <w:tcPr>
            <w:tcW w:w="0" w:type="auto"/>
            <w:tcBorders>
              <w:top w:val="single" w:sz="0" w:space="0" w:color="D3D3D3"/>
              <w:left w:val="single" w:sz="0" w:space="0" w:color="D3D3D3"/>
              <w:bottom w:val="single" w:sz="0" w:space="0" w:color="D3D3D3"/>
              <w:right w:val="single" w:sz="0" w:space="0" w:color="D3D3D3"/>
            </w:tcBorders>
          </w:tcPr>
          <w:p w14:paraId="32F25868" w14:textId="77777777" w:rsidR="00022B71" w:rsidRDefault="005B112A">
            <w:pPr>
              <w:keepNext/>
              <w:spacing w:after="60"/>
              <w:jc w:val="center"/>
            </w:pPr>
            <w:r>
              <w:rPr>
                <w:rFonts w:ascii="Calibri" w:hAnsi="Calibri"/>
                <w:sz w:val="20"/>
              </w:rPr>
              <w:t>21.9 (71)</w:t>
            </w:r>
          </w:p>
        </w:tc>
        <w:tc>
          <w:tcPr>
            <w:tcW w:w="0" w:type="auto"/>
            <w:tcBorders>
              <w:top w:val="single" w:sz="0" w:space="0" w:color="D3D3D3"/>
              <w:left w:val="single" w:sz="0" w:space="0" w:color="D3D3D3"/>
              <w:bottom w:val="single" w:sz="0" w:space="0" w:color="D3D3D3"/>
              <w:right w:val="single" w:sz="0" w:space="0" w:color="D3D3D3"/>
            </w:tcBorders>
          </w:tcPr>
          <w:p w14:paraId="1636575D" w14:textId="77777777" w:rsidR="00022B71" w:rsidRDefault="00022B71">
            <w:pPr>
              <w:keepNext/>
              <w:spacing w:after="60"/>
              <w:jc w:val="center"/>
            </w:pPr>
          </w:p>
        </w:tc>
      </w:tr>
      <w:tr w:rsidR="00022B71" w14:paraId="1C972A2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FD8970"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68E7DB4" w14:textId="77777777" w:rsidR="00022B71" w:rsidRDefault="005B112A">
            <w:pPr>
              <w:keepNext/>
              <w:spacing w:after="60"/>
              <w:jc w:val="center"/>
            </w:pPr>
            <w:r>
              <w:rPr>
                <w:rFonts w:ascii="Calibri" w:hAnsi="Calibri"/>
                <w:sz w:val="20"/>
              </w:rPr>
              <w:t>44.6 (321)</w:t>
            </w:r>
          </w:p>
        </w:tc>
        <w:tc>
          <w:tcPr>
            <w:tcW w:w="0" w:type="auto"/>
            <w:tcBorders>
              <w:top w:val="single" w:sz="0" w:space="0" w:color="D3D3D3"/>
              <w:left w:val="single" w:sz="0" w:space="0" w:color="D3D3D3"/>
              <w:bottom w:val="single" w:sz="0" w:space="0" w:color="D3D3D3"/>
              <w:right w:val="single" w:sz="0" w:space="0" w:color="D3D3D3"/>
            </w:tcBorders>
          </w:tcPr>
          <w:p w14:paraId="3379516F" w14:textId="77777777" w:rsidR="00022B71" w:rsidRDefault="005B112A">
            <w:pPr>
              <w:keepNext/>
              <w:spacing w:after="60"/>
              <w:jc w:val="center"/>
            </w:pPr>
            <w:r>
              <w:rPr>
                <w:rFonts w:ascii="Calibri" w:hAnsi="Calibri"/>
                <w:sz w:val="20"/>
              </w:rPr>
              <w:t>41.7 (165)</w:t>
            </w:r>
          </w:p>
        </w:tc>
        <w:tc>
          <w:tcPr>
            <w:tcW w:w="0" w:type="auto"/>
            <w:tcBorders>
              <w:top w:val="single" w:sz="0" w:space="0" w:color="D3D3D3"/>
              <w:left w:val="single" w:sz="0" w:space="0" w:color="D3D3D3"/>
              <w:bottom w:val="single" w:sz="0" w:space="0" w:color="D3D3D3"/>
              <w:right w:val="single" w:sz="0" w:space="0" w:color="D3D3D3"/>
            </w:tcBorders>
          </w:tcPr>
          <w:p w14:paraId="5035F081" w14:textId="77777777" w:rsidR="00022B71" w:rsidRDefault="005B112A">
            <w:pPr>
              <w:keepNext/>
              <w:spacing w:after="60"/>
              <w:jc w:val="center"/>
            </w:pPr>
            <w:r>
              <w:rPr>
                <w:rFonts w:ascii="Calibri" w:hAnsi="Calibri"/>
                <w:sz w:val="20"/>
              </w:rPr>
              <w:t>48.1 (157)</w:t>
            </w:r>
          </w:p>
        </w:tc>
        <w:tc>
          <w:tcPr>
            <w:tcW w:w="0" w:type="auto"/>
            <w:tcBorders>
              <w:top w:val="single" w:sz="0" w:space="0" w:color="D3D3D3"/>
              <w:left w:val="single" w:sz="0" w:space="0" w:color="D3D3D3"/>
              <w:bottom w:val="single" w:sz="0" w:space="0" w:color="D3D3D3"/>
              <w:right w:val="single" w:sz="0" w:space="0" w:color="D3D3D3"/>
            </w:tcBorders>
          </w:tcPr>
          <w:p w14:paraId="40587542" w14:textId="77777777" w:rsidR="00022B71" w:rsidRDefault="00022B71">
            <w:pPr>
              <w:keepNext/>
              <w:spacing w:after="60"/>
              <w:jc w:val="center"/>
            </w:pPr>
          </w:p>
        </w:tc>
      </w:tr>
      <w:tr w:rsidR="00022B71" w14:paraId="5ADD5C6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384D4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0FA0227" w14:textId="77777777" w:rsidR="00022B71" w:rsidRDefault="005B112A">
            <w:pPr>
              <w:keepNext/>
              <w:spacing w:after="60"/>
              <w:jc w:val="center"/>
            </w:pPr>
            <w:r>
              <w:rPr>
                <w:rFonts w:ascii="Calibri" w:hAnsi="Calibri"/>
                <w:sz w:val="20"/>
              </w:rPr>
              <w:t>22.7 (164)</w:t>
            </w:r>
          </w:p>
        </w:tc>
        <w:tc>
          <w:tcPr>
            <w:tcW w:w="0" w:type="auto"/>
            <w:tcBorders>
              <w:top w:val="single" w:sz="0" w:space="0" w:color="D3D3D3"/>
              <w:left w:val="single" w:sz="0" w:space="0" w:color="D3D3D3"/>
              <w:bottom w:val="single" w:sz="0" w:space="0" w:color="D3D3D3"/>
              <w:right w:val="single" w:sz="0" w:space="0" w:color="D3D3D3"/>
            </w:tcBorders>
          </w:tcPr>
          <w:p w14:paraId="123145CC" w14:textId="77777777" w:rsidR="00022B71" w:rsidRDefault="005B112A">
            <w:pPr>
              <w:keepNext/>
              <w:spacing w:after="60"/>
              <w:jc w:val="center"/>
            </w:pPr>
            <w:r>
              <w:rPr>
                <w:rFonts w:ascii="Calibri" w:hAnsi="Calibri"/>
                <w:sz w:val="20"/>
              </w:rPr>
              <w:t>24.0 (95)</w:t>
            </w:r>
          </w:p>
        </w:tc>
        <w:tc>
          <w:tcPr>
            <w:tcW w:w="0" w:type="auto"/>
            <w:tcBorders>
              <w:top w:val="single" w:sz="0" w:space="0" w:color="D3D3D3"/>
              <w:left w:val="single" w:sz="0" w:space="0" w:color="D3D3D3"/>
              <w:bottom w:val="single" w:sz="0" w:space="0" w:color="D3D3D3"/>
              <w:right w:val="single" w:sz="0" w:space="0" w:color="D3D3D3"/>
            </w:tcBorders>
          </w:tcPr>
          <w:p w14:paraId="074F5C5C" w14:textId="77777777" w:rsidR="00022B71" w:rsidRDefault="005B112A">
            <w:pPr>
              <w:keepNext/>
              <w:spacing w:after="60"/>
              <w:jc w:val="center"/>
            </w:pPr>
            <w:r>
              <w:rPr>
                <w:rFonts w:ascii="Calibri" w:hAnsi="Calibri"/>
                <w:sz w:val="20"/>
              </w:rPr>
              <w:t>21.1 (69)</w:t>
            </w:r>
          </w:p>
        </w:tc>
        <w:tc>
          <w:tcPr>
            <w:tcW w:w="0" w:type="auto"/>
            <w:tcBorders>
              <w:top w:val="single" w:sz="0" w:space="0" w:color="D3D3D3"/>
              <w:left w:val="single" w:sz="0" w:space="0" w:color="D3D3D3"/>
              <w:bottom w:val="single" w:sz="0" w:space="0" w:color="D3D3D3"/>
              <w:right w:val="single" w:sz="0" w:space="0" w:color="D3D3D3"/>
            </w:tcBorders>
          </w:tcPr>
          <w:p w14:paraId="0A96EBB6" w14:textId="77777777" w:rsidR="00022B71" w:rsidRDefault="00022B71">
            <w:pPr>
              <w:keepNext/>
              <w:spacing w:after="60"/>
              <w:jc w:val="center"/>
            </w:pPr>
          </w:p>
        </w:tc>
      </w:tr>
      <w:tr w:rsidR="00022B71" w14:paraId="554C829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2DBA5B" w14:textId="77777777" w:rsidR="00022B71" w:rsidRDefault="005B112A">
            <w:pPr>
              <w:keepNext/>
              <w:spacing w:after="60"/>
            </w:pPr>
            <w:r>
              <w:rPr>
                <w:rFonts w:ascii="Calibri" w:hAnsi="Calibri"/>
                <w:sz w:val="20"/>
              </w:rPr>
              <w:t>Vivre_en_couple</w:t>
            </w:r>
          </w:p>
        </w:tc>
        <w:tc>
          <w:tcPr>
            <w:tcW w:w="0" w:type="auto"/>
            <w:tcBorders>
              <w:top w:val="single" w:sz="0" w:space="0" w:color="D3D3D3"/>
              <w:left w:val="single" w:sz="0" w:space="0" w:color="D3D3D3"/>
              <w:bottom w:val="single" w:sz="0" w:space="0" w:color="D3D3D3"/>
              <w:right w:val="single" w:sz="0" w:space="0" w:color="D3D3D3"/>
            </w:tcBorders>
          </w:tcPr>
          <w:p w14:paraId="6A5337B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8DF8B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8C7BE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278F499" w14:textId="77777777" w:rsidR="00022B71" w:rsidRDefault="005B112A">
            <w:pPr>
              <w:keepNext/>
              <w:spacing w:after="60"/>
              <w:jc w:val="center"/>
            </w:pPr>
            <w:r>
              <w:rPr>
                <w:rFonts w:ascii="Calibri" w:hAnsi="Calibri"/>
                <w:sz w:val="20"/>
              </w:rPr>
              <w:t>0.4</w:t>
            </w:r>
          </w:p>
        </w:tc>
      </w:tr>
      <w:tr w:rsidR="00022B71" w14:paraId="5CA7C20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3A2EF2"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A27E92F" w14:textId="77777777" w:rsidR="00022B71" w:rsidRDefault="005B112A">
            <w:pPr>
              <w:keepNext/>
              <w:spacing w:after="60"/>
              <w:jc w:val="center"/>
            </w:pPr>
            <w:r>
              <w:rPr>
                <w:rFonts w:ascii="Calibri" w:hAnsi="Calibri"/>
                <w:sz w:val="20"/>
              </w:rPr>
              <w:t>19.7 (142)</w:t>
            </w:r>
          </w:p>
        </w:tc>
        <w:tc>
          <w:tcPr>
            <w:tcW w:w="0" w:type="auto"/>
            <w:tcBorders>
              <w:top w:val="single" w:sz="0" w:space="0" w:color="D3D3D3"/>
              <w:left w:val="single" w:sz="0" w:space="0" w:color="D3D3D3"/>
              <w:bottom w:val="single" w:sz="0" w:space="0" w:color="D3D3D3"/>
              <w:right w:val="single" w:sz="0" w:space="0" w:color="D3D3D3"/>
            </w:tcBorders>
          </w:tcPr>
          <w:p w14:paraId="08297FE0" w14:textId="77777777" w:rsidR="00022B71" w:rsidRDefault="005B112A">
            <w:pPr>
              <w:keepNext/>
              <w:spacing w:after="60"/>
              <w:jc w:val="center"/>
            </w:pPr>
            <w:r>
              <w:rPr>
                <w:rFonts w:ascii="Calibri" w:hAnsi="Calibri"/>
                <w:sz w:val="20"/>
              </w:rPr>
              <w:t>19.2 (76)</w:t>
            </w:r>
          </w:p>
        </w:tc>
        <w:tc>
          <w:tcPr>
            <w:tcW w:w="0" w:type="auto"/>
            <w:tcBorders>
              <w:top w:val="single" w:sz="0" w:space="0" w:color="D3D3D3"/>
              <w:left w:val="single" w:sz="0" w:space="0" w:color="D3D3D3"/>
              <w:bottom w:val="single" w:sz="0" w:space="0" w:color="D3D3D3"/>
              <w:right w:val="single" w:sz="0" w:space="0" w:color="D3D3D3"/>
            </w:tcBorders>
          </w:tcPr>
          <w:p w14:paraId="3B1B7903" w14:textId="77777777" w:rsidR="00022B71" w:rsidRDefault="005B112A">
            <w:pPr>
              <w:keepNext/>
              <w:spacing w:after="60"/>
              <w:jc w:val="center"/>
            </w:pPr>
            <w:r>
              <w:rPr>
                <w:rFonts w:ascii="Calibri" w:hAnsi="Calibri"/>
                <w:sz w:val="20"/>
              </w:rPr>
              <w:t>20.3 (66)</w:t>
            </w:r>
          </w:p>
        </w:tc>
        <w:tc>
          <w:tcPr>
            <w:tcW w:w="0" w:type="auto"/>
            <w:tcBorders>
              <w:top w:val="single" w:sz="0" w:space="0" w:color="D3D3D3"/>
              <w:left w:val="single" w:sz="0" w:space="0" w:color="D3D3D3"/>
              <w:bottom w:val="single" w:sz="0" w:space="0" w:color="D3D3D3"/>
              <w:right w:val="single" w:sz="0" w:space="0" w:color="D3D3D3"/>
            </w:tcBorders>
          </w:tcPr>
          <w:p w14:paraId="27FE2A41" w14:textId="77777777" w:rsidR="00022B71" w:rsidRDefault="00022B71">
            <w:pPr>
              <w:keepNext/>
              <w:spacing w:after="60"/>
              <w:jc w:val="center"/>
            </w:pPr>
          </w:p>
        </w:tc>
      </w:tr>
      <w:tr w:rsidR="00022B71" w14:paraId="05CA944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CA514B"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E9D752D" w14:textId="77777777" w:rsidR="00022B71" w:rsidRDefault="005B112A">
            <w:pPr>
              <w:keepNext/>
              <w:spacing w:after="60"/>
              <w:jc w:val="center"/>
            </w:pPr>
            <w:r>
              <w:rPr>
                <w:rFonts w:ascii="Calibri" w:hAnsi="Calibri"/>
                <w:sz w:val="20"/>
              </w:rPr>
              <w:t>25.3 (182)</w:t>
            </w:r>
          </w:p>
        </w:tc>
        <w:tc>
          <w:tcPr>
            <w:tcW w:w="0" w:type="auto"/>
            <w:tcBorders>
              <w:top w:val="single" w:sz="0" w:space="0" w:color="D3D3D3"/>
              <w:left w:val="single" w:sz="0" w:space="0" w:color="D3D3D3"/>
              <w:bottom w:val="single" w:sz="0" w:space="0" w:color="D3D3D3"/>
              <w:right w:val="single" w:sz="0" w:space="0" w:color="D3D3D3"/>
            </w:tcBorders>
          </w:tcPr>
          <w:p w14:paraId="69A50B66" w14:textId="77777777" w:rsidR="00022B71" w:rsidRDefault="005B112A">
            <w:pPr>
              <w:keepNext/>
              <w:spacing w:after="60"/>
              <w:jc w:val="center"/>
            </w:pPr>
            <w:r>
              <w:rPr>
                <w:rFonts w:ascii="Calibri" w:hAnsi="Calibri"/>
                <w:sz w:val="20"/>
              </w:rPr>
              <w:t>27.2 (107)</w:t>
            </w:r>
          </w:p>
        </w:tc>
        <w:tc>
          <w:tcPr>
            <w:tcW w:w="0" w:type="auto"/>
            <w:tcBorders>
              <w:top w:val="single" w:sz="0" w:space="0" w:color="D3D3D3"/>
              <w:left w:val="single" w:sz="0" w:space="0" w:color="D3D3D3"/>
              <w:bottom w:val="single" w:sz="0" w:space="0" w:color="D3D3D3"/>
              <w:right w:val="single" w:sz="0" w:space="0" w:color="D3D3D3"/>
            </w:tcBorders>
          </w:tcPr>
          <w:p w14:paraId="7BB32FE7" w14:textId="77777777" w:rsidR="00022B71" w:rsidRDefault="005B112A">
            <w:pPr>
              <w:keepNext/>
              <w:spacing w:after="60"/>
              <w:jc w:val="center"/>
            </w:pPr>
            <w:r>
              <w:rPr>
                <w:rFonts w:ascii="Calibri" w:hAnsi="Calibri"/>
                <w:sz w:val="20"/>
              </w:rPr>
              <w:t>23.0 (75)</w:t>
            </w:r>
          </w:p>
        </w:tc>
        <w:tc>
          <w:tcPr>
            <w:tcW w:w="0" w:type="auto"/>
            <w:tcBorders>
              <w:top w:val="single" w:sz="0" w:space="0" w:color="D3D3D3"/>
              <w:left w:val="single" w:sz="0" w:space="0" w:color="D3D3D3"/>
              <w:bottom w:val="single" w:sz="0" w:space="0" w:color="D3D3D3"/>
              <w:right w:val="single" w:sz="0" w:space="0" w:color="D3D3D3"/>
            </w:tcBorders>
          </w:tcPr>
          <w:p w14:paraId="2441A7AE" w14:textId="77777777" w:rsidR="00022B71" w:rsidRDefault="00022B71">
            <w:pPr>
              <w:keepNext/>
              <w:spacing w:after="60"/>
              <w:jc w:val="center"/>
            </w:pPr>
          </w:p>
        </w:tc>
      </w:tr>
      <w:tr w:rsidR="00022B71" w14:paraId="28D9E9C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A842D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D19D98D" w14:textId="77777777" w:rsidR="00022B71" w:rsidRDefault="005B112A">
            <w:pPr>
              <w:keepNext/>
              <w:spacing w:after="60"/>
              <w:jc w:val="center"/>
            </w:pPr>
            <w:r>
              <w:rPr>
                <w:rFonts w:ascii="Calibri" w:hAnsi="Calibri"/>
                <w:sz w:val="20"/>
              </w:rPr>
              <w:t>28.6 (206)</w:t>
            </w:r>
          </w:p>
        </w:tc>
        <w:tc>
          <w:tcPr>
            <w:tcW w:w="0" w:type="auto"/>
            <w:tcBorders>
              <w:top w:val="single" w:sz="0" w:space="0" w:color="D3D3D3"/>
              <w:left w:val="single" w:sz="0" w:space="0" w:color="D3D3D3"/>
              <w:bottom w:val="single" w:sz="0" w:space="0" w:color="D3D3D3"/>
              <w:right w:val="single" w:sz="0" w:space="0" w:color="D3D3D3"/>
            </w:tcBorders>
          </w:tcPr>
          <w:p w14:paraId="03BBB1B8" w14:textId="77777777" w:rsidR="00022B71" w:rsidRDefault="005B112A">
            <w:pPr>
              <w:keepNext/>
              <w:spacing w:after="60"/>
              <w:jc w:val="center"/>
            </w:pPr>
            <w:r>
              <w:rPr>
                <w:rFonts w:ascii="Calibri" w:hAnsi="Calibri"/>
                <w:sz w:val="20"/>
              </w:rPr>
              <w:t>28.8 (114)</w:t>
            </w:r>
          </w:p>
        </w:tc>
        <w:tc>
          <w:tcPr>
            <w:tcW w:w="0" w:type="auto"/>
            <w:tcBorders>
              <w:top w:val="single" w:sz="0" w:space="0" w:color="D3D3D3"/>
              <w:left w:val="single" w:sz="0" w:space="0" w:color="D3D3D3"/>
              <w:bottom w:val="single" w:sz="0" w:space="0" w:color="D3D3D3"/>
              <w:right w:val="single" w:sz="0" w:space="0" w:color="D3D3D3"/>
            </w:tcBorders>
          </w:tcPr>
          <w:p w14:paraId="529D9BDC" w14:textId="77777777" w:rsidR="00022B71" w:rsidRDefault="005B112A">
            <w:pPr>
              <w:keepNext/>
              <w:spacing w:after="60"/>
              <w:jc w:val="center"/>
            </w:pPr>
            <w:r>
              <w:rPr>
                <w:rFonts w:ascii="Calibri" w:hAnsi="Calibri"/>
                <w:sz w:val="20"/>
              </w:rPr>
              <w:t>28.3 (92)</w:t>
            </w:r>
          </w:p>
        </w:tc>
        <w:tc>
          <w:tcPr>
            <w:tcW w:w="0" w:type="auto"/>
            <w:tcBorders>
              <w:top w:val="single" w:sz="0" w:space="0" w:color="D3D3D3"/>
              <w:left w:val="single" w:sz="0" w:space="0" w:color="D3D3D3"/>
              <w:bottom w:val="single" w:sz="0" w:space="0" w:color="D3D3D3"/>
              <w:right w:val="single" w:sz="0" w:space="0" w:color="D3D3D3"/>
            </w:tcBorders>
          </w:tcPr>
          <w:p w14:paraId="037133B9" w14:textId="77777777" w:rsidR="00022B71" w:rsidRDefault="00022B71">
            <w:pPr>
              <w:keepNext/>
              <w:spacing w:after="60"/>
              <w:jc w:val="center"/>
            </w:pPr>
          </w:p>
        </w:tc>
      </w:tr>
      <w:tr w:rsidR="00022B71" w14:paraId="5651F01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EAE351"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01F7AB6"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42B35B41" w14:textId="77777777" w:rsidR="00022B71" w:rsidRDefault="005B112A">
            <w:pPr>
              <w:keepNext/>
              <w:spacing w:after="60"/>
              <w:jc w:val="center"/>
            </w:pPr>
            <w:r>
              <w:rPr>
                <w:rFonts w:ascii="Calibri" w:hAnsi="Calibri"/>
                <w:sz w:val="20"/>
              </w:rPr>
              <w:t>17.4 (69)</w:t>
            </w:r>
          </w:p>
        </w:tc>
        <w:tc>
          <w:tcPr>
            <w:tcW w:w="0" w:type="auto"/>
            <w:tcBorders>
              <w:top w:val="single" w:sz="0" w:space="0" w:color="D3D3D3"/>
              <w:left w:val="single" w:sz="0" w:space="0" w:color="D3D3D3"/>
              <w:bottom w:val="single" w:sz="0" w:space="0" w:color="D3D3D3"/>
              <w:right w:val="single" w:sz="0" w:space="0" w:color="D3D3D3"/>
            </w:tcBorders>
          </w:tcPr>
          <w:p w14:paraId="75C09CDC" w14:textId="77777777" w:rsidR="00022B71" w:rsidRDefault="005B112A">
            <w:pPr>
              <w:keepNext/>
              <w:spacing w:after="60"/>
              <w:jc w:val="center"/>
            </w:pPr>
            <w:r>
              <w:rPr>
                <w:rFonts w:ascii="Calibri" w:hAnsi="Calibri"/>
                <w:sz w:val="20"/>
              </w:rPr>
              <w:t>22.8 (74)</w:t>
            </w:r>
          </w:p>
        </w:tc>
        <w:tc>
          <w:tcPr>
            <w:tcW w:w="0" w:type="auto"/>
            <w:tcBorders>
              <w:top w:val="single" w:sz="0" w:space="0" w:color="D3D3D3"/>
              <w:left w:val="single" w:sz="0" w:space="0" w:color="D3D3D3"/>
              <w:bottom w:val="single" w:sz="0" w:space="0" w:color="D3D3D3"/>
              <w:right w:val="single" w:sz="0" w:space="0" w:color="D3D3D3"/>
            </w:tcBorders>
          </w:tcPr>
          <w:p w14:paraId="794E925D" w14:textId="77777777" w:rsidR="00022B71" w:rsidRDefault="00022B71">
            <w:pPr>
              <w:keepNext/>
              <w:spacing w:after="60"/>
              <w:jc w:val="center"/>
            </w:pPr>
          </w:p>
        </w:tc>
      </w:tr>
      <w:tr w:rsidR="00022B71" w14:paraId="0316307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74C1B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3A38E3D2" w14:textId="77777777" w:rsidR="00022B71" w:rsidRDefault="005B112A">
            <w:pPr>
              <w:keepNext/>
              <w:spacing w:after="60"/>
              <w:jc w:val="center"/>
            </w:pPr>
            <w:r>
              <w:rPr>
                <w:rFonts w:ascii="Calibri" w:hAnsi="Calibri"/>
                <w:sz w:val="20"/>
              </w:rPr>
              <w:t>6.5 (47)</w:t>
            </w:r>
          </w:p>
        </w:tc>
        <w:tc>
          <w:tcPr>
            <w:tcW w:w="0" w:type="auto"/>
            <w:tcBorders>
              <w:top w:val="single" w:sz="0" w:space="0" w:color="D3D3D3"/>
              <w:left w:val="single" w:sz="0" w:space="0" w:color="D3D3D3"/>
              <w:bottom w:val="single" w:sz="0" w:space="0" w:color="D3D3D3"/>
              <w:right w:val="single" w:sz="0" w:space="0" w:color="D3D3D3"/>
            </w:tcBorders>
          </w:tcPr>
          <w:p w14:paraId="3388D4AB" w14:textId="77777777" w:rsidR="00022B71" w:rsidRDefault="005B112A">
            <w:pPr>
              <w:keepNext/>
              <w:spacing w:after="60"/>
              <w:jc w:val="center"/>
            </w:pPr>
            <w:r>
              <w:rPr>
                <w:rFonts w:ascii="Calibri" w:hAnsi="Calibri"/>
                <w:sz w:val="20"/>
              </w:rPr>
              <w:t>7.3 (29)</w:t>
            </w:r>
          </w:p>
        </w:tc>
        <w:tc>
          <w:tcPr>
            <w:tcW w:w="0" w:type="auto"/>
            <w:tcBorders>
              <w:top w:val="single" w:sz="0" w:space="0" w:color="D3D3D3"/>
              <w:left w:val="single" w:sz="0" w:space="0" w:color="D3D3D3"/>
              <w:bottom w:val="single" w:sz="0" w:space="0" w:color="D3D3D3"/>
              <w:right w:val="single" w:sz="0" w:space="0" w:color="D3D3D3"/>
            </w:tcBorders>
          </w:tcPr>
          <w:p w14:paraId="235374BF" w14:textId="77777777" w:rsidR="00022B71" w:rsidRDefault="005B112A">
            <w:pPr>
              <w:keepNext/>
              <w:spacing w:after="60"/>
              <w:jc w:val="center"/>
            </w:pPr>
            <w:r>
              <w:rPr>
                <w:rFonts w:ascii="Calibri" w:hAnsi="Calibri"/>
                <w:sz w:val="20"/>
              </w:rPr>
              <w:t>5.5 (18)</w:t>
            </w:r>
          </w:p>
        </w:tc>
        <w:tc>
          <w:tcPr>
            <w:tcW w:w="0" w:type="auto"/>
            <w:tcBorders>
              <w:top w:val="single" w:sz="0" w:space="0" w:color="D3D3D3"/>
              <w:left w:val="single" w:sz="0" w:space="0" w:color="D3D3D3"/>
              <w:bottom w:val="single" w:sz="0" w:space="0" w:color="D3D3D3"/>
              <w:right w:val="single" w:sz="0" w:space="0" w:color="D3D3D3"/>
            </w:tcBorders>
          </w:tcPr>
          <w:p w14:paraId="53B287F2" w14:textId="77777777" w:rsidR="00022B71" w:rsidRDefault="00022B71">
            <w:pPr>
              <w:keepNext/>
              <w:spacing w:after="60"/>
              <w:jc w:val="center"/>
            </w:pPr>
          </w:p>
        </w:tc>
      </w:tr>
      <w:tr w:rsidR="00022B71" w14:paraId="299B94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4E5878" w14:textId="77777777" w:rsidR="00022B71" w:rsidRDefault="005B112A">
            <w:pPr>
              <w:keepNext/>
              <w:spacing w:after="60"/>
            </w:pPr>
            <w:r>
              <w:rPr>
                <w:rFonts w:ascii="Calibri" w:hAnsi="Calibri"/>
                <w:sz w:val="20"/>
              </w:rPr>
              <w:t>Marier_1er_fois</w:t>
            </w:r>
          </w:p>
        </w:tc>
        <w:tc>
          <w:tcPr>
            <w:tcW w:w="0" w:type="auto"/>
            <w:tcBorders>
              <w:top w:val="single" w:sz="0" w:space="0" w:color="D3D3D3"/>
              <w:left w:val="single" w:sz="0" w:space="0" w:color="D3D3D3"/>
              <w:bottom w:val="single" w:sz="0" w:space="0" w:color="D3D3D3"/>
              <w:right w:val="single" w:sz="0" w:space="0" w:color="D3D3D3"/>
            </w:tcBorders>
          </w:tcPr>
          <w:p w14:paraId="29A4A42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C3A2B4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99FE9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4C8E23B" w14:textId="77777777" w:rsidR="00022B71" w:rsidRDefault="005B112A">
            <w:pPr>
              <w:keepNext/>
              <w:spacing w:after="60"/>
              <w:jc w:val="center"/>
            </w:pPr>
            <w:r>
              <w:rPr>
                <w:rFonts w:ascii="Calibri" w:hAnsi="Calibri"/>
                <w:sz w:val="20"/>
              </w:rPr>
              <w:t>0.10</w:t>
            </w:r>
          </w:p>
        </w:tc>
      </w:tr>
      <w:tr w:rsidR="00022B71" w14:paraId="4050114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9CCCA3"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A6376C3" w14:textId="77777777" w:rsidR="00022B71" w:rsidRDefault="005B112A">
            <w:pPr>
              <w:keepNext/>
              <w:spacing w:after="60"/>
              <w:jc w:val="center"/>
            </w:pPr>
            <w:r>
              <w:rPr>
                <w:rFonts w:ascii="Calibri" w:hAnsi="Calibri"/>
                <w:sz w:val="20"/>
              </w:rPr>
              <w:t>51.0 (368)</w:t>
            </w:r>
          </w:p>
        </w:tc>
        <w:tc>
          <w:tcPr>
            <w:tcW w:w="0" w:type="auto"/>
            <w:tcBorders>
              <w:top w:val="single" w:sz="0" w:space="0" w:color="D3D3D3"/>
              <w:left w:val="single" w:sz="0" w:space="0" w:color="D3D3D3"/>
              <w:bottom w:val="single" w:sz="0" w:space="0" w:color="D3D3D3"/>
              <w:right w:val="single" w:sz="0" w:space="0" w:color="D3D3D3"/>
            </w:tcBorders>
          </w:tcPr>
          <w:p w14:paraId="44CFDFBF" w14:textId="77777777" w:rsidR="00022B71" w:rsidRDefault="005B112A">
            <w:pPr>
              <w:keepNext/>
              <w:spacing w:after="60"/>
              <w:jc w:val="center"/>
            </w:pPr>
            <w:r>
              <w:rPr>
                <w:rFonts w:ascii="Calibri" w:hAnsi="Calibri"/>
                <w:sz w:val="20"/>
              </w:rPr>
              <w:t>49.5 (196)</w:t>
            </w:r>
          </w:p>
        </w:tc>
        <w:tc>
          <w:tcPr>
            <w:tcW w:w="0" w:type="auto"/>
            <w:tcBorders>
              <w:top w:val="single" w:sz="0" w:space="0" w:color="D3D3D3"/>
              <w:left w:val="single" w:sz="0" w:space="0" w:color="D3D3D3"/>
              <w:bottom w:val="single" w:sz="0" w:space="0" w:color="D3D3D3"/>
              <w:right w:val="single" w:sz="0" w:space="0" w:color="D3D3D3"/>
            </w:tcBorders>
          </w:tcPr>
          <w:p w14:paraId="75C7721C" w14:textId="77777777" w:rsidR="00022B71" w:rsidRDefault="005B112A">
            <w:pPr>
              <w:keepNext/>
              <w:spacing w:after="60"/>
              <w:jc w:val="center"/>
            </w:pPr>
            <w:r>
              <w:rPr>
                <w:rFonts w:ascii="Calibri" w:hAnsi="Calibri"/>
                <w:sz w:val="20"/>
              </w:rPr>
              <w:t>52.8 (172)</w:t>
            </w:r>
          </w:p>
        </w:tc>
        <w:tc>
          <w:tcPr>
            <w:tcW w:w="0" w:type="auto"/>
            <w:tcBorders>
              <w:top w:val="single" w:sz="0" w:space="0" w:color="D3D3D3"/>
              <w:left w:val="single" w:sz="0" w:space="0" w:color="D3D3D3"/>
              <w:bottom w:val="single" w:sz="0" w:space="0" w:color="D3D3D3"/>
              <w:right w:val="single" w:sz="0" w:space="0" w:color="D3D3D3"/>
            </w:tcBorders>
          </w:tcPr>
          <w:p w14:paraId="7F718033" w14:textId="77777777" w:rsidR="00022B71" w:rsidRDefault="00022B71">
            <w:pPr>
              <w:keepNext/>
              <w:spacing w:after="60"/>
              <w:jc w:val="center"/>
            </w:pPr>
          </w:p>
        </w:tc>
      </w:tr>
      <w:tr w:rsidR="00022B71" w14:paraId="71F8A94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B28D4E"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EE3C700" w14:textId="77777777" w:rsidR="00022B71" w:rsidRDefault="005B112A">
            <w:pPr>
              <w:keepNext/>
              <w:spacing w:after="60"/>
              <w:jc w:val="center"/>
            </w:pPr>
            <w:r>
              <w:rPr>
                <w:rFonts w:ascii="Calibri" w:hAnsi="Calibri"/>
                <w:sz w:val="20"/>
              </w:rPr>
              <w:t>19.8 (143)</w:t>
            </w:r>
          </w:p>
        </w:tc>
        <w:tc>
          <w:tcPr>
            <w:tcW w:w="0" w:type="auto"/>
            <w:tcBorders>
              <w:top w:val="single" w:sz="0" w:space="0" w:color="D3D3D3"/>
              <w:left w:val="single" w:sz="0" w:space="0" w:color="D3D3D3"/>
              <w:bottom w:val="single" w:sz="0" w:space="0" w:color="D3D3D3"/>
              <w:right w:val="single" w:sz="0" w:space="0" w:color="D3D3D3"/>
            </w:tcBorders>
          </w:tcPr>
          <w:p w14:paraId="5356006C" w14:textId="77777777" w:rsidR="00022B71" w:rsidRDefault="005B112A">
            <w:pPr>
              <w:keepNext/>
              <w:spacing w:after="60"/>
              <w:jc w:val="center"/>
            </w:pPr>
            <w:r>
              <w:rPr>
                <w:rFonts w:ascii="Calibri" w:hAnsi="Calibri"/>
                <w:sz w:val="20"/>
              </w:rPr>
              <w:t>18.2 (72)</w:t>
            </w:r>
          </w:p>
        </w:tc>
        <w:tc>
          <w:tcPr>
            <w:tcW w:w="0" w:type="auto"/>
            <w:tcBorders>
              <w:top w:val="single" w:sz="0" w:space="0" w:color="D3D3D3"/>
              <w:left w:val="single" w:sz="0" w:space="0" w:color="D3D3D3"/>
              <w:bottom w:val="single" w:sz="0" w:space="0" w:color="D3D3D3"/>
              <w:right w:val="single" w:sz="0" w:space="0" w:color="D3D3D3"/>
            </w:tcBorders>
          </w:tcPr>
          <w:p w14:paraId="255B1CA2" w14:textId="77777777" w:rsidR="00022B71" w:rsidRDefault="005B112A">
            <w:pPr>
              <w:keepNext/>
              <w:spacing w:after="60"/>
              <w:jc w:val="center"/>
            </w:pPr>
            <w:r>
              <w:rPr>
                <w:rFonts w:ascii="Calibri" w:hAnsi="Calibri"/>
                <w:sz w:val="20"/>
              </w:rPr>
              <w:t>21.8 (71)</w:t>
            </w:r>
          </w:p>
        </w:tc>
        <w:tc>
          <w:tcPr>
            <w:tcW w:w="0" w:type="auto"/>
            <w:tcBorders>
              <w:top w:val="single" w:sz="0" w:space="0" w:color="D3D3D3"/>
              <w:left w:val="single" w:sz="0" w:space="0" w:color="D3D3D3"/>
              <w:bottom w:val="single" w:sz="0" w:space="0" w:color="D3D3D3"/>
              <w:right w:val="single" w:sz="0" w:space="0" w:color="D3D3D3"/>
            </w:tcBorders>
          </w:tcPr>
          <w:p w14:paraId="33662DD2" w14:textId="77777777" w:rsidR="00022B71" w:rsidRDefault="00022B71">
            <w:pPr>
              <w:keepNext/>
              <w:spacing w:after="60"/>
              <w:jc w:val="center"/>
            </w:pPr>
          </w:p>
        </w:tc>
      </w:tr>
      <w:tr w:rsidR="00022B71" w14:paraId="7F785C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8205E4" w14:textId="77777777" w:rsidR="00022B71" w:rsidRDefault="005B112A">
            <w:pPr>
              <w:keepNext/>
              <w:spacing w:after="60"/>
            </w:pPr>
            <w:r>
              <w:rPr>
                <w:rFonts w:ascii="Calibri" w:hAnsi="Calibri"/>
                <w:sz w:val="20"/>
              </w:rPr>
              <w:t xml:space="preserve">    Plus ou moins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7628EF97" w14:textId="77777777" w:rsidR="00022B71" w:rsidRDefault="005B112A">
            <w:pPr>
              <w:keepNext/>
              <w:spacing w:after="60"/>
              <w:jc w:val="center"/>
            </w:pPr>
            <w:r>
              <w:rPr>
                <w:rFonts w:ascii="Calibri" w:hAnsi="Calibri"/>
                <w:sz w:val="20"/>
              </w:rPr>
              <w:t>15.0 (108)</w:t>
            </w:r>
          </w:p>
        </w:tc>
        <w:tc>
          <w:tcPr>
            <w:tcW w:w="0" w:type="auto"/>
            <w:tcBorders>
              <w:top w:val="single" w:sz="0" w:space="0" w:color="D3D3D3"/>
              <w:left w:val="single" w:sz="0" w:space="0" w:color="D3D3D3"/>
              <w:bottom w:val="single" w:sz="0" w:space="0" w:color="D3D3D3"/>
              <w:right w:val="single" w:sz="0" w:space="0" w:color="D3D3D3"/>
            </w:tcBorders>
          </w:tcPr>
          <w:p w14:paraId="1B7C6620" w14:textId="77777777" w:rsidR="00022B71" w:rsidRDefault="005B112A">
            <w:pPr>
              <w:keepNext/>
              <w:spacing w:after="60"/>
              <w:jc w:val="center"/>
            </w:pPr>
            <w:r>
              <w:rPr>
                <w:rFonts w:ascii="Calibri" w:hAnsi="Calibri"/>
                <w:sz w:val="20"/>
              </w:rPr>
              <w:t>15.6 (62)</w:t>
            </w:r>
          </w:p>
        </w:tc>
        <w:tc>
          <w:tcPr>
            <w:tcW w:w="0" w:type="auto"/>
            <w:tcBorders>
              <w:top w:val="single" w:sz="0" w:space="0" w:color="D3D3D3"/>
              <w:left w:val="single" w:sz="0" w:space="0" w:color="D3D3D3"/>
              <w:bottom w:val="single" w:sz="0" w:space="0" w:color="D3D3D3"/>
              <w:right w:val="single" w:sz="0" w:space="0" w:color="D3D3D3"/>
            </w:tcBorders>
          </w:tcPr>
          <w:p w14:paraId="0E668D41" w14:textId="77777777" w:rsidR="00022B71" w:rsidRDefault="005B112A">
            <w:pPr>
              <w:keepNext/>
              <w:spacing w:after="60"/>
              <w:jc w:val="center"/>
            </w:pPr>
            <w:r>
              <w:rPr>
                <w:rFonts w:ascii="Calibri" w:hAnsi="Calibri"/>
                <w:sz w:val="20"/>
              </w:rPr>
              <w:t>14.3 (47)</w:t>
            </w:r>
          </w:p>
        </w:tc>
        <w:tc>
          <w:tcPr>
            <w:tcW w:w="0" w:type="auto"/>
            <w:tcBorders>
              <w:top w:val="single" w:sz="0" w:space="0" w:color="D3D3D3"/>
              <w:left w:val="single" w:sz="0" w:space="0" w:color="D3D3D3"/>
              <w:bottom w:val="single" w:sz="0" w:space="0" w:color="D3D3D3"/>
              <w:right w:val="single" w:sz="0" w:space="0" w:color="D3D3D3"/>
            </w:tcBorders>
          </w:tcPr>
          <w:p w14:paraId="0F45AFDD" w14:textId="77777777" w:rsidR="00022B71" w:rsidRDefault="00022B71">
            <w:pPr>
              <w:keepNext/>
              <w:spacing w:after="60"/>
              <w:jc w:val="center"/>
            </w:pPr>
          </w:p>
        </w:tc>
      </w:tr>
      <w:tr w:rsidR="00022B71" w14:paraId="759CEC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70ED8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5254A5D0" w14:textId="77777777" w:rsidR="00022B71" w:rsidRDefault="005B112A">
            <w:pPr>
              <w:keepNext/>
              <w:spacing w:after="60"/>
              <w:jc w:val="center"/>
            </w:pPr>
            <w:r>
              <w:rPr>
                <w:rFonts w:ascii="Calibri" w:hAnsi="Calibri"/>
                <w:sz w:val="20"/>
              </w:rPr>
              <w:t>9.2 (66)</w:t>
            </w:r>
          </w:p>
        </w:tc>
        <w:tc>
          <w:tcPr>
            <w:tcW w:w="0" w:type="auto"/>
            <w:tcBorders>
              <w:top w:val="single" w:sz="0" w:space="0" w:color="D3D3D3"/>
              <w:left w:val="single" w:sz="0" w:space="0" w:color="D3D3D3"/>
              <w:bottom w:val="single" w:sz="0" w:space="0" w:color="D3D3D3"/>
              <w:right w:val="single" w:sz="0" w:space="0" w:color="D3D3D3"/>
            </w:tcBorders>
          </w:tcPr>
          <w:p w14:paraId="1469F3A2" w14:textId="77777777" w:rsidR="00022B71" w:rsidRDefault="005B112A">
            <w:pPr>
              <w:keepNext/>
              <w:spacing w:after="60"/>
              <w:jc w:val="center"/>
            </w:pPr>
            <w:r>
              <w:rPr>
                <w:rFonts w:ascii="Calibri" w:hAnsi="Calibri"/>
                <w:sz w:val="20"/>
              </w:rPr>
              <w:t>9.7 (38)</w:t>
            </w:r>
          </w:p>
        </w:tc>
        <w:tc>
          <w:tcPr>
            <w:tcW w:w="0" w:type="auto"/>
            <w:tcBorders>
              <w:top w:val="single" w:sz="0" w:space="0" w:color="D3D3D3"/>
              <w:left w:val="single" w:sz="0" w:space="0" w:color="D3D3D3"/>
              <w:bottom w:val="single" w:sz="0" w:space="0" w:color="D3D3D3"/>
              <w:right w:val="single" w:sz="0" w:space="0" w:color="D3D3D3"/>
            </w:tcBorders>
          </w:tcPr>
          <w:p w14:paraId="3FB443E0" w14:textId="77777777" w:rsidR="00022B71" w:rsidRDefault="005B112A">
            <w:pPr>
              <w:keepNext/>
              <w:spacing w:after="60"/>
              <w:jc w:val="center"/>
            </w:pPr>
            <w:r>
              <w:rPr>
                <w:rFonts w:ascii="Calibri" w:hAnsi="Calibri"/>
                <w:sz w:val="20"/>
              </w:rPr>
              <w:t>8.6 (28)</w:t>
            </w:r>
          </w:p>
        </w:tc>
        <w:tc>
          <w:tcPr>
            <w:tcW w:w="0" w:type="auto"/>
            <w:tcBorders>
              <w:top w:val="single" w:sz="0" w:space="0" w:color="D3D3D3"/>
              <w:left w:val="single" w:sz="0" w:space="0" w:color="D3D3D3"/>
              <w:bottom w:val="single" w:sz="0" w:space="0" w:color="D3D3D3"/>
              <w:right w:val="single" w:sz="0" w:space="0" w:color="D3D3D3"/>
            </w:tcBorders>
          </w:tcPr>
          <w:p w14:paraId="019CC0CB" w14:textId="77777777" w:rsidR="00022B71" w:rsidRDefault="00022B71">
            <w:pPr>
              <w:keepNext/>
              <w:spacing w:after="60"/>
              <w:jc w:val="center"/>
            </w:pPr>
          </w:p>
        </w:tc>
      </w:tr>
      <w:tr w:rsidR="00022B71" w14:paraId="30D2CE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AC923"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3EA3165C" w14:textId="77777777" w:rsidR="00022B71" w:rsidRDefault="005B112A">
            <w:pPr>
              <w:keepNext/>
              <w:spacing w:after="60"/>
              <w:jc w:val="center"/>
            </w:pPr>
            <w:r>
              <w:rPr>
                <w:rFonts w:ascii="Calibri" w:hAnsi="Calibri"/>
                <w:sz w:val="20"/>
              </w:rPr>
              <w:t>4.9 (36)</w:t>
            </w:r>
          </w:p>
        </w:tc>
        <w:tc>
          <w:tcPr>
            <w:tcW w:w="0" w:type="auto"/>
            <w:tcBorders>
              <w:top w:val="single" w:sz="0" w:space="0" w:color="D3D3D3"/>
              <w:left w:val="single" w:sz="0" w:space="0" w:color="D3D3D3"/>
              <w:bottom w:val="single" w:sz="0" w:space="0" w:color="D3D3D3"/>
              <w:right w:val="single" w:sz="0" w:space="0" w:color="D3D3D3"/>
            </w:tcBorders>
          </w:tcPr>
          <w:p w14:paraId="119DAEAD" w14:textId="77777777" w:rsidR="00022B71" w:rsidRDefault="005B112A">
            <w:pPr>
              <w:keepNext/>
              <w:spacing w:after="60"/>
              <w:jc w:val="center"/>
            </w:pPr>
            <w:r>
              <w:rPr>
                <w:rFonts w:ascii="Calibri" w:hAnsi="Calibri"/>
                <w:sz w:val="20"/>
              </w:rPr>
              <w:t>7.0 (28)</w:t>
            </w:r>
          </w:p>
        </w:tc>
        <w:tc>
          <w:tcPr>
            <w:tcW w:w="0" w:type="auto"/>
            <w:tcBorders>
              <w:top w:val="single" w:sz="0" w:space="0" w:color="D3D3D3"/>
              <w:left w:val="single" w:sz="0" w:space="0" w:color="D3D3D3"/>
              <w:bottom w:val="single" w:sz="0" w:space="0" w:color="D3D3D3"/>
              <w:right w:val="single" w:sz="0" w:space="0" w:color="D3D3D3"/>
            </w:tcBorders>
          </w:tcPr>
          <w:p w14:paraId="6942E1DC" w14:textId="77777777" w:rsidR="00022B71" w:rsidRDefault="005B112A">
            <w:pPr>
              <w:keepNext/>
              <w:spacing w:after="60"/>
              <w:jc w:val="center"/>
            </w:pPr>
            <w:r>
              <w:rPr>
                <w:rFonts w:ascii="Calibri" w:hAnsi="Calibri"/>
                <w:sz w:val="20"/>
              </w:rPr>
              <w:t>2.5 (8)</w:t>
            </w:r>
          </w:p>
        </w:tc>
        <w:tc>
          <w:tcPr>
            <w:tcW w:w="0" w:type="auto"/>
            <w:tcBorders>
              <w:top w:val="single" w:sz="0" w:space="0" w:color="D3D3D3"/>
              <w:left w:val="single" w:sz="0" w:space="0" w:color="D3D3D3"/>
              <w:bottom w:val="single" w:sz="0" w:space="0" w:color="D3D3D3"/>
              <w:right w:val="single" w:sz="0" w:space="0" w:color="D3D3D3"/>
            </w:tcBorders>
          </w:tcPr>
          <w:p w14:paraId="45DFABE8" w14:textId="77777777" w:rsidR="00022B71" w:rsidRDefault="00022B71">
            <w:pPr>
              <w:keepNext/>
              <w:spacing w:after="60"/>
              <w:jc w:val="center"/>
            </w:pPr>
          </w:p>
        </w:tc>
      </w:tr>
      <w:tr w:rsidR="00022B71" w14:paraId="3DA6D37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3D8273" w14:textId="77777777" w:rsidR="00022B71" w:rsidRDefault="005B112A">
            <w:pPr>
              <w:keepNext/>
              <w:spacing w:after="60"/>
            </w:pPr>
            <w:r>
              <w:rPr>
                <w:rFonts w:ascii="Calibri" w:hAnsi="Calibri"/>
                <w:sz w:val="20"/>
              </w:rPr>
              <w:t>Parent_1er_fois</w:t>
            </w:r>
          </w:p>
        </w:tc>
        <w:tc>
          <w:tcPr>
            <w:tcW w:w="0" w:type="auto"/>
            <w:tcBorders>
              <w:top w:val="single" w:sz="0" w:space="0" w:color="D3D3D3"/>
              <w:left w:val="single" w:sz="0" w:space="0" w:color="D3D3D3"/>
              <w:bottom w:val="single" w:sz="0" w:space="0" w:color="D3D3D3"/>
              <w:right w:val="single" w:sz="0" w:space="0" w:color="D3D3D3"/>
            </w:tcBorders>
          </w:tcPr>
          <w:p w14:paraId="2CC23C4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28F937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917FE2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87D6560" w14:textId="77777777" w:rsidR="00022B71" w:rsidRDefault="005B112A">
            <w:pPr>
              <w:keepNext/>
              <w:spacing w:after="60"/>
              <w:jc w:val="center"/>
            </w:pPr>
            <w:r>
              <w:rPr>
                <w:rFonts w:ascii="Calibri" w:hAnsi="Calibri"/>
                <w:sz w:val="20"/>
              </w:rPr>
              <w:t>0.2</w:t>
            </w:r>
          </w:p>
        </w:tc>
      </w:tr>
      <w:tr w:rsidR="00022B71" w14:paraId="5FFC18E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0C446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5A986D4" w14:textId="77777777" w:rsidR="00022B71" w:rsidRDefault="005B112A">
            <w:pPr>
              <w:keepNext/>
              <w:spacing w:after="60"/>
              <w:jc w:val="center"/>
            </w:pPr>
            <w:r>
              <w:rPr>
                <w:rFonts w:ascii="Calibri" w:hAnsi="Calibri"/>
                <w:sz w:val="20"/>
              </w:rPr>
              <w:t>33.0 (238)</w:t>
            </w:r>
          </w:p>
        </w:tc>
        <w:tc>
          <w:tcPr>
            <w:tcW w:w="0" w:type="auto"/>
            <w:tcBorders>
              <w:top w:val="single" w:sz="0" w:space="0" w:color="D3D3D3"/>
              <w:left w:val="single" w:sz="0" w:space="0" w:color="D3D3D3"/>
              <w:bottom w:val="single" w:sz="0" w:space="0" w:color="D3D3D3"/>
              <w:right w:val="single" w:sz="0" w:space="0" w:color="D3D3D3"/>
            </w:tcBorders>
          </w:tcPr>
          <w:p w14:paraId="73A63134" w14:textId="77777777" w:rsidR="00022B71" w:rsidRDefault="005B112A">
            <w:pPr>
              <w:keepNext/>
              <w:spacing w:after="60"/>
              <w:jc w:val="center"/>
            </w:pPr>
            <w:r>
              <w:rPr>
                <w:rFonts w:ascii="Calibri" w:hAnsi="Calibri"/>
                <w:sz w:val="20"/>
              </w:rPr>
              <w:t>35.1 (139)</w:t>
            </w:r>
          </w:p>
        </w:tc>
        <w:tc>
          <w:tcPr>
            <w:tcW w:w="0" w:type="auto"/>
            <w:tcBorders>
              <w:top w:val="single" w:sz="0" w:space="0" w:color="D3D3D3"/>
              <w:left w:val="single" w:sz="0" w:space="0" w:color="D3D3D3"/>
              <w:bottom w:val="single" w:sz="0" w:space="0" w:color="D3D3D3"/>
              <w:right w:val="single" w:sz="0" w:space="0" w:color="D3D3D3"/>
            </w:tcBorders>
          </w:tcPr>
          <w:p w14:paraId="49BA8EF4" w14:textId="77777777" w:rsidR="00022B71" w:rsidRDefault="005B112A">
            <w:pPr>
              <w:keepNext/>
              <w:spacing w:after="60"/>
              <w:jc w:val="center"/>
            </w:pPr>
            <w:r>
              <w:rPr>
                <w:rFonts w:ascii="Calibri" w:hAnsi="Calibri"/>
                <w:sz w:val="20"/>
              </w:rPr>
              <w:t>30.4 (99)</w:t>
            </w:r>
          </w:p>
        </w:tc>
        <w:tc>
          <w:tcPr>
            <w:tcW w:w="0" w:type="auto"/>
            <w:tcBorders>
              <w:top w:val="single" w:sz="0" w:space="0" w:color="D3D3D3"/>
              <w:left w:val="single" w:sz="0" w:space="0" w:color="D3D3D3"/>
              <w:bottom w:val="single" w:sz="0" w:space="0" w:color="D3D3D3"/>
              <w:right w:val="single" w:sz="0" w:space="0" w:color="D3D3D3"/>
            </w:tcBorders>
          </w:tcPr>
          <w:p w14:paraId="150AF23F" w14:textId="77777777" w:rsidR="00022B71" w:rsidRDefault="00022B71">
            <w:pPr>
              <w:keepNext/>
              <w:spacing w:after="60"/>
              <w:jc w:val="center"/>
            </w:pPr>
          </w:p>
        </w:tc>
      </w:tr>
      <w:tr w:rsidR="00022B71" w14:paraId="33DAD5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55253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0E81CF7B" w14:textId="77777777" w:rsidR="00022B71" w:rsidRDefault="005B112A">
            <w:pPr>
              <w:keepNext/>
              <w:spacing w:after="60"/>
              <w:jc w:val="center"/>
            </w:pPr>
            <w:r>
              <w:rPr>
                <w:rFonts w:ascii="Calibri" w:hAnsi="Calibri"/>
                <w:sz w:val="20"/>
              </w:rPr>
              <w:t>17.0 (122)</w:t>
            </w:r>
          </w:p>
        </w:tc>
        <w:tc>
          <w:tcPr>
            <w:tcW w:w="0" w:type="auto"/>
            <w:tcBorders>
              <w:top w:val="single" w:sz="0" w:space="0" w:color="D3D3D3"/>
              <w:left w:val="single" w:sz="0" w:space="0" w:color="D3D3D3"/>
              <w:bottom w:val="single" w:sz="0" w:space="0" w:color="D3D3D3"/>
              <w:right w:val="single" w:sz="0" w:space="0" w:color="D3D3D3"/>
            </w:tcBorders>
          </w:tcPr>
          <w:p w14:paraId="25015802" w14:textId="77777777" w:rsidR="00022B71" w:rsidRDefault="005B112A">
            <w:pPr>
              <w:keepNext/>
              <w:spacing w:after="60"/>
              <w:jc w:val="center"/>
            </w:pPr>
            <w:r>
              <w:rPr>
                <w:rFonts w:ascii="Calibri" w:hAnsi="Calibri"/>
                <w:sz w:val="20"/>
              </w:rPr>
              <w:t xml:space="preserve">16.9 </w:t>
            </w: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3F9A12A7" w14:textId="77777777" w:rsidR="00022B71" w:rsidRDefault="005B112A">
            <w:pPr>
              <w:keepNext/>
              <w:spacing w:after="60"/>
              <w:jc w:val="center"/>
            </w:pPr>
            <w:r>
              <w:rPr>
                <w:rFonts w:ascii="Calibri" w:hAnsi="Calibri"/>
                <w:sz w:val="20"/>
              </w:rPr>
              <w:t>17.1 (56)</w:t>
            </w:r>
          </w:p>
        </w:tc>
        <w:tc>
          <w:tcPr>
            <w:tcW w:w="0" w:type="auto"/>
            <w:tcBorders>
              <w:top w:val="single" w:sz="0" w:space="0" w:color="D3D3D3"/>
              <w:left w:val="single" w:sz="0" w:space="0" w:color="D3D3D3"/>
              <w:bottom w:val="single" w:sz="0" w:space="0" w:color="D3D3D3"/>
              <w:right w:val="single" w:sz="0" w:space="0" w:color="D3D3D3"/>
            </w:tcBorders>
          </w:tcPr>
          <w:p w14:paraId="14CA66EA" w14:textId="77777777" w:rsidR="00022B71" w:rsidRDefault="00022B71">
            <w:pPr>
              <w:keepNext/>
              <w:spacing w:after="60"/>
              <w:jc w:val="center"/>
            </w:pPr>
          </w:p>
        </w:tc>
      </w:tr>
      <w:tr w:rsidR="00022B71" w14:paraId="05789BC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2E4C3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42DD669" w14:textId="77777777" w:rsidR="00022B71" w:rsidRDefault="005B112A">
            <w:pPr>
              <w:keepNext/>
              <w:spacing w:after="60"/>
              <w:jc w:val="center"/>
            </w:pPr>
            <w:r>
              <w:rPr>
                <w:rFonts w:ascii="Calibri" w:hAnsi="Calibri"/>
                <w:sz w:val="20"/>
              </w:rPr>
              <w:t>18.6 (134)</w:t>
            </w:r>
          </w:p>
        </w:tc>
        <w:tc>
          <w:tcPr>
            <w:tcW w:w="0" w:type="auto"/>
            <w:tcBorders>
              <w:top w:val="single" w:sz="0" w:space="0" w:color="D3D3D3"/>
              <w:left w:val="single" w:sz="0" w:space="0" w:color="D3D3D3"/>
              <w:bottom w:val="single" w:sz="0" w:space="0" w:color="D3D3D3"/>
              <w:right w:val="single" w:sz="0" w:space="0" w:color="D3D3D3"/>
            </w:tcBorders>
          </w:tcPr>
          <w:p w14:paraId="0D872F1F" w14:textId="77777777" w:rsidR="00022B71" w:rsidRDefault="005B112A">
            <w:pPr>
              <w:keepNext/>
              <w:spacing w:after="60"/>
              <w:jc w:val="center"/>
            </w:pPr>
            <w:r>
              <w:rPr>
                <w:rFonts w:ascii="Calibri" w:hAnsi="Calibri"/>
                <w:sz w:val="20"/>
              </w:rPr>
              <w:t>19.3 (76)</w:t>
            </w:r>
          </w:p>
        </w:tc>
        <w:tc>
          <w:tcPr>
            <w:tcW w:w="0" w:type="auto"/>
            <w:tcBorders>
              <w:top w:val="single" w:sz="0" w:space="0" w:color="D3D3D3"/>
              <w:left w:val="single" w:sz="0" w:space="0" w:color="D3D3D3"/>
              <w:bottom w:val="single" w:sz="0" w:space="0" w:color="D3D3D3"/>
              <w:right w:val="single" w:sz="0" w:space="0" w:color="D3D3D3"/>
            </w:tcBorders>
          </w:tcPr>
          <w:p w14:paraId="16277BDA" w14:textId="77777777" w:rsidR="00022B71" w:rsidRDefault="005B112A">
            <w:pPr>
              <w:keepNext/>
              <w:spacing w:after="60"/>
              <w:jc w:val="center"/>
            </w:pPr>
            <w:r>
              <w:rPr>
                <w:rFonts w:ascii="Calibri" w:hAnsi="Calibri"/>
                <w:sz w:val="20"/>
              </w:rPr>
              <w:t>17.8 (58)</w:t>
            </w:r>
          </w:p>
        </w:tc>
        <w:tc>
          <w:tcPr>
            <w:tcW w:w="0" w:type="auto"/>
            <w:tcBorders>
              <w:top w:val="single" w:sz="0" w:space="0" w:color="D3D3D3"/>
              <w:left w:val="single" w:sz="0" w:space="0" w:color="D3D3D3"/>
              <w:bottom w:val="single" w:sz="0" w:space="0" w:color="D3D3D3"/>
              <w:right w:val="single" w:sz="0" w:space="0" w:color="D3D3D3"/>
            </w:tcBorders>
          </w:tcPr>
          <w:p w14:paraId="03C70788" w14:textId="77777777" w:rsidR="00022B71" w:rsidRDefault="00022B71">
            <w:pPr>
              <w:keepNext/>
              <w:spacing w:after="60"/>
              <w:jc w:val="center"/>
            </w:pPr>
          </w:p>
        </w:tc>
      </w:tr>
      <w:tr w:rsidR="00022B71" w14:paraId="740F9D3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FC59E2"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2112F55" w14:textId="77777777" w:rsidR="00022B71" w:rsidRDefault="005B112A">
            <w:pPr>
              <w:keepNext/>
              <w:spacing w:after="60"/>
              <w:jc w:val="center"/>
            </w:pPr>
            <w:r>
              <w:rPr>
                <w:rFonts w:ascii="Calibri" w:hAnsi="Calibri"/>
                <w:sz w:val="20"/>
              </w:rPr>
              <w:t>16.5 (119)</w:t>
            </w:r>
          </w:p>
        </w:tc>
        <w:tc>
          <w:tcPr>
            <w:tcW w:w="0" w:type="auto"/>
            <w:tcBorders>
              <w:top w:val="single" w:sz="0" w:space="0" w:color="D3D3D3"/>
              <w:left w:val="single" w:sz="0" w:space="0" w:color="D3D3D3"/>
              <w:bottom w:val="single" w:sz="0" w:space="0" w:color="D3D3D3"/>
              <w:right w:val="single" w:sz="0" w:space="0" w:color="D3D3D3"/>
            </w:tcBorders>
          </w:tcPr>
          <w:p w14:paraId="5851B003" w14:textId="77777777" w:rsidR="00022B71" w:rsidRDefault="005B112A">
            <w:pPr>
              <w:keepNext/>
              <w:spacing w:after="60"/>
              <w:jc w:val="center"/>
            </w:pPr>
            <w:r>
              <w:rPr>
                <w:rFonts w:ascii="Calibri" w:hAnsi="Calibri"/>
                <w:sz w:val="20"/>
              </w:rPr>
              <w:t>13.4 (53)</w:t>
            </w:r>
          </w:p>
        </w:tc>
        <w:tc>
          <w:tcPr>
            <w:tcW w:w="0" w:type="auto"/>
            <w:tcBorders>
              <w:top w:val="single" w:sz="0" w:space="0" w:color="D3D3D3"/>
              <w:left w:val="single" w:sz="0" w:space="0" w:color="D3D3D3"/>
              <w:bottom w:val="single" w:sz="0" w:space="0" w:color="D3D3D3"/>
              <w:right w:val="single" w:sz="0" w:space="0" w:color="D3D3D3"/>
            </w:tcBorders>
          </w:tcPr>
          <w:p w14:paraId="50DA3EA7" w14:textId="77777777" w:rsidR="00022B71" w:rsidRDefault="005B112A">
            <w:pPr>
              <w:keepNext/>
              <w:spacing w:after="60"/>
              <w:jc w:val="center"/>
            </w:pPr>
            <w:r>
              <w:rPr>
                <w:rFonts w:ascii="Calibri" w:hAnsi="Calibri"/>
                <w:sz w:val="20"/>
              </w:rPr>
              <w:t>20.2 (66)</w:t>
            </w:r>
          </w:p>
        </w:tc>
        <w:tc>
          <w:tcPr>
            <w:tcW w:w="0" w:type="auto"/>
            <w:tcBorders>
              <w:top w:val="single" w:sz="0" w:space="0" w:color="D3D3D3"/>
              <w:left w:val="single" w:sz="0" w:space="0" w:color="D3D3D3"/>
              <w:bottom w:val="single" w:sz="0" w:space="0" w:color="D3D3D3"/>
              <w:right w:val="single" w:sz="0" w:space="0" w:color="D3D3D3"/>
            </w:tcBorders>
          </w:tcPr>
          <w:p w14:paraId="5FA26528" w14:textId="77777777" w:rsidR="00022B71" w:rsidRDefault="00022B71">
            <w:pPr>
              <w:keepNext/>
              <w:spacing w:after="60"/>
              <w:jc w:val="center"/>
            </w:pPr>
          </w:p>
        </w:tc>
      </w:tr>
      <w:tr w:rsidR="00022B71" w14:paraId="7EF8369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0F90E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E372890" w14:textId="77777777" w:rsidR="00022B71" w:rsidRDefault="005B112A">
            <w:pPr>
              <w:keepNext/>
              <w:spacing w:after="60"/>
              <w:jc w:val="center"/>
            </w:pPr>
            <w:r>
              <w:rPr>
                <w:rFonts w:ascii="Calibri" w:hAnsi="Calibri"/>
                <w:sz w:val="20"/>
              </w:rPr>
              <w:t>14.9 (108)</w:t>
            </w:r>
          </w:p>
        </w:tc>
        <w:tc>
          <w:tcPr>
            <w:tcW w:w="0" w:type="auto"/>
            <w:tcBorders>
              <w:top w:val="single" w:sz="0" w:space="0" w:color="D3D3D3"/>
              <w:left w:val="single" w:sz="0" w:space="0" w:color="D3D3D3"/>
              <w:bottom w:val="single" w:sz="0" w:space="0" w:color="D3D3D3"/>
              <w:right w:val="single" w:sz="0" w:space="0" w:color="D3D3D3"/>
            </w:tcBorders>
          </w:tcPr>
          <w:p w14:paraId="551C080F" w14:textId="77777777" w:rsidR="00022B71" w:rsidRDefault="005B112A">
            <w:pPr>
              <w:keepNext/>
              <w:spacing w:after="60"/>
              <w:jc w:val="center"/>
            </w:pPr>
            <w:r>
              <w:rPr>
                <w:rFonts w:ascii="Calibri" w:hAnsi="Calibri"/>
                <w:sz w:val="20"/>
              </w:rPr>
              <w:t>15.3 (61)</w:t>
            </w:r>
          </w:p>
        </w:tc>
        <w:tc>
          <w:tcPr>
            <w:tcW w:w="0" w:type="auto"/>
            <w:tcBorders>
              <w:top w:val="single" w:sz="0" w:space="0" w:color="D3D3D3"/>
              <w:left w:val="single" w:sz="0" w:space="0" w:color="D3D3D3"/>
              <w:bottom w:val="single" w:sz="0" w:space="0" w:color="D3D3D3"/>
              <w:right w:val="single" w:sz="0" w:space="0" w:color="D3D3D3"/>
            </w:tcBorders>
          </w:tcPr>
          <w:p w14:paraId="2F6E0915" w14:textId="77777777" w:rsidR="00022B71" w:rsidRDefault="005B112A">
            <w:pPr>
              <w:keepNext/>
              <w:spacing w:after="60"/>
              <w:jc w:val="center"/>
            </w:pPr>
            <w:r>
              <w:rPr>
                <w:rFonts w:ascii="Calibri" w:hAnsi="Calibri"/>
                <w:sz w:val="20"/>
              </w:rPr>
              <w:t>14.5 (47)</w:t>
            </w:r>
          </w:p>
        </w:tc>
        <w:tc>
          <w:tcPr>
            <w:tcW w:w="0" w:type="auto"/>
            <w:tcBorders>
              <w:top w:val="single" w:sz="0" w:space="0" w:color="D3D3D3"/>
              <w:left w:val="single" w:sz="0" w:space="0" w:color="D3D3D3"/>
              <w:bottom w:val="single" w:sz="0" w:space="0" w:color="D3D3D3"/>
              <w:right w:val="single" w:sz="0" w:space="0" w:color="D3D3D3"/>
            </w:tcBorders>
          </w:tcPr>
          <w:p w14:paraId="2B5F381B" w14:textId="77777777" w:rsidR="00022B71" w:rsidRDefault="00022B71">
            <w:pPr>
              <w:keepNext/>
              <w:spacing w:after="60"/>
              <w:jc w:val="center"/>
            </w:pPr>
          </w:p>
        </w:tc>
      </w:tr>
      <w:tr w:rsidR="00022B71" w14:paraId="0B3FA07E" w14:textId="77777777" w:rsidTr="00022B71">
        <w:trPr>
          <w:cantSplit/>
          <w:jc w:val="center"/>
        </w:trPr>
        <w:tc>
          <w:tcPr>
            <w:tcW w:w="0" w:type="auto"/>
            <w:gridSpan w:val="5"/>
          </w:tcPr>
          <w:p w14:paraId="1353A723"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527D5889" w14:textId="77777777" w:rsidTr="00022B71">
        <w:trPr>
          <w:cantSplit/>
          <w:jc w:val="center"/>
        </w:trPr>
        <w:tc>
          <w:tcPr>
            <w:tcW w:w="0" w:type="auto"/>
            <w:gridSpan w:val="5"/>
          </w:tcPr>
          <w:p w14:paraId="22FCACC9"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2DBA5E7B" w14:textId="77777777" w:rsidR="00022B71" w:rsidRDefault="005B112A">
      <w:pPr>
        <w:pStyle w:val="Titre3"/>
      </w:pPr>
      <w:bookmarkStart w:id="324" w:name="Xaa07a28cc14b8bcff0003899b7c4b2416677b96"/>
      <w:bookmarkStart w:id="325" w:name="_Toc209544885"/>
      <w:bookmarkEnd w:id="322"/>
      <w:r>
        <w:t>Création du graphique pour l’ensemble de l’échantillon</w:t>
      </w:r>
      <w:bookmarkEnd w:id="325"/>
    </w:p>
    <w:p w14:paraId="61C75EF0" w14:textId="77777777" w:rsidR="00022B71" w:rsidRDefault="005B112A">
      <w:pPr>
        <w:pStyle w:val="En-ttedetabledesmatires"/>
      </w:pPr>
      <w:r>
        <w:rPr>
          <w:rStyle w:val="CommentTok"/>
        </w:rPr>
        <w:t># Regrouper les données et calculer les pourcentages</w:t>
      </w:r>
      <w:r>
        <w:br/>
      </w:r>
      <w:r>
        <w:rPr>
          <w:rStyle w:val="NormalTok"/>
        </w:rPr>
        <w:t xml:space="preserve">data_long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(Quiter_nid, Emploi_TPL, Vivre_en_couple, Marier_1er_fois, Parent_1er_fois)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w:t>
      </w:r>
      <w:r>
        <w:rPr>
          <w:rStyle w:val="StringTok"/>
        </w:rPr>
        <w:t>eur_objectif"</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(Marqueur_objectif,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levels_importan</w:t>
      </w:r>
      <w:r>
        <w:rPr>
          <w:rStyle w:val="NormalTok"/>
        </w:rPr>
        <w:t xml:space="preserve">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data_long</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(data_long</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w:t>
      </w:r>
      <w:r>
        <w:br/>
      </w:r>
      <w:r>
        <w:rPr>
          <w:rStyle w:val="NormalTok"/>
        </w:rPr>
        <w:t>a</w:t>
      </w:r>
      <w:r>
        <w:rPr>
          <w:rStyle w:val="OtherTok"/>
        </w:rPr>
        <w:t>&lt;-</w:t>
      </w:r>
      <w:r>
        <w:rPr>
          <w:rStyle w:val="FunctionTok"/>
        </w:rPr>
        <w:t>ggplot</w:t>
      </w:r>
      <w:r>
        <w:rPr>
          <w:rStyle w:val="NormalTok"/>
        </w:rPr>
        <w:t xml:space="preserve">(data_long, </w:t>
      </w:r>
      <w:r>
        <w:rPr>
          <w:rStyle w:val="FunctionTok"/>
        </w:rPr>
        <w:t>aes</w:t>
      </w:r>
      <w:r>
        <w:rPr>
          <w:rStyle w:val="NormalTok"/>
        </w:rPr>
        <w:t>(</w:t>
      </w:r>
      <w:r>
        <w:rPr>
          <w:rStyle w:val="AttributeTok"/>
        </w:rPr>
        <w:t>x =</w:t>
      </w:r>
      <w:r>
        <w:rPr>
          <w:rStyle w:val="NormalTok"/>
        </w:rPr>
        <w:t xml:space="preserve"> Marqueur_objectif,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w:t>
      </w:r>
      <w:r>
        <w:rPr>
          <w:rStyle w:val="FunctionTok"/>
        </w:rPr>
        <w: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"Marqueur_objectif"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br/>
      </w:r>
      <w:r>
        <w:rPr>
          <w:rStyle w:val="CommentTok"/>
        </w:rPr>
        <w:t># Sauvegarder le graphique dans le sous-dossier 'figures/marqueur_objectif' avec le nom spécifié</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w:t>
      </w:r>
      <w:r>
        <w:rPr>
          <w:rStyle w:val="NormalTok"/>
        </w:rPr>
        <w:t xml:space="preserve">, </w:t>
      </w:r>
      <w:r>
        <w:rPr>
          <w:rStyle w:val="StringTok"/>
        </w:rPr>
        <w:t>"marqueur_objectif_pour-echantillion_plot.png"</w:t>
      </w:r>
      <w:r>
        <w:rPr>
          <w:rStyle w:val="NormalTok"/>
        </w:rPr>
        <w:t xml:space="preserve">), </w:t>
      </w:r>
      <w:r>
        <w:rPr>
          <w:rStyle w:val="AttributeTok"/>
        </w:rPr>
        <w:t>plot =</w:t>
      </w:r>
      <w:r>
        <w:rPr>
          <w:rStyle w:val="NormalTok"/>
        </w:rPr>
        <w:t xml:space="preserve"> a, </w:t>
      </w:r>
      <w:r>
        <w:rPr>
          <w:rStyle w:val="AttributeTok"/>
        </w:rPr>
        <w:t>width =</w:t>
      </w:r>
      <w:r>
        <w:rPr>
          <w:rStyle w:val="NormalTok"/>
        </w:rPr>
        <w:t xml:space="preserve"> </w:t>
      </w:r>
      <w:r>
        <w:rPr>
          <w:rStyle w:val="DecValTok"/>
        </w:rPr>
        <w:t>10</w:t>
      </w:r>
      <w:r>
        <w:rPr>
          <w:rStyle w:val="NormalTok"/>
        </w:rPr>
        <w:t xml:space="preserve">, </w:t>
      </w:r>
      <w:r>
        <w:rPr>
          <w:rStyle w:val="AttributeTok"/>
        </w:rPr>
        <w:t>height</w:t>
      </w:r>
      <w:r>
        <w:rPr>
          <w:rStyle w:val="AttributeTok"/>
        </w:rPr>
        <w:t xml:space="preserve"> =</w:t>
      </w:r>
      <w:r>
        <w:rPr>
          <w:rStyle w:val="NormalTok"/>
        </w:rPr>
        <w:t xml:space="preserve"> </w:t>
      </w:r>
      <w:r>
        <w:rPr>
          <w:rStyle w:val="DecValTok"/>
        </w:rPr>
        <w:t>6</w:t>
      </w:r>
      <w:r>
        <w:rPr>
          <w:rStyle w:val="NormalTok"/>
        </w:rPr>
        <w:t>)</w:t>
      </w:r>
      <w:r>
        <w:br/>
      </w:r>
      <w:r>
        <w:br/>
      </w:r>
      <w:r>
        <w:rPr>
          <w:rStyle w:val="CommentTok"/>
        </w:rPr>
        <w:t>#RdBu</w:t>
      </w:r>
      <w:r>
        <w:br/>
      </w:r>
      <w:r>
        <w:rPr>
          <w:rStyle w:val="CommentTok"/>
        </w:rPr>
        <w:t>#RdYlGn</w:t>
      </w:r>
      <w:r>
        <w:br/>
      </w:r>
      <w:r>
        <w:br/>
      </w:r>
      <w:r>
        <w:rPr>
          <w:rStyle w:val="NormalTok"/>
        </w:rPr>
        <w:t>a</w:t>
      </w:r>
    </w:p>
    <w:p w14:paraId="3891F741" w14:textId="77777777" w:rsidR="00022B71" w:rsidRDefault="005B112A">
      <w:pPr>
        <w:pStyle w:val="Titre1Car"/>
      </w:pPr>
      <w:r>
        <w:rPr>
          <w:noProof/>
        </w:rPr>
        <w:drawing>
          <wp:inline distT="0" distB="0" distL="0" distR="0" wp14:anchorId="395C7A8C" wp14:editId="2BD61B63">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C:/Users/HP/Desktop/Analyse_r-seaux-sociaux-et-transition-l-ge-adulte-Qu-bec/rapport/Rapport_files/figure-docx/unnamed-chunk-57-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52C738D3" w14:textId="77777777" w:rsidR="00022B71" w:rsidRDefault="005B112A">
      <w:pPr>
        <w:pStyle w:val="En-ttedetabledesmatires"/>
      </w:pPr>
      <w:r>
        <w:rPr>
          <w:rStyle w:val="CommentTok"/>
        </w:rPr>
        <w:t xml:space="preserve">#"BrBG"  </w:t>
      </w:r>
    </w:p>
    <w:p w14:paraId="3FDBEA0B" w14:textId="77777777" w:rsidR="00022B71" w:rsidRDefault="005B112A">
      <w:pPr>
        <w:pStyle w:val="Titre3"/>
      </w:pPr>
      <w:bookmarkStart w:id="326" w:name="création-du-graphique-selon-le-sexe"/>
      <w:bookmarkStart w:id="327" w:name="_Toc209544886"/>
      <w:bookmarkEnd w:id="324"/>
      <w:r>
        <w:t>Création du graphique selon le sexe</w:t>
      </w:r>
      <w:bookmarkEnd w:id="327"/>
    </w:p>
    <w:p w14:paraId="72AE7758" w14:textId="77777777" w:rsidR="00022B71" w:rsidRDefault="005B112A">
      <w:pPr>
        <w:pStyle w:val="En-ttedetabledesmatires"/>
      </w:pPr>
      <w:r>
        <w:rPr>
          <w:rStyle w:val="CommentTok"/>
        </w:rPr>
        <w:t># Supposons que data_P2 soit votre dataframe initial</w:t>
      </w:r>
      <w:r>
        <w:br/>
      </w:r>
      <w:r>
        <w:br/>
      </w:r>
      <w:r>
        <w:rPr>
          <w:rStyle w:val="CommentTok"/>
        </w:rPr>
        <w:t># Regrouper les données par sexe et calculer les pourcentages</w:t>
      </w:r>
      <w:r>
        <w:br/>
      </w:r>
      <w:r>
        <w:rPr>
          <w:rStyle w:val="NormalTok"/>
        </w:rPr>
        <w:t xml:space="preserve">data_sexe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(sexe, Quiter_nid, Em</w:t>
      </w:r>
      <w:r>
        <w:rPr>
          <w:rStyle w:val="NormalTok"/>
        </w:rPr>
        <w:t xml:space="preserve">ploi_TPL, Vivre_en_couple, Marier_1er_fois, Parent_1er_fois)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sexe) </w:t>
      </w:r>
      <w:r>
        <w:rPr>
          <w:rStyle w:val="SpecialCharTok"/>
        </w:rPr>
        <w:t>%&gt;%</w:t>
      </w:r>
      <w:r>
        <w:br/>
      </w:r>
      <w:r>
        <w:rPr>
          <w:rStyle w:val="NormalTok"/>
        </w:rPr>
        <w:t xml:space="preserve">  </w:t>
      </w:r>
      <w:r>
        <w:rPr>
          <w:rStyle w:val="FunctionTok"/>
        </w:rPr>
        <w:t>group_by</w:t>
      </w:r>
      <w:r>
        <w:rPr>
          <w:rStyle w:val="NormalTok"/>
        </w:rPr>
        <w:t xml:space="preserve">(sexe,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data_sexe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(data_sexe</w:t>
      </w:r>
      <w:r>
        <w:rPr>
          <w:rStyle w:val="SpecialCharTok"/>
        </w:rPr>
        <w:t>$</w:t>
      </w:r>
      <w:r>
        <w:rPr>
          <w:rStyle w:val="NormalTok"/>
        </w:rPr>
        <w:t xml:space="preserve">Importance, </w:t>
      </w:r>
      <w:r>
        <w:rPr>
          <w:rStyle w:val="AttributeTok"/>
        </w:rPr>
        <w:t>levels =</w:t>
      </w:r>
      <w:r>
        <w:rPr>
          <w:rStyle w:val="NormalTok"/>
        </w:rPr>
        <w:t xml:space="preserve"> </w:t>
      </w:r>
      <w:r>
        <w:rPr>
          <w:rStyle w:val="NormalTok"/>
        </w:rPr>
        <w:t>levels_importance)</w:t>
      </w:r>
      <w:r>
        <w:br/>
      </w:r>
      <w:r>
        <w:br/>
      </w:r>
      <w:r>
        <w:rPr>
          <w:rStyle w:val="CommentTok"/>
        </w:rPr>
        <w:t># Créer le graphique de barres empilées avec les pourcentages par sexe</w:t>
      </w:r>
      <w:r>
        <w:br/>
      </w:r>
      <w:r>
        <w:rPr>
          <w:rStyle w:val="NormalTok"/>
        </w:rPr>
        <w:t>b</w:t>
      </w:r>
      <w:r>
        <w:rPr>
          <w:rStyle w:val="OtherTok"/>
        </w:rPr>
        <w:t>&lt;-</w:t>
      </w:r>
      <w:r>
        <w:rPr>
          <w:rStyle w:val="FunctionTok"/>
        </w:rPr>
        <w:t>ggplot</w:t>
      </w:r>
      <w:r>
        <w:rPr>
          <w:rStyle w:val="NormalTok"/>
        </w:rPr>
        <w:t xml:space="preserve">(data_sexe,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sexe)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"Marqueur_objectif"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w:t>
      </w:r>
      <w:r>
        <w:rPr>
          <w:rStyle w:val="StringTok"/>
        </w:rPr>
        <w:t>ottom"</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br/>
      </w:r>
      <w:r>
        <w:rPr>
          <w:rStyle w:val="CommentTok"/>
        </w:rPr>
        <w:t xml:space="preserve"># Sauvegarder le graphique </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w:t>
      </w:r>
      <w:r>
        <w:rPr>
          <w:rStyle w:val="NormalTok"/>
        </w:rPr>
        <w:t xml:space="preserve">, </w:t>
      </w:r>
      <w:r>
        <w:rPr>
          <w:rStyle w:val="StringTok"/>
        </w:rPr>
        <w:t>"marqueur_objectif_selon_sexe_plot.png"</w:t>
      </w:r>
      <w:r>
        <w:rPr>
          <w:rStyle w:val="NormalTok"/>
        </w:rPr>
        <w:t xml:space="preserve">), </w:t>
      </w:r>
      <w:r>
        <w:rPr>
          <w:rStyle w:val="AttributeTok"/>
        </w:rPr>
        <w:t>plot =</w:t>
      </w:r>
      <w:r>
        <w:rPr>
          <w:rStyle w:val="NormalTok"/>
        </w:rPr>
        <w:t xml:space="preserve"> a,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 xml:space="preserve"> b</w:t>
      </w:r>
    </w:p>
    <w:p w14:paraId="2A255285" w14:textId="77777777" w:rsidR="00022B71" w:rsidRDefault="005B112A">
      <w:pPr>
        <w:pStyle w:val="Titre1Car"/>
      </w:pPr>
      <w:r>
        <w:rPr>
          <w:noProof/>
        </w:rPr>
        <w:drawing>
          <wp:inline distT="0" distB="0" distL="0" distR="0" wp14:anchorId="4FE5663A" wp14:editId="2E8FA0EE">
            <wp:extent cx="4620126" cy="369610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C:/Users/HP/Desktop/Analyse_r-seaux-sociaux-et-transition-l-ge-adulte-Qu-bec/rapport/Rapport_files/figure-docx/unnamed-chunk-58-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74DB935A" w14:textId="77777777" w:rsidR="00022B71" w:rsidRDefault="005B112A">
      <w:pPr>
        <w:pStyle w:val="Titre3"/>
      </w:pPr>
      <w:bookmarkStart w:id="328" w:name="création-du-graphique-selon-lâge"/>
      <w:bookmarkStart w:id="329" w:name="_Toc209544887"/>
      <w:bookmarkEnd w:id="326"/>
      <w:r>
        <w:t>Création du graphique selon l’âge</w:t>
      </w:r>
      <w:bookmarkEnd w:id="329"/>
    </w:p>
    <w:p w14:paraId="26B0D823" w14:textId="77777777" w:rsidR="00022B71" w:rsidRDefault="005B112A">
      <w:pPr>
        <w:pStyle w:val="En-ttedetabledesmatires"/>
      </w:pPr>
      <w:r>
        <w:rPr>
          <w:rStyle w:val="CommentTok"/>
        </w:rPr>
        <w:t># Regrouper les données selon le groupe d'age et calculer les pourcentages</w:t>
      </w:r>
      <w:r>
        <w:br/>
      </w:r>
      <w:r>
        <w:rPr>
          <w:rStyle w:val="NormalTok"/>
        </w:rPr>
        <w:t xml:space="preserve">data_gpe_age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(gpe_age, Quiter_nid, Emploi_TPL, Vivre_en_couple, Marier_1er_fois, Parent_1er_fois)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gpe_age) </w:t>
      </w:r>
      <w:r>
        <w:rPr>
          <w:rStyle w:val="SpecialCharTok"/>
        </w:rPr>
        <w:t>%&gt;%</w:t>
      </w:r>
      <w:r>
        <w:br/>
      </w:r>
      <w:r>
        <w:rPr>
          <w:rStyle w:val="NormalTok"/>
        </w:rPr>
        <w:t xml:space="preserve">  </w:t>
      </w:r>
      <w:r>
        <w:rPr>
          <w:rStyle w:val="FunctionTok"/>
        </w:rPr>
        <w:t>group_by</w:t>
      </w:r>
      <w:r>
        <w:rPr>
          <w:rStyle w:val="NormalTok"/>
        </w:rPr>
        <w:t xml:space="preserve">(gpe_age,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data_gpe_age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(data_gpe_age</w:t>
      </w:r>
      <w:r>
        <w:rPr>
          <w:rStyle w:val="SpecialCharTok"/>
        </w:rPr>
        <w:t>$</w:t>
      </w:r>
      <w:r>
        <w:rPr>
          <w:rStyle w:val="NormalTok"/>
        </w:rPr>
        <w:t xml:space="preserve">Importance, </w:t>
      </w:r>
      <w:r>
        <w:rPr>
          <w:rStyle w:val="AttributeTok"/>
        </w:rPr>
        <w:t>levels =</w:t>
      </w:r>
      <w:r>
        <w:rPr>
          <w:rStyle w:val="NormalTok"/>
        </w:rPr>
        <w:t xml:space="preserve"> level</w:t>
      </w:r>
      <w:r>
        <w:rPr>
          <w:rStyle w:val="NormalTok"/>
        </w:rPr>
        <w:t>s_importance)</w:t>
      </w:r>
      <w:r>
        <w:br/>
      </w:r>
      <w:r>
        <w:br/>
      </w:r>
      <w:r>
        <w:rPr>
          <w:rStyle w:val="CommentTok"/>
        </w:rPr>
        <w:t># Créer le graphique de barres empilées avec les pourcentages par sexe</w:t>
      </w:r>
      <w:r>
        <w:br/>
      </w:r>
      <w:r>
        <w:rPr>
          <w:rStyle w:val="NormalTok"/>
        </w:rPr>
        <w:t>c</w:t>
      </w:r>
      <w:r>
        <w:rPr>
          <w:rStyle w:val="OtherTok"/>
        </w:rPr>
        <w:t>&lt;-</w:t>
      </w:r>
      <w:r>
        <w:rPr>
          <w:rStyle w:val="FunctionTok"/>
        </w:rPr>
        <w:t>ggplot</w:t>
      </w:r>
      <w:r>
        <w:rPr>
          <w:rStyle w:val="NormalTok"/>
        </w:rPr>
        <w:t xml:space="preserve">(data_gpe_age,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w:t>
      </w:r>
      <w:r>
        <w:rPr>
          <w:rStyle w:val="AttributeTok"/>
        </w:rPr>
        <w:t>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gpe_age)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"Marqueur_objectif"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br/>
      </w:r>
      <w:r>
        <w:br/>
      </w:r>
      <w:r>
        <w:rPr>
          <w:rStyle w:val="CommentTok"/>
        </w:rPr>
        <w:t># Sauvegarder le graphique dans le sous-dossier 'figures/marqueur_objectif' avec le nom spécifié</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w:t>
      </w:r>
      <w:r>
        <w:rPr>
          <w:rStyle w:val="NormalTok"/>
        </w:rPr>
        <w:t xml:space="preserve">, </w:t>
      </w:r>
      <w:r>
        <w:rPr>
          <w:rStyle w:val="StringTok"/>
        </w:rPr>
        <w:t>"marqueur_objectif_selon_age_plot.png"</w:t>
      </w:r>
      <w:r>
        <w:rPr>
          <w:rStyle w:val="NormalTok"/>
        </w:rPr>
        <w:t xml:space="preserve">), </w:t>
      </w:r>
      <w:r>
        <w:rPr>
          <w:rStyle w:val="AttributeTok"/>
        </w:rPr>
        <w:t>plot =</w:t>
      </w:r>
      <w:r>
        <w:rPr>
          <w:rStyle w:val="NormalTok"/>
        </w:rPr>
        <w:t xml:space="preserve"> c,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c</w:t>
      </w:r>
    </w:p>
    <w:p w14:paraId="696074AE" w14:textId="77777777" w:rsidR="00022B71" w:rsidRDefault="005B112A">
      <w:pPr>
        <w:pStyle w:val="Titre1Car"/>
      </w:pPr>
      <w:r>
        <w:rPr>
          <w:noProof/>
        </w:rPr>
        <w:drawing>
          <wp:inline distT="0" distB="0" distL="0" distR="0" wp14:anchorId="571D867A" wp14:editId="22BCE31E">
            <wp:extent cx="4620126" cy="3696101"/>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C:/Users/HP/Desktop/Analyse_r-seaux-sociaux-et-transition-l-ge-adulte-Qu-bec/rapport/Rapport_files/figure-docx/unnamed-chunk-59-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469195E" w14:textId="77777777" w:rsidR="00022B71" w:rsidRDefault="005B112A">
      <w:pPr>
        <w:pStyle w:val="Titre3"/>
      </w:pPr>
      <w:bookmarkStart w:id="330" w:name="Xd2672c7597f6c0fd36d203e858dca0abeda1ea4"/>
      <w:bookmarkStart w:id="331" w:name="_Toc209544888"/>
      <w:bookmarkEnd w:id="328"/>
      <w:r>
        <w:t>Création du graphique selon le milieu de résidence</w:t>
      </w:r>
      <w:bookmarkEnd w:id="331"/>
    </w:p>
    <w:p w14:paraId="3EFF030A" w14:textId="77777777" w:rsidR="00022B71" w:rsidRDefault="005B112A">
      <w:pPr>
        <w:pStyle w:val="En-ttedetabledesmatires"/>
      </w:pPr>
      <w:r>
        <w:rPr>
          <w:rStyle w:val="CommentTok"/>
        </w:rPr>
        <w:t># Regrouper les données selo le milieu de residence et calculer les pourcentages</w:t>
      </w:r>
      <w:r>
        <w:br/>
      </w:r>
      <w:r>
        <w:rPr>
          <w:rStyle w:val="NormalTok"/>
        </w:rPr>
        <w:t xml:space="preserve">data_Lieu_de_residence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(Lieu_de_residence, Quiter_nid, Emploi_TPL, Vivre_en_couple, Marier_1er_fois, Parent_1er_fois)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Lieu_de_residence) </w:t>
      </w:r>
      <w:r>
        <w:rPr>
          <w:rStyle w:val="SpecialCharTok"/>
        </w:rPr>
        <w:t>%&gt;%</w:t>
      </w:r>
      <w:r>
        <w:br/>
      </w:r>
      <w:r>
        <w:rPr>
          <w:rStyle w:val="NormalTok"/>
        </w:rPr>
        <w:t xml:space="preserve">  </w:t>
      </w:r>
      <w:r>
        <w:rPr>
          <w:rStyle w:val="FunctionTok"/>
        </w:rPr>
        <w:t>group_by</w:t>
      </w:r>
      <w:r>
        <w:rPr>
          <w:rStyle w:val="NormalTok"/>
        </w:rPr>
        <w:t xml:space="preserve">(Lieu_de_residence,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data_Li</w:t>
      </w:r>
      <w:r>
        <w:rPr>
          <w:rStyle w:val="NormalTok"/>
        </w:rPr>
        <w:t>eu_de_residence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(data_Lieu_de_residence</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sexe</w:t>
      </w:r>
      <w:r>
        <w:br/>
      </w:r>
      <w:r>
        <w:rPr>
          <w:rStyle w:val="NormalTok"/>
        </w:rPr>
        <w:t>d</w:t>
      </w:r>
      <w:r>
        <w:rPr>
          <w:rStyle w:val="OtherTok"/>
        </w:rPr>
        <w:t>&lt;-</w:t>
      </w:r>
      <w:r>
        <w:rPr>
          <w:rStyle w:val="FunctionTok"/>
        </w:rPr>
        <w:t>ggplot</w:t>
      </w:r>
      <w:r>
        <w:rPr>
          <w:rStyle w:val="NormalTok"/>
        </w:rPr>
        <w:t xml:space="preserve">(data_Lieu_de_residence,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Lieu_de_residence)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"Marqueur_objectif"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w:t>
      </w:r>
      <w:r>
        <w:rPr>
          <w:rStyle w:val="FunctionTok"/>
        </w:rPr>
        <w: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rPr>
          <w:rStyle w:val="CommentTok"/>
        </w:rPr>
        <w:t># Sauvegarder le graphique dans le sous-dossier 'figures/marqueur_objectif' avec le nom spécifié</w:t>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w:t>
      </w:r>
      <w:r>
        <w:rPr>
          <w:rStyle w:val="NormalTok"/>
        </w:rPr>
        <w:t xml:space="preserve">, </w:t>
      </w:r>
      <w:r>
        <w:rPr>
          <w:rStyle w:val="StringTok"/>
        </w:rPr>
        <w:t>"marqueur_objectif_selon_milieu_residence_plot.png"</w:t>
      </w:r>
      <w:r>
        <w:rPr>
          <w:rStyle w:val="NormalTok"/>
        </w:rPr>
        <w:t xml:space="preserve">), </w:t>
      </w:r>
      <w:r>
        <w:rPr>
          <w:rStyle w:val="AttributeTok"/>
        </w:rPr>
        <w:t>plot =</w:t>
      </w:r>
      <w:r>
        <w:rPr>
          <w:rStyle w:val="NormalTok"/>
        </w:rPr>
        <w:t xml:space="preserve"> d,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d</w:t>
      </w:r>
    </w:p>
    <w:p w14:paraId="582472F1" w14:textId="77777777" w:rsidR="00022B71" w:rsidRDefault="005B112A">
      <w:pPr>
        <w:pStyle w:val="Titre1Car"/>
      </w:pPr>
      <w:r>
        <w:rPr>
          <w:noProof/>
        </w:rPr>
        <w:drawing>
          <wp:inline distT="0" distB="0" distL="0" distR="0" wp14:anchorId="4361C5D9" wp14:editId="18EFE868">
            <wp:extent cx="4620126" cy="3696101"/>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C:/Users/HP/Desktop/Analyse_r-seaux-sociaux-et-transition-l-ge-adulte-Qu-bec/rapport/Rapport_files/figure-docx/unnamed-chunk-60-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095A7F5D" w14:textId="77777777" w:rsidR="00022B71" w:rsidRDefault="005B112A">
      <w:pPr>
        <w:pStyle w:val="Titre3"/>
      </w:pPr>
      <w:bookmarkStart w:id="332" w:name="Xe5a06898421e46c1e43120fd944482358dccbdc"/>
      <w:bookmarkStart w:id="333" w:name="_Toc209544889"/>
      <w:bookmarkEnd w:id="330"/>
      <w:r>
        <w:t>Création du graphique</w:t>
      </w:r>
      <w:r>
        <w:t xml:space="preserve"> selon l’utilisation des médias sociaux</w:t>
      </w:r>
      <w:bookmarkEnd w:id="333"/>
    </w:p>
    <w:p w14:paraId="6FD4D744" w14:textId="77777777" w:rsidR="00022B71" w:rsidRDefault="005B112A">
      <w:pPr>
        <w:pStyle w:val="En-ttedetabledesmatires"/>
      </w:pPr>
      <w:r>
        <w:rPr>
          <w:rStyle w:val="CommentTok"/>
        </w:rPr>
        <w:t># Regrouper les données selon l'utilisation des médias sociaux et calculer les pourcentages</w:t>
      </w:r>
      <w:r>
        <w:br/>
      </w:r>
      <w:r>
        <w:rPr>
          <w:rStyle w:val="NormalTok"/>
        </w:rPr>
        <w:t xml:space="preserve">data_Comptes_medias_sociaux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(Usage_MS, Quiter_nid, Emploi_TPL, Vivre_en_couple, Marier_</w:t>
      </w:r>
      <w:r>
        <w:rPr>
          <w:rStyle w:val="NormalTok"/>
        </w:rPr>
        <w:t xml:space="preserve">1er_fois, Parent_1er_fois)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Usage_MS) </w:t>
      </w:r>
      <w:r>
        <w:rPr>
          <w:rStyle w:val="SpecialCharTok"/>
        </w:rPr>
        <w:t>%&gt;%</w:t>
      </w:r>
      <w:r>
        <w:br/>
      </w:r>
      <w:r>
        <w:rPr>
          <w:rStyle w:val="NormalTok"/>
        </w:rPr>
        <w:t xml:space="preserve">  </w:t>
      </w:r>
      <w:r>
        <w:rPr>
          <w:rStyle w:val="FunctionTok"/>
        </w:rPr>
        <w:t>group_by</w:t>
      </w:r>
      <w:r>
        <w:rPr>
          <w:rStyle w:val="NormalTok"/>
        </w:rPr>
        <w:t xml:space="preserve">(Usage_MS,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data_Comptes_medias_sociaux</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(data_Comptes_medias_soci</w:t>
      </w:r>
      <w:r>
        <w:rPr>
          <w:rStyle w:val="NormalTok"/>
        </w:rPr>
        <w:t>aux</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sexe</w:t>
      </w:r>
      <w:r>
        <w:br/>
      </w:r>
      <w:r>
        <w:rPr>
          <w:rStyle w:val="NormalTok"/>
        </w:rPr>
        <w:t>e</w:t>
      </w:r>
      <w:r>
        <w:rPr>
          <w:rStyle w:val="OtherTok"/>
        </w:rPr>
        <w:t>&lt;-</w:t>
      </w:r>
      <w:r>
        <w:rPr>
          <w:rStyle w:val="FunctionTok"/>
        </w:rPr>
        <w:t>ggplot</w:t>
      </w:r>
      <w:r>
        <w:rPr>
          <w:rStyle w:val="NormalTok"/>
        </w:rPr>
        <w:t xml:space="preserve">(data_Comptes_medias_sociaux,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Usage_MS)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"Marqueur_objectif"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rPr>
          <w:rStyle w:val="CommentTok"/>
        </w:rPr>
        <w:t># Sauvegarder le graphique dans le sous-dossier 'figures/marqueur_objectif' avec le nom spécifié</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w:t>
      </w:r>
      <w:r>
        <w:rPr>
          <w:rStyle w:val="NormalTok"/>
        </w:rPr>
        <w:t xml:space="preserve">, </w:t>
      </w:r>
      <w:r>
        <w:rPr>
          <w:rStyle w:val="StringTok"/>
        </w:rPr>
        <w:t>"marqueur_objectif_Utilisation_médias_plot.png"</w:t>
      </w:r>
      <w:r>
        <w:rPr>
          <w:rStyle w:val="NormalTok"/>
        </w:rPr>
        <w:t xml:space="preserve">), </w:t>
      </w:r>
      <w:r>
        <w:rPr>
          <w:rStyle w:val="AttributeTok"/>
        </w:rPr>
        <w:t>plot =</w:t>
      </w:r>
      <w:r>
        <w:rPr>
          <w:rStyle w:val="NormalTok"/>
        </w:rPr>
        <w:t xml:space="preserve"> 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e</w:t>
      </w:r>
    </w:p>
    <w:p w14:paraId="53534CA7" w14:textId="77777777" w:rsidR="00022B71" w:rsidRDefault="005B112A">
      <w:pPr>
        <w:pStyle w:val="Titre1Car"/>
      </w:pPr>
      <w:r>
        <w:rPr>
          <w:noProof/>
        </w:rPr>
        <w:drawing>
          <wp:inline distT="0" distB="0" distL="0" distR="0" wp14:anchorId="46B397B3" wp14:editId="72CF9786">
            <wp:extent cx="4620126" cy="369610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C:/Users/HP/Desktop/Analyse_r-seaux-sociaux-et-transition-l-ge-adulte-Qu-bec/rapport/Rapport_files/figure-docx/unnamed-chunk-61-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3DB093BC" w14:textId="77777777" w:rsidR="00022B71" w:rsidRDefault="005B112A">
      <w:pPr>
        <w:pStyle w:val="Titre3"/>
      </w:pPr>
      <w:bookmarkStart w:id="334" w:name="X763b3d70ef7289208ce69bb06f1b2398f29234d"/>
      <w:bookmarkStart w:id="335" w:name="_Toc209544890"/>
      <w:bookmarkEnd w:id="332"/>
      <w:r>
        <w:t>Somme des marqueurs pour l’ensemble de l’echantillon</w:t>
      </w:r>
      <w:bookmarkEnd w:id="335"/>
    </w:p>
    <w:p w14:paraId="3A2070CF" w14:textId="77777777" w:rsidR="00022B71" w:rsidRDefault="005B112A">
      <w:pPr>
        <w:pStyle w:val="Titre4"/>
      </w:pPr>
      <w:bookmarkStart w:id="336" w:name="Xe0bd54e4c3bb7e962ed4b5cb440531c3bd5a9de"/>
      <w:r>
        <w:t>Graphique de barres empilées pour l’ensemble de l’échantillon</w:t>
      </w:r>
    </w:p>
    <w:p w14:paraId="0994830E" w14:textId="77777777" w:rsidR="00022B71" w:rsidRDefault="005B112A">
      <w:pPr>
        <w:pStyle w:val="En-ttedetabledesmatires"/>
      </w:pPr>
      <w:r>
        <w:rPr>
          <w:rStyle w:val="CommentTok"/>
        </w:rPr>
        <w:t># Création du graphique à barre</w:t>
      </w:r>
      <w:r>
        <w:rPr>
          <w:rStyle w:val="CommentTok"/>
        </w:rPr>
        <w:t>s avec pourcentages affichés</w:t>
      </w:r>
      <w:r>
        <w:br/>
      </w:r>
      <w:r>
        <w:rPr>
          <w:rStyle w:val="NormalTok"/>
        </w:rPr>
        <w:t xml:space="preserve">f </w:t>
      </w:r>
      <w:r>
        <w:rPr>
          <w:rStyle w:val="OtherTok"/>
        </w:rPr>
        <w:t>&lt;-</w:t>
      </w:r>
      <w:r>
        <w:rPr>
          <w:rStyle w:val="NormalTok"/>
        </w:rPr>
        <w:t xml:space="preserve"> </w:t>
      </w:r>
      <w:r>
        <w:rPr>
          <w:rStyle w:val="FunctionTok"/>
        </w:rPr>
        <w:t>ggplot</w:t>
      </w:r>
      <w:r>
        <w:rPr>
          <w:rStyle w:val="NormalTok"/>
        </w:rPr>
        <w:t>(data_design</w:t>
      </w:r>
      <w:r>
        <w:rPr>
          <w:rStyle w:val="SpecialCharTok"/>
        </w:rPr>
        <w:t>$</w:t>
      </w:r>
      <w:r>
        <w:rPr>
          <w:rStyle w:val="NormalTok"/>
        </w:rPr>
        <w:t xml:space="preserve">variables, </w:t>
      </w:r>
      <w:r>
        <w:rPr>
          <w:rStyle w:val="FunctionTok"/>
        </w:rPr>
        <w:t>aes</w:t>
      </w:r>
      <w:r>
        <w:rPr>
          <w:rStyle w:val="NormalTok"/>
        </w:rPr>
        <w:t>(</w:t>
      </w:r>
      <w:r>
        <w:rPr>
          <w:rStyle w:val="AttributeTok"/>
        </w:rPr>
        <w:t>x =</w:t>
      </w:r>
      <w:r>
        <w:rPr>
          <w:rStyle w:val="NormalTok"/>
        </w:rPr>
        <w:t xml:space="preserve"> Somme_Importance, </w:t>
      </w:r>
      <w:r>
        <w:rPr>
          <w:rStyle w:val="AttributeTok"/>
        </w:rPr>
        <w:t>fill =</w:t>
      </w:r>
      <w:r>
        <w:rPr>
          <w:rStyle w:val="NormalTok"/>
        </w:rPr>
        <w:t xml:space="preserve"> Somme_Importance))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AttributeTok"/>
        </w:rPr>
        <w:t>stat =</w:t>
      </w:r>
      <w:r>
        <w:rPr>
          <w:rStyle w:val="NormalTok"/>
        </w:rPr>
        <w:t xml:space="preserve"> </w:t>
      </w:r>
      <w:r>
        <w:rPr>
          <w:rStyle w:val="StringTok"/>
        </w:rPr>
        <w:t>"count"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scales</w:t>
      </w:r>
      <w:r>
        <w:rPr>
          <w:rStyle w:val="SpecialCharTok"/>
        </w:rPr>
        <w:t>::</w:t>
      </w:r>
      <w:r>
        <w:rPr>
          <w:rStyle w:val="FunctionTok"/>
        </w:rPr>
        <w:t>percent</w:t>
      </w:r>
      <w:r>
        <w:rPr>
          <w:rStyle w:val="NormalTok"/>
        </w:rPr>
        <w:t>(..count..</w:t>
      </w:r>
      <w:r>
        <w:rPr>
          <w:rStyle w:val="SpecialCharTok"/>
        </w:rPr>
        <w:t>/</w:t>
      </w:r>
      <w:r>
        <w:rPr>
          <w:rStyle w:val="FunctionTok"/>
        </w:rPr>
        <w:t>sum</w:t>
      </w:r>
      <w:r>
        <w:rPr>
          <w:rStyle w:val="NormalTok"/>
        </w:rPr>
        <w:t xml:space="preserve">(..count..), </w:t>
      </w:r>
      <w:r>
        <w:rPr>
          <w:rStyle w:val="AttributeTok"/>
        </w:rPr>
        <w:t>accuracy =</w:t>
      </w:r>
      <w:r>
        <w:rPr>
          <w:rStyle w:val="NormalTok"/>
        </w:rPr>
        <w:t xml:space="preserve"> </w:t>
      </w:r>
      <w:r>
        <w:rPr>
          <w:rStyle w:val="FloatTok"/>
        </w:rPr>
        <w:t>0.1</w:t>
      </w:r>
      <w:r>
        <w:rPr>
          <w:rStyle w:val="NormalTok"/>
        </w:rPr>
        <w:t xml:space="preserve">) </w:t>
      </w:r>
      <w:r>
        <w:rPr>
          <w:rStyle w:val="SpecialCharTok"/>
        </w:rPr>
        <w:t>%&gt;%</w:t>
      </w:r>
      <w:r>
        <w:rPr>
          <w:rStyle w:val="NormalTok"/>
        </w:rPr>
        <w:t xml:space="preserve"> </w:t>
      </w:r>
      <w:r>
        <w:rPr>
          <w:rStyle w:val="FunctionTok"/>
        </w:rPr>
        <w:t>gsub</w:t>
      </w:r>
      <w:r>
        <w:rPr>
          <w:rStyle w:val="NormalTok"/>
        </w:rPr>
        <w:t>(</w:t>
      </w:r>
      <w:r>
        <w:rPr>
          <w:rStyle w:val="StringTok"/>
        </w:rPr>
        <w:t>"%"</w:t>
      </w:r>
      <w:r>
        <w:rPr>
          <w:rStyle w:val="NormalTok"/>
        </w:rPr>
        <w:t>,</w:t>
      </w:r>
      <w:r>
        <w:rPr>
          <w:rStyle w:val="NormalTok"/>
        </w:rPr>
        <w:t xml:space="preserve"> </w:t>
      </w:r>
      <w:r>
        <w:rPr>
          <w:rStyle w:val="StringTok"/>
        </w:rPr>
        <w:t>""</w:t>
      </w:r>
      <w:r>
        <w:rPr>
          <w:rStyle w:val="NormalTok"/>
        </w:rPr>
        <w:t xml:space="preserve">, .)),  </w:t>
      </w:r>
      <w:r>
        <w:rPr>
          <w:rStyle w:val="CommentTok"/>
        </w:rPr>
        <w:t># Enlève le symbole %</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"Pourcentage"</w:t>
      </w:r>
      <w:r>
        <w:rPr>
          <w:rStyle w:val="NormalTok"/>
        </w:rPr>
        <w:t>,</w:t>
      </w:r>
      <w:r>
        <w:br/>
      </w:r>
      <w:r>
        <w:rPr>
          <w:rStyle w:val="NormalTok"/>
        </w:rPr>
        <w:t xml:space="preserve">    </w:t>
      </w:r>
      <w:r>
        <w:rPr>
          <w:rStyle w:val="AttributeTok"/>
        </w:rPr>
        <w:t>y =</w:t>
      </w:r>
      <w:r>
        <w:rPr>
          <w:rStyle w:val="NormalTok"/>
        </w:rPr>
        <w:t xml:space="preserve"> </w:t>
      </w:r>
      <w:r>
        <w:rPr>
          <w:rStyle w:val="StringTok"/>
        </w:rPr>
        <w:t>"Nombre d'individus"</w:t>
      </w:r>
      <w:r>
        <w:br/>
      </w:r>
      <w:r>
        <w:rPr>
          <w:rStyle w:val="NormalTok"/>
        </w:rPr>
        <w:t xml:space="preserve">  )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rPr>
          <w:rStyle w:val="CommentTok"/>
        </w:rPr>
        <w:t># Sauvegarder le graphique dans le sous-dossier 'Somme_marqueur_objectif' avec le nom spécifié</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"marqueur_objectif"</w:t>
      </w:r>
      <w:r>
        <w:rPr>
          <w:rStyle w:val="NormalTok"/>
        </w:rPr>
        <w:t xml:space="preserve">, </w:t>
      </w:r>
      <w:r>
        <w:rPr>
          <w:rStyle w:val="StringTok"/>
        </w:rPr>
        <w:t>"_somme_importance_echantillon_plot.png"</w:t>
      </w:r>
      <w:r>
        <w:rPr>
          <w:rStyle w:val="NormalTok"/>
        </w:rPr>
        <w:t xml:space="preserve">), </w:t>
      </w:r>
      <w:r>
        <w:rPr>
          <w:rStyle w:val="AttributeTok"/>
        </w:rPr>
        <w:t>plot =</w:t>
      </w:r>
      <w:r>
        <w:rPr>
          <w:rStyle w:val="NormalTok"/>
        </w:rPr>
        <w:t xml:space="preserve"> f,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f</w:t>
      </w:r>
    </w:p>
    <w:p w14:paraId="21745900" w14:textId="77777777" w:rsidR="00022B71" w:rsidRDefault="005B112A">
      <w:pPr>
        <w:pStyle w:val="Titre1Car"/>
      </w:pPr>
      <w:r>
        <w:rPr>
          <w:noProof/>
        </w:rPr>
        <w:drawing>
          <wp:inline distT="0" distB="0" distL="0" distR="0" wp14:anchorId="20F4E64B" wp14:editId="6E339366">
            <wp:extent cx="4620126" cy="3696101"/>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C:/Users/HP/Desktop/Analyse_r-seaux-sociaux-et-transition-l-ge-adulte-Qu-bec/rapport/Rapport_files/figure-docx/unnamed-chunk-62-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07870F39" w14:textId="77777777" w:rsidR="00022B71" w:rsidRDefault="005B112A">
      <w:pPr>
        <w:pStyle w:val="Titre4"/>
      </w:pPr>
      <w:bookmarkStart w:id="337" w:name="somme-des-marqueurs-objectifs-selon-lage"/>
      <w:bookmarkEnd w:id="336"/>
      <w:r>
        <w:t>Somme des marqueurs objectifs selon l’age</w:t>
      </w:r>
    </w:p>
    <w:p w14:paraId="635FB65A" w14:textId="77777777" w:rsidR="00022B71" w:rsidRDefault="005B112A">
      <w:pPr>
        <w:pStyle w:val="En-ttedetabledesmatires"/>
      </w:pPr>
      <w:r>
        <w:rPr>
          <w:rStyle w:val="CommentTok"/>
        </w:rPr>
        <w:t># Regrouper les données par groupe d'âge et par modalité de Somme_Importance,</w:t>
      </w:r>
      <w:r>
        <w:br/>
      </w:r>
      <w:r>
        <w:rPr>
          <w:rStyle w:val="CommentTok"/>
        </w:rPr>
        <w:t># et calculer le nombre d'individus et le pourcentage dans chaque groupe</w:t>
      </w:r>
      <w:r>
        <w:br/>
      </w:r>
      <w:r>
        <w:rPr>
          <w:rStyle w:val="NormalTok"/>
        </w:rPr>
        <w:t xml:space="preserve">data_gpe_age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(gpe_age, Somme_Importance)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w:t>
      </w:r>
      <w:r>
        <w:rPr>
          <w:rStyle w:val="NormalTok"/>
        </w:rPr>
        <w:t xml:space="preserve">, </w:t>
      </w:r>
      <w:r>
        <w:br/>
      </w:r>
      <w:r>
        <w:rPr>
          <w:rStyle w:val="NormalTok"/>
        </w:rPr>
        <w:t xml:space="preserve">                         </w:t>
      </w:r>
      <w:r>
        <w:rPr>
          <w:rStyle w:val="StringTok"/>
        </w:rPr>
        <w:t>"4 oui"</w:t>
      </w:r>
      <w:r>
        <w:rPr>
          <w:rStyle w:val="NormalTok"/>
        </w:rPr>
        <w:t xml:space="preserve">, </w:t>
      </w:r>
      <w:r>
        <w:br/>
      </w:r>
      <w:r>
        <w:rPr>
          <w:rStyle w:val="NormalTok"/>
        </w:rPr>
        <w:t xml:space="preserve">                         </w:t>
      </w:r>
      <w:r>
        <w:rPr>
          <w:rStyle w:val="StringTok"/>
        </w:rPr>
        <w:t>"5 oui (tout est important)"</w:t>
      </w:r>
      <w:r>
        <w:rPr>
          <w:rStyle w:val="NormalTok"/>
        </w:rPr>
        <w:t>)</w:t>
      </w:r>
      <w:r>
        <w:br/>
      </w:r>
      <w:r>
        <w:rPr>
          <w:rStyle w:val="NormalTok"/>
        </w:rPr>
        <w:t>data_gpe_age</w:t>
      </w:r>
      <w:r>
        <w:rPr>
          <w:rStyle w:val="SpecialCharTok"/>
        </w:rPr>
        <w:t>$</w:t>
      </w:r>
      <w:r>
        <w:rPr>
          <w:rStyle w:val="NormalTok"/>
        </w:rPr>
        <w:t xml:space="preserve">Somme_Importance </w:t>
      </w:r>
      <w:r>
        <w:rPr>
          <w:rStyle w:val="OtherTok"/>
        </w:rPr>
        <w:t>&lt;-</w:t>
      </w:r>
      <w:r>
        <w:rPr>
          <w:rStyle w:val="NormalTok"/>
        </w:rPr>
        <w:t xml:space="preserve"> </w:t>
      </w:r>
      <w:r>
        <w:rPr>
          <w:rStyle w:val="FunctionTok"/>
        </w:rPr>
        <w:t>factor</w:t>
      </w:r>
      <w:r>
        <w:rPr>
          <w:rStyle w:val="NormalTok"/>
        </w:rPr>
        <w:t>(data_gpe_age</w:t>
      </w:r>
      <w:r>
        <w:rPr>
          <w:rStyle w:val="SpecialCharTok"/>
        </w:rPr>
        <w:t>$</w:t>
      </w:r>
      <w:r>
        <w:rPr>
          <w:rStyle w:val="NormalTok"/>
        </w:rPr>
        <w:t xml:space="preserve">Somme_Importance,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i</w:t>
      </w:r>
      <w:r>
        <w:rPr>
          <w:rStyle w:val="OtherTok"/>
        </w:rPr>
        <w:t>&lt;-</w:t>
      </w:r>
      <w:r>
        <w:rPr>
          <w:rStyle w:val="FunctionTok"/>
        </w:rPr>
        <w:t>ggplot</w:t>
      </w:r>
      <w:r>
        <w:rPr>
          <w:rStyle w:val="NormalTok"/>
        </w:rPr>
        <w:t xml:space="preserve">(data_gpe_age, </w:t>
      </w:r>
      <w:r>
        <w:rPr>
          <w:rStyle w:val="FunctionTok"/>
        </w:rPr>
        <w:t>aes</w:t>
      </w:r>
      <w:r>
        <w:rPr>
          <w:rStyle w:val="NormalTok"/>
        </w:rPr>
        <w:t>(</w:t>
      </w:r>
      <w:r>
        <w:rPr>
          <w:rStyle w:val="AttributeTok"/>
        </w:rPr>
        <w:t>x =</w:t>
      </w:r>
      <w:r>
        <w:rPr>
          <w:rStyle w:val="NormalTok"/>
        </w:rPr>
        <w:t xml:space="preserve"> gpe_age, </w:t>
      </w:r>
      <w:r>
        <w:rPr>
          <w:rStyle w:val="AttributeTok"/>
        </w:rPr>
        <w:t>y =</w:t>
      </w:r>
      <w:r>
        <w:rPr>
          <w:rStyle w:val="NormalTok"/>
        </w:rPr>
        <w:t xml:space="preserve"> Percentage, </w:t>
      </w:r>
      <w:r>
        <w:rPr>
          <w:rStyle w:val="AttributeTok"/>
        </w:rPr>
        <w:t>fill =</w:t>
      </w:r>
      <w:r>
        <w:rPr>
          <w:rStyle w:val="NormalTok"/>
        </w:rPr>
        <w:t xml:space="preserve"> Somme_Importance))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"Groupe d'âge"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rPr>
          <w:rStyle w:val="CommentTok"/>
        </w:rPr>
        <w:t># Sauvegarder le graphique dans le sous-dossier 'Somme_marqueur_objectif'</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"marqueur_objectif"</w:t>
      </w:r>
      <w:r>
        <w:rPr>
          <w:rStyle w:val="NormalTok"/>
        </w:rPr>
        <w:t xml:space="preserve">, </w:t>
      </w:r>
      <w:r>
        <w:rPr>
          <w:rStyle w:val="StringTok"/>
        </w:rPr>
        <w:t>"_somme_importance_selon_age_plot.png"</w:t>
      </w:r>
      <w:r>
        <w:rPr>
          <w:rStyle w:val="NormalTok"/>
        </w:rPr>
        <w:t xml:space="preserve">), </w:t>
      </w:r>
      <w:r>
        <w:rPr>
          <w:rStyle w:val="AttributeTok"/>
        </w:rPr>
        <w:t>plot =</w:t>
      </w:r>
      <w:r>
        <w:rPr>
          <w:rStyle w:val="NormalTok"/>
        </w:rPr>
        <w:t xml:space="preserve"> i,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i</w:t>
      </w:r>
    </w:p>
    <w:p w14:paraId="69E380D2" w14:textId="77777777" w:rsidR="00022B71" w:rsidRDefault="005B112A">
      <w:pPr>
        <w:pStyle w:val="Titre1Car"/>
      </w:pPr>
      <w:r>
        <w:rPr>
          <w:noProof/>
        </w:rPr>
        <w:drawing>
          <wp:inline distT="0" distB="0" distL="0" distR="0" wp14:anchorId="4BAAAD2F" wp14:editId="6DC2CB19">
            <wp:extent cx="4620126" cy="3696101"/>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C:/Users/HP/Desktop/Analyse_r-seaux-sociaux-et-transition-l-ge-adulte-Qu-bec/rapport/Rapport_files/figure-docx/unnamed-chunk-63-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57D1E83B" w14:textId="77777777" w:rsidR="00022B71" w:rsidRDefault="005B112A">
      <w:pPr>
        <w:pStyle w:val="Titre4"/>
      </w:pPr>
      <w:bookmarkStart w:id="338" w:name="X479b4a784bc153c2b720a8e8659e6f31bd0530d"/>
      <w:bookmarkEnd w:id="337"/>
      <w:r>
        <w:t>Somme des marqueurs objectifs selon le sexe</w:t>
      </w:r>
    </w:p>
    <w:p w14:paraId="2AC70783" w14:textId="77777777" w:rsidR="00022B71" w:rsidRDefault="005B112A">
      <w:pPr>
        <w:pStyle w:val="En-ttedetabledesmatires"/>
      </w:pPr>
      <w:r>
        <w:rPr>
          <w:rStyle w:val="CommentTok"/>
        </w:rPr>
        <w:t># Regrouper les données par sexe et par modalité de Somme_Importance,</w:t>
      </w:r>
      <w:r>
        <w:br/>
      </w:r>
      <w:r>
        <w:rPr>
          <w:rStyle w:val="CommentTok"/>
        </w:rPr>
        <w:t># et calculer le nombre d'individus et le pourcentage dans chaque groupe</w:t>
      </w:r>
      <w:r>
        <w:br/>
      </w:r>
      <w:r>
        <w:rPr>
          <w:rStyle w:val="NormalTok"/>
        </w:rPr>
        <w:t xml:space="preserve">data_sexe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(sexe, Somme_Import</w:t>
      </w:r>
      <w:r>
        <w:rPr>
          <w:rStyle w:val="NormalTok"/>
        </w:rPr>
        <w:t xml:space="preserve">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w:t>
      </w:r>
      <w:r>
        <w:rPr>
          <w:rStyle w:val="NormalTok"/>
        </w:rPr>
        <w:t xml:space="preserve">, </w:t>
      </w:r>
      <w:r>
        <w:br/>
      </w:r>
      <w:r>
        <w:rPr>
          <w:rStyle w:val="NormalTok"/>
        </w:rPr>
        <w:t xml:space="preserve">                         </w:t>
      </w:r>
      <w:r>
        <w:rPr>
          <w:rStyle w:val="StringTok"/>
        </w:rPr>
        <w:t>"4 oui"</w:t>
      </w:r>
      <w:r>
        <w:rPr>
          <w:rStyle w:val="NormalTok"/>
        </w:rPr>
        <w:t xml:space="preserve">, </w:t>
      </w:r>
      <w:r>
        <w:br/>
      </w:r>
      <w:r>
        <w:rPr>
          <w:rStyle w:val="NormalTok"/>
        </w:rPr>
        <w:t xml:space="preserve">                         </w:t>
      </w:r>
      <w:r>
        <w:rPr>
          <w:rStyle w:val="StringTok"/>
        </w:rPr>
        <w:t>"5 oui (tout est important)"</w:t>
      </w:r>
      <w:r>
        <w:rPr>
          <w:rStyle w:val="NormalTok"/>
        </w:rPr>
        <w:t>)</w:t>
      </w:r>
      <w:r>
        <w:br/>
      </w:r>
      <w:r>
        <w:rPr>
          <w:rStyle w:val="NormalTok"/>
        </w:rPr>
        <w:t>data_sexe</w:t>
      </w:r>
      <w:r>
        <w:rPr>
          <w:rStyle w:val="SpecialCharTok"/>
        </w:rPr>
        <w:t>$</w:t>
      </w:r>
      <w:r>
        <w:rPr>
          <w:rStyle w:val="NormalTok"/>
        </w:rPr>
        <w:t xml:space="preserve">Somme_Importance </w:t>
      </w:r>
      <w:r>
        <w:rPr>
          <w:rStyle w:val="OtherTok"/>
        </w:rPr>
        <w:t>&lt;-</w:t>
      </w:r>
      <w:r>
        <w:rPr>
          <w:rStyle w:val="NormalTok"/>
        </w:rPr>
        <w:t xml:space="preserve"> </w:t>
      </w:r>
      <w:r>
        <w:rPr>
          <w:rStyle w:val="FunctionTok"/>
        </w:rPr>
        <w:t>factor</w:t>
      </w:r>
      <w:r>
        <w:rPr>
          <w:rStyle w:val="NormalTok"/>
        </w:rPr>
        <w:t>(data_sexe</w:t>
      </w:r>
      <w:r>
        <w:rPr>
          <w:rStyle w:val="SpecialCharTok"/>
        </w:rPr>
        <w:t>$</w:t>
      </w:r>
      <w:r>
        <w:rPr>
          <w:rStyle w:val="NormalTok"/>
        </w:rPr>
        <w:t>Somme_Importan</w:t>
      </w:r>
      <w:r>
        <w:rPr>
          <w:rStyle w:val="NormalTok"/>
        </w:rPr>
        <w:t xml:space="preserve">ce,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j</w:t>
      </w:r>
      <w:r>
        <w:rPr>
          <w:rStyle w:val="OtherTok"/>
        </w:rPr>
        <w:t>&lt;-</w:t>
      </w:r>
      <w:r>
        <w:rPr>
          <w:rStyle w:val="FunctionTok"/>
        </w:rPr>
        <w:t>ggplot</w:t>
      </w:r>
      <w:r>
        <w:rPr>
          <w:rStyle w:val="NormalTok"/>
        </w:rPr>
        <w:t xml:space="preserve">(data_sexe, </w:t>
      </w:r>
      <w:r>
        <w:rPr>
          <w:rStyle w:val="FunctionTok"/>
        </w:rPr>
        <w:t>aes</w:t>
      </w:r>
      <w:r>
        <w:rPr>
          <w:rStyle w:val="NormalTok"/>
        </w:rPr>
        <w:t>(</w:t>
      </w:r>
      <w:r>
        <w:rPr>
          <w:rStyle w:val="AttributeTok"/>
        </w:rPr>
        <w:t>x =</w:t>
      </w:r>
      <w:r>
        <w:rPr>
          <w:rStyle w:val="NormalTok"/>
        </w:rPr>
        <w:t xml:space="preserve"> sexe, </w:t>
      </w:r>
      <w:r>
        <w:rPr>
          <w:rStyle w:val="AttributeTok"/>
        </w:rPr>
        <w:t>y =</w:t>
      </w:r>
      <w:r>
        <w:rPr>
          <w:rStyle w:val="NormalTok"/>
        </w:rPr>
        <w:t xml:space="preserve"> Percentage, </w:t>
      </w:r>
      <w:r>
        <w:rPr>
          <w:rStyle w:val="AttributeTok"/>
        </w:rPr>
        <w:t>fill =</w:t>
      </w:r>
      <w:r>
        <w:rPr>
          <w:rStyle w:val="NormalTok"/>
        </w:rPr>
        <w:t xml:space="preserve"> Somme_Importance))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Percentage)),</w:t>
      </w:r>
      <w:r>
        <w:rPr>
          <w:rStyle w:val="NormalTok"/>
        </w:rPr>
        <w:t xml:space="preserv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"Sexe"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rPr>
          <w:rStyle w:val="CommentTok"/>
        </w:rPr>
        <w:t># Sauvegarder le graphique dans le sous-dossier 'Somme_marqueur_objectif'</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"marqueur_objectif"</w:t>
      </w:r>
      <w:r>
        <w:rPr>
          <w:rStyle w:val="NormalTok"/>
        </w:rPr>
        <w:t xml:space="preserve">, </w:t>
      </w:r>
      <w:r>
        <w:rPr>
          <w:rStyle w:val="StringTok"/>
        </w:rPr>
        <w:t>"_somme_importance_selon_sexe_plot.png"</w:t>
      </w:r>
      <w:r>
        <w:rPr>
          <w:rStyle w:val="NormalTok"/>
        </w:rPr>
        <w:t xml:space="preserve">), </w:t>
      </w:r>
      <w:r>
        <w:rPr>
          <w:rStyle w:val="AttributeTok"/>
        </w:rPr>
        <w:t>plot =</w:t>
      </w:r>
      <w:r>
        <w:rPr>
          <w:rStyle w:val="NormalTok"/>
        </w:rPr>
        <w:t xml:space="preserve"> j,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j</w:t>
      </w:r>
    </w:p>
    <w:p w14:paraId="3077EB88" w14:textId="77777777" w:rsidR="00022B71" w:rsidRDefault="005B112A">
      <w:pPr>
        <w:pStyle w:val="Titre1Car"/>
      </w:pPr>
      <w:r>
        <w:rPr>
          <w:noProof/>
        </w:rPr>
        <w:drawing>
          <wp:inline distT="0" distB="0" distL="0" distR="0" wp14:anchorId="64F674EB" wp14:editId="5DF03881">
            <wp:extent cx="4620126" cy="3696101"/>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C:/Users/HP/Desktop/Analyse_r-seaux-sociaux-et-transition-l-ge-adulte-Qu-bec/rapport/Rapport_files/figure-docx/unnamed-chunk-64-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03938A11" w14:textId="77777777" w:rsidR="00022B71" w:rsidRDefault="005B112A">
      <w:pPr>
        <w:pStyle w:val="Titre4"/>
      </w:pPr>
      <w:bookmarkStart w:id="339" w:name="Xf6f5aa8fefcc4a00398aab6e393025b409c69a2"/>
      <w:bookmarkEnd w:id="338"/>
      <w:r>
        <w:t>Somm</w:t>
      </w:r>
      <w:r>
        <w:t>e des marqueurs objectifs selon le milieu de residence</w:t>
      </w:r>
    </w:p>
    <w:p w14:paraId="4E24507E" w14:textId="77777777" w:rsidR="00022B71" w:rsidRDefault="005B112A">
      <w:pPr>
        <w:pStyle w:val="En-ttedetabledesmatires"/>
      </w:pPr>
      <w:r>
        <w:rPr>
          <w:rStyle w:val="NormalTok"/>
        </w:rPr>
        <w:t xml:space="preserve">data_Lieu_de_residence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(Lieu_de_residence, Somme_Importance)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w:t>
      </w:r>
      <w:r>
        <w:rPr>
          <w:rStyle w:val="NormalTok"/>
        </w:rPr>
        <w:t xml:space="preserve">, </w:t>
      </w:r>
      <w:r>
        <w:br/>
      </w:r>
      <w:r>
        <w:rPr>
          <w:rStyle w:val="NormalTok"/>
        </w:rPr>
        <w:t xml:space="preserve">                         </w:t>
      </w:r>
      <w:r>
        <w:rPr>
          <w:rStyle w:val="StringTok"/>
        </w:rPr>
        <w:t>"4 oui</w:t>
      </w:r>
      <w:r>
        <w:rPr>
          <w:rStyle w:val="StringTok"/>
        </w:rPr>
        <w:t>"</w:t>
      </w:r>
      <w:r>
        <w:rPr>
          <w:rStyle w:val="NormalTok"/>
        </w:rPr>
        <w:t xml:space="preserve">, </w:t>
      </w:r>
      <w:r>
        <w:br/>
      </w:r>
      <w:r>
        <w:rPr>
          <w:rStyle w:val="NormalTok"/>
        </w:rPr>
        <w:t xml:space="preserve">                         </w:t>
      </w:r>
      <w:r>
        <w:rPr>
          <w:rStyle w:val="StringTok"/>
        </w:rPr>
        <w:t>"5 oui (tout est important)"</w:t>
      </w:r>
      <w:r>
        <w:rPr>
          <w:rStyle w:val="NormalTok"/>
        </w:rPr>
        <w:t>)</w:t>
      </w:r>
      <w:r>
        <w:br/>
      </w:r>
      <w:r>
        <w:rPr>
          <w:rStyle w:val="NormalTok"/>
        </w:rPr>
        <w:t>data_Lieu_de_residence</w:t>
      </w:r>
      <w:r>
        <w:rPr>
          <w:rStyle w:val="SpecialCharTok"/>
        </w:rPr>
        <w:t>$</w:t>
      </w:r>
      <w:r>
        <w:rPr>
          <w:rStyle w:val="NormalTok"/>
        </w:rPr>
        <w:t xml:space="preserve">Somme_Importance </w:t>
      </w:r>
      <w:r>
        <w:rPr>
          <w:rStyle w:val="OtherTok"/>
        </w:rPr>
        <w:t>&lt;-</w:t>
      </w:r>
      <w:r>
        <w:rPr>
          <w:rStyle w:val="NormalTok"/>
        </w:rPr>
        <w:t xml:space="preserve"> </w:t>
      </w:r>
      <w:r>
        <w:rPr>
          <w:rStyle w:val="FunctionTok"/>
        </w:rPr>
        <w:t>factor</w:t>
      </w:r>
      <w:r>
        <w:rPr>
          <w:rStyle w:val="NormalTok"/>
        </w:rPr>
        <w:t>(data_Lieu_de_residence</w:t>
      </w:r>
      <w:r>
        <w:rPr>
          <w:rStyle w:val="SpecialCharTok"/>
        </w:rPr>
        <w:t>$</w:t>
      </w:r>
      <w:r>
        <w:rPr>
          <w:rStyle w:val="NormalTok"/>
        </w:rPr>
        <w:t xml:space="preserve">Somme_Importance,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k</w:t>
      </w:r>
      <w:r>
        <w:rPr>
          <w:rStyle w:val="OtherTok"/>
        </w:rPr>
        <w:t>&lt;-</w:t>
      </w:r>
      <w:r>
        <w:rPr>
          <w:rStyle w:val="FunctionTok"/>
        </w:rPr>
        <w:t>ggplot</w:t>
      </w:r>
      <w:r>
        <w:rPr>
          <w:rStyle w:val="NormalTok"/>
        </w:rPr>
        <w:t>(data_Lie</w:t>
      </w:r>
      <w:r>
        <w:rPr>
          <w:rStyle w:val="NormalTok"/>
        </w:rPr>
        <w:t xml:space="preserve">u_de_residence, </w:t>
      </w:r>
      <w:r>
        <w:rPr>
          <w:rStyle w:val="FunctionTok"/>
        </w:rPr>
        <w:t>aes</w:t>
      </w:r>
      <w:r>
        <w:rPr>
          <w:rStyle w:val="NormalTok"/>
        </w:rPr>
        <w:t>(</w:t>
      </w:r>
      <w:r>
        <w:rPr>
          <w:rStyle w:val="AttributeTok"/>
        </w:rPr>
        <w:t>x =</w:t>
      </w:r>
      <w:r>
        <w:rPr>
          <w:rStyle w:val="NormalTok"/>
        </w:rPr>
        <w:t xml:space="preserve"> Lieu_de_residence, </w:t>
      </w:r>
      <w:r>
        <w:rPr>
          <w:rStyle w:val="AttributeTok"/>
        </w:rPr>
        <w:t>y =</w:t>
      </w:r>
      <w:r>
        <w:rPr>
          <w:rStyle w:val="NormalTok"/>
        </w:rPr>
        <w:t xml:space="preserve"> Percentage, </w:t>
      </w:r>
      <w:r>
        <w:rPr>
          <w:rStyle w:val="AttributeTok"/>
        </w:rPr>
        <w:t>fill =</w:t>
      </w:r>
      <w:r>
        <w:rPr>
          <w:rStyle w:val="NormalTok"/>
        </w:rPr>
        <w:t xml:space="preserve"> Somme_Importance))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"Lieu de residence"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br/>
      </w:r>
      <w:r>
        <w:br/>
      </w:r>
      <w:r>
        <w:rPr>
          <w:rStyle w:val="CommentTok"/>
        </w:rPr>
        <w:t># Sauvegarder le graphique dans le sous-dossier 'Somme_marqueur_objectif'</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"marqueur_objectif"</w:t>
      </w:r>
      <w:r>
        <w:rPr>
          <w:rStyle w:val="NormalTok"/>
        </w:rPr>
        <w:t xml:space="preserve">, </w:t>
      </w:r>
      <w:r>
        <w:rPr>
          <w:rStyle w:val="StringTok"/>
        </w:rPr>
        <w:t>"_somme_importance_selon_residence_plot.png"</w:t>
      </w:r>
      <w:r>
        <w:rPr>
          <w:rStyle w:val="NormalTok"/>
        </w:rPr>
        <w:t xml:space="preserve">), </w:t>
      </w:r>
      <w:r>
        <w:rPr>
          <w:rStyle w:val="AttributeTok"/>
        </w:rPr>
        <w:t>plot =</w:t>
      </w:r>
      <w:r>
        <w:rPr>
          <w:rStyle w:val="NormalTok"/>
        </w:rPr>
        <w:t xml:space="preserve"> k,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k</w:t>
      </w:r>
    </w:p>
    <w:p w14:paraId="6230D2F4" w14:textId="77777777" w:rsidR="00022B71" w:rsidRDefault="005B112A">
      <w:pPr>
        <w:pStyle w:val="Titre1Car"/>
      </w:pPr>
      <w:r>
        <w:rPr>
          <w:noProof/>
        </w:rPr>
        <w:drawing>
          <wp:inline distT="0" distB="0" distL="0" distR="0" wp14:anchorId="63B4A499" wp14:editId="241B6577">
            <wp:extent cx="4620126" cy="369610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C:/Users/HP/Desktop/Analyse_r-seaux-sociaux-et-transition-l-ge-adulte-Qu-bec/rapport/Rapport_files/figure-docx/unnamed-chunk-65-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0619CB09" w14:textId="77777777" w:rsidR="00022B71" w:rsidRDefault="005B112A">
      <w:pPr>
        <w:pStyle w:val="Titre4"/>
      </w:pPr>
      <w:bookmarkStart w:id="340" w:name="X3ecd7c61b3310478d425ed10047edeb2768238a"/>
      <w:bookmarkEnd w:id="339"/>
      <w:r>
        <w:t>Somme des marqueurs objectifs selon le utilisation d</w:t>
      </w:r>
      <w:r>
        <w:t>es médias</w:t>
      </w:r>
    </w:p>
    <w:p w14:paraId="268EDD6E" w14:textId="77777777" w:rsidR="00022B71" w:rsidRDefault="005B112A">
      <w:pPr>
        <w:pStyle w:val="En-ttedetabledesmatires"/>
      </w:pPr>
      <w:r>
        <w:rPr>
          <w:rStyle w:val="NormalTok"/>
        </w:rPr>
        <w:t xml:space="preserve">data_Comptes_medias_sociaux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(Usage_MS, Somme_Importance)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w:t>
      </w:r>
      <w:r>
        <w:rPr>
          <w:rStyle w:val="CommentTok"/>
        </w:rPr>
        <w:t>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w:t>
      </w:r>
      <w:r>
        <w:rPr>
          <w:rStyle w:val="NormalTok"/>
        </w:rPr>
        <w:t xml:space="preserve">, </w:t>
      </w:r>
      <w:r>
        <w:br/>
      </w:r>
      <w:r>
        <w:rPr>
          <w:rStyle w:val="NormalTok"/>
        </w:rPr>
        <w:t xml:space="preserve">                         </w:t>
      </w:r>
      <w:r>
        <w:rPr>
          <w:rStyle w:val="StringTok"/>
        </w:rPr>
        <w:t>"4 oui"</w:t>
      </w:r>
      <w:r>
        <w:rPr>
          <w:rStyle w:val="NormalTok"/>
        </w:rPr>
        <w:t xml:space="preserve">, </w:t>
      </w:r>
      <w:r>
        <w:br/>
      </w:r>
      <w:r>
        <w:rPr>
          <w:rStyle w:val="NormalTok"/>
        </w:rPr>
        <w:t xml:space="preserve">                         </w:t>
      </w:r>
      <w:r>
        <w:rPr>
          <w:rStyle w:val="StringTok"/>
        </w:rPr>
        <w:t>"5 oui (tout est important)"</w:t>
      </w:r>
      <w:r>
        <w:rPr>
          <w:rStyle w:val="NormalTok"/>
        </w:rPr>
        <w:t>)</w:t>
      </w:r>
      <w:r>
        <w:br/>
      </w:r>
      <w:r>
        <w:rPr>
          <w:rStyle w:val="NormalTok"/>
        </w:rPr>
        <w:t>data_Comptes_medias_sociaux</w:t>
      </w:r>
      <w:r>
        <w:rPr>
          <w:rStyle w:val="SpecialCharTok"/>
        </w:rPr>
        <w:t>$</w:t>
      </w:r>
      <w:r>
        <w:rPr>
          <w:rStyle w:val="NormalTok"/>
        </w:rPr>
        <w:t xml:space="preserve">Somme_Importance </w:t>
      </w:r>
      <w:r>
        <w:rPr>
          <w:rStyle w:val="OtherTok"/>
        </w:rPr>
        <w:t>&lt;-</w:t>
      </w:r>
      <w:r>
        <w:rPr>
          <w:rStyle w:val="NormalTok"/>
        </w:rPr>
        <w:t xml:space="preserve"> </w:t>
      </w:r>
      <w:r>
        <w:rPr>
          <w:rStyle w:val="FunctionTok"/>
        </w:rPr>
        <w:t>factor</w:t>
      </w:r>
      <w:r>
        <w:rPr>
          <w:rStyle w:val="NormalTok"/>
        </w:rPr>
        <w:t>(data_Comptes_medias_sociaux</w:t>
      </w:r>
      <w:r>
        <w:rPr>
          <w:rStyle w:val="SpecialCharTok"/>
        </w:rPr>
        <w:t>$</w:t>
      </w:r>
      <w:r>
        <w:rPr>
          <w:rStyle w:val="NormalTok"/>
        </w:rPr>
        <w:t xml:space="preserve">Somme_Importance,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l</w:t>
      </w:r>
      <w:r>
        <w:rPr>
          <w:rStyle w:val="OtherTok"/>
        </w:rPr>
        <w:t>&lt;-</w:t>
      </w:r>
      <w:r>
        <w:rPr>
          <w:rStyle w:val="FunctionTok"/>
        </w:rPr>
        <w:t>ggplot</w:t>
      </w:r>
      <w:r>
        <w:rPr>
          <w:rStyle w:val="NormalTok"/>
        </w:rPr>
        <w:t>(da</w:t>
      </w:r>
      <w:r>
        <w:rPr>
          <w:rStyle w:val="NormalTok"/>
        </w:rPr>
        <w:t xml:space="preserve">ta_Comptes_medias_sociaux, </w:t>
      </w:r>
      <w:r>
        <w:rPr>
          <w:rStyle w:val="FunctionTok"/>
        </w:rPr>
        <w:t>aes</w:t>
      </w:r>
      <w:r>
        <w:rPr>
          <w:rStyle w:val="NormalTok"/>
        </w:rPr>
        <w:t>(</w:t>
      </w:r>
      <w:r>
        <w:rPr>
          <w:rStyle w:val="AttributeTok"/>
        </w:rPr>
        <w:t>x =</w:t>
      </w:r>
      <w:r>
        <w:rPr>
          <w:rStyle w:val="NormalTok"/>
        </w:rPr>
        <w:t xml:space="preserve"> Usage_MS, </w:t>
      </w:r>
      <w:r>
        <w:rPr>
          <w:rStyle w:val="AttributeTok"/>
        </w:rPr>
        <w:t>y =</w:t>
      </w:r>
      <w:r>
        <w:rPr>
          <w:rStyle w:val="NormalTok"/>
        </w:rPr>
        <w:t xml:space="preserve"> Percentage, </w:t>
      </w:r>
      <w:r>
        <w:rPr>
          <w:rStyle w:val="AttributeTok"/>
        </w:rPr>
        <w:t>fill =</w:t>
      </w:r>
      <w:r>
        <w:rPr>
          <w:rStyle w:val="NormalTok"/>
        </w:rPr>
        <w:t xml:space="preserve"> Somme_Importance))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rPr>
          <w:rStyle w:val="CommentTok"/>
        </w:rPr>
        <w:t># Sauvegarder le graphique dans le sous-dossier '</w:t>
      </w:r>
      <w:r>
        <w:rPr>
          <w:rStyle w:val="CommentTok"/>
        </w:rPr>
        <w:t>Somme_marqueur_objectif'</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"marqueur_objectif"</w:t>
      </w:r>
      <w:r>
        <w:rPr>
          <w:rStyle w:val="NormalTok"/>
        </w:rPr>
        <w:t xml:space="preserve">, </w:t>
      </w:r>
      <w:r>
        <w:rPr>
          <w:rStyle w:val="StringTok"/>
        </w:rPr>
        <w:t>"_somme_importance_médias_sociaux_plot.png"</w:t>
      </w:r>
      <w:r>
        <w:rPr>
          <w:rStyle w:val="NormalTok"/>
        </w:rPr>
        <w:t xml:space="preserve">), </w:t>
      </w:r>
      <w:r>
        <w:rPr>
          <w:rStyle w:val="AttributeTok"/>
        </w:rPr>
        <w:t>plot =</w:t>
      </w:r>
      <w:r>
        <w:rPr>
          <w:rStyle w:val="NormalTok"/>
        </w:rPr>
        <w:t xml:space="preserve"> l,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l</w:t>
      </w:r>
    </w:p>
    <w:p w14:paraId="51D19189" w14:textId="77777777" w:rsidR="00022B71" w:rsidRDefault="005B112A">
      <w:pPr>
        <w:pStyle w:val="Titre1Car"/>
      </w:pPr>
      <w:r>
        <w:rPr>
          <w:noProof/>
        </w:rPr>
        <w:drawing>
          <wp:inline distT="0" distB="0" distL="0" distR="0" wp14:anchorId="4A103E94" wp14:editId="6C3D7E04">
            <wp:extent cx="4620126" cy="369610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C:/Users/HP/Desktop/Analyse_r-seaux-sociaux-et-transition-l-ge-adulte-Qu-bec/rapport/Rapport_files/figure-docx/unnamed-chunk-66-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6FC92708" w14:textId="77777777" w:rsidR="00022B71" w:rsidRDefault="005B112A">
      <w:pPr>
        <w:pStyle w:val="Titre3"/>
      </w:pPr>
      <w:bookmarkStart w:id="341" w:name="classification"/>
      <w:bookmarkStart w:id="342" w:name="_Toc209544891"/>
      <w:bookmarkEnd w:id="334"/>
      <w:bookmarkEnd w:id="340"/>
      <w:r>
        <w:t>Classification</w:t>
      </w:r>
      <w:bookmarkEnd w:id="342"/>
    </w:p>
    <w:p w14:paraId="12EB5E30" w14:textId="77777777" w:rsidR="00022B71" w:rsidRDefault="005B112A">
      <w:pPr>
        <w:pStyle w:val="Titre4"/>
      </w:pPr>
      <w:bookmarkStart w:id="343" w:name="dindogramme-pour-les-marqueurs-objectis"/>
      <w:r>
        <w:t>Dindogramme pour les marqueurs objectis</w:t>
      </w:r>
    </w:p>
    <w:p w14:paraId="6A8909B6" w14:textId="77777777" w:rsidR="00022B71" w:rsidRDefault="005B112A">
      <w:pPr>
        <w:pStyle w:val="En-ttedetabledesmatires"/>
      </w:pPr>
      <w:r>
        <w:rPr>
          <w:rStyle w:val="CommentTok"/>
        </w:rPr>
        <w:t>#install.packages(c("dplyr", "dendextend", "ade4</w:t>
      </w:r>
      <w:r>
        <w:rPr>
          <w:rStyle w:val="CommentTok"/>
        </w:rPr>
        <w:t>", "ggdendro", "fastcluster", "FactoMineR"))</w:t>
      </w:r>
      <w:r>
        <w:br/>
      </w:r>
      <w:r>
        <w:br/>
      </w:r>
      <w:r>
        <w:rPr>
          <w:rStyle w:val="CommentTok"/>
        </w:rPr>
        <w:t># Chargement des bibliothèques nécessaires</w:t>
      </w:r>
      <w:r>
        <w:br/>
      </w:r>
      <w:r>
        <w:rPr>
          <w:rStyle w:val="FunctionTok"/>
        </w:rPr>
        <w:t>library</w:t>
      </w:r>
      <w:r>
        <w:rPr>
          <w:rStyle w:val="NormalTok"/>
        </w:rPr>
        <w:t>(dplyr)</w:t>
      </w:r>
      <w:r>
        <w:br/>
      </w:r>
      <w:r>
        <w:rPr>
          <w:rStyle w:val="FunctionTok"/>
        </w:rPr>
        <w:t>library</w:t>
      </w:r>
      <w:r>
        <w:rPr>
          <w:rStyle w:val="NormalTok"/>
        </w:rPr>
        <w:t>(dendextend)</w:t>
      </w:r>
      <w:r>
        <w:br/>
      </w:r>
      <w:r>
        <w:rPr>
          <w:rStyle w:val="FunctionTok"/>
        </w:rPr>
        <w:t>library</w:t>
      </w:r>
      <w:r>
        <w:rPr>
          <w:rStyle w:val="NormalTok"/>
        </w:rPr>
        <w:t>(ade4)</w:t>
      </w:r>
      <w:r>
        <w:br/>
      </w:r>
      <w:r>
        <w:rPr>
          <w:rStyle w:val="FunctionTok"/>
        </w:rPr>
        <w:t>library</w:t>
      </w:r>
      <w:r>
        <w:rPr>
          <w:rStyle w:val="NormalTok"/>
        </w:rPr>
        <w:t>(ggdendro)</w:t>
      </w:r>
      <w:r>
        <w:br/>
      </w:r>
      <w:r>
        <w:rPr>
          <w:rStyle w:val="FunctionTok"/>
        </w:rPr>
        <w:t>library</w:t>
      </w:r>
      <w:r>
        <w:rPr>
          <w:rStyle w:val="NormalTok"/>
        </w:rPr>
        <w:t>(fastcluster)</w:t>
      </w:r>
      <w:r>
        <w:br/>
      </w:r>
      <w:r>
        <w:rPr>
          <w:rStyle w:val="FunctionTok"/>
        </w:rPr>
        <w:t>library</w:t>
      </w:r>
      <w:r>
        <w:rPr>
          <w:rStyle w:val="NormalTok"/>
        </w:rPr>
        <w:t>(devtools)</w:t>
      </w:r>
      <w:r>
        <w:br/>
      </w:r>
      <w:r>
        <w:rPr>
          <w:rStyle w:val="CommentTok"/>
        </w:rPr>
        <w:t>#install_github("larmarange/JLutils")</w:t>
      </w:r>
      <w:r>
        <w:br/>
      </w:r>
      <w:r>
        <w:rPr>
          <w:rStyle w:val="CommentTok"/>
        </w:rPr>
        <w:t>#source(url("https://raw.githubusercontent.com/larmarange/JLutils/master/R/clustering.R"))</w:t>
      </w:r>
      <w:r>
        <w:br/>
      </w:r>
      <w:r>
        <w:rPr>
          <w:rStyle w:val="CommentTok"/>
        </w:rPr>
        <w:t>#devtools::install_github("husson/FactoMineR")</w:t>
      </w:r>
      <w:r>
        <w:br/>
      </w:r>
      <w:r>
        <w:rPr>
          <w:rStyle w:val="FunctionTok"/>
        </w:rPr>
        <w:t>library</w:t>
      </w:r>
      <w:r>
        <w:rPr>
          <w:rStyle w:val="NormalTok"/>
        </w:rPr>
        <w:t>(JLutils)</w:t>
      </w:r>
      <w:r>
        <w:br/>
      </w:r>
      <w:r>
        <w:rPr>
          <w:rStyle w:val="FunctionTok"/>
        </w:rPr>
        <w:t>library</w:t>
      </w:r>
      <w:r>
        <w:rPr>
          <w:rStyle w:val="NormalTok"/>
        </w:rPr>
        <w:t>(FactoMineR)</w:t>
      </w:r>
      <w:r>
        <w:br/>
      </w:r>
      <w:r>
        <w:br/>
      </w:r>
      <w:r>
        <w:rPr>
          <w:rStyle w:val="NormalTok"/>
        </w:rPr>
        <w:t xml:space="preserve">data_interest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(Somme_Importance,sexe,gpe_age,Lieu_de_residence) </w:t>
      </w:r>
      <w:r>
        <w:rPr>
          <w:rStyle w:val="SpecialCharTok"/>
        </w:rPr>
        <w:t>%&gt;%</w:t>
      </w:r>
      <w:r>
        <w:br/>
      </w:r>
      <w:r>
        <w:rPr>
          <w:rStyle w:val="NormalTok"/>
        </w:rPr>
        <w:t xml:space="preserve">  </w:t>
      </w:r>
      <w:r>
        <w:rPr>
          <w:rStyle w:val="FunctionTok"/>
        </w:rPr>
        <w:t>na.omit</w:t>
      </w:r>
      <w:r>
        <w:rPr>
          <w:rStyle w:val="NormalTok"/>
        </w:rPr>
        <w:t>()</w:t>
      </w:r>
      <w:r>
        <w:br/>
      </w:r>
      <w:r>
        <w:br/>
      </w:r>
      <w:r>
        <w:rPr>
          <w:rStyle w:val="NormalTok"/>
        </w:rPr>
        <w:t>data_interest</w:t>
      </w:r>
      <w:r>
        <w:rPr>
          <w:rStyle w:val="SpecialCharTok"/>
        </w:rPr>
        <w:t>$</w:t>
      </w:r>
      <w:r>
        <w:rPr>
          <w:rStyle w:val="NormalTok"/>
        </w:rPr>
        <w:t>Somme_Importance</w:t>
      </w:r>
      <w:r>
        <w:rPr>
          <w:rStyle w:val="OtherTok"/>
        </w:rPr>
        <w:t>&lt;-</w:t>
      </w:r>
      <w:r>
        <w:rPr>
          <w:rStyle w:val="FunctionTok"/>
        </w:rPr>
        <w:t>as.factor</w:t>
      </w:r>
      <w:r>
        <w:rPr>
          <w:rStyle w:val="NormalTok"/>
        </w:rPr>
        <w:t>(data_interest</w:t>
      </w:r>
      <w:r>
        <w:rPr>
          <w:rStyle w:val="SpecialCharTok"/>
        </w:rPr>
        <w:t>$</w:t>
      </w:r>
      <w:r>
        <w:rPr>
          <w:rStyle w:val="NormalTok"/>
        </w:rPr>
        <w:t>Somme_Importance)</w:t>
      </w:r>
      <w:r>
        <w:br/>
      </w:r>
      <w:r>
        <w:rPr>
          <w:rStyle w:val="NormalTok"/>
        </w:rPr>
        <w:t>data_interest</w:t>
      </w:r>
      <w:r>
        <w:rPr>
          <w:rStyle w:val="SpecialCharTok"/>
        </w:rPr>
        <w:t>$</w:t>
      </w:r>
      <w:r>
        <w:rPr>
          <w:rStyle w:val="NormalTok"/>
        </w:rPr>
        <w:t>sexe</w:t>
      </w:r>
      <w:r>
        <w:rPr>
          <w:rStyle w:val="OtherTok"/>
        </w:rPr>
        <w:t>&lt;-</w:t>
      </w:r>
      <w:r>
        <w:rPr>
          <w:rStyle w:val="FunctionTok"/>
        </w:rPr>
        <w:t>as.factor</w:t>
      </w:r>
      <w:r>
        <w:rPr>
          <w:rStyle w:val="NormalTok"/>
        </w:rPr>
        <w:t>(data_interest</w:t>
      </w:r>
      <w:r>
        <w:rPr>
          <w:rStyle w:val="SpecialCharTok"/>
        </w:rPr>
        <w:t>$</w:t>
      </w:r>
      <w:r>
        <w:rPr>
          <w:rStyle w:val="NormalTok"/>
        </w:rPr>
        <w:t>sexe)</w:t>
      </w:r>
      <w:r>
        <w:br/>
      </w:r>
      <w:r>
        <w:rPr>
          <w:rStyle w:val="NormalTok"/>
        </w:rPr>
        <w:t>data_interest</w:t>
      </w:r>
      <w:r>
        <w:rPr>
          <w:rStyle w:val="SpecialCharTok"/>
        </w:rPr>
        <w:t>$</w:t>
      </w:r>
      <w:r>
        <w:rPr>
          <w:rStyle w:val="NormalTok"/>
        </w:rPr>
        <w:t>gpe_age</w:t>
      </w:r>
      <w:r>
        <w:rPr>
          <w:rStyle w:val="OtherTok"/>
        </w:rPr>
        <w:t>&lt;-</w:t>
      </w:r>
      <w:r>
        <w:rPr>
          <w:rStyle w:val="FunctionTok"/>
        </w:rPr>
        <w:t>as.factor</w:t>
      </w:r>
      <w:r>
        <w:rPr>
          <w:rStyle w:val="NormalTok"/>
        </w:rPr>
        <w:t>(data_interest</w:t>
      </w:r>
      <w:r>
        <w:rPr>
          <w:rStyle w:val="SpecialCharTok"/>
        </w:rPr>
        <w:t>$</w:t>
      </w:r>
      <w:r>
        <w:rPr>
          <w:rStyle w:val="NormalTok"/>
        </w:rPr>
        <w:t>gpe_age)</w:t>
      </w:r>
      <w:r>
        <w:br/>
      </w:r>
      <w:r>
        <w:rPr>
          <w:rStyle w:val="NormalTok"/>
        </w:rPr>
        <w:t>data_interest</w:t>
      </w:r>
      <w:r>
        <w:rPr>
          <w:rStyle w:val="SpecialCharTok"/>
        </w:rPr>
        <w:t>$</w:t>
      </w:r>
      <w:r>
        <w:rPr>
          <w:rStyle w:val="NormalTok"/>
        </w:rPr>
        <w:t>Lieu_de_residence</w:t>
      </w:r>
      <w:r>
        <w:rPr>
          <w:rStyle w:val="OtherTok"/>
        </w:rPr>
        <w:t>&lt;-</w:t>
      </w:r>
      <w:r>
        <w:rPr>
          <w:rStyle w:val="FunctionTok"/>
        </w:rPr>
        <w:t>as.factor</w:t>
      </w:r>
      <w:r>
        <w:rPr>
          <w:rStyle w:val="NormalTok"/>
        </w:rPr>
        <w:t>(data_interest</w:t>
      </w:r>
      <w:r>
        <w:rPr>
          <w:rStyle w:val="SpecialCharTok"/>
        </w:rPr>
        <w:t>$</w:t>
      </w:r>
      <w:r>
        <w:rPr>
          <w:rStyle w:val="NormalTok"/>
        </w:rPr>
        <w:t>Lieu_de_residence)</w:t>
      </w:r>
      <w:r>
        <w:br/>
      </w:r>
      <w:r>
        <w:br/>
      </w:r>
      <w:r>
        <w:rPr>
          <w:rStyle w:val="NormalTok"/>
        </w:rPr>
        <w:t xml:space="preserve">acm </w:t>
      </w:r>
      <w:r>
        <w:rPr>
          <w:rStyle w:val="OtherTok"/>
        </w:rPr>
        <w:t>&lt;-</w:t>
      </w:r>
      <w:r>
        <w:rPr>
          <w:rStyle w:val="NormalTok"/>
        </w:rPr>
        <w:t xml:space="preserve"> </w:t>
      </w:r>
      <w:r>
        <w:rPr>
          <w:rStyle w:val="FunctionTok"/>
        </w:rPr>
        <w:t>dudi.acm</w:t>
      </w:r>
      <w:r>
        <w:rPr>
          <w:rStyle w:val="NormalTok"/>
        </w:rPr>
        <w:t xml:space="preserve">(data_interest, </w:t>
      </w:r>
      <w:r>
        <w:rPr>
          <w:rStyle w:val="AttributeTok"/>
        </w:rPr>
        <w:t>scannf =</w:t>
      </w:r>
      <w:r>
        <w:rPr>
          <w:rStyle w:val="NormalTok"/>
        </w:rPr>
        <w:t xml:space="preserve"> </w:t>
      </w:r>
      <w:r>
        <w:rPr>
          <w:rStyle w:val="ConstantTok"/>
        </w:rPr>
        <w:t>FALSE</w:t>
      </w:r>
      <w:r>
        <w:rPr>
          <w:rStyle w:val="NormalTok"/>
        </w:rPr>
        <w:t xml:space="preserve">, </w:t>
      </w:r>
      <w:r>
        <w:rPr>
          <w:rStyle w:val="AttributeTok"/>
        </w:rPr>
        <w:t>nf =</w:t>
      </w:r>
      <w:r>
        <w:rPr>
          <w:rStyle w:val="NormalTok"/>
        </w:rPr>
        <w:t xml:space="preserve"> </w:t>
      </w:r>
      <w:r>
        <w:rPr>
          <w:rStyle w:val="DecValTok"/>
        </w:rPr>
        <w:t>5</w:t>
      </w:r>
      <w:r>
        <w:rPr>
          <w:rStyle w:val="NormalTok"/>
        </w:rPr>
        <w:t>)</w:t>
      </w:r>
      <w:r>
        <w:br/>
      </w:r>
      <w:r>
        <w:br/>
      </w:r>
      <w:r>
        <w:rPr>
          <w:rStyle w:val="NormalTok"/>
        </w:rPr>
        <w:t xml:space="preserve">md </w:t>
      </w:r>
      <w:r>
        <w:rPr>
          <w:rStyle w:val="OtherTok"/>
        </w:rPr>
        <w:t>&lt;-</w:t>
      </w:r>
      <w:r>
        <w:rPr>
          <w:rStyle w:val="NormalTok"/>
        </w:rPr>
        <w:t xml:space="preserve"> </w:t>
      </w:r>
      <w:r>
        <w:rPr>
          <w:rStyle w:val="FunctionTok"/>
        </w:rPr>
        <w:t>dist.dudi</w:t>
      </w:r>
      <w:r>
        <w:rPr>
          <w:rStyle w:val="NormalTok"/>
        </w:rPr>
        <w:t>(acm)</w:t>
      </w:r>
      <w:r>
        <w:br/>
      </w:r>
      <w:r>
        <w:br/>
      </w:r>
      <w:r>
        <w:rPr>
          <w:rStyle w:val="NormalTok"/>
        </w:rPr>
        <w:t xml:space="preserve">arbre </w:t>
      </w:r>
      <w:r>
        <w:rPr>
          <w:rStyle w:val="OtherTok"/>
        </w:rPr>
        <w:t>&lt;-</w:t>
      </w:r>
      <w:r>
        <w:rPr>
          <w:rStyle w:val="NormalTok"/>
        </w:rPr>
        <w:t xml:space="preserve"> </w:t>
      </w:r>
      <w:r>
        <w:rPr>
          <w:rStyle w:val="FunctionTok"/>
        </w:rPr>
        <w:t>hclust</w:t>
      </w:r>
      <w:r>
        <w:rPr>
          <w:rStyle w:val="NormalTok"/>
        </w:rPr>
        <w:t xml:space="preserve">(md, </w:t>
      </w:r>
      <w:r>
        <w:rPr>
          <w:rStyle w:val="AttributeTok"/>
        </w:rPr>
        <w:t>method =</w:t>
      </w:r>
      <w:r>
        <w:rPr>
          <w:rStyle w:val="NormalTok"/>
        </w:rPr>
        <w:t xml:space="preserve"> </w:t>
      </w:r>
      <w:r>
        <w:rPr>
          <w:rStyle w:val="StringTok"/>
        </w:rPr>
        <w:t>"ward.D2"</w:t>
      </w:r>
      <w:r>
        <w:rPr>
          <w:rStyle w:val="NormalTok"/>
        </w:rPr>
        <w:t>)</w:t>
      </w:r>
    </w:p>
    <w:p w14:paraId="264686C0" w14:textId="77777777" w:rsidR="00022B71" w:rsidRDefault="005B112A">
      <w:pPr>
        <w:pStyle w:val="En-ttedetabledesmatires"/>
      </w:pPr>
      <w:r>
        <w:rPr>
          <w:rStyle w:val="CommentTok"/>
        </w:rPr>
        <w:t>#meilleure partition entre 3 et 20 classes.</w:t>
      </w:r>
      <w:r>
        <w:br/>
      </w:r>
      <w:r>
        <w:rPr>
          <w:rStyle w:val="FunctionTok"/>
        </w:rPr>
        <w:t>best.cutree</w:t>
      </w:r>
      <w:r>
        <w:rPr>
          <w:rStyle w:val="NormalTok"/>
        </w:rPr>
        <w:t>(arbre)</w:t>
      </w:r>
    </w:p>
    <w:p w14:paraId="7AAC4259" w14:textId="77777777" w:rsidR="00022B71" w:rsidRDefault="005B112A">
      <w:pPr>
        <w:pStyle w:val="En-ttedetabledesmatires"/>
      </w:pPr>
      <w:r>
        <w:rPr>
          <w:rStyle w:val="VerbatimChar"/>
        </w:rPr>
        <w:t>## [1] 6</w:t>
      </w:r>
    </w:p>
    <w:p w14:paraId="3D7A3EED" w14:textId="77777777" w:rsidR="00022B71" w:rsidRDefault="005B112A">
      <w:pPr>
        <w:pStyle w:val="Titre4"/>
      </w:pPr>
      <w:bookmarkStart w:id="344" w:name="affichage"/>
      <w:bookmarkEnd w:id="343"/>
      <w:r>
        <w:t>Affichage</w:t>
      </w:r>
    </w:p>
    <w:p w14:paraId="15CCE7D6" w14:textId="77777777" w:rsidR="00022B71" w:rsidRDefault="005B112A">
      <w:pPr>
        <w:pStyle w:val="En-ttedetabledesmatires"/>
      </w:pPr>
      <w:r>
        <w:rPr>
          <w:rStyle w:val="FunctionTok"/>
        </w:rPr>
        <w:t>ggdendrogram</w:t>
      </w:r>
      <w:r>
        <w:rPr>
          <w:rStyle w:val="NormalTok"/>
        </w:rPr>
        <w:t xml:space="preserve">(arbre, </w:t>
      </w:r>
      <w:r>
        <w:rPr>
          <w:rStyle w:val="AttributeTok"/>
        </w:rPr>
        <w:t>labels =</w:t>
      </w:r>
      <w:r>
        <w:rPr>
          <w:rStyle w:val="NormalTok"/>
        </w:rPr>
        <w:t xml:space="preserve"> </w:t>
      </w:r>
      <w:r>
        <w:rPr>
          <w:rStyle w:val="ConstantTok"/>
        </w:rPr>
        <w:t>FALSE</w:t>
      </w:r>
      <w:r>
        <w:rPr>
          <w:rStyle w:val="NormalTok"/>
        </w:rPr>
        <w:t>)</w:t>
      </w:r>
    </w:p>
    <w:p w14:paraId="70E6B922" w14:textId="77777777" w:rsidR="00022B71" w:rsidRDefault="005B112A">
      <w:pPr>
        <w:pStyle w:val="Titre1Car"/>
      </w:pPr>
      <w:r>
        <w:rPr>
          <w:noProof/>
        </w:rPr>
        <w:drawing>
          <wp:inline distT="0" distB="0" distL="0" distR="0" wp14:anchorId="0E185FE2" wp14:editId="58232177">
            <wp:extent cx="4620126" cy="3696101"/>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C:/Users/HP/Desktop/Analyse_r-seaux-sociaux-et-transition-l-ge-adulte-Qu-bec/rapport/Rapport_files/figure-docx/unnamed-chunk-69-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5E5936A0" w14:textId="77777777" w:rsidR="00022B71" w:rsidRDefault="005B112A">
      <w:pPr>
        <w:pStyle w:val="En-ttedetabledesmatires"/>
      </w:pPr>
      <w:r>
        <w:rPr>
          <w:rStyle w:val="CommentTok"/>
        </w:rPr>
        <w:t># Coloration des branches en fonction des clusters</w:t>
      </w:r>
      <w:r>
        <w:br/>
      </w:r>
      <w:r>
        <w:rPr>
          <w:rStyle w:val="FunctionTok"/>
        </w:rPr>
        <w:t>library</w:t>
      </w:r>
      <w:r>
        <w:rPr>
          <w:rStyle w:val="NormalTok"/>
        </w:rPr>
        <w:t>(ggplot2)</w:t>
      </w:r>
      <w:r>
        <w:br/>
      </w:r>
      <w:r>
        <w:rPr>
          <w:rStyle w:val="FunctionTok"/>
        </w:rPr>
        <w:t>ggplot</w:t>
      </w:r>
      <w:r>
        <w:rPr>
          <w:rStyle w:val="NormalTok"/>
        </w:rPr>
        <w:t>(</w:t>
      </w:r>
      <w:r>
        <w:rPr>
          <w:rStyle w:val="FunctionTok"/>
        </w:rPr>
        <w:t>color_branches</w:t>
      </w:r>
      <w:r>
        <w:rPr>
          <w:rStyle w:val="NormalTok"/>
        </w:rPr>
        <w:t xml:space="preserve">(arbre, </w:t>
      </w:r>
      <w:r>
        <w:rPr>
          <w:rStyle w:val="AttributeTok"/>
        </w:rPr>
        <w:t>k =</w:t>
      </w:r>
      <w:r>
        <w:rPr>
          <w:rStyle w:val="NormalTok"/>
        </w:rPr>
        <w:t xml:space="preserve"> </w:t>
      </w:r>
      <w:r>
        <w:rPr>
          <w:rStyle w:val="DecValTok"/>
        </w:rPr>
        <w:t>6</w:t>
      </w:r>
      <w:r>
        <w:rPr>
          <w:rStyle w:val="NormalTok"/>
        </w:rPr>
        <w:t xml:space="preserve">), </w:t>
      </w:r>
      <w:r>
        <w:rPr>
          <w:rStyle w:val="AttributeTok"/>
        </w:rPr>
        <w:t>labels =</w:t>
      </w:r>
      <w:r>
        <w:rPr>
          <w:rStyle w:val="NormalTok"/>
        </w:rPr>
        <w:t xml:space="preserve"> </w:t>
      </w:r>
      <w:r>
        <w:rPr>
          <w:rStyle w:val="ConstantTok"/>
        </w:rPr>
        <w:t>FALSE</w:t>
      </w:r>
      <w:r>
        <w:rPr>
          <w:rStyle w:val="NormalTok"/>
        </w:rPr>
        <w:t>)</w:t>
      </w:r>
    </w:p>
    <w:p w14:paraId="1F9179E9" w14:textId="77777777" w:rsidR="00022B71" w:rsidRDefault="005B112A">
      <w:pPr>
        <w:pStyle w:val="Titre1Car"/>
      </w:pPr>
      <w:r>
        <w:rPr>
          <w:noProof/>
        </w:rPr>
        <w:drawing>
          <wp:inline distT="0" distB="0" distL="0" distR="0" wp14:anchorId="56C7AD31" wp14:editId="454C1E45">
            <wp:extent cx="4620126" cy="3696101"/>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C:/Users/HP/Desktop/Analyse_r-seaux-sociaux-et-transition-l-ge-adulte-Qu-bec/rapport/Rapport_files/figure-docx/unnamed-chunk-70-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2AFE94B2" w14:textId="77777777" w:rsidR="00022B71" w:rsidRDefault="005B112A">
      <w:pPr>
        <w:pStyle w:val="En-ttedetabledesmatires"/>
      </w:pPr>
      <w:r>
        <w:rPr>
          <w:rStyle w:val="CommentTok"/>
        </w:rPr>
        <w:t>#Decoupage po</w:t>
      </w:r>
      <w:r>
        <w:rPr>
          <w:rStyle w:val="CommentTok"/>
        </w:rPr>
        <w:t>ur une analyse fine</w:t>
      </w:r>
      <w:r>
        <w:br/>
      </w:r>
      <w:r>
        <w:rPr>
          <w:rStyle w:val="NormalTok"/>
        </w:rPr>
        <w:t xml:space="preserve">typo </w:t>
      </w:r>
      <w:r>
        <w:rPr>
          <w:rStyle w:val="OtherTok"/>
        </w:rPr>
        <w:t>&lt;-</w:t>
      </w:r>
      <w:r>
        <w:rPr>
          <w:rStyle w:val="NormalTok"/>
        </w:rPr>
        <w:t xml:space="preserve"> </w:t>
      </w:r>
      <w:r>
        <w:rPr>
          <w:rStyle w:val="FunctionTok"/>
        </w:rPr>
        <w:t>cutree</w:t>
      </w:r>
      <w:r>
        <w:rPr>
          <w:rStyle w:val="NormalTok"/>
        </w:rPr>
        <w:t xml:space="preserve">(arbre, </w:t>
      </w:r>
      <w:r>
        <w:rPr>
          <w:rStyle w:val="DecValTok"/>
        </w:rPr>
        <w:t>6</w:t>
      </w:r>
      <w:r>
        <w:rPr>
          <w:rStyle w:val="NormalTok"/>
        </w:rPr>
        <w:t>)</w:t>
      </w:r>
      <w:r>
        <w:br/>
      </w:r>
      <w:r>
        <w:rPr>
          <w:rStyle w:val="FunctionTok"/>
        </w:rPr>
        <w:t>freq</w:t>
      </w:r>
      <w:r>
        <w:rPr>
          <w:rStyle w:val="NormalTok"/>
        </w:rPr>
        <w:t>(typo)</w:t>
      </w:r>
    </w:p>
    <w:p w14:paraId="039B3B39" w14:textId="77777777" w:rsidR="00022B71" w:rsidRDefault="005B112A">
      <w:pPr>
        <w:pStyle w:val="En-ttedetabledesmatires"/>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Freq   % Valid   % Valid Cum.   % Total   % Total Cum.</w:t>
      </w:r>
      <w:r>
        <w:br/>
      </w:r>
      <w:r>
        <w:rPr>
          <w:rStyle w:val="VerbatimChar"/>
        </w:rPr>
        <w:t>## ----------- ------ --------- -------------- --------- --------------</w:t>
      </w:r>
      <w:r>
        <w:br/>
      </w:r>
      <w:r>
        <w:rPr>
          <w:rStyle w:val="VerbatimChar"/>
        </w:rPr>
        <w:t>##           1    155     21.44          21.44     21.44          21.44</w:t>
      </w:r>
      <w:r>
        <w:br/>
      </w:r>
      <w:r>
        <w:rPr>
          <w:rStyle w:val="VerbatimChar"/>
        </w:rPr>
        <w:t>##           2    147     20.33          41.77     20.33          41.77</w:t>
      </w:r>
      <w:r>
        <w:br/>
      </w:r>
      <w:r>
        <w:rPr>
          <w:rStyle w:val="VerbatimChar"/>
        </w:rPr>
        <w:t>##           3     54      7.47          49.24      7.47          49.24</w:t>
      </w:r>
      <w:r>
        <w:br/>
      </w:r>
      <w:r>
        <w:rPr>
          <w:rStyle w:val="VerbatimChar"/>
        </w:rPr>
        <w:t xml:space="preserve">##           4    142     19.64         </w:t>
      </w:r>
      <w:r>
        <w:rPr>
          <w:rStyle w:val="VerbatimChar"/>
        </w:rPr>
        <w:t xml:space="preserve"> 68.88     19.64          68.88</w:t>
      </w:r>
      <w:r>
        <w:br/>
      </w:r>
      <w:r>
        <w:rPr>
          <w:rStyle w:val="VerbatimChar"/>
        </w:rPr>
        <w:t>##           5    197     27.25          96.13     27.25          96.13</w:t>
      </w:r>
      <w:r>
        <w:br/>
      </w:r>
      <w:r>
        <w:rPr>
          <w:rStyle w:val="VerbatimChar"/>
        </w:rPr>
        <w:t>##           6     28      3.87         100.00      3.87         100.00</w:t>
      </w:r>
      <w:r>
        <w:br/>
      </w:r>
      <w:r>
        <w:rPr>
          <w:rStyle w:val="VerbatimChar"/>
        </w:rPr>
        <w:t>##        &lt;NA&gt;      0                               0.00         100.00</w:t>
      </w:r>
      <w:r>
        <w:br/>
      </w:r>
      <w:r>
        <w:rPr>
          <w:rStyle w:val="VerbatimChar"/>
        </w:rPr>
        <w:t xml:space="preserve">##      </w:t>
      </w:r>
      <w:r>
        <w:rPr>
          <w:rStyle w:val="VerbatimChar"/>
        </w:rPr>
        <w:t xml:space="preserve"> Total    723    100.00         100.00    100.00         100.00</w:t>
      </w:r>
    </w:p>
    <w:p w14:paraId="753BA2EA" w14:textId="77777777" w:rsidR="00022B71" w:rsidRDefault="005B112A">
      <w:pPr>
        <w:pStyle w:val="En-ttedetabledesmatires"/>
      </w:pPr>
      <w:r>
        <w:rPr>
          <w:rStyle w:val="NormalTok"/>
        </w:rPr>
        <w:t>data_interest</w:t>
      </w:r>
      <w:r>
        <w:rPr>
          <w:rStyle w:val="SpecialCharTok"/>
        </w:rPr>
        <w:t>$</w:t>
      </w:r>
      <w:r>
        <w:rPr>
          <w:rStyle w:val="NormalTok"/>
        </w:rPr>
        <w:t>typo</w:t>
      </w:r>
      <w:r>
        <w:rPr>
          <w:rStyle w:val="OtherTok"/>
        </w:rPr>
        <w:t>&lt;-</w:t>
      </w:r>
      <w:r>
        <w:rPr>
          <w:rStyle w:val="NormalTok"/>
        </w:rPr>
        <w:t xml:space="preserve"> </w:t>
      </w:r>
      <w:r>
        <w:rPr>
          <w:rStyle w:val="FunctionTok"/>
        </w:rPr>
        <w:t>cutree</w:t>
      </w:r>
      <w:r>
        <w:rPr>
          <w:rStyle w:val="NormalTok"/>
        </w:rPr>
        <w:t>(arbre,</w:t>
      </w:r>
      <w:r>
        <w:rPr>
          <w:rStyle w:val="DecValTok"/>
        </w:rPr>
        <w:t>6</w:t>
      </w:r>
      <w:r>
        <w:rPr>
          <w:rStyle w:val="NormalTok"/>
        </w:rPr>
        <w:t>)</w:t>
      </w:r>
    </w:p>
    <w:p w14:paraId="0BE5E778" w14:textId="77777777" w:rsidR="00022B71" w:rsidRDefault="005B112A">
      <w:pPr>
        <w:pStyle w:val="Titre4"/>
      </w:pPr>
      <w:bookmarkStart w:id="345" w:name="typologie"/>
      <w:bookmarkEnd w:id="344"/>
      <w:r>
        <w:t>Typologie</w:t>
      </w:r>
    </w:p>
    <w:p w14:paraId="0DED8ED5" w14:textId="77777777" w:rsidR="00022B71" w:rsidRDefault="005B112A">
      <w:pPr>
        <w:pStyle w:val="En-ttedetabledesmatires"/>
      </w:pPr>
      <w:r>
        <w:rPr>
          <w:rStyle w:val="NormalTok"/>
        </w:rPr>
        <w:t xml:space="preserve">data_interest </w:t>
      </w:r>
      <w:r>
        <w:rPr>
          <w:rStyle w:val="SpecialCharTok"/>
        </w:rPr>
        <w:t>%&gt;%</w:t>
      </w:r>
      <w:r>
        <w:br/>
      </w:r>
      <w:r>
        <w:rPr>
          <w:rStyle w:val="NormalTok"/>
        </w:rPr>
        <w:t xml:space="preserve">  </w:t>
      </w:r>
      <w:r>
        <w:rPr>
          <w:rStyle w:val="FunctionTok"/>
        </w:rPr>
        <w:t>tbl_summary</w:t>
      </w:r>
      <w:r>
        <w:rPr>
          <w:rStyle w:val="NormalTok"/>
        </w:rPr>
        <w:t>(</w:t>
      </w:r>
      <w:r>
        <w:rPr>
          <w:rStyle w:val="AttributeTok"/>
        </w:rPr>
        <w:t>by =</w:t>
      </w:r>
      <w:r>
        <w:rPr>
          <w:rStyle w:val="NormalTok"/>
        </w:rPr>
        <w:t xml:space="preserve"> typo)</w:t>
      </w:r>
    </w:p>
    <w:tbl>
      <w:tblPr>
        <w:tblStyle w:val="Table"/>
        <w:tblW w:w="0" w:type="auto"/>
        <w:jc w:val="center"/>
        <w:tblCellMar>
          <w:left w:w="60" w:type="dxa"/>
          <w:right w:w="60" w:type="dxa"/>
        </w:tblCellMar>
        <w:tblLook w:val="0000" w:firstRow="0" w:lastRow="0" w:firstColumn="0" w:lastColumn="0" w:noHBand="0" w:noVBand="0"/>
      </w:tblPr>
      <w:tblGrid>
        <w:gridCol w:w="2502"/>
        <w:gridCol w:w="1038"/>
        <w:gridCol w:w="1038"/>
        <w:gridCol w:w="937"/>
        <w:gridCol w:w="1038"/>
        <w:gridCol w:w="1038"/>
        <w:gridCol w:w="937"/>
      </w:tblGrid>
      <w:tr w:rsidR="00022B71" w14:paraId="6AB176F9"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D8D499B" w14:textId="77777777" w:rsidR="00022B71" w:rsidRDefault="005B112A">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604DC368" w14:textId="77777777" w:rsidR="00022B71" w:rsidRDefault="005B112A">
            <w:pPr>
              <w:keepNext/>
              <w:spacing w:after="60"/>
              <w:jc w:val="center"/>
            </w:pPr>
            <w:r>
              <w:rPr>
                <w:rFonts w:ascii="Calibri" w:hAnsi="Calibri"/>
                <w:b/>
                <w:sz w:val="20"/>
              </w:rPr>
              <w:t>1</w:t>
            </w:r>
            <w:r>
              <w:rPr>
                <w:rFonts w:ascii="Calibri" w:hAnsi="Calibri"/>
                <w:sz w:val="20"/>
              </w:rPr>
              <w:t xml:space="preserve"> N = 155</w:t>
            </w:r>
            <w:r>
              <w:rPr>
                <w:rFonts w:ascii="Calibri" w:hAnsi="Calibri"/>
                <w:i/>
                <w:sz w:val="20"/>
                <w:vertAlign w:val="superscript"/>
              </w:rPr>
              <w:t>1</w:t>
            </w:r>
          </w:p>
        </w:tc>
        <w:tc>
          <w:tcPr>
            <w:tcW w:w="0" w:type="auto"/>
            <w:tcBorders>
              <w:top w:val="single" w:sz="16" w:space="0" w:color="D3D3D3"/>
              <w:bottom w:val="single" w:sz="16" w:space="0" w:color="D3D3D3"/>
            </w:tcBorders>
          </w:tcPr>
          <w:p w14:paraId="224E4F9D" w14:textId="77777777" w:rsidR="00022B71" w:rsidRDefault="005B112A">
            <w:pPr>
              <w:keepNext/>
              <w:spacing w:after="60"/>
              <w:jc w:val="center"/>
            </w:pPr>
            <w:r>
              <w:rPr>
                <w:rFonts w:ascii="Calibri" w:hAnsi="Calibri"/>
                <w:b/>
                <w:sz w:val="20"/>
              </w:rPr>
              <w:t>2</w:t>
            </w:r>
            <w:r>
              <w:rPr>
                <w:rFonts w:ascii="Calibri" w:hAnsi="Calibri"/>
                <w:sz w:val="20"/>
              </w:rPr>
              <w:t xml:space="preserve"> N = 147</w:t>
            </w:r>
            <w:r>
              <w:rPr>
                <w:rFonts w:ascii="Calibri" w:hAnsi="Calibri"/>
                <w:i/>
                <w:sz w:val="20"/>
                <w:vertAlign w:val="superscript"/>
              </w:rPr>
              <w:t>1</w:t>
            </w:r>
          </w:p>
        </w:tc>
        <w:tc>
          <w:tcPr>
            <w:tcW w:w="0" w:type="auto"/>
            <w:tcBorders>
              <w:top w:val="single" w:sz="16" w:space="0" w:color="D3D3D3"/>
              <w:bottom w:val="single" w:sz="16" w:space="0" w:color="D3D3D3"/>
            </w:tcBorders>
          </w:tcPr>
          <w:p w14:paraId="315103EA" w14:textId="77777777" w:rsidR="00022B71" w:rsidRDefault="005B112A">
            <w:pPr>
              <w:keepNext/>
              <w:spacing w:after="60"/>
              <w:jc w:val="center"/>
            </w:pPr>
            <w:r>
              <w:rPr>
                <w:rFonts w:ascii="Calibri" w:hAnsi="Calibri"/>
                <w:b/>
                <w:sz w:val="20"/>
              </w:rPr>
              <w:t>3</w:t>
            </w:r>
            <w:r>
              <w:rPr>
                <w:rFonts w:ascii="Calibri" w:hAnsi="Calibri"/>
                <w:sz w:val="20"/>
              </w:rPr>
              <w:t xml:space="preserve"> N = 54</w:t>
            </w:r>
            <w:r>
              <w:rPr>
                <w:rFonts w:ascii="Calibri" w:hAnsi="Calibri"/>
                <w:i/>
                <w:sz w:val="20"/>
                <w:vertAlign w:val="superscript"/>
              </w:rPr>
              <w:t>1</w:t>
            </w:r>
          </w:p>
        </w:tc>
        <w:tc>
          <w:tcPr>
            <w:tcW w:w="0" w:type="auto"/>
            <w:tcBorders>
              <w:top w:val="single" w:sz="16" w:space="0" w:color="D3D3D3"/>
              <w:bottom w:val="single" w:sz="16" w:space="0" w:color="D3D3D3"/>
            </w:tcBorders>
          </w:tcPr>
          <w:p w14:paraId="0C100599" w14:textId="77777777" w:rsidR="00022B71" w:rsidRDefault="005B112A">
            <w:pPr>
              <w:keepNext/>
              <w:spacing w:after="60"/>
              <w:jc w:val="center"/>
            </w:pPr>
            <w:r>
              <w:rPr>
                <w:rFonts w:ascii="Calibri" w:hAnsi="Calibri"/>
                <w:b/>
                <w:sz w:val="20"/>
              </w:rPr>
              <w:t>4</w:t>
            </w:r>
            <w:r>
              <w:rPr>
                <w:rFonts w:ascii="Calibri" w:hAnsi="Calibri"/>
                <w:sz w:val="20"/>
              </w:rPr>
              <w:t xml:space="preserve"> N = 142</w:t>
            </w:r>
            <w:r>
              <w:rPr>
                <w:rFonts w:ascii="Calibri" w:hAnsi="Calibri"/>
                <w:i/>
                <w:sz w:val="20"/>
                <w:vertAlign w:val="superscript"/>
              </w:rPr>
              <w:t>1</w:t>
            </w:r>
          </w:p>
        </w:tc>
        <w:tc>
          <w:tcPr>
            <w:tcW w:w="0" w:type="auto"/>
            <w:tcBorders>
              <w:top w:val="single" w:sz="16" w:space="0" w:color="D3D3D3"/>
              <w:bottom w:val="single" w:sz="16" w:space="0" w:color="D3D3D3"/>
            </w:tcBorders>
          </w:tcPr>
          <w:p w14:paraId="5DB36D09" w14:textId="77777777" w:rsidR="00022B71" w:rsidRDefault="005B112A">
            <w:pPr>
              <w:keepNext/>
              <w:spacing w:after="60"/>
              <w:jc w:val="center"/>
            </w:pPr>
            <w:r>
              <w:rPr>
                <w:rFonts w:ascii="Calibri" w:hAnsi="Calibri"/>
                <w:b/>
                <w:sz w:val="20"/>
              </w:rPr>
              <w:t>5</w:t>
            </w:r>
            <w:r>
              <w:rPr>
                <w:rFonts w:ascii="Calibri" w:hAnsi="Calibri"/>
                <w:sz w:val="20"/>
              </w:rPr>
              <w:t xml:space="preserve"> N = 197</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76AE3C9" w14:textId="77777777" w:rsidR="00022B71" w:rsidRDefault="005B112A">
            <w:pPr>
              <w:keepNext/>
              <w:spacing w:after="60"/>
              <w:jc w:val="center"/>
            </w:pPr>
            <w:r>
              <w:rPr>
                <w:rFonts w:ascii="Calibri" w:hAnsi="Calibri"/>
                <w:b/>
                <w:sz w:val="20"/>
              </w:rPr>
              <w:t>6</w:t>
            </w:r>
            <w:r>
              <w:rPr>
                <w:rFonts w:ascii="Calibri" w:hAnsi="Calibri"/>
                <w:sz w:val="20"/>
              </w:rPr>
              <w:t xml:space="preserve"> N = 28</w:t>
            </w:r>
            <w:r>
              <w:rPr>
                <w:rFonts w:ascii="Calibri" w:hAnsi="Calibri"/>
                <w:i/>
                <w:sz w:val="20"/>
                <w:vertAlign w:val="superscript"/>
              </w:rPr>
              <w:t>1</w:t>
            </w:r>
          </w:p>
        </w:tc>
      </w:tr>
      <w:tr w:rsidR="00022B71" w14:paraId="4FF9049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E304F" w14:textId="77777777" w:rsidR="00022B71" w:rsidRDefault="005B112A">
            <w:pPr>
              <w:keepNext/>
              <w:spacing w:after="60"/>
            </w:pPr>
            <w:r>
              <w:rPr>
                <w:rFonts w:ascii="Calibri" w:hAnsi="Calibri"/>
                <w:sz w:val="20"/>
              </w:rPr>
              <w:t>Somme_Importance</w:t>
            </w:r>
          </w:p>
        </w:tc>
        <w:tc>
          <w:tcPr>
            <w:tcW w:w="0" w:type="auto"/>
            <w:tcBorders>
              <w:top w:val="single" w:sz="0" w:space="0" w:color="D3D3D3"/>
              <w:left w:val="single" w:sz="0" w:space="0" w:color="D3D3D3"/>
              <w:bottom w:val="single" w:sz="0" w:space="0" w:color="D3D3D3"/>
              <w:right w:val="single" w:sz="0" w:space="0" w:color="D3D3D3"/>
            </w:tcBorders>
          </w:tcPr>
          <w:p w14:paraId="4800183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AE0E2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E62115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340E7C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09036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0D46A25" w14:textId="77777777" w:rsidR="00022B71" w:rsidRDefault="00022B71">
            <w:pPr>
              <w:keepNext/>
              <w:spacing w:after="60"/>
              <w:jc w:val="center"/>
            </w:pPr>
          </w:p>
        </w:tc>
      </w:tr>
      <w:tr w:rsidR="00022B71" w14:paraId="00EA5D8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317444" w14:textId="77777777" w:rsidR="00022B71" w:rsidRDefault="005B112A">
            <w:pPr>
              <w:keepNext/>
              <w:spacing w:after="60"/>
            </w:pPr>
            <w:r>
              <w:rPr>
                <w:rFonts w:ascii="Calibri" w:hAnsi="Calibri"/>
                <w:sz w:val="20"/>
              </w:rPr>
              <w:t>    0 oui (rien n’est important)</w:t>
            </w:r>
          </w:p>
        </w:tc>
        <w:tc>
          <w:tcPr>
            <w:tcW w:w="0" w:type="auto"/>
            <w:tcBorders>
              <w:top w:val="single" w:sz="0" w:space="0" w:color="D3D3D3"/>
              <w:left w:val="single" w:sz="0" w:space="0" w:color="D3D3D3"/>
              <w:bottom w:val="single" w:sz="0" w:space="0" w:color="D3D3D3"/>
              <w:right w:val="single" w:sz="0" w:space="0" w:color="D3D3D3"/>
            </w:tcBorders>
          </w:tcPr>
          <w:p w14:paraId="474607A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4A07F49"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C4009C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FC3231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C259AB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9AE5B1F" w14:textId="77777777" w:rsidR="00022B71" w:rsidRDefault="005B112A">
            <w:pPr>
              <w:keepNext/>
              <w:spacing w:after="60"/>
              <w:jc w:val="center"/>
            </w:pPr>
            <w:r>
              <w:rPr>
                <w:rFonts w:ascii="Calibri" w:hAnsi="Calibri"/>
                <w:sz w:val="20"/>
              </w:rPr>
              <w:t>28 (100%)</w:t>
            </w:r>
          </w:p>
        </w:tc>
      </w:tr>
      <w:tr w:rsidR="00022B71" w14:paraId="1076627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13A0EC" w14:textId="77777777" w:rsidR="00022B71" w:rsidRDefault="005B112A">
            <w:pPr>
              <w:keepNext/>
              <w:spacing w:after="60"/>
            </w:pPr>
            <w:r>
              <w:rPr>
                <w:rFonts w:ascii="Calibri" w:hAnsi="Calibri"/>
                <w:sz w:val="20"/>
              </w:rPr>
              <w:t>    1 oui</w:t>
            </w:r>
          </w:p>
        </w:tc>
        <w:tc>
          <w:tcPr>
            <w:tcW w:w="0" w:type="auto"/>
            <w:tcBorders>
              <w:top w:val="single" w:sz="0" w:space="0" w:color="D3D3D3"/>
              <w:left w:val="single" w:sz="0" w:space="0" w:color="D3D3D3"/>
              <w:bottom w:val="single" w:sz="0" w:space="0" w:color="D3D3D3"/>
              <w:right w:val="single" w:sz="0" w:space="0" w:color="D3D3D3"/>
            </w:tcBorders>
          </w:tcPr>
          <w:p w14:paraId="1E11482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8095A2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9D56D07" w14:textId="77777777" w:rsidR="00022B71" w:rsidRDefault="005B112A">
            <w:pPr>
              <w:keepNext/>
              <w:spacing w:after="60"/>
              <w:jc w:val="center"/>
            </w:pPr>
            <w:r>
              <w:rPr>
                <w:rFonts w:ascii="Calibri" w:hAnsi="Calibri"/>
                <w:sz w:val="20"/>
              </w:rPr>
              <w:t>54 (100%)</w:t>
            </w:r>
          </w:p>
        </w:tc>
        <w:tc>
          <w:tcPr>
            <w:tcW w:w="0" w:type="auto"/>
            <w:tcBorders>
              <w:top w:val="single" w:sz="0" w:space="0" w:color="D3D3D3"/>
              <w:left w:val="single" w:sz="0" w:space="0" w:color="D3D3D3"/>
              <w:bottom w:val="single" w:sz="0" w:space="0" w:color="D3D3D3"/>
              <w:right w:val="single" w:sz="0" w:space="0" w:color="D3D3D3"/>
            </w:tcBorders>
          </w:tcPr>
          <w:p w14:paraId="4BC488F9"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DC793B8"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C7ADCD2" w14:textId="77777777" w:rsidR="00022B71" w:rsidRDefault="005B112A">
            <w:pPr>
              <w:keepNext/>
              <w:spacing w:after="60"/>
              <w:jc w:val="center"/>
            </w:pPr>
            <w:r>
              <w:rPr>
                <w:rFonts w:ascii="Calibri" w:hAnsi="Calibri"/>
                <w:sz w:val="20"/>
              </w:rPr>
              <w:t>0 (0%)</w:t>
            </w:r>
          </w:p>
        </w:tc>
      </w:tr>
      <w:tr w:rsidR="00022B71" w14:paraId="53ECE27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AC6AF0" w14:textId="77777777" w:rsidR="00022B71" w:rsidRDefault="005B112A">
            <w:pPr>
              <w:keepNext/>
              <w:spacing w:after="60"/>
            </w:pPr>
            <w:r>
              <w:rPr>
                <w:rFonts w:ascii="Calibri" w:hAnsi="Calibri"/>
                <w:sz w:val="20"/>
              </w:rPr>
              <w:t>    2 oui</w:t>
            </w:r>
          </w:p>
        </w:tc>
        <w:tc>
          <w:tcPr>
            <w:tcW w:w="0" w:type="auto"/>
            <w:tcBorders>
              <w:top w:val="single" w:sz="0" w:space="0" w:color="D3D3D3"/>
              <w:left w:val="single" w:sz="0" w:space="0" w:color="D3D3D3"/>
              <w:bottom w:val="single" w:sz="0" w:space="0" w:color="D3D3D3"/>
              <w:right w:val="single" w:sz="0" w:space="0" w:color="D3D3D3"/>
            </w:tcBorders>
          </w:tcPr>
          <w:p w14:paraId="798F4EC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9CD2C9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F3454A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5A1570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9955E46" w14:textId="77777777" w:rsidR="00022B71" w:rsidRDefault="005B112A">
            <w:pPr>
              <w:keepNext/>
              <w:spacing w:after="60"/>
              <w:jc w:val="center"/>
            </w:pPr>
            <w:r>
              <w:rPr>
                <w:rFonts w:ascii="Calibri" w:hAnsi="Calibri"/>
                <w:sz w:val="20"/>
              </w:rPr>
              <w:t>197 (100%)</w:t>
            </w:r>
          </w:p>
        </w:tc>
        <w:tc>
          <w:tcPr>
            <w:tcW w:w="0" w:type="auto"/>
            <w:tcBorders>
              <w:top w:val="single" w:sz="0" w:space="0" w:color="D3D3D3"/>
              <w:left w:val="single" w:sz="0" w:space="0" w:color="D3D3D3"/>
              <w:bottom w:val="single" w:sz="0" w:space="0" w:color="D3D3D3"/>
              <w:right w:val="single" w:sz="0" w:space="0" w:color="D3D3D3"/>
            </w:tcBorders>
          </w:tcPr>
          <w:p w14:paraId="424E6105" w14:textId="77777777" w:rsidR="00022B71" w:rsidRDefault="005B112A">
            <w:pPr>
              <w:keepNext/>
              <w:spacing w:after="60"/>
              <w:jc w:val="center"/>
            </w:pPr>
            <w:r>
              <w:rPr>
                <w:rFonts w:ascii="Calibri" w:hAnsi="Calibri"/>
                <w:sz w:val="20"/>
              </w:rPr>
              <w:t>0 (0%)</w:t>
            </w:r>
          </w:p>
        </w:tc>
      </w:tr>
      <w:tr w:rsidR="00022B71" w14:paraId="0CD9582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B9E845" w14:textId="77777777" w:rsidR="00022B71" w:rsidRDefault="005B112A">
            <w:pPr>
              <w:keepNext/>
              <w:spacing w:after="60"/>
            </w:pPr>
            <w:r>
              <w:rPr>
                <w:rFonts w:ascii="Calibri" w:hAnsi="Calibri"/>
                <w:sz w:val="20"/>
              </w:rPr>
              <w:t>    3 oui</w:t>
            </w:r>
          </w:p>
        </w:tc>
        <w:tc>
          <w:tcPr>
            <w:tcW w:w="0" w:type="auto"/>
            <w:tcBorders>
              <w:top w:val="single" w:sz="0" w:space="0" w:color="D3D3D3"/>
              <w:left w:val="single" w:sz="0" w:space="0" w:color="D3D3D3"/>
              <w:bottom w:val="single" w:sz="0" w:space="0" w:color="D3D3D3"/>
              <w:right w:val="single" w:sz="0" w:space="0" w:color="D3D3D3"/>
            </w:tcBorders>
          </w:tcPr>
          <w:p w14:paraId="14107982" w14:textId="77777777" w:rsidR="00022B71" w:rsidRDefault="005B112A">
            <w:pPr>
              <w:keepNext/>
              <w:spacing w:after="60"/>
              <w:jc w:val="center"/>
            </w:pPr>
            <w:r>
              <w:rPr>
                <w:rFonts w:ascii="Calibri" w:hAnsi="Calibri"/>
                <w:sz w:val="20"/>
              </w:rPr>
              <w:t>155 (100%)</w:t>
            </w:r>
          </w:p>
        </w:tc>
        <w:tc>
          <w:tcPr>
            <w:tcW w:w="0" w:type="auto"/>
            <w:tcBorders>
              <w:top w:val="single" w:sz="0" w:space="0" w:color="D3D3D3"/>
              <w:left w:val="single" w:sz="0" w:space="0" w:color="D3D3D3"/>
              <w:bottom w:val="single" w:sz="0" w:space="0" w:color="D3D3D3"/>
              <w:right w:val="single" w:sz="0" w:space="0" w:color="D3D3D3"/>
            </w:tcBorders>
          </w:tcPr>
          <w:p w14:paraId="57122CE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F52122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A8F59C1" w14:textId="77777777" w:rsidR="00022B71" w:rsidRDefault="005B112A">
            <w:pPr>
              <w:keepNext/>
              <w:spacing w:after="60"/>
              <w:jc w:val="center"/>
            </w:pPr>
            <w:r>
              <w:rPr>
                <w:rFonts w:ascii="Calibri" w:hAnsi="Calibri"/>
                <w:sz w:val="20"/>
              </w:rPr>
              <w:t xml:space="preserve">0 </w:t>
            </w: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873170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2485B09" w14:textId="77777777" w:rsidR="00022B71" w:rsidRDefault="005B112A">
            <w:pPr>
              <w:keepNext/>
              <w:spacing w:after="60"/>
              <w:jc w:val="center"/>
            </w:pPr>
            <w:r>
              <w:rPr>
                <w:rFonts w:ascii="Calibri" w:hAnsi="Calibri"/>
                <w:sz w:val="20"/>
              </w:rPr>
              <w:t>0 (0%)</w:t>
            </w:r>
          </w:p>
        </w:tc>
      </w:tr>
      <w:tr w:rsidR="00022B71" w14:paraId="2CE3C08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1717D3" w14:textId="77777777" w:rsidR="00022B71" w:rsidRDefault="005B112A">
            <w:pPr>
              <w:keepNext/>
              <w:spacing w:after="60"/>
            </w:pPr>
            <w:r>
              <w:rPr>
                <w:rFonts w:ascii="Calibri" w:hAnsi="Calibri"/>
                <w:sz w:val="20"/>
              </w:rPr>
              <w:t>    4 oui</w:t>
            </w:r>
          </w:p>
        </w:tc>
        <w:tc>
          <w:tcPr>
            <w:tcW w:w="0" w:type="auto"/>
            <w:tcBorders>
              <w:top w:val="single" w:sz="0" w:space="0" w:color="D3D3D3"/>
              <w:left w:val="single" w:sz="0" w:space="0" w:color="D3D3D3"/>
              <w:bottom w:val="single" w:sz="0" w:space="0" w:color="D3D3D3"/>
              <w:right w:val="single" w:sz="0" w:space="0" w:color="D3D3D3"/>
            </w:tcBorders>
          </w:tcPr>
          <w:p w14:paraId="55F9BCB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8C981C2"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583E20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F838F6B" w14:textId="77777777" w:rsidR="00022B71" w:rsidRDefault="005B112A">
            <w:pPr>
              <w:keepNext/>
              <w:spacing w:after="60"/>
              <w:jc w:val="center"/>
            </w:pPr>
            <w:r>
              <w:rPr>
                <w:rFonts w:ascii="Calibri" w:hAnsi="Calibri"/>
                <w:sz w:val="20"/>
              </w:rPr>
              <w:t>142 (100%)</w:t>
            </w:r>
          </w:p>
        </w:tc>
        <w:tc>
          <w:tcPr>
            <w:tcW w:w="0" w:type="auto"/>
            <w:tcBorders>
              <w:top w:val="single" w:sz="0" w:space="0" w:color="D3D3D3"/>
              <w:left w:val="single" w:sz="0" w:space="0" w:color="D3D3D3"/>
              <w:bottom w:val="single" w:sz="0" w:space="0" w:color="D3D3D3"/>
              <w:right w:val="single" w:sz="0" w:space="0" w:color="D3D3D3"/>
            </w:tcBorders>
          </w:tcPr>
          <w:p w14:paraId="7521EA6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129D52C" w14:textId="77777777" w:rsidR="00022B71" w:rsidRDefault="005B112A">
            <w:pPr>
              <w:keepNext/>
              <w:spacing w:after="60"/>
              <w:jc w:val="center"/>
            </w:pPr>
            <w:r>
              <w:rPr>
                <w:rFonts w:ascii="Calibri" w:hAnsi="Calibri"/>
                <w:sz w:val="20"/>
              </w:rPr>
              <w:t>0 (0%)</w:t>
            </w:r>
          </w:p>
        </w:tc>
      </w:tr>
      <w:tr w:rsidR="00022B71" w14:paraId="03045C7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5E59E1" w14:textId="77777777" w:rsidR="00022B71" w:rsidRDefault="005B112A">
            <w:pPr>
              <w:keepNext/>
              <w:spacing w:after="60"/>
            </w:pPr>
            <w:r>
              <w:rPr>
                <w:rFonts w:ascii="Calibri" w:hAnsi="Calibri"/>
                <w:sz w:val="20"/>
              </w:rPr>
              <w:t>    5 oui (tout est important)</w:t>
            </w:r>
          </w:p>
        </w:tc>
        <w:tc>
          <w:tcPr>
            <w:tcW w:w="0" w:type="auto"/>
            <w:tcBorders>
              <w:top w:val="single" w:sz="0" w:space="0" w:color="D3D3D3"/>
              <w:left w:val="single" w:sz="0" w:space="0" w:color="D3D3D3"/>
              <w:bottom w:val="single" w:sz="0" w:space="0" w:color="D3D3D3"/>
              <w:right w:val="single" w:sz="0" w:space="0" w:color="D3D3D3"/>
            </w:tcBorders>
          </w:tcPr>
          <w:p w14:paraId="16AAEE39"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681C03F" w14:textId="77777777" w:rsidR="00022B71" w:rsidRDefault="005B112A">
            <w:pPr>
              <w:keepNext/>
              <w:spacing w:after="60"/>
              <w:jc w:val="center"/>
            </w:pPr>
            <w:r>
              <w:rPr>
                <w:rFonts w:ascii="Calibri" w:hAnsi="Calibri"/>
                <w:sz w:val="20"/>
              </w:rPr>
              <w:t>147 (100%)</w:t>
            </w:r>
          </w:p>
        </w:tc>
        <w:tc>
          <w:tcPr>
            <w:tcW w:w="0" w:type="auto"/>
            <w:tcBorders>
              <w:top w:val="single" w:sz="0" w:space="0" w:color="D3D3D3"/>
              <w:left w:val="single" w:sz="0" w:space="0" w:color="D3D3D3"/>
              <w:bottom w:val="single" w:sz="0" w:space="0" w:color="D3D3D3"/>
              <w:right w:val="single" w:sz="0" w:space="0" w:color="D3D3D3"/>
            </w:tcBorders>
          </w:tcPr>
          <w:p w14:paraId="2AB90BE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80B512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535E92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03EC47B" w14:textId="77777777" w:rsidR="00022B71" w:rsidRDefault="005B112A">
            <w:pPr>
              <w:keepNext/>
              <w:spacing w:after="60"/>
              <w:jc w:val="center"/>
            </w:pPr>
            <w:r>
              <w:rPr>
                <w:rFonts w:ascii="Calibri" w:hAnsi="Calibri"/>
                <w:sz w:val="20"/>
              </w:rPr>
              <w:t>0 (0%)</w:t>
            </w:r>
          </w:p>
        </w:tc>
      </w:tr>
      <w:tr w:rsidR="00022B71" w14:paraId="1898E3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5BA9B4" w14:textId="77777777" w:rsidR="00022B71" w:rsidRDefault="005B112A">
            <w:pPr>
              <w:keepNext/>
              <w:spacing w:after="60"/>
            </w:pPr>
            <w:r>
              <w:rPr>
                <w:rFonts w:ascii="Calibri" w:hAnsi="Calibri"/>
                <w:sz w:val="20"/>
              </w:rPr>
              <w:t>sexe</w:t>
            </w:r>
          </w:p>
        </w:tc>
        <w:tc>
          <w:tcPr>
            <w:tcW w:w="0" w:type="auto"/>
            <w:tcBorders>
              <w:top w:val="single" w:sz="0" w:space="0" w:color="D3D3D3"/>
              <w:left w:val="single" w:sz="0" w:space="0" w:color="D3D3D3"/>
              <w:bottom w:val="single" w:sz="0" w:space="0" w:color="D3D3D3"/>
              <w:right w:val="single" w:sz="0" w:space="0" w:color="D3D3D3"/>
            </w:tcBorders>
          </w:tcPr>
          <w:p w14:paraId="2C8A45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8FB7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82E1B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1901D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696ED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CD71F0" w14:textId="77777777" w:rsidR="00022B71" w:rsidRDefault="00022B71">
            <w:pPr>
              <w:keepNext/>
              <w:spacing w:after="60"/>
              <w:jc w:val="center"/>
            </w:pPr>
          </w:p>
        </w:tc>
      </w:tr>
      <w:tr w:rsidR="00022B71" w14:paraId="2B61E96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5C663D" w14:textId="77777777" w:rsidR="00022B71" w:rsidRDefault="005B112A">
            <w:pPr>
              <w:keepNext/>
              <w:spacing w:after="60"/>
            </w:pPr>
            <w:r>
              <w:rPr>
                <w:rFonts w:ascii="Calibri" w:hAnsi="Calibri"/>
                <w:sz w:val="20"/>
              </w:rPr>
              <w:t>    Femme</w:t>
            </w:r>
          </w:p>
        </w:tc>
        <w:tc>
          <w:tcPr>
            <w:tcW w:w="0" w:type="auto"/>
            <w:tcBorders>
              <w:top w:val="single" w:sz="0" w:space="0" w:color="D3D3D3"/>
              <w:left w:val="single" w:sz="0" w:space="0" w:color="D3D3D3"/>
              <w:bottom w:val="single" w:sz="0" w:space="0" w:color="D3D3D3"/>
              <w:right w:val="single" w:sz="0" w:space="0" w:color="D3D3D3"/>
            </w:tcBorders>
          </w:tcPr>
          <w:p w14:paraId="3FCB099A" w14:textId="77777777" w:rsidR="00022B71" w:rsidRDefault="005B112A">
            <w:pPr>
              <w:keepNext/>
              <w:spacing w:after="60"/>
              <w:jc w:val="center"/>
            </w:pPr>
            <w:r>
              <w:rPr>
                <w:rFonts w:ascii="Calibri" w:hAnsi="Calibri"/>
                <w:sz w:val="20"/>
              </w:rPr>
              <w:t>83 (54%)</w:t>
            </w:r>
          </w:p>
        </w:tc>
        <w:tc>
          <w:tcPr>
            <w:tcW w:w="0" w:type="auto"/>
            <w:tcBorders>
              <w:top w:val="single" w:sz="0" w:space="0" w:color="D3D3D3"/>
              <w:left w:val="single" w:sz="0" w:space="0" w:color="D3D3D3"/>
              <w:bottom w:val="single" w:sz="0" w:space="0" w:color="D3D3D3"/>
              <w:right w:val="single" w:sz="0" w:space="0" w:color="D3D3D3"/>
            </w:tcBorders>
          </w:tcPr>
          <w:p w14:paraId="6B3C31CF" w14:textId="77777777" w:rsidR="00022B71" w:rsidRDefault="005B112A">
            <w:pPr>
              <w:keepNext/>
              <w:spacing w:after="60"/>
              <w:jc w:val="center"/>
            </w:pPr>
            <w:r>
              <w:rPr>
                <w:rFonts w:ascii="Calibri" w:hAnsi="Calibri"/>
                <w:sz w:val="20"/>
              </w:rPr>
              <w:t>93 (63%)</w:t>
            </w:r>
          </w:p>
        </w:tc>
        <w:tc>
          <w:tcPr>
            <w:tcW w:w="0" w:type="auto"/>
            <w:tcBorders>
              <w:top w:val="single" w:sz="0" w:space="0" w:color="D3D3D3"/>
              <w:left w:val="single" w:sz="0" w:space="0" w:color="D3D3D3"/>
              <w:bottom w:val="single" w:sz="0" w:space="0" w:color="D3D3D3"/>
              <w:right w:val="single" w:sz="0" w:space="0" w:color="D3D3D3"/>
            </w:tcBorders>
          </w:tcPr>
          <w:p w14:paraId="7F4FBC5E" w14:textId="77777777" w:rsidR="00022B71" w:rsidRDefault="005B112A">
            <w:pPr>
              <w:keepNext/>
              <w:spacing w:after="60"/>
              <w:jc w:val="center"/>
            </w:pPr>
            <w:r>
              <w:rPr>
                <w:rFonts w:ascii="Calibri" w:hAnsi="Calibri"/>
                <w:sz w:val="20"/>
              </w:rPr>
              <w:t>27 (50%)</w:t>
            </w:r>
          </w:p>
        </w:tc>
        <w:tc>
          <w:tcPr>
            <w:tcW w:w="0" w:type="auto"/>
            <w:tcBorders>
              <w:top w:val="single" w:sz="0" w:space="0" w:color="D3D3D3"/>
              <w:left w:val="single" w:sz="0" w:space="0" w:color="D3D3D3"/>
              <w:bottom w:val="single" w:sz="0" w:space="0" w:color="D3D3D3"/>
              <w:right w:val="single" w:sz="0" w:space="0" w:color="D3D3D3"/>
            </w:tcBorders>
          </w:tcPr>
          <w:p w14:paraId="30FA7130" w14:textId="77777777" w:rsidR="00022B71" w:rsidRDefault="005B112A">
            <w:pPr>
              <w:keepNext/>
              <w:spacing w:after="60"/>
              <w:jc w:val="center"/>
            </w:pPr>
            <w:r>
              <w:rPr>
                <w:rFonts w:ascii="Calibri" w:hAnsi="Calibri"/>
                <w:sz w:val="20"/>
              </w:rPr>
              <w:t>90 (63%)</w:t>
            </w:r>
          </w:p>
        </w:tc>
        <w:tc>
          <w:tcPr>
            <w:tcW w:w="0" w:type="auto"/>
            <w:tcBorders>
              <w:top w:val="single" w:sz="0" w:space="0" w:color="D3D3D3"/>
              <w:left w:val="single" w:sz="0" w:space="0" w:color="D3D3D3"/>
              <w:bottom w:val="single" w:sz="0" w:space="0" w:color="D3D3D3"/>
              <w:right w:val="single" w:sz="0" w:space="0" w:color="D3D3D3"/>
            </w:tcBorders>
          </w:tcPr>
          <w:p w14:paraId="12D50ED7" w14:textId="77777777" w:rsidR="00022B71" w:rsidRDefault="005B112A">
            <w:pPr>
              <w:keepNext/>
              <w:spacing w:after="60"/>
              <w:jc w:val="center"/>
            </w:pPr>
            <w:r>
              <w:rPr>
                <w:rFonts w:ascii="Calibri" w:hAnsi="Calibri"/>
                <w:sz w:val="20"/>
              </w:rPr>
              <w:t>115 (58%)</w:t>
            </w:r>
          </w:p>
        </w:tc>
        <w:tc>
          <w:tcPr>
            <w:tcW w:w="0" w:type="auto"/>
            <w:tcBorders>
              <w:top w:val="single" w:sz="0" w:space="0" w:color="D3D3D3"/>
              <w:left w:val="single" w:sz="0" w:space="0" w:color="D3D3D3"/>
              <w:bottom w:val="single" w:sz="0" w:space="0" w:color="D3D3D3"/>
              <w:right w:val="single" w:sz="0" w:space="0" w:color="D3D3D3"/>
            </w:tcBorders>
          </w:tcPr>
          <w:p w14:paraId="12A6FDC3" w14:textId="77777777" w:rsidR="00022B71" w:rsidRDefault="005B112A">
            <w:pPr>
              <w:keepNext/>
              <w:spacing w:after="60"/>
              <w:jc w:val="center"/>
            </w:pPr>
            <w:r>
              <w:rPr>
                <w:rFonts w:ascii="Calibri" w:hAnsi="Calibri"/>
                <w:sz w:val="20"/>
              </w:rPr>
              <w:t>15 (54%)</w:t>
            </w:r>
          </w:p>
        </w:tc>
      </w:tr>
      <w:tr w:rsidR="00022B71" w14:paraId="3BF7D62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43B370" w14:textId="77777777" w:rsidR="00022B71" w:rsidRDefault="005B112A">
            <w:pPr>
              <w:keepNext/>
              <w:spacing w:after="60"/>
            </w:pPr>
            <w:r>
              <w:rPr>
                <w:rFonts w:ascii="Calibri" w:hAnsi="Calibri"/>
                <w:sz w:val="20"/>
              </w:rPr>
              <w:t>    Homme</w:t>
            </w:r>
          </w:p>
        </w:tc>
        <w:tc>
          <w:tcPr>
            <w:tcW w:w="0" w:type="auto"/>
            <w:tcBorders>
              <w:top w:val="single" w:sz="0" w:space="0" w:color="D3D3D3"/>
              <w:left w:val="single" w:sz="0" w:space="0" w:color="D3D3D3"/>
              <w:bottom w:val="single" w:sz="0" w:space="0" w:color="D3D3D3"/>
              <w:right w:val="single" w:sz="0" w:space="0" w:color="D3D3D3"/>
            </w:tcBorders>
          </w:tcPr>
          <w:p w14:paraId="4E47B12B" w14:textId="77777777" w:rsidR="00022B71" w:rsidRDefault="005B112A">
            <w:pPr>
              <w:keepNext/>
              <w:spacing w:after="60"/>
              <w:jc w:val="center"/>
            </w:pPr>
            <w:r>
              <w:rPr>
                <w:rFonts w:ascii="Calibri" w:hAnsi="Calibri"/>
                <w:sz w:val="20"/>
              </w:rPr>
              <w:t>72 (46%)</w:t>
            </w:r>
          </w:p>
        </w:tc>
        <w:tc>
          <w:tcPr>
            <w:tcW w:w="0" w:type="auto"/>
            <w:tcBorders>
              <w:top w:val="single" w:sz="0" w:space="0" w:color="D3D3D3"/>
              <w:left w:val="single" w:sz="0" w:space="0" w:color="D3D3D3"/>
              <w:bottom w:val="single" w:sz="0" w:space="0" w:color="D3D3D3"/>
              <w:right w:val="single" w:sz="0" w:space="0" w:color="D3D3D3"/>
            </w:tcBorders>
          </w:tcPr>
          <w:p w14:paraId="2F64A486" w14:textId="77777777" w:rsidR="00022B71" w:rsidRDefault="005B112A">
            <w:pPr>
              <w:keepNext/>
              <w:spacing w:after="60"/>
              <w:jc w:val="center"/>
            </w:pPr>
            <w:r>
              <w:rPr>
                <w:rFonts w:ascii="Calibri" w:hAnsi="Calibri"/>
                <w:sz w:val="20"/>
              </w:rPr>
              <w:t xml:space="preserve">54 </w:t>
            </w: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30883B8" w14:textId="77777777" w:rsidR="00022B71" w:rsidRDefault="005B112A">
            <w:pPr>
              <w:keepNext/>
              <w:spacing w:after="60"/>
              <w:jc w:val="center"/>
            </w:pPr>
            <w:r>
              <w:rPr>
                <w:rFonts w:ascii="Calibri" w:hAnsi="Calibri"/>
                <w:sz w:val="20"/>
              </w:rPr>
              <w:t>27 (50%)</w:t>
            </w:r>
          </w:p>
        </w:tc>
        <w:tc>
          <w:tcPr>
            <w:tcW w:w="0" w:type="auto"/>
            <w:tcBorders>
              <w:top w:val="single" w:sz="0" w:space="0" w:color="D3D3D3"/>
              <w:left w:val="single" w:sz="0" w:space="0" w:color="D3D3D3"/>
              <w:bottom w:val="single" w:sz="0" w:space="0" w:color="D3D3D3"/>
              <w:right w:val="single" w:sz="0" w:space="0" w:color="D3D3D3"/>
            </w:tcBorders>
          </w:tcPr>
          <w:p w14:paraId="38B1F7EB" w14:textId="77777777" w:rsidR="00022B71" w:rsidRDefault="005B112A">
            <w:pPr>
              <w:keepNext/>
              <w:spacing w:after="60"/>
              <w:jc w:val="center"/>
            </w:pPr>
            <w:r>
              <w:rPr>
                <w:rFonts w:ascii="Calibri" w:hAnsi="Calibri"/>
                <w:sz w:val="20"/>
              </w:rPr>
              <w:t>52 (37%)</w:t>
            </w:r>
          </w:p>
        </w:tc>
        <w:tc>
          <w:tcPr>
            <w:tcW w:w="0" w:type="auto"/>
            <w:tcBorders>
              <w:top w:val="single" w:sz="0" w:space="0" w:color="D3D3D3"/>
              <w:left w:val="single" w:sz="0" w:space="0" w:color="D3D3D3"/>
              <w:bottom w:val="single" w:sz="0" w:space="0" w:color="D3D3D3"/>
              <w:right w:val="single" w:sz="0" w:space="0" w:color="D3D3D3"/>
            </w:tcBorders>
          </w:tcPr>
          <w:p w14:paraId="1E80D68D" w14:textId="77777777" w:rsidR="00022B71" w:rsidRDefault="005B112A">
            <w:pPr>
              <w:keepNext/>
              <w:spacing w:after="60"/>
              <w:jc w:val="center"/>
            </w:pPr>
            <w:r>
              <w:rPr>
                <w:rFonts w:ascii="Calibri" w:hAnsi="Calibri"/>
                <w:sz w:val="20"/>
              </w:rPr>
              <w:t>82 (42%)</w:t>
            </w:r>
          </w:p>
        </w:tc>
        <w:tc>
          <w:tcPr>
            <w:tcW w:w="0" w:type="auto"/>
            <w:tcBorders>
              <w:top w:val="single" w:sz="0" w:space="0" w:color="D3D3D3"/>
              <w:left w:val="single" w:sz="0" w:space="0" w:color="D3D3D3"/>
              <w:bottom w:val="single" w:sz="0" w:space="0" w:color="D3D3D3"/>
              <w:right w:val="single" w:sz="0" w:space="0" w:color="D3D3D3"/>
            </w:tcBorders>
          </w:tcPr>
          <w:p w14:paraId="4FB3B371" w14:textId="77777777" w:rsidR="00022B71" w:rsidRDefault="005B112A">
            <w:pPr>
              <w:keepNext/>
              <w:spacing w:after="60"/>
              <w:jc w:val="center"/>
            </w:pPr>
            <w:r>
              <w:rPr>
                <w:rFonts w:ascii="Calibri" w:hAnsi="Calibri"/>
                <w:sz w:val="20"/>
              </w:rPr>
              <w:t>13 (46%)</w:t>
            </w:r>
          </w:p>
        </w:tc>
      </w:tr>
      <w:tr w:rsidR="00022B71" w14:paraId="1D0C49D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E0A4A3"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1E18D9B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64BC1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906ED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F8CF3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32A27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9054A6" w14:textId="77777777" w:rsidR="00022B71" w:rsidRDefault="00022B71">
            <w:pPr>
              <w:keepNext/>
              <w:spacing w:after="60"/>
              <w:jc w:val="center"/>
            </w:pPr>
          </w:p>
        </w:tc>
      </w:tr>
      <w:tr w:rsidR="00022B71" w14:paraId="47F984A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794EEF"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77D62FDD" w14:textId="77777777" w:rsidR="00022B71" w:rsidRDefault="005B112A">
            <w:pPr>
              <w:keepNext/>
              <w:spacing w:after="60"/>
              <w:jc w:val="center"/>
            </w:pPr>
            <w:r>
              <w:rPr>
                <w:rFonts w:ascii="Calibri" w:hAnsi="Calibri"/>
                <w:sz w:val="20"/>
              </w:rPr>
              <w:t>72 (46%)</w:t>
            </w:r>
          </w:p>
        </w:tc>
        <w:tc>
          <w:tcPr>
            <w:tcW w:w="0" w:type="auto"/>
            <w:tcBorders>
              <w:top w:val="single" w:sz="0" w:space="0" w:color="D3D3D3"/>
              <w:left w:val="single" w:sz="0" w:space="0" w:color="D3D3D3"/>
              <w:bottom w:val="single" w:sz="0" w:space="0" w:color="D3D3D3"/>
              <w:right w:val="single" w:sz="0" w:space="0" w:color="D3D3D3"/>
            </w:tcBorders>
          </w:tcPr>
          <w:p w14:paraId="6EF73A07" w14:textId="77777777" w:rsidR="00022B71" w:rsidRDefault="005B112A">
            <w:pPr>
              <w:keepNext/>
              <w:spacing w:after="60"/>
              <w:jc w:val="center"/>
            </w:pPr>
            <w:r>
              <w:rPr>
                <w:rFonts w:ascii="Calibri" w:hAnsi="Calibri"/>
                <w:sz w:val="20"/>
              </w:rPr>
              <w:t>73 (50%)</w:t>
            </w:r>
          </w:p>
        </w:tc>
        <w:tc>
          <w:tcPr>
            <w:tcW w:w="0" w:type="auto"/>
            <w:tcBorders>
              <w:top w:val="single" w:sz="0" w:space="0" w:color="D3D3D3"/>
              <w:left w:val="single" w:sz="0" w:space="0" w:color="D3D3D3"/>
              <w:bottom w:val="single" w:sz="0" w:space="0" w:color="D3D3D3"/>
              <w:right w:val="single" w:sz="0" w:space="0" w:color="D3D3D3"/>
            </w:tcBorders>
          </w:tcPr>
          <w:p w14:paraId="1D7A0B6B" w14:textId="77777777" w:rsidR="00022B71" w:rsidRDefault="005B112A">
            <w:pPr>
              <w:keepNext/>
              <w:spacing w:after="60"/>
              <w:jc w:val="center"/>
            </w:pPr>
            <w:r>
              <w:rPr>
                <w:rFonts w:ascii="Calibri" w:hAnsi="Calibri"/>
                <w:sz w:val="20"/>
              </w:rPr>
              <w:t>26 (48%)</w:t>
            </w:r>
          </w:p>
        </w:tc>
        <w:tc>
          <w:tcPr>
            <w:tcW w:w="0" w:type="auto"/>
            <w:tcBorders>
              <w:top w:val="single" w:sz="0" w:space="0" w:color="D3D3D3"/>
              <w:left w:val="single" w:sz="0" w:space="0" w:color="D3D3D3"/>
              <w:bottom w:val="single" w:sz="0" w:space="0" w:color="D3D3D3"/>
              <w:right w:val="single" w:sz="0" w:space="0" w:color="D3D3D3"/>
            </w:tcBorders>
          </w:tcPr>
          <w:p w14:paraId="6E14B87F" w14:textId="77777777" w:rsidR="00022B71" w:rsidRDefault="005B112A">
            <w:pPr>
              <w:keepNext/>
              <w:spacing w:after="60"/>
              <w:jc w:val="center"/>
            </w:pPr>
            <w:r>
              <w:rPr>
                <w:rFonts w:ascii="Calibri" w:hAnsi="Calibri"/>
                <w:sz w:val="20"/>
              </w:rPr>
              <w:t>61 (43%)</w:t>
            </w:r>
          </w:p>
        </w:tc>
        <w:tc>
          <w:tcPr>
            <w:tcW w:w="0" w:type="auto"/>
            <w:tcBorders>
              <w:top w:val="single" w:sz="0" w:space="0" w:color="D3D3D3"/>
              <w:left w:val="single" w:sz="0" w:space="0" w:color="D3D3D3"/>
              <w:bottom w:val="single" w:sz="0" w:space="0" w:color="D3D3D3"/>
              <w:right w:val="single" w:sz="0" w:space="0" w:color="D3D3D3"/>
            </w:tcBorders>
          </w:tcPr>
          <w:p w14:paraId="2BF6DBEB" w14:textId="77777777" w:rsidR="00022B71" w:rsidRDefault="005B112A">
            <w:pPr>
              <w:keepNext/>
              <w:spacing w:after="60"/>
              <w:jc w:val="center"/>
            </w:pPr>
            <w:r>
              <w:rPr>
                <w:rFonts w:ascii="Calibri" w:hAnsi="Calibri"/>
                <w:sz w:val="20"/>
              </w:rPr>
              <w:t>93 (47%)</w:t>
            </w:r>
          </w:p>
        </w:tc>
        <w:tc>
          <w:tcPr>
            <w:tcW w:w="0" w:type="auto"/>
            <w:tcBorders>
              <w:top w:val="single" w:sz="0" w:space="0" w:color="D3D3D3"/>
              <w:left w:val="single" w:sz="0" w:space="0" w:color="D3D3D3"/>
              <w:bottom w:val="single" w:sz="0" w:space="0" w:color="D3D3D3"/>
              <w:right w:val="single" w:sz="0" w:space="0" w:color="D3D3D3"/>
            </w:tcBorders>
          </w:tcPr>
          <w:p w14:paraId="385FA2E9" w14:textId="77777777" w:rsidR="00022B71" w:rsidRDefault="005B112A">
            <w:pPr>
              <w:keepNext/>
              <w:spacing w:after="60"/>
              <w:jc w:val="center"/>
            </w:pPr>
            <w:r>
              <w:rPr>
                <w:rFonts w:ascii="Calibri" w:hAnsi="Calibri"/>
                <w:sz w:val="20"/>
              </w:rPr>
              <w:t>15 (54%)</w:t>
            </w:r>
          </w:p>
        </w:tc>
      </w:tr>
      <w:tr w:rsidR="00022B71" w14:paraId="17AA602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621956"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3072D3F5" w14:textId="77777777" w:rsidR="00022B71" w:rsidRDefault="005B112A">
            <w:pPr>
              <w:keepNext/>
              <w:spacing w:after="60"/>
              <w:jc w:val="center"/>
            </w:pPr>
            <w:r>
              <w:rPr>
                <w:rFonts w:ascii="Calibri" w:hAnsi="Calibri"/>
                <w:sz w:val="20"/>
              </w:rPr>
              <w:t>83 (54%)</w:t>
            </w:r>
          </w:p>
        </w:tc>
        <w:tc>
          <w:tcPr>
            <w:tcW w:w="0" w:type="auto"/>
            <w:tcBorders>
              <w:top w:val="single" w:sz="0" w:space="0" w:color="D3D3D3"/>
              <w:left w:val="single" w:sz="0" w:space="0" w:color="D3D3D3"/>
              <w:bottom w:val="single" w:sz="0" w:space="0" w:color="D3D3D3"/>
              <w:right w:val="single" w:sz="0" w:space="0" w:color="D3D3D3"/>
            </w:tcBorders>
          </w:tcPr>
          <w:p w14:paraId="403A1E11" w14:textId="77777777" w:rsidR="00022B71" w:rsidRDefault="005B112A">
            <w:pPr>
              <w:keepNext/>
              <w:spacing w:after="60"/>
              <w:jc w:val="center"/>
            </w:pPr>
            <w:r>
              <w:rPr>
                <w:rFonts w:ascii="Calibri" w:hAnsi="Calibri"/>
                <w:sz w:val="20"/>
              </w:rPr>
              <w:t>74 (50%)</w:t>
            </w:r>
          </w:p>
        </w:tc>
        <w:tc>
          <w:tcPr>
            <w:tcW w:w="0" w:type="auto"/>
            <w:tcBorders>
              <w:top w:val="single" w:sz="0" w:space="0" w:color="D3D3D3"/>
              <w:left w:val="single" w:sz="0" w:space="0" w:color="D3D3D3"/>
              <w:bottom w:val="single" w:sz="0" w:space="0" w:color="D3D3D3"/>
              <w:right w:val="single" w:sz="0" w:space="0" w:color="D3D3D3"/>
            </w:tcBorders>
          </w:tcPr>
          <w:p w14:paraId="10A057A2" w14:textId="77777777" w:rsidR="00022B71" w:rsidRDefault="005B112A">
            <w:pPr>
              <w:keepNext/>
              <w:spacing w:after="60"/>
              <w:jc w:val="center"/>
            </w:pPr>
            <w:r>
              <w:rPr>
                <w:rFonts w:ascii="Calibri" w:hAnsi="Calibri"/>
                <w:sz w:val="20"/>
              </w:rPr>
              <w:t>28 (52%)</w:t>
            </w:r>
          </w:p>
        </w:tc>
        <w:tc>
          <w:tcPr>
            <w:tcW w:w="0" w:type="auto"/>
            <w:tcBorders>
              <w:top w:val="single" w:sz="0" w:space="0" w:color="D3D3D3"/>
              <w:left w:val="single" w:sz="0" w:space="0" w:color="D3D3D3"/>
              <w:bottom w:val="single" w:sz="0" w:space="0" w:color="D3D3D3"/>
              <w:right w:val="single" w:sz="0" w:space="0" w:color="D3D3D3"/>
            </w:tcBorders>
          </w:tcPr>
          <w:p w14:paraId="724E9314" w14:textId="77777777" w:rsidR="00022B71" w:rsidRDefault="005B112A">
            <w:pPr>
              <w:keepNext/>
              <w:spacing w:after="60"/>
              <w:jc w:val="center"/>
            </w:pPr>
            <w:r>
              <w:rPr>
                <w:rFonts w:ascii="Calibri" w:hAnsi="Calibri"/>
                <w:sz w:val="20"/>
              </w:rPr>
              <w:t>81 (57%)</w:t>
            </w:r>
          </w:p>
        </w:tc>
        <w:tc>
          <w:tcPr>
            <w:tcW w:w="0" w:type="auto"/>
            <w:tcBorders>
              <w:top w:val="single" w:sz="0" w:space="0" w:color="D3D3D3"/>
              <w:left w:val="single" w:sz="0" w:space="0" w:color="D3D3D3"/>
              <w:bottom w:val="single" w:sz="0" w:space="0" w:color="D3D3D3"/>
              <w:right w:val="single" w:sz="0" w:space="0" w:color="D3D3D3"/>
            </w:tcBorders>
          </w:tcPr>
          <w:p w14:paraId="4B6D4D11" w14:textId="77777777" w:rsidR="00022B71" w:rsidRDefault="005B112A">
            <w:pPr>
              <w:keepNext/>
              <w:spacing w:after="60"/>
              <w:jc w:val="center"/>
            </w:pPr>
            <w:r>
              <w:rPr>
                <w:rFonts w:ascii="Calibri" w:hAnsi="Calibri"/>
                <w:sz w:val="20"/>
              </w:rPr>
              <w:t>104 (53%)</w:t>
            </w:r>
          </w:p>
        </w:tc>
        <w:tc>
          <w:tcPr>
            <w:tcW w:w="0" w:type="auto"/>
            <w:tcBorders>
              <w:top w:val="single" w:sz="0" w:space="0" w:color="D3D3D3"/>
              <w:left w:val="single" w:sz="0" w:space="0" w:color="D3D3D3"/>
              <w:bottom w:val="single" w:sz="0" w:space="0" w:color="D3D3D3"/>
              <w:right w:val="single" w:sz="0" w:space="0" w:color="D3D3D3"/>
            </w:tcBorders>
          </w:tcPr>
          <w:p w14:paraId="3B32671C" w14:textId="77777777" w:rsidR="00022B71" w:rsidRDefault="005B112A">
            <w:pPr>
              <w:keepNext/>
              <w:spacing w:after="60"/>
              <w:jc w:val="center"/>
            </w:pPr>
            <w:r>
              <w:rPr>
                <w:rFonts w:ascii="Calibri" w:hAnsi="Calibri"/>
                <w:sz w:val="20"/>
              </w:rPr>
              <w:t>13 (46%)</w:t>
            </w:r>
          </w:p>
        </w:tc>
      </w:tr>
      <w:tr w:rsidR="00022B71" w14:paraId="5B075CF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37C734" w14:textId="77777777" w:rsidR="00022B71" w:rsidRDefault="005B112A">
            <w:pPr>
              <w:keepNext/>
              <w:spacing w:after="60"/>
            </w:pPr>
            <w:r>
              <w:rPr>
                <w:rFonts w:ascii="Calibri" w:hAnsi="Calibri"/>
                <w:sz w:val="20"/>
              </w:rPr>
              <w:t>Lieu_de_residence</w:t>
            </w:r>
          </w:p>
        </w:tc>
        <w:tc>
          <w:tcPr>
            <w:tcW w:w="0" w:type="auto"/>
            <w:tcBorders>
              <w:top w:val="single" w:sz="0" w:space="0" w:color="D3D3D3"/>
              <w:left w:val="single" w:sz="0" w:space="0" w:color="D3D3D3"/>
              <w:bottom w:val="single" w:sz="0" w:space="0" w:color="D3D3D3"/>
              <w:right w:val="single" w:sz="0" w:space="0" w:color="D3D3D3"/>
            </w:tcBorders>
          </w:tcPr>
          <w:p w14:paraId="3CE20C9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0958D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A1159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AC6A05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01286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8D81A" w14:textId="77777777" w:rsidR="00022B71" w:rsidRDefault="00022B71">
            <w:pPr>
              <w:keepNext/>
              <w:spacing w:after="60"/>
              <w:jc w:val="center"/>
            </w:pPr>
          </w:p>
        </w:tc>
      </w:tr>
      <w:tr w:rsidR="00022B71" w14:paraId="4EE2D6D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869C4A" w14:textId="77777777" w:rsidR="00022B71" w:rsidRDefault="005B112A">
            <w:pPr>
              <w:keepNext/>
              <w:spacing w:after="60"/>
            </w:pPr>
            <w:r>
              <w:rPr>
                <w:rFonts w:ascii="Calibri" w:hAnsi="Calibri"/>
                <w:sz w:val="20"/>
              </w:rPr>
              <w:t>    Ailleurs au Quebec</w:t>
            </w:r>
          </w:p>
        </w:tc>
        <w:tc>
          <w:tcPr>
            <w:tcW w:w="0" w:type="auto"/>
            <w:tcBorders>
              <w:top w:val="single" w:sz="0" w:space="0" w:color="D3D3D3"/>
              <w:left w:val="single" w:sz="0" w:space="0" w:color="D3D3D3"/>
              <w:bottom w:val="single" w:sz="0" w:space="0" w:color="D3D3D3"/>
              <w:right w:val="single" w:sz="0" w:space="0" w:color="D3D3D3"/>
            </w:tcBorders>
          </w:tcPr>
          <w:p w14:paraId="7B26A8EF" w14:textId="77777777" w:rsidR="00022B71" w:rsidRDefault="005B112A">
            <w:pPr>
              <w:keepNext/>
              <w:spacing w:after="60"/>
              <w:jc w:val="center"/>
            </w:pPr>
            <w:r>
              <w:rPr>
                <w:rFonts w:ascii="Calibri" w:hAnsi="Calibri"/>
                <w:sz w:val="20"/>
              </w:rPr>
              <w:t xml:space="preserve">62 </w:t>
            </w: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152BC1CD" w14:textId="77777777" w:rsidR="00022B71" w:rsidRDefault="005B112A">
            <w:pPr>
              <w:keepNext/>
              <w:spacing w:after="60"/>
              <w:jc w:val="center"/>
            </w:pPr>
            <w:r>
              <w:rPr>
                <w:rFonts w:ascii="Calibri" w:hAnsi="Calibri"/>
                <w:sz w:val="20"/>
              </w:rPr>
              <w:t>60 (41%)</w:t>
            </w:r>
          </w:p>
        </w:tc>
        <w:tc>
          <w:tcPr>
            <w:tcW w:w="0" w:type="auto"/>
            <w:tcBorders>
              <w:top w:val="single" w:sz="0" w:space="0" w:color="D3D3D3"/>
              <w:left w:val="single" w:sz="0" w:space="0" w:color="D3D3D3"/>
              <w:bottom w:val="single" w:sz="0" w:space="0" w:color="D3D3D3"/>
              <w:right w:val="single" w:sz="0" w:space="0" w:color="D3D3D3"/>
            </w:tcBorders>
          </w:tcPr>
          <w:p w14:paraId="4AB69B61" w14:textId="77777777" w:rsidR="00022B71" w:rsidRDefault="005B112A">
            <w:pPr>
              <w:keepNext/>
              <w:spacing w:after="60"/>
              <w:jc w:val="center"/>
            </w:pPr>
            <w:r>
              <w:rPr>
                <w:rFonts w:ascii="Calibri" w:hAnsi="Calibri"/>
                <w:sz w:val="20"/>
              </w:rPr>
              <w:t>25 (46%)</w:t>
            </w:r>
          </w:p>
        </w:tc>
        <w:tc>
          <w:tcPr>
            <w:tcW w:w="0" w:type="auto"/>
            <w:tcBorders>
              <w:top w:val="single" w:sz="0" w:space="0" w:color="D3D3D3"/>
              <w:left w:val="single" w:sz="0" w:space="0" w:color="D3D3D3"/>
              <w:bottom w:val="single" w:sz="0" w:space="0" w:color="D3D3D3"/>
              <w:right w:val="single" w:sz="0" w:space="0" w:color="D3D3D3"/>
            </w:tcBorders>
          </w:tcPr>
          <w:p w14:paraId="5A73C422" w14:textId="77777777" w:rsidR="00022B71" w:rsidRDefault="005B112A">
            <w:pPr>
              <w:keepNext/>
              <w:spacing w:after="60"/>
              <w:jc w:val="center"/>
            </w:pPr>
            <w:r>
              <w:rPr>
                <w:rFonts w:ascii="Calibri" w:hAnsi="Calibri"/>
                <w:sz w:val="20"/>
              </w:rPr>
              <w:t>56 (39%)</w:t>
            </w:r>
          </w:p>
        </w:tc>
        <w:tc>
          <w:tcPr>
            <w:tcW w:w="0" w:type="auto"/>
            <w:tcBorders>
              <w:top w:val="single" w:sz="0" w:space="0" w:color="D3D3D3"/>
              <w:left w:val="single" w:sz="0" w:space="0" w:color="D3D3D3"/>
              <w:bottom w:val="single" w:sz="0" w:space="0" w:color="D3D3D3"/>
              <w:right w:val="single" w:sz="0" w:space="0" w:color="D3D3D3"/>
            </w:tcBorders>
          </w:tcPr>
          <w:p w14:paraId="26383BC6" w14:textId="77777777" w:rsidR="00022B71" w:rsidRDefault="005B112A">
            <w:pPr>
              <w:keepNext/>
              <w:spacing w:after="60"/>
              <w:jc w:val="center"/>
            </w:pPr>
            <w:r>
              <w:rPr>
                <w:rFonts w:ascii="Calibri" w:hAnsi="Calibri"/>
                <w:sz w:val="20"/>
              </w:rPr>
              <w:t>79 (40%)</w:t>
            </w:r>
          </w:p>
        </w:tc>
        <w:tc>
          <w:tcPr>
            <w:tcW w:w="0" w:type="auto"/>
            <w:tcBorders>
              <w:top w:val="single" w:sz="0" w:space="0" w:color="D3D3D3"/>
              <w:left w:val="single" w:sz="0" w:space="0" w:color="D3D3D3"/>
              <w:bottom w:val="single" w:sz="0" w:space="0" w:color="D3D3D3"/>
              <w:right w:val="single" w:sz="0" w:space="0" w:color="D3D3D3"/>
            </w:tcBorders>
          </w:tcPr>
          <w:p w14:paraId="5659D23A" w14:textId="77777777" w:rsidR="00022B71" w:rsidRDefault="005B112A">
            <w:pPr>
              <w:keepNext/>
              <w:spacing w:after="60"/>
              <w:jc w:val="center"/>
            </w:pPr>
            <w:r>
              <w:rPr>
                <w:rFonts w:ascii="Calibri" w:hAnsi="Calibri"/>
                <w:sz w:val="20"/>
              </w:rPr>
              <w:t>15 (54%)</w:t>
            </w:r>
          </w:p>
        </w:tc>
      </w:tr>
      <w:tr w:rsidR="00022B71" w14:paraId="6C2DDC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597CF4" w14:textId="77777777" w:rsidR="00022B71" w:rsidRDefault="005B112A">
            <w:pPr>
              <w:keepNext/>
              <w:spacing w:after="60"/>
            </w:pPr>
            <w:r>
              <w:rPr>
                <w:rFonts w:ascii="Calibri" w:hAnsi="Calibri"/>
                <w:sz w:val="20"/>
              </w:rPr>
              <w:t>    Grand Motreal</w:t>
            </w:r>
          </w:p>
        </w:tc>
        <w:tc>
          <w:tcPr>
            <w:tcW w:w="0" w:type="auto"/>
            <w:tcBorders>
              <w:top w:val="single" w:sz="0" w:space="0" w:color="D3D3D3"/>
              <w:left w:val="single" w:sz="0" w:space="0" w:color="D3D3D3"/>
              <w:bottom w:val="single" w:sz="0" w:space="0" w:color="D3D3D3"/>
              <w:right w:val="single" w:sz="0" w:space="0" w:color="D3D3D3"/>
            </w:tcBorders>
          </w:tcPr>
          <w:p w14:paraId="571B7DF9" w14:textId="77777777" w:rsidR="00022B71" w:rsidRDefault="005B112A">
            <w:pPr>
              <w:keepNext/>
              <w:spacing w:after="60"/>
              <w:jc w:val="center"/>
            </w:pPr>
            <w:r>
              <w:rPr>
                <w:rFonts w:ascii="Calibri" w:hAnsi="Calibri"/>
                <w:sz w:val="20"/>
              </w:rPr>
              <w:t>93 (60%)</w:t>
            </w:r>
          </w:p>
        </w:tc>
        <w:tc>
          <w:tcPr>
            <w:tcW w:w="0" w:type="auto"/>
            <w:tcBorders>
              <w:top w:val="single" w:sz="0" w:space="0" w:color="D3D3D3"/>
              <w:left w:val="single" w:sz="0" w:space="0" w:color="D3D3D3"/>
              <w:bottom w:val="single" w:sz="0" w:space="0" w:color="D3D3D3"/>
              <w:right w:val="single" w:sz="0" w:space="0" w:color="D3D3D3"/>
            </w:tcBorders>
          </w:tcPr>
          <w:p w14:paraId="54BC917F" w14:textId="77777777" w:rsidR="00022B71" w:rsidRDefault="005B112A">
            <w:pPr>
              <w:keepNext/>
              <w:spacing w:after="60"/>
              <w:jc w:val="center"/>
            </w:pPr>
            <w:r>
              <w:rPr>
                <w:rFonts w:ascii="Calibri" w:hAnsi="Calibri"/>
                <w:sz w:val="20"/>
              </w:rPr>
              <w:t>87 (59%)</w:t>
            </w:r>
          </w:p>
        </w:tc>
        <w:tc>
          <w:tcPr>
            <w:tcW w:w="0" w:type="auto"/>
            <w:tcBorders>
              <w:top w:val="single" w:sz="0" w:space="0" w:color="D3D3D3"/>
              <w:left w:val="single" w:sz="0" w:space="0" w:color="D3D3D3"/>
              <w:bottom w:val="single" w:sz="0" w:space="0" w:color="D3D3D3"/>
              <w:right w:val="single" w:sz="0" w:space="0" w:color="D3D3D3"/>
            </w:tcBorders>
          </w:tcPr>
          <w:p w14:paraId="61269F62" w14:textId="77777777" w:rsidR="00022B71" w:rsidRDefault="005B112A">
            <w:pPr>
              <w:keepNext/>
              <w:spacing w:after="60"/>
              <w:jc w:val="center"/>
            </w:pPr>
            <w:r>
              <w:rPr>
                <w:rFonts w:ascii="Calibri" w:hAnsi="Calibri"/>
                <w:sz w:val="20"/>
              </w:rPr>
              <w:t>29 (54%)</w:t>
            </w:r>
          </w:p>
        </w:tc>
        <w:tc>
          <w:tcPr>
            <w:tcW w:w="0" w:type="auto"/>
            <w:tcBorders>
              <w:top w:val="single" w:sz="0" w:space="0" w:color="D3D3D3"/>
              <w:left w:val="single" w:sz="0" w:space="0" w:color="D3D3D3"/>
              <w:bottom w:val="single" w:sz="0" w:space="0" w:color="D3D3D3"/>
              <w:right w:val="single" w:sz="0" w:space="0" w:color="D3D3D3"/>
            </w:tcBorders>
          </w:tcPr>
          <w:p w14:paraId="21BD622C" w14:textId="77777777" w:rsidR="00022B71" w:rsidRDefault="005B112A">
            <w:pPr>
              <w:keepNext/>
              <w:spacing w:after="60"/>
              <w:jc w:val="center"/>
            </w:pPr>
            <w:r>
              <w:rPr>
                <w:rFonts w:ascii="Calibri" w:hAnsi="Calibri"/>
                <w:sz w:val="20"/>
              </w:rPr>
              <w:t>86 (61%)</w:t>
            </w:r>
          </w:p>
        </w:tc>
        <w:tc>
          <w:tcPr>
            <w:tcW w:w="0" w:type="auto"/>
            <w:tcBorders>
              <w:top w:val="single" w:sz="0" w:space="0" w:color="D3D3D3"/>
              <w:left w:val="single" w:sz="0" w:space="0" w:color="D3D3D3"/>
              <w:bottom w:val="single" w:sz="0" w:space="0" w:color="D3D3D3"/>
              <w:right w:val="single" w:sz="0" w:space="0" w:color="D3D3D3"/>
            </w:tcBorders>
          </w:tcPr>
          <w:p w14:paraId="796BF737" w14:textId="77777777" w:rsidR="00022B71" w:rsidRDefault="005B112A">
            <w:pPr>
              <w:keepNext/>
              <w:spacing w:after="60"/>
              <w:jc w:val="center"/>
            </w:pPr>
            <w:r>
              <w:rPr>
                <w:rFonts w:ascii="Calibri" w:hAnsi="Calibri"/>
                <w:sz w:val="20"/>
              </w:rPr>
              <w:t>118 (60%)</w:t>
            </w:r>
          </w:p>
        </w:tc>
        <w:tc>
          <w:tcPr>
            <w:tcW w:w="0" w:type="auto"/>
            <w:tcBorders>
              <w:top w:val="single" w:sz="0" w:space="0" w:color="D3D3D3"/>
              <w:left w:val="single" w:sz="0" w:space="0" w:color="D3D3D3"/>
              <w:bottom w:val="single" w:sz="0" w:space="0" w:color="D3D3D3"/>
              <w:right w:val="single" w:sz="0" w:space="0" w:color="D3D3D3"/>
            </w:tcBorders>
          </w:tcPr>
          <w:p w14:paraId="3DF7F2E4" w14:textId="77777777" w:rsidR="00022B71" w:rsidRDefault="005B112A">
            <w:pPr>
              <w:keepNext/>
              <w:spacing w:after="60"/>
              <w:jc w:val="center"/>
            </w:pPr>
            <w:r>
              <w:rPr>
                <w:rFonts w:ascii="Calibri" w:hAnsi="Calibri"/>
                <w:sz w:val="20"/>
              </w:rPr>
              <w:t>13 (46%)</w:t>
            </w:r>
          </w:p>
        </w:tc>
      </w:tr>
      <w:tr w:rsidR="00022B71" w14:paraId="35AAEA87" w14:textId="77777777" w:rsidTr="00022B71">
        <w:trPr>
          <w:cantSplit/>
          <w:jc w:val="center"/>
        </w:trPr>
        <w:tc>
          <w:tcPr>
            <w:tcW w:w="0" w:type="auto"/>
            <w:gridSpan w:val="7"/>
          </w:tcPr>
          <w:p w14:paraId="367806D5" w14:textId="77777777" w:rsidR="00022B71" w:rsidRDefault="005B112A">
            <w:pPr>
              <w:keepNext/>
              <w:spacing w:after="60"/>
            </w:pPr>
            <w:r>
              <w:rPr>
                <w:rFonts w:ascii="Calibri" w:hAnsi="Calibri"/>
                <w:i/>
                <w:sz w:val="20"/>
                <w:vertAlign w:val="superscript"/>
              </w:rPr>
              <w:t>1</w:t>
            </w:r>
            <w:r>
              <w:rPr>
                <w:rFonts w:ascii="Calibri" w:hAnsi="Calibri"/>
                <w:sz w:val="20"/>
              </w:rPr>
              <w:t>n (%)</w:t>
            </w:r>
          </w:p>
        </w:tc>
      </w:tr>
    </w:tbl>
    <w:p w14:paraId="78F40C04" w14:textId="77777777" w:rsidR="00022B71" w:rsidRDefault="005B112A">
      <w:pPr>
        <w:pStyle w:val="En-ttedetabledesmatires"/>
      </w:pPr>
      <w:r>
        <w:rPr>
          <w:rStyle w:val="DocumentationTok"/>
        </w:rPr>
        <w:t xml:space="preserve">##classification avec les variables </w:t>
      </w:r>
      <w:r>
        <w:br/>
      </w:r>
      <w:r>
        <w:rPr>
          <w:rStyle w:val="CommentTok"/>
        </w:rPr>
        <w:t>#data_interest</w:t>
      </w:r>
    </w:p>
    <w:p w14:paraId="457DE087" w14:textId="77777777" w:rsidR="00022B71" w:rsidRDefault="005B112A">
      <w:pPr>
        <w:pStyle w:val="Titre3"/>
      </w:pPr>
      <w:bookmarkStart w:id="346" w:name="X8c58d4b9094d21e43a5cdfbd33aaf1179dfc811"/>
      <w:bookmarkStart w:id="347" w:name="_Toc209544892"/>
      <w:bookmarkEnd w:id="341"/>
      <w:bookmarkEnd w:id="345"/>
      <w:r>
        <w:t>DindogrammeCAH avec l’extension FactoMineR pour les marqueurs objectis</w:t>
      </w:r>
      <w:bookmarkEnd w:id="347"/>
    </w:p>
    <w:p w14:paraId="091B6440" w14:textId="77777777" w:rsidR="00022B71" w:rsidRDefault="005B112A">
      <w:pPr>
        <w:pStyle w:val="En-ttedetabledesmatires"/>
      </w:pPr>
      <w:r>
        <w:rPr>
          <w:rStyle w:val="NormalTok"/>
        </w:rPr>
        <w:t xml:space="preserve">data_interest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(Somme_Importance,sexe,gpe_age,Lieu_de_residence) </w:t>
      </w:r>
      <w:r>
        <w:rPr>
          <w:rStyle w:val="SpecialCharTok"/>
        </w:rPr>
        <w:t>%&gt;%</w:t>
      </w:r>
      <w:r>
        <w:br/>
      </w:r>
      <w:r>
        <w:rPr>
          <w:rStyle w:val="NormalTok"/>
        </w:rPr>
        <w:t xml:space="preserve">  </w:t>
      </w:r>
      <w:r>
        <w:rPr>
          <w:rStyle w:val="FunctionTok"/>
        </w:rPr>
        <w:t>na.omit</w:t>
      </w:r>
      <w:r>
        <w:rPr>
          <w:rStyle w:val="NormalTok"/>
        </w:rPr>
        <w:t>()</w:t>
      </w:r>
      <w:r>
        <w:br/>
      </w:r>
      <w:r>
        <w:br/>
      </w:r>
      <w:r>
        <w:rPr>
          <w:rStyle w:val="NormalTok"/>
        </w:rPr>
        <w:t>data_interest</w:t>
      </w:r>
      <w:r>
        <w:rPr>
          <w:rStyle w:val="SpecialCharTok"/>
        </w:rPr>
        <w:t>$</w:t>
      </w:r>
      <w:r>
        <w:rPr>
          <w:rStyle w:val="NormalTok"/>
        </w:rPr>
        <w:t>Somme_Importance</w:t>
      </w:r>
      <w:r>
        <w:rPr>
          <w:rStyle w:val="OtherTok"/>
        </w:rPr>
        <w:t>&lt;-</w:t>
      </w:r>
      <w:r>
        <w:rPr>
          <w:rStyle w:val="FunctionTok"/>
        </w:rPr>
        <w:t>as.factor</w:t>
      </w:r>
      <w:r>
        <w:rPr>
          <w:rStyle w:val="NormalTok"/>
        </w:rPr>
        <w:t>(data_interest</w:t>
      </w:r>
      <w:r>
        <w:rPr>
          <w:rStyle w:val="SpecialCharTok"/>
        </w:rPr>
        <w:t>$</w:t>
      </w:r>
      <w:r>
        <w:rPr>
          <w:rStyle w:val="NormalTok"/>
        </w:rPr>
        <w:t>Somme_Importance)</w:t>
      </w:r>
      <w:r>
        <w:br/>
      </w:r>
      <w:r>
        <w:rPr>
          <w:rStyle w:val="NormalTok"/>
        </w:rPr>
        <w:t>data_interest</w:t>
      </w:r>
      <w:r>
        <w:rPr>
          <w:rStyle w:val="SpecialCharTok"/>
        </w:rPr>
        <w:t>$</w:t>
      </w:r>
      <w:r>
        <w:rPr>
          <w:rStyle w:val="NormalTok"/>
        </w:rPr>
        <w:t>sexe</w:t>
      </w:r>
      <w:r>
        <w:rPr>
          <w:rStyle w:val="OtherTok"/>
        </w:rPr>
        <w:t>&lt;-</w:t>
      </w:r>
      <w:r>
        <w:rPr>
          <w:rStyle w:val="FunctionTok"/>
        </w:rPr>
        <w:t>as.factor</w:t>
      </w:r>
      <w:r>
        <w:rPr>
          <w:rStyle w:val="NormalTok"/>
        </w:rPr>
        <w:t>(data_interest</w:t>
      </w:r>
      <w:r>
        <w:rPr>
          <w:rStyle w:val="SpecialCharTok"/>
        </w:rPr>
        <w:t>$</w:t>
      </w:r>
      <w:r>
        <w:rPr>
          <w:rStyle w:val="NormalTok"/>
        </w:rPr>
        <w:t>sexe)</w:t>
      </w:r>
      <w:r>
        <w:br/>
      </w:r>
      <w:r>
        <w:rPr>
          <w:rStyle w:val="NormalTok"/>
        </w:rPr>
        <w:t>data_interest</w:t>
      </w:r>
      <w:r>
        <w:rPr>
          <w:rStyle w:val="SpecialCharTok"/>
        </w:rPr>
        <w:t>$</w:t>
      </w:r>
      <w:r>
        <w:rPr>
          <w:rStyle w:val="NormalTok"/>
        </w:rPr>
        <w:t>gpe_age</w:t>
      </w:r>
      <w:r>
        <w:rPr>
          <w:rStyle w:val="OtherTok"/>
        </w:rPr>
        <w:t>&lt;-</w:t>
      </w:r>
      <w:r>
        <w:rPr>
          <w:rStyle w:val="FunctionTok"/>
        </w:rPr>
        <w:t>as.factor</w:t>
      </w:r>
      <w:r>
        <w:rPr>
          <w:rStyle w:val="NormalTok"/>
        </w:rPr>
        <w:t>(data_interest</w:t>
      </w:r>
      <w:r>
        <w:rPr>
          <w:rStyle w:val="SpecialCharTok"/>
        </w:rPr>
        <w:t>$</w:t>
      </w:r>
      <w:r>
        <w:rPr>
          <w:rStyle w:val="NormalTok"/>
        </w:rPr>
        <w:t>gpe_age)</w:t>
      </w:r>
      <w:r>
        <w:br/>
      </w:r>
      <w:r>
        <w:rPr>
          <w:rStyle w:val="NormalTok"/>
        </w:rPr>
        <w:t>data_interest</w:t>
      </w:r>
      <w:r>
        <w:rPr>
          <w:rStyle w:val="SpecialCharTok"/>
        </w:rPr>
        <w:t>$</w:t>
      </w:r>
      <w:r>
        <w:rPr>
          <w:rStyle w:val="NormalTok"/>
        </w:rPr>
        <w:t>Lieu_de_residence</w:t>
      </w:r>
      <w:r>
        <w:rPr>
          <w:rStyle w:val="OtherTok"/>
        </w:rPr>
        <w:t>&lt;-</w:t>
      </w:r>
      <w:r>
        <w:rPr>
          <w:rStyle w:val="FunctionTok"/>
        </w:rPr>
        <w:t>as.factor</w:t>
      </w:r>
      <w:r>
        <w:rPr>
          <w:rStyle w:val="NormalTok"/>
        </w:rPr>
        <w:t>(data_interest</w:t>
      </w:r>
      <w:r>
        <w:rPr>
          <w:rStyle w:val="SpecialCharTok"/>
        </w:rPr>
        <w:t>$</w:t>
      </w:r>
      <w:r>
        <w:rPr>
          <w:rStyle w:val="NormalTok"/>
        </w:rPr>
        <w:t>Lieu_de_residence)</w:t>
      </w:r>
      <w:r>
        <w:br/>
      </w:r>
      <w:r>
        <w:br/>
      </w:r>
      <w:r>
        <w:br/>
      </w:r>
      <w:r>
        <w:rPr>
          <w:rStyle w:val="NormalTok"/>
        </w:rPr>
        <w:t xml:space="preserve">acm2 </w:t>
      </w:r>
      <w:r>
        <w:rPr>
          <w:rStyle w:val="OtherTok"/>
        </w:rPr>
        <w:t>&lt;-</w:t>
      </w:r>
      <w:r>
        <w:rPr>
          <w:rStyle w:val="NormalTok"/>
        </w:rPr>
        <w:t xml:space="preserve"> </w:t>
      </w:r>
      <w:r>
        <w:rPr>
          <w:rStyle w:val="FunctionTok"/>
        </w:rPr>
        <w:t>MCA</w:t>
      </w:r>
      <w:r>
        <w:rPr>
          <w:rStyle w:val="NormalTok"/>
        </w:rPr>
        <w:t>(data_interest[</w:t>
      </w:r>
      <w:r>
        <w:rPr>
          <w:rStyle w:val="FunctionTok"/>
        </w:rPr>
        <w:t>complete.case</w:t>
      </w:r>
      <w:r>
        <w:rPr>
          <w:rStyle w:val="FunctionTok"/>
        </w:rPr>
        <w:t>s</w:t>
      </w:r>
      <w:r>
        <w:rPr>
          <w:rStyle w:val="NormalTok"/>
        </w:rPr>
        <w:t xml:space="preserve">(data_interest), ], </w:t>
      </w:r>
      <w:r>
        <w:rPr>
          <w:rStyle w:val="AttributeTok"/>
        </w:rPr>
        <w:t>ncp =</w:t>
      </w:r>
      <w:r>
        <w:rPr>
          <w:rStyle w:val="NormalTok"/>
        </w:rPr>
        <w:t xml:space="preserve"> </w:t>
      </w:r>
      <w:r>
        <w:rPr>
          <w:rStyle w:val="DecValTok"/>
        </w:rPr>
        <w:t>5</w:t>
      </w:r>
      <w:r>
        <w:rPr>
          <w:rStyle w:val="NormalTok"/>
        </w:rPr>
        <w:t xml:space="preserve">, </w:t>
      </w:r>
      <w:r>
        <w:rPr>
          <w:rStyle w:val="AttributeTok"/>
        </w:rPr>
        <w:t>graph =</w:t>
      </w:r>
      <w:r>
        <w:rPr>
          <w:rStyle w:val="NormalTok"/>
        </w:rPr>
        <w:t xml:space="preserve"> </w:t>
      </w:r>
      <w:r>
        <w:rPr>
          <w:rStyle w:val="ConstantTok"/>
        </w:rPr>
        <w:t>FALSE</w:t>
      </w:r>
      <w:r>
        <w:rPr>
          <w:rStyle w:val="NormalTok"/>
        </w:rPr>
        <w:t>)</w:t>
      </w:r>
      <w:r>
        <w:br/>
      </w:r>
      <w:r>
        <w:rPr>
          <w:rStyle w:val="NormalTok"/>
        </w:rPr>
        <w:t xml:space="preserve">cah </w:t>
      </w:r>
      <w:r>
        <w:rPr>
          <w:rStyle w:val="OtherTok"/>
        </w:rPr>
        <w:t>&lt;-</w:t>
      </w:r>
      <w:r>
        <w:rPr>
          <w:rStyle w:val="NormalTok"/>
        </w:rPr>
        <w:t xml:space="preserve"> </w:t>
      </w:r>
      <w:r>
        <w:rPr>
          <w:rStyle w:val="FunctionTok"/>
        </w:rPr>
        <w:t>HCPC</w:t>
      </w:r>
      <w:r>
        <w:rPr>
          <w:rStyle w:val="NormalTok"/>
        </w:rPr>
        <w:t xml:space="preserve">(acm2, </w:t>
      </w:r>
      <w:r>
        <w:rPr>
          <w:rStyle w:val="AttributeTok"/>
        </w:rPr>
        <w:t>graph =</w:t>
      </w:r>
      <w:r>
        <w:rPr>
          <w:rStyle w:val="NormalTok"/>
        </w:rPr>
        <w:t xml:space="preserve"> </w:t>
      </w:r>
      <w:r>
        <w:rPr>
          <w:rStyle w:val="ConstantTok"/>
        </w:rPr>
        <w:t>FALSE</w:t>
      </w:r>
      <w:r>
        <w:rPr>
          <w:rStyle w:val="NormalTok"/>
        </w:rPr>
        <w:t>)</w:t>
      </w:r>
    </w:p>
    <w:p w14:paraId="7AE1B07B" w14:textId="77777777" w:rsidR="00022B71" w:rsidRDefault="005B112A">
      <w:pPr>
        <w:pStyle w:val="En-ttedetabledesmatires"/>
      </w:pPr>
      <w:r>
        <w:rPr>
          <w:rStyle w:val="CommentTok"/>
        </w:rPr>
        <w:t>#Affichage du cluster en 3 partitions</w:t>
      </w:r>
      <w:r>
        <w:br/>
      </w:r>
      <w:r>
        <w:rPr>
          <w:rStyle w:val="FunctionTok"/>
        </w:rPr>
        <w:t>plot</w:t>
      </w:r>
      <w:r>
        <w:rPr>
          <w:rStyle w:val="NormalTok"/>
        </w:rPr>
        <w:t xml:space="preserve">(cah, </w:t>
      </w:r>
      <w:r>
        <w:rPr>
          <w:rStyle w:val="AttributeTok"/>
        </w:rPr>
        <w:t>choice =</w:t>
      </w:r>
      <w:r>
        <w:rPr>
          <w:rStyle w:val="NormalTok"/>
        </w:rPr>
        <w:t xml:space="preserve"> </w:t>
      </w:r>
      <w:r>
        <w:rPr>
          <w:rStyle w:val="StringTok"/>
        </w:rPr>
        <w:t>"tree"</w:t>
      </w:r>
      <w:r>
        <w:rPr>
          <w:rStyle w:val="NormalTok"/>
        </w:rPr>
        <w:t>)</w:t>
      </w:r>
    </w:p>
    <w:p w14:paraId="3F3C5898" w14:textId="77777777" w:rsidR="00022B71" w:rsidRDefault="005B112A">
      <w:pPr>
        <w:pStyle w:val="Titre1Car"/>
      </w:pPr>
      <w:r>
        <w:rPr>
          <w:noProof/>
        </w:rPr>
        <w:drawing>
          <wp:inline distT="0" distB="0" distL="0" distR="0" wp14:anchorId="1432255F" wp14:editId="62D05AFE">
            <wp:extent cx="4620126" cy="3696101"/>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C:/Users/HP/Desktop/Analyse_r-seaux-sociaux-et-transition-l-ge-adulte-Qu-bec/rapport/Rapport_files/figure-docx/unnamed-chunk-75-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091F8714" w14:textId="77777777" w:rsidR="00022B71" w:rsidRDefault="005B112A">
      <w:pPr>
        <w:pStyle w:val="En-ttedetabledesmatires"/>
      </w:pPr>
      <w:r>
        <w:rPr>
          <w:rStyle w:val="CommentTok"/>
        </w:rPr>
        <w:t>#affichage en 3D</w:t>
      </w:r>
      <w:r>
        <w:br/>
      </w:r>
      <w:r>
        <w:rPr>
          <w:rStyle w:val="FunctionTok"/>
        </w:rPr>
        <w:t>plot</w:t>
      </w:r>
      <w:r>
        <w:rPr>
          <w:rStyle w:val="NormalTok"/>
        </w:rPr>
        <w:t xml:space="preserve">(cah, </w:t>
      </w:r>
      <w:r>
        <w:rPr>
          <w:rStyle w:val="AttributeTok"/>
        </w:rPr>
        <w:t>choice =</w:t>
      </w:r>
      <w:r>
        <w:rPr>
          <w:rStyle w:val="NormalTok"/>
        </w:rPr>
        <w:t xml:space="preserve"> </w:t>
      </w:r>
      <w:r>
        <w:rPr>
          <w:rStyle w:val="StringTok"/>
        </w:rPr>
        <w:t>"3D.map"</w:t>
      </w:r>
      <w:r>
        <w:rPr>
          <w:rStyle w:val="NormalTok"/>
        </w:rPr>
        <w:t>)</w:t>
      </w:r>
    </w:p>
    <w:p w14:paraId="198DC529" w14:textId="77777777" w:rsidR="00022B71" w:rsidRDefault="005B112A">
      <w:pPr>
        <w:pStyle w:val="Titre1Car"/>
      </w:pPr>
      <w:r>
        <w:rPr>
          <w:noProof/>
        </w:rPr>
        <w:drawing>
          <wp:inline distT="0" distB="0" distL="0" distR="0" wp14:anchorId="6E3FA5ED" wp14:editId="1ACD6545">
            <wp:extent cx="4620126" cy="3696101"/>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C:/Users/HP/Desktop/Analyse_r-seaux-sociaux-et-transition-l-ge-adulte-Qu-bec/rapport/Rapport_files/figure-docx/unnamed-chunk-76-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6ED186E4" w14:textId="77777777" w:rsidR="00022B71" w:rsidRDefault="005B112A">
      <w:pPr>
        <w:pStyle w:val="En-ttedetabledesmatires"/>
      </w:pPr>
      <w:r>
        <w:rPr>
          <w:rStyle w:val="CommentTok"/>
        </w:rPr>
        <w:t>#Affichage en en bar</w:t>
      </w:r>
      <w:r>
        <w:br/>
      </w:r>
      <w:r>
        <w:rPr>
          <w:rStyle w:val="FunctionTok"/>
        </w:rPr>
        <w:t>plot</w:t>
      </w:r>
      <w:r>
        <w:rPr>
          <w:rStyle w:val="NormalTok"/>
        </w:rPr>
        <w:t xml:space="preserve">(cah, </w:t>
      </w:r>
      <w:r>
        <w:rPr>
          <w:rStyle w:val="AttributeTok"/>
        </w:rPr>
        <w:t>choice =</w:t>
      </w:r>
      <w:r>
        <w:rPr>
          <w:rStyle w:val="NormalTok"/>
        </w:rPr>
        <w:t xml:space="preserve"> </w:t>
      </w:r>
      <w:r>
        <w:rPr>
          <w:rStyle w:val="StringTok"/>
        </w:rPr>
        <w:t>"bar"</w:t>
      </w:r>
      <w:r>
        <w:rPr>
          <w:rStyle w:val="NormalTok"/>
        </w:rPr>
        <w:t>)</w:t>
      </w:r>
    </w:p>
    <w:p w14:paraId="7730C03A" w14:textId="77777777" w:rsidR="00022B71" w:rsidRDefault="005B112A">
      <w:pPr>
        <w:pStyle w:val="Titre1Car"/>
      </w:pPr>
      <w:r>
        <w:rPr>
          <w:noProof/>
        </w:rPr>
        <w:drawing>
          <wp:inline distT="0" distB="0" distL="0" distR="0" wp14:anchorId="54B2B865" wp14:editId="6758DA99">
            <wp:extent cx="4620126" cy="3696101"/>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C:/Users/HP/Desktop/Analyse_r-seaux-sociaux-et-transition-l-ge-adulte-Qu-bec/rapport/Rapport_files/figure-docx/unnamed-chunk-77-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244B6463" w14:textId="77777777" w:rsidR="00022B71" w:rsidRDefault="005B112A">
      <w:pPr>
        <w:pStyle w:val="Corpsdetexte"/>
      </w:pPr>
      <w:r>
        <w:rPr>
          <w:noProof/>
        </w:rPr>
        <w:drawing>
          <wp:inline distT="0" distB="0" distL="0" distR="0" wp14:anchorId="56C70C9A" wp14:editId="2D3B54CD">
            <wp:extent cx="4620126" cy="3696101"/>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C:/Users/HP/Desktop/Analyse_r-seaux-sociaux-et-transition-l-ge-adulte-Qu-bec/rapport/Rapport_files/figure-docx/unnamed-chunk-78-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7B56F26B" w14:textId="77777777" w:rsidR="00022B71" w:rsidRDefault="005B112A">
      <w:pPr>
        <w:pStyle w:val="En-ttedetabledesmatires"/>
      </w:pPr>
      <w:r>
        <w:rPr>
          <w:rStyle w:val="CommentTok"/>
        </w:rPr>
        <w:t>#cah$data.clust</w:t>
      </w:r>
    </w:p>
    <w:p w14:paraId="519EE583" w14:textId="77777777" w:rsidR="00022B71" w:rsidRDefault="005B112A">
      <w:pPr>
        <w:pStyle w:val="Titre2"/>
      </w:pPr>
      <w:bookmarkStart w:id="348" w:name="analyse-des-marqueurs-subjectifs"/>
      <w:bookmarkStart w:id="349" w:name="_Toc209544893"/>
      <w:bookmarkEnd w:id="315"/>
      <w:bookmarkEnd w:id="346"/>
      <w:r>
        <w:t>Analyse des marqueurs subjectifs</w:t>
      </w:r>
      <w:bookmarkEnd w:id="349"/>
    </w:p>
    <w:p w14:paraId="57D7A922" w14:textId="77777777" w:rsidR="00022B71" w:rsidRDefault="005B112A">
      <w:pPr>
        <w:pStyle w:val="Titre3"/>
      </w:pPr>
      <w:bookmarkStart w:id="350" w:name="marqueurs-subjectifs-selon-le-sexe"/>
      <w:bookmarkStart w:id="351" w:name="_Toc209544894"/>
      <w:r>
        <w:t>Marqueurs subjectifs selon le sexe</w:t>
      </w:r>
      <w:bookmarkEnd w:id="351"/>
    </w:p>
    <w:p w14:paraId="07804F54" w14:textId="77777777" w:rsidR="00022B71" w:rsidRDefault="005B112A">
      <w:pPr>
        <w:pStyle w:val="En-ttedetabledesmatires"/>
      </w:pPr>
      <w:r>
        <w:rPr>
          <w:rStyle w:val="CommentTok"/>
        </w:rPr>
        <w:t># Créer l'objet de design en tenant compte des pondérations</w:t>
      </w:r>
      <w:r>
        <w:br/>
      </w:r>
      <w:r>
        <w:rPr>
          <w:rStyle w:val="NormalTok"/>
        </w:rPr>
        <w:t xml:space="preserve">table_Marqueurs_subjectifs_sexe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sexe,</w:t>
      </w:r>
      <w:r>
        <w:br/>
      </w:r>
      <w:r>
        <w:rPr>
          <w:rStyle w:val="NormalTok"/>
        </w:rPr>
        <w:t xml:space="preserve">    </w:t>
      </w:r>
      <w:r>
        <w:rPr>
          <w:rStyle w:val="AttributeTok"/>
        </w:rPr>
        <w:t>include =</w:t>
      </w:r>
      <w:r>
        <w:rPr>
          <w:rStyle w:val="NormalTok"/>
        </w:rPr>
        <w:t xml:space="preserve"> </w:t>
      </w:r>
      <w:r>
        <w:rPr>
          <w:rStyle w:val="FunctionTok"/>
        </w:rPr>
        <w:t>c</w:t>
      </w:r>
      <w:r>
        <w:rPr>
          <w:rStyle w:val="NormalTok"/>
        </w:rPr>
        <w:t>(Propres_r</w:t>
      </w:r>
      <w:r>
        <w:rPr>
          <w:rStyle w:val="NormalTok"/>
        </w:rPr>
        <w:t>esponsabilites, Propres_decisions, Independance_finance),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"**table_Marqueurs_subjectifs_sexe**"</w:t>
      </w:r>
      <w:r>
        <w:rPr>
          <w:rStyle w:val="NormalTok"/>
        </w:rPr>
        <w:t>)</w:t>
      </w:r>
      <w:r>
        <w:br/>
      </w:r>
      <w:r>
        <w:br/>
      </w:r>
      <w:r>
        <w:rPr>
          <w:rStyle w:val="NormalTok"/>
        </w:rPr>
        <w:t>table_Marqueurs_subjectifs_sexe</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1473"/>
        <w:gridCol w:w="1515"/>
        <w:gridCol w:w="805"/>
      </w:tblGrid>
      <w:tr w:rsidR="00022B71" w14:paraId="0B258BD1"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06FF20D"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1A5C0D4"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EE35245" w14:textId="77777777" w:rsidR="00022B71" w:rsidRDefault="005B112A">
            <w:pPr>
              <w:keepNext/>
              <w:spacing w:after="60"/>
              <w:jc w:val="center"/>
            </w:pPr>
            <w:r>
              <w:rPr>
                <w:rFonts w:ascii="Calibri" w:hAnsi="Calibri"/>
                <w:b/>
                <w:sz w:val="20"/>
              </w:rPr>
              <w:t>Femme</w:t>
            </w:r>
            <w:r>
              <w:rPr>
                <w:rFonts w:ascii="Calibri" w:hAnsi="Calibri"/>
                <w:sz w:val="20"/>
              </w:rPr>
              <w:t xml:space="preserve"> N = 359</w:t>
            </w:r>
            <w:r>
              <w:rPr>
                <w:rFonts w:ascii="Calibri" w:hAnsi="Calibri"/>
                <w:i/>
                <w:sz w:val="20"/>
                <w:vertAlign w:val="superscript"/>
              </w:rPr>
              <w:t>1</w:t>
            </w:r>
          </w:p>
        </w:tc>
        <w:tc>
          <w:tcPr>
            <w:tcW w:w="0" w:type="auto"/>
            <w:tcBorders>
              <w:top w:val="single" w:sz="16" w:space="0" w:color="D3D3D3"/>
              <w:bottom w:val="single" w:sz="16" w:space="0" w:color="D3D3D3"/>
            </w:tcBorders>
          </w:tcPr>
          <w:p w14:paraId="41D7DEF5" w14:textId="77777777" w:rsidR="00022B71" w:rsidRDefault="005B112A">
            <w:pPr>
              <w:keepNext/>
              <w:spacing w:after="60"/>
              <w:jc w:val="center"/>
            </w:pPr>
            <w:r>
              <w:rPr>
                <w:rFonts w:ascii="Calibri" w:hAnsi="Calibri"/>
                <w:b/>
                <w:sz w:val="20"/>
              </w:rPr>
              <w:t>Homme</w:t>
            </w:r>
            <w:r>
              <w:rPr>
                <w:rFonts w:ascii="Calibri" w:hAnsi="Calibri"/>
                <w:sz w:val="20"/>
              </w:rPr>
              <w:t xml:space="preserve"> N = 362</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11913832"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65E07DD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718680" w14:textId="77777777" w:rsidR="00022B71" w:rsidRDefault="005B112A">
            <w:pPr>
              <w:keepNext/>
              <w:spacing w:after="60"/>
            </w:pPr>
            <w:r>
              <w:rPr>
                <w:rFonts w:ascii="Calibri" w:hAnsi="Calibri"/>
                <w:sz w:val="20"/>
              </w:rPr>
              <w:t>Propres_responsabilites</w:t>
            </w:r>
          </w:p>
        </w:tc>
        <w:tc>
          <w:tcPr>
            <w:tcW w:w="0" w:type="auto"/>
            <w:tcBorders>
              <w:top w:val="single" w:sz="0" w:space="0" w:color="D3D3D3"/>
              <w:left w:val="single" w:sz="0" w:space="0" w:color="D3D3D3"/>
              <w:bottom w:val="single" w:sz="0" w:space="0" w:color="D3D3D3"/>
              <w:right w:val="single" w:sz="0" w:space="0" w:color="D3D3D3"/>
            </w:tcBorders>
          </w:tcPr>
          <w:p w14:paraId="3041B17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4221A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130F4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3E661F" w14:textId="77777777" w:rsidR="00022B71" w:rsidRDefault="005B112A">
            <w:pPr>
              <w:keepNext/>
              <w:spacing w:after="60"/>
              <w:jc w:val="center"/>
            </w:pPr>
            <w:r>
              <w:rPr>
                <w:rFonts w:ascii="Calibri" w:hAnsi="Calibri"/>
                <w:sz w:val="20"/>
              </w:rPr>
              <w:t>&lt;0.001</w:t>
            </w:r>
          </w:p>
        </w:tc>
      </w:tr>
      <w:tr w:rsidR="00022B71" w14:paraId="06AB208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478A7F"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3992699"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256A63D2" w14:textId="77777777" w:rsidR="00022B71" w:rsidRDefault="005B112A">
            <w:pPr>
              <w:keepNext/>
              <w:spacing w:after="60"/>
              <w:jc w:val="center"/>
            </w:pPr>
            <w:r>
              <w:rPr>
                <w:rFonts w:ascii="Calibri" w:hAnsi="Calibri"/>
                <w:sz w:val="20"/>
              </w:rPr>
              <w:t>0.3 (1)</w:t>
            </w:r>
          </w:p>
        </w:tc>
        <w:tc>
          <w:tcPr>
            <w:tcW w:w="0" w:type="auto"/>
            <w:tcBorders>
              <w:top w:val="single" w:sz="0" w:space="0" w:color="D3D3D3"/>
              <w:left w:val="single" w:sz="0" w:space="0" w:color="D3D3D3"/>
              <w:bottom w:val="single" w:sz="0" w:space="0" w:color="D3D3D3"/>
              <w:right w:val="single" w:sz="0" w:space="0" w:color="D3D3D3"/>
            </w:tcBorders>
          </w:tcPr>
          <w:p w14:paraId="7D843784" w14:textId="77777777" w:rsidR="00022B71" w:rsidRDefault="005B112A">
            <w:pPr>
              <w:keepNext/>
              <w:spacing w:after="60"/>
              <w:jc w:val="center"/>
            </w:pPr>
            <w:r>
              <w:rPr>
                <w:rFonts w:ascii="Calibri" w:hAnsi="Calibri"/>
                <w:sz w:val="20"/>
              </w:rPr>
              <w:t>3.4 (12)</w:t>
            </w:r>
          </w:p>
        </w:tc>
        <w:tc>
          <w:tcPr>
            <w:tcW w:w="0" w:type="auto"/>
            <w:tcBorders>
              <w:top w:val="single" w:sz="0" w:space="0" w:color="D3D3D3"/>
              <w:left w:val="single" w:sz="0" w:space="0" w:color="D3D3D3"/>
              <w:bottom w:val="single" w:sz="0" w:space="0" w:color="D3D3D3"/>
              <w:right w:val="single" w:sz="0" w:space="0" w:color="D3D3D3"/>
            </w:tcBorders>
          </w:tcPr>
          <w:p w14:paraId="5452C70D" w14:textId="77777777" w:rsidR="00022B71" w:rsidRDefault="00022B71">
            <w:pPr>
              <w:keepNext/>
              <w:spacing w:after="60"/>
              <w:jc w:val="center"/>
            </w:pPr>
          </w:p>
        </w:tc>
      </w:tr>
      <w:tr w:rsidR="00022B71" w14:paraId="76CA21E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0CB17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800FFD0" w14:textId="77777777" w:rsidR="00022B71" w:rsidRDefault="005B112A">
            <w:pPr>
              <w:keepNext/>
              <w:spacing w:after="60"/>
              <w:jc w:val="center"/>
            </w:pPr>
            <w:r>
              <w:rPr>
                <w:rFonts w:ascii="Calibri" w:hAnsi="Calibri"/>
                <w:sz w:val="20"/>
              </w:rPr>
              <w:t>3.9 (28)</w:t>
            </w:r>
          </w:p>
        </w:tc>
        <w:tc>
          <w:tcPr>
            <w:tcW w:w="0" w:type="auto"/>
            <w:tcBorders>
              <w:top w:val="single" w:sz="0" w:space="0" w:color="D3D3D3"/>
              <w:left w:val="single" w:sz="0" w:space="0" w:color="D3D3D3"/>
              <w:bottom w:val="single" w:sz="0" w:space="0" w:color="D3D3D3"/>
              <w:right w:val="single" w:sz="0" w:space="0" w:color="D3D3D3"/>
            </w:tcBorders>
          </w:tcPr>
          <w:p w14:paraId="5962C9D1" w14:textId="77777777" w:rsidR="00022B71" w:rsidRDefault="005B112A">
            <w:pPr>
              <w:keepNext/>
              <w:spacing w:after="60"/>
              <w:jc w:val="center"/>
            </w:pPr>
            <w:r>
              <w:rPr>
                <w:rFonts w:ascii="Calibri" w:hAnsi="Calibri"/>
                <w:sz w:val="20"/>
              </w:rPr>
              <w:t>2.0 (7)</w:t>
            </w:r>
          </w:p>
        </w:tc>
        <w:tc>
          <w:tcPr>
            <w:tcW w:w="0" w:type="auto"/>
            <w:tcBorders>
              <w:top w:val="single" w:sz="0" w:space="0" w:color="D3D3D3"/>
              <w:left w:val="single" w:sz="0" w:space="0" w:color="D3D3D3"/>
              <w:bottom w:val="single" w:sz="0" w:space="0" w:color="D3D3D3"/>
              <w:right w:val="single" w:sz="0" w:space="0" w:color="D3D3D3"/>
            </w:tcBorders>
          </w:tcPr>
          <w:p w14:paraId="3DE54F7C" w14:textId="77777777" w:rsidR="00022B71" w:rsidRDefault="005B112A">
            <w:pPr>
              <w:keepNext/>
              <w:spacing w:after="60"/>
              <w:jc w:val="center"/>
            </w:pPr>
            <w:r>
              <w:rPr>
                <w:rFonts w:ascii="Calibri" w:hAnsi="Calibri"/>
                <w:sz w:val="20"/>
              </w:rPr>
              <w:t>5.7 (21)</w:t>
            </w:r>
          </w:p>
        </w:tc>
        <w:tc>
          <w:tcPr>
            <w:tcW w:w="0" w:type="auto"/>
            <w:tcBorders>
              <w:top w:val="single" w:sz="0" w:space="0" w:color="D3D3D3"/>
              <w:left w:val="single" w:sz="0" w:space="0" w:color="D3D3D3"/>
              <w:bottom w:val="single" w:sz="0" w:space="0" w:color="D3D3D3"/>
              <w:right w:val="single" w:sz="0" w:space="0" w:color="D3D3D3"/>
            </w:tcBorders>
          </w:tcPr>
          <w:p w14:paraId="21272BDB" w14:textId="77777777" w:rsidR="00022B71" w:rsidRDefault="00022B71">
            <w:pPr>
              <w:keepNext/>
              <w:spacing w:after="60"/>
              <w:jc w:val="center"/>
            </w:pPr>
          </w:p>
        </w:tc>
      </w:tr>
      <w:tr w:rsidR="00022B71" w14:paraId="7E81878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84C290"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5728E827" w14:textId="77777777" w:rsidR="00022B71" w:rsidRDefault="005B112A">
            <w:pPr>
              <w:keepNext/>
              <w:spacing w:after="60"/>
              <w:jc w:val="center"/>
            </w:pPr>
            <w:r>
              <w:rPr>
                <w:rFonts w:ascii="Calibri" w:hAnsi="Calibri"/>
                <w:sz w:val="20"/>
              </w:rPr>
              <w:t>9.6 (69)</w:t>
            </w:r>
          </w:p>
        </w:tc>
        <w:tc>
          <w:tcPr>
            <w:tcW w:w="0" w:type="auto"/>
            <w:tcBorders>
              <w:top w:val="single" w:sz="0" w:space="0" w:color="D3D3D3"/>
              <w:left w:val="single" w:sz="0" w:space="0" w:color="D3D3D3"/>
              <w:bottom w:val="single" w:sz="0" w:space="0" w:color="D3D3D3"/>
              <w:right w:val="single" w:sz="0" w:space="0" w:color="D3D3D3"/>
            </w:tcBorders>
          </w:tcPr>
          <w:p w14:paraId="575EF1D7" w14:textId="77777777" w:rsidR="00022B71" w:rsidRDefault="005B112A">
            <w:pPr>
              <w:keepNext/>
              <w:spacing w:after="60"/>
              <w:jc w:val="center"/>
            </w:pPr>
            <w:r>
              <w:rPr>
                <w:rFonts w:ascii="Calibri" w:hAnsi="Calibri"/>
                <w:sz w:val="20"/>
              </w:rPr>
              <w:t>6.8 (24)</w:t>
            </w:r>
          </w:p>
        </w:tc>
        <w:tc>
          <w:tcPr>
            <w:tcW w:w="0" w:type="auto"/>
            <w:tcBorders>
              <w:top w:val="single" w:sz="0" w:space="0" w:color="D3D3D3"/>
              <w:left w:val="single" w:sz="0" w:space="0" w:color="D3D3D3"/>
              <w:bottom w:val="single" w:sz="0" w:space="0" w:color="D3D3D3"/>
              <w:right w:val="single" w:sz="0" w:space="0" w:color="D3D3D3"/>
            </w:tcBorders>
          </w:tcPr>
          <w:p w14:paraId="70709E7E" w14:textId="77777777" w:rsidR="00022B71" w:rsidRDefault="005B112A">
            <w:pPr>
              <w:keepNext/>
              <w:spacing w:after="60"/>
              <w:jc w:val="center"/>
            </w:pPr>
            <w:r>
              <w:rPr>
                <w:rFonts w:ascii="Calibri" w:hAnsi="Calibri"/>
                <w:sz w:val="20"/>
              </w:rPr>
              <w:t>12.4 (45)</w:t>
            </w:r>
          </w:p>
        </w:tc>
        <w:tc>
          <w:tcPr>
            <w:tcW w:w="0" w:type="auto"/>
            <w:tcBorders>
              <w:top w:val="single" w:sz="0" w:space="0" w:color="D3D3D3"/>
              <w:left w:val="single" w:sz="0" w:space="0" w:color="D3D3D3"/>
              <w:bottom w:val="single" w:sz="0" w:space="0" w:color="D3D3D3"/>
              <w:right w:val="single" w:sz="0" w:space="0" w:color="D3D3D3"/>
            </w:tcBorders>
          </w:tcPr>
          <w:p w14:paraId="2B7D3C5D" w14:textId="77777777" w:rsidR="00022B71" w:rsidRDefault="00022B71">
            <w:pPr>
              <w:keepNext/>
              <w:spacing w:after="60"/>
              <w:jc w:val="center"/>
            </w:pPr>
          </w:p>
        </w:tc>
      </w:tr>
      <w:tr w:rsidR="00022B71" w14:paraId="363416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39851C"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BB46435" w14:textId="77777777" w:rsidR="00022B71" w:rsidRDefault="005B112A">
            <w:pPr>
              <w:keepNext/>
              <w:spacing w:after="60"/>
              <w:jc w:val="center"/>
            </w:pPr>
            <w:r>
              <w:rPr>
                <w:rFonts w:ascii="Calibri" w:hAnsi="Calibri"/>
                <w:sz w:val="20"/>
              </w:rPr>
              <w:t>49.1 (354)</w:t>
            </w:r>
          </w:p>
        </w:tc>
        <w:tc>
          <w:tcPr>
            <w:tcW w:w="0" w:type="auto"/>
            <w:tcBorders>
              <w:top w:val="single" w:sz="0" w:space="0" w:color="D3D3D3"/>
              <w:left w:val="single" w:sz="0" w:space="0" w:color="D3D3D3"/>
              <w:bottom w:val="single" w:sz="0" w:space="0" w:color="D3D3D3"/>
              <w:right w:val="single" w:sz="0" w:space="0" w:color="D3D3D3"/>
            </w:tcBorders>
          </w:tcPr>
          <w:p w14:paraId="72750158" w14:textId="77777777" w:rsidR="00022B71" w:rsidRDefault="005B112A">
            <w:pPr>
              <w:keepNext/>
              <w:spacing w:after="60"/>
              <w:jc w:val="center"/>
            </w:pPr>
            <w:r>
              <w:rPr>
                <w:rFonts w:ascii="Calibri" w:hAnsi="Calibri"/>
                <w:sz w:val="20"/>
              </w:rPr>
              <w:t>49.8 (179)</w:t>
            </w:r>
          </w:p>
        </w:tc>
        <w:tc>
          <w:tcPr>
            <w:tcW w:w="0" w:type="auto"/>
            <w:tcBorders>
              <w:top w:val="single" w:sz="0" w:space="0" w:color="D3D3D3"/>
              <w:left w:val="single" w:sz="0" w:space="0" w:color="D3D3D3"/>
              <w:bottom w:val="single" w:sz="0" w:space="0" w:color="D3D3D3"/>
              <w:right w:val="single" w:sz="0" w:space="0" w:color="D3D3D3"/>
            </w:tcBorders>
          </w:tcPr>
          <w:p w14:paraId="0DC180BD" w14:textId="77777777" w:rsidR="00022B71" w:rsidRDefault="005B112A">
            <w:pPr>
              <w:keepNext/>
              <w:spacing w:after="60"/>
              <w:jc w:val="center"/>
            </w:pPr>
            <w:r>
              <w:rPr>
                <w:rFonts w:ascii="Calibri" w:hAnsi="Calibri"/>
                <w:sz w:val="20"/>
              </w:rPr>
              <w:t>48.4 (175)</w:t>
            </w:r>
          </w:p>
        </w:tc>
        <w:tc>
          <w:tcPr>
            <w:tcW w:w="0" w:type="auto"/>
            <w:tcBorders>
              <w:top w:val="single" w:sz="0" w:space="0" w:color="D3D3D3"/>
              <w:left w:val="single" w:sz="0" w:space="0" w:color="D3D3D3"/>
              <w:bottom w:val="single" w:sz="0" w:space="0" w:color="D3D3D3"/>
              <w:right w:val="single" w:sz="0" w:space="0" w:color="D3D3D3"/>
            </w:tcBorders>
          </w:tcPr>
          <w:p w14:paraId="53747833" w14:textId="77777777" w:rsidR="00022B71" w:rsidRDefault="00022B71">
            <w:pPr>
              <w:keepNext/>
              <w:spacing w:after="60"/>
              <w:jc w:val="center"/>
            </w:pPr>
          </w:p>
        </w:tc>
      </w:tr>
      <w:tr w:rsidR="00022B71" w14:paraId="4B00579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4DC5B2"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4DA5EC92" w14:textId="77777777" w:rsidR="00022B71" w:rsidRDefault="005B112A">
            <w:pPr>
              <w:keepNext/>
              <w:spacing w:after="60"/>
              <w:jc w:val="center"/>
            </w:pPr>
            <w:r>
              <w:rPr>
                <w:rFonts w:ascii="Calibri" w:hAnsi="Calibri"/>
                <w:sz w:val="20"/>
              </w:rPr>
              <w:t>35.6 (256)</w:t>
            </w:r>
          </w:p>
        </w:tc>
        <w:tc>
          <w:tcPr>
            <w:tcW w:w="0" w:type="auto"/>
            <w:tcBorders>
              <w:top w:val="single" w:sz="0" w:space="0" w:color="D3D3D3"/>
              <w:left w:val="single" w:sz="0" w:space="0" w:color="D3D3D3"/>
              <w:bottom w:val="single" w:sz="0" w:space="0" w:color="D3D3D3"/>
              <w:right w:val="single" w:sz="0" w:space="0" w:color="D3D3D3"/>
            </w:tcBorders>
          </w:tcPr>
          <w:p w14:paraId="71716BA3" w14:textId="77777777" w:rsidR="00022B71" w:rsidRDefault="005B112A">
            <w:pPr>
              <w:keepNext/>
              <w:spacing w:after="60"/>
              <w:jc w:val="center"/>
            </w:pPr>
            <w:r>
              <w:rPr>
                <w:rFonts w:ascii="Calibri" w:hAnsi="Calibri"/>
                <w:sz w:val="20"/>
              </w:rPr>
              <w:t>41.1 (147)</w:t>
            </w:r>
          </w:p>
        </w:tc>
        <w:tc>
          <w:tcPr>
            <w:tcW w:w="0" w:type="auto"/>
            <w:tcBorders>
              <w:top w:val="single" w:sz="0" w:space="0" w:color="D3D3D3"/>
              <w:left w:val="single" w:sz="0" w:space="0" w:color="D3D3D3"/>
              <w:bottom w:val="single" w:sz="0" w:space="0" w:color="D3D3D3"/>
              <w:right w:val="single" w:sz="0" w:space="0" w:color="D3D3D3"/>
            </w:tcBorders>
          </w:tcPr>
          <w:p w14:paraId="273B3AD0" w14:textId="77777777" w:rsidR="00022B71" w:rsidRDefault="005B112A">
            <w:pPr>
              <w:keepNext/>
              <w:spacing w:after="60"/>
              <w:jc w:val="center"/>
            </w:pPr>
            <w:r>
              <w:rPr>
                <w:rFonts w:ascii="Calibri" w:hAnsi="Calibri"/>
                <w:sz w:val="20"/>
              </w:rPr>
              <w:t>30.1 (109)</w:t>
            </w:r>
          </w:p>
        </w:tc>
        <w:tc>
          <w:tcPr>
            <w:tcW w:w="0" w:type="auto"/>
            <w:tcBorders>
              <w:top w:val="single" w:sz="0" w:space="0" w:color="D3D3D3"/>
              <w:left w:val="single" w:sz="0" w:space="0" w:color="D3D3D3"/>
              <w:bottom w:val="single" w:sz="0" w:space="0" w:color="D3D3D3"/>
              <w:right w:val="single" w:sz="0" w:space="0" w:color="D3D3D3"/>
            </w:tcBorders>
          </w:tcPr>
          <w:p w14:paraId="264BF4F0" w14:textId="77777777" w:rsidR="00022B71" w:rsidRDefault="00022B71">
            <w:pPr>
              <w:keepNext/>
              <w:spacing w:after="60"/>
              <w:jc w:val="center"/>
            </w:pPr>
          </w:p>
        </w:tc>
      </w:tr>
      <w:tr w:rsidR="00022B71" w14:paraId="4BBC293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2CB20A" w14:textId="77777777" w:rsidR="00022B71" w:rsidRDefault="005B112A">
            <w:pPr>
              <w:keepNext/>
              <w:spacing w:after="60"/>
            </w:pPr>
            <w:r>
              <w:rPr>
                <w:rFonts w:ascii="Calibri" w:hAnsi="Calibri"/>
                <w:sz w:val="20"/>
              </w:rPr>
              <w:t>Propres_decisions</w:t>
            </w:r>
          </w:p>
        </w:tc>
        <w:tc>
          <w:tcPr>
            <w:tcW w:w="0" w:type="auto"/>
            <w:tcBorders>
              <w:top w:val="single" w:sz="0" w:space="0" w:color="D3D3D3"/>
              <w:left w:val="single" w:sz="0" w:space="0" w:color="D3D3D3"/>
              <w:bottom w:val="single" w:sz="0" w:space="0" w:color="D3D3D3"/>
              <w:right w:val="single" w:sz="0" w:space="0" w:color="D3D3D3"/>
            </w:tcBorders>
          </w:tcPr>
          <w:p w14:paraId="38B70B5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3ADD0C"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A3F0A6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F7EBA41" w14:textId="77777777" w:rsidR="00022B71" w:rsidRDefault="005B112A">
            <w:pPr>
              <w:keepNext/>
              <w:spacing w:after="60"/>
              <w:jc w:val="center"/>
            </w:pPr>
            <w:r>
              <w:rPr>
                <w:rFonts w:ascii="Calibri" w:hAnsi="Calibri"/>
                <w:sz w:val="20"/>
              </w:rPr>
              <w:t>&lt;0.001</w:t>
            </w:r>
          </w:p>
        </w:tc>
      </w:tr>
      <w:tr w:rsidR="00022B71" w14:paraId="7AE714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867934"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1DE47F48" w14:textId="77777777" w:rsidR="00022B71" w:rsidRDefault="005B112A">
            <w:pPr>
              <w:keepNext/>
              <w:spacing w:after="60"/>
              <w:jc w:val="center"/>
            </w:pPr>
            <w:r>
              <w:rPr>
                <w:rFonts w:ascii="Calibri" w:hAnsi="Calibri"/>
                <w:sz w:val="20"/>
              </w:rPr>
              <w:t>1.7 (13)</w:t>
            </w:r>
          </w:p>
        </w:tc>
        <w:tc>
          <w:tcPr>
            <w:tcW w:w="0" w:type="auto"/>
            <w:tcBorders>
              <w:top w:val="single" w:sz="0" w:space="0" w:color="D3D3D3"/>
              <w:left w:val="single" w:sz="0" w:space="0" w:color="D3D3D3"/>
              <w:bottom w:val="single" w:sz="0" w:space="0" w:color="D3D3D3"/>
              <w:right w:val="single" w:sz="0" w:space="0" w:color="D3D3D3"/>
            </w:tcBorders>
          </w:tcPr>
          <w:p w14:paraId="61F3BA41" w14:textId="77777777" w:rsidR="00022B71" w:rsidRDefault="005B112A">
            <w:pPr>
              <w:keepNext/>
              <w:spacing w:after="60"/>
              <w:jc w:val="center"/>
            </w:pPr>
            <w:r>
              <w:rPr>
                <w:rFonts w:ascii="Calibri" w:hAnsi="Calibri"/>
                <w:sz w:val="20"/>
              </w:rPr>
              <w:t>0.0 (0)</w:t>
            </w:r>
          </w:p>
        </w:tc>
        <w:tc>
          <w:tcPr>
            <w:tcW w:w="0" w:type="auto"/>
            <w:tcBorders>
              <w:top w:val="single" w:sz="0" w:space="0" w:color="D3D3D3"/>
              <w:left w:val="single" w:sz="0" w:space="0" w:color="D3D3D3"/>
              <w:bottom w:val="single" w:sz="0" w:space="0" w:color="D3D3D3"/>
              <w:right w:val="single" w:sz="0" w:space="0" w:color="D3D3D3"/>
            </w:tcBorders>
          </w:tcPr>
          <w:p w14:paraId="5E3D4C4B" w14:textId="77777777" w:rsidR="00022B71" w:rsidRDefault="005B112A">
            <w:pPr>
              <w:keepNext/>
              <w:spacing w:after="60"/>
              <w:jc w:val="center"/>
            </w:pPr>
            <w:r>
              <w:rPr>
                <w:rFonts w:ascii="Calibri" w:hAnsi="Calibri"/>
                <w:sz w:val="20"/>
              </w:rPr>
              <w:t>3.5 (13)</w:t>
            </w:r>
          </w:p>
        </w:tc>
        <w:tc>
          <w:tcPr>
            <w:tcW w:w="0" w:type="auto"/>
            <w:tcBorders>
              <w:top w:val="single" w:sz="0" w:space="0" w:color="D3D3D3"/>
              <w:left w:val="single" w:sz="0" w:space="0" w:color="D3D3D3"/>
              <w:bottom w:val="single" w:sz="0" w:space="0" w:color="D3D3D3"/>
              <w:right w:val="single" w:sz="0" w:space="0" w:color="D3D3D3"/>
            </w:tcBorders>
          </w:tcPr>
          <w:p w14:paraId="70A4BCAC" w14:textId="77777777" w:rsidR="00022B71" w:rsidRDefault="00022B71">
            <w:pPr>
              <w:keepNext/>
              <w:spacing w:after="60"/>
              <w:jc w:val="center"/>
            </w:pPr>
          </w:p>
        </w:tc>
      </w:tr>
      <w:tr w:rsidR="00022B71" w14:paraId="77874F5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FB594E"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E9DC4CC" w14:textId="77777777" w:rsidR="00022B71" w:rsidRDefault="005B112A">
            <w:pPr>
              <w:keepNext/>
              <w:spacing w:after="60"/>
              <w:jc w:val="center"/>
            </w:pPr>
            <w:r>
              <w:rPr>
                <w:rFonts w:ascii="Calibri" w:hAnsi="Calibri"/>
                <w:sz w:val="20"/>
              </w:rPr>
              <w:t>3.1 (23)</w:t>
            </w:r>
          </w:p>
        </w:tc>
        <w:tc>
          <w:tcPr>
            <w:tcW w:w="0" w:type="auto"/>
            <w:tcBorders>
              <w:top w:val="single" w:sz="0" w:space="0" w:color="D3D3D3"/>
              <w:left w:val="single" w:sz="0" w:space="0" w:color="D3D3D3"/>
              <w:bottom w:val="single" w:sz="0" w:space="0" w:color="D3D3D3"/>
              <w:right w:val="single" w:sz="0" w:space="0" w:color="D3D3D3"/>
            </w:tcBorders>
          </w:tcPr>
          <w:p w14:paraId="0593C08C" w14:textId="77777777" w:rsidR="00022B71" w:rsidRDefault="005B112A">
            <w:pPr>
              <w:keepNext/>
              <w:spacing w:after="60"/>
              <w:jc w:val="center"/>
            </w:pPr>
            <w:r>
              <w:rPr>
                <w:rFonts w:ascii="Calibri" w:hAnsi="Calibri"/>
                <w:sz w:val="20"/>
              </w:rPr>
              <w:t>1.8 (6)</w:t>
            </w:r>
          </w:p>
        </w:tc>
        <w:tc>
          <w:tcPr>
            <w:tcW w:w="0" w:type="auto"/>
            <w:tcBorders>
              <w:top w:val="single" w:sz="0" w:space="0" w:color="D3D3D3"/>
              <w:left w:val="single" w:sz="0" w:space="0" w:color="D3D3D3"/>
              <w:bottom w:val="single" w:sz="0" w:space="0" w:color="D3D3D3"/>
              <w:right w:val="single" w:sz="0" w:space="0" w:color="D3D3D3"/>
            </w:tcBorders>
          </w:tcPr>
          <w:p w14:paraId="104E66D8" w14:textId="77777777" w:rsidR="00022B71" w:rsidRDefault="005B112A">
            <w:pPr>
              <w:keepNext/>
              <w:spacing w:after="60"/>
              <w:jc w:val="center"/>
            </w:pPr>
            <w:r>
              <w:rPr>
                <w:rFonts w:ascii="Calibri" w:hAnsi="Calibri"/>
                <w:sz w:val="20"/>
              </w:rPr>
              <w:t>4.5 (16)</w:t>
            </w:r>
          </w:p>
        </w:tc>
        <w:tc>
          <w:tcPr>
            <w:tcW w:w="0" w:type="auto"/>
            <w:tcBorders>
              <w:top w:val="single" w:sz="0" w:space="0" w:color="D3D3D3"/>
              <w:left w:val="single" w:sz="0" w:space="0" w:color="D3D3D3"/>
              <w:bottom w:val="single" w:sz="0" w:space="0" w:color="D3D3D3"/>
              <w:right w:val="single" w:sz="0" w:space="0" w:color="D3D3D3"/>
            </w:tcBorders>
          </w:tcPr>
          <w:p w14:paraId="2ACC37D9" w14:textId="77777777" w:rsidR="00022B71" w:rsidRDefault="00022B71">
            <w:pPr>
              <w:keepNext/>
              <w:spacing w:after="60"/>
              <w:jc w:val="center"/>
            </w:pPr>
          </w:p>
        </w:tc>
      </w:tr>
      <w:tr w:rsidR="00022B71" w14:paraId="7A9FC88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FB3F0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6DACDC02" w14:textId="77777777" w:rsidR="00022B71" w:rsidRDefault="005B112A">
            <w:pPr>
              <w:keepNext/>
              <w:spacing w:after="60"/>
              <w:jc w:val="center"/>
            </w:pPr>
            <w:r>
              <w:rPr>
                <w:rFonts w:ascii="Calibri" w:hAnsi="Calibri"/>
                <w:sz w:val="20"/>
              </w:rPr>
              <w:t>8.3 (59)</w:t>
            </w:r>
          </w:p>
        </w:tc>
        <w:tc>
          <w:tcPr>
            <w:tcW w:w="0" w:type="auto"/>
            <w:tcBorders>
              <w:top w:val="single" w:sz="0" w:space="0" w:color="D3D3D3"/>
              <w:left w:val="single" w:sz="0" w:space="0" w:color="D3D3D3"/>
              <w:bottom w:val="single" w:sz="0" w:space="0" w:color="D3D3D3"/>
              <w:right w:val="single" w:sz="0" w:space="0" w:color="D3D3D3"/>
            </w:tcBorders>
          </w:tcPr>
          <w:p w14:paraId="1B811FFB" w14:textId="77777777" w:rsidR="00022B71" w:rsidRDefault="005B112A">
            <w:pPr>
              <w:keepNext/>
              <w:spacing w:after="60"/>
              <w:jc w:val="center"/>
            </w:pPr>
            <w:r>
              <w:rPr>
                <w:rFonts w:ascii="Calibri" w:hAnsi="Calibri"/>
                <w:sz w:val="20"/>
              </w:rPr>
              <w:t>5.2 (19)</w:t>
            </w:r>
          </w:p>
        </w:tc>
        <w:tc>
          <w:tcPr>
            <w:tcW w:w="0" w:type="auto"/>
            <w:tcBorders>
              <w:top w:val="single" w:sz="0" w:space="0" w:color="D3D3D3"/>
              <w:left w:val="single" w:sz="0" w:space="0" w:color="D3D3D3"/>
              <w:bottom w:val="single" w:sz="0" w:space="0" w:color="D3D3D3"/>
              <w:right w:val="single" w:sz="0" w:space="0" w:color="D3D3D3"/>
            </w:tcBorders>
          </w:tcPr>
          <w:p w14:paraId="43B49F59" w14:textId="77777777" w:rsidR="00022B71" w:rsidRDefault="005B112A">
            <w:pPr>
              <w:keepNext/>
              <w:spacing w:after="60"/>
              <w:jc w:val="center"/>
            </w:pPr>
            <w:r>
              <w:rPr>
                <w:rFonts w:ascii="Calibri" w:hAnsi="Calibri"/>
                <w:sz w:val="20"/>
              </w:rPr>
              <w:t>11.3 (41)</w:t>
            </w:r>
          </w:p>
        </w:tc>
        <w:tc>
          <w:tcPr>
            <w:tcW w:w="0" w:type="auto"/>
            <w:tcBorders>
              <w:top w:val="single" w:sz="0" w:space="0" w:color="D3D3D3"/>
              <w:left w:val="single" w:sz="0" w:space="0" w:color="D3D3D3"/>
              <w:bottom w:val="single" w:sz="0" w:space="0" w:color="D3D3D3"/>
              <w:right w:val="single" w:sz="0" w:space="0" w:color="D3D3D3"/>
            </w:tcBorders>
          </w:tcPr>
          <w:p w14:paraId="0351F7E5" w14:textId="77777777" w:rsidR="00022B71" w:rsidRDefault="00022B71">
            <w:pPr>
              <w:keepNext/>
              <w:spacing w:after="60"/>
              <w:jc w:val="center"/>
            </w:pPr>
          </w:p>
        </w:tc>
      </w:tr>
      <w:tr w:rsidR="00022B71" w14:paraId="7E125FD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DC0589"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39CD2F50" w14:textId="77777777" w:rsidR="00022B71" w:rsidRDefault="005B112A">
            <w:pPr>
              <w:keepNext/>
              <w:spacing w:after="60"/>
              <w:jc w:val="center"/>
            </w:pPr>
            <w:r>
              <w:rPr>
                <w:rFonts w:ascii="Calibri" w:hAnsi="Calibri"/>
                <w:sz w:val="20"/>
              </w:rPr>
              <w:t>43.6 (314)</w:t>
            </w:r>
          </w:p>
        </w:tc>
        <w:tc>
          <w:tcPr>
            <w:tcW w:w="0" w:type="auto"/>
            <w:tcBorders>
              <w:top w:val="single" w:sz="0" w:space="0" w:color="D3D3D3"/>
              <w:left w:val="single" w:sz="0" w:space="0" w:color="D3D3D3"/>
              <w:bottom w:val="single" w:sz="0" w:space="0" w:color="D3D3D3"/>
              <w:right w:val="single" w:sz="0" w:space="0" w:color="D3D3D3"/>
            </w:tcBorders>
          </w:tcPr>
          <w:p w14:paraId="0F9CE20A" w14:textId="77777777" w:rsidR="00022B71" w:rsidRDefault="005B112A">
            <w:pPr>
              <w:keepNext/>
              <w:spacing w:after="60"/>
              <w:jc w:val="center"/>
            </w:pPr>
            <w:r>
              <w:rPr>
                <w:rFonts w:ascii="Calibri" w:hAnsi="Calibri"/>
                <w:sz w:val="20"/>
              </w:rPr>
              <w:t>45.6 (164)</w:t>
            </w:r>
          </w:p>
        </w:tc>
        <w:tc>
          <w:tcPr>
            <w:tcW w:w="0" w:type="auto"/>
            <w:tcBorders>
              <w:top w:val="single" w:sz="0" w:space="0" w:color="D3D3D3"/>
              <w:left w:val="single" w:sz="0" w:space="0" w:color="D3D3D3"/>
              <w:bottom w:val="single" w:sz="0" w:space="0" w:color="D3D3D3"/>
              <w:right w:val="single" w:sz="0" w:space="0" w:color="D3D3D3"/>
            </w:tcBorders>
          </w:tcPr>
          <w:p w14:paraId="1098422C" w14:textId="77777777" w:rsidR="00022B71" w:rsidRDefault="005B112A">
            <w:pPr>
              <w:keepNext/>
              <w:spacing w:after="60"/>
              <w:jc w:val="center"/>
            </w:pPr>
            <w:r>
              <w:rPr>
                <w:rFonts w:ascii="Calibri" w:hAnsi="Calibri"/>
                <w:sz w:val="20"/>
              </w:rPr>
              <w:t>41.5 (150)</w:t>
            </w:r>
          </w:p>
        </w:tc>
        <w:tc>
          <w:tcPr>
            <w:tcW w:w="0" w:type="auto"/>
            <w:tcBorders>
              <w:top w:val="single" w:sz="0" w:space="0" w:color="D3D3D3"/>
              <w:left w:val="single" w:sz="0" w:space="0" w:color="D3D3D3"/>
              <w:bottom w:val="single" w:sz="0" w:space="0" w:color="D3D3D3"/>
              <w:right w:val="single" w:sz="0" w:space="0" w:color="D3D3D3"/>
            </w:tcBorders>
          </w:tcPr>
          <w:p w14:paraId="3C2F4FBA" w14:textId="77777777" w:rsidR="00022B71" w:rsidRDefault="00022B71">
            <w:pPr>
              <w:keepNext/>
              <w:spacing w:after="60"/>
              <w:jc w:val="center"/>
            </w:pPr>
          </w:p>
        </w:tc>
      </w:tr>
      <w:tr w:rsidR="00022B71" w14:paraId="1672571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F2DF8C"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7D76B2D5" w14:textId="77777777" w:rsidR="00022B71" w:rsidRDefault="005B112A">
            <w:pPr>
              <w:keepNext/>
              <w:spacing w:after="60"/>
              <w:jc w:val="center"/>
            </w:pPr>
            <w:r>
              <w:rPr>
                <w:rFonts w:ascii="Calibri" w:hAnsi="Calibri"/>
                <w:sz w:val="20"/>
              </w:rPr>
              <w:t>43.3 (312)</w:t>
            </w:r>
          </w:p>
        </w:tc>
        <w:tc>
          <w:tcPr>
            <w:tcW w:w="0" w:type="auto"/>
            <w:tcBorders>
              <w:top w:val="single" w:sz="0" w:space="0" w:color="D3D3D3"/>
              <w:left w:val="single" w:sz="0" w:space="0" w:color="D3D3D3"/>
              <w:bottom w:val="single" w:sz="0" w:space="0" w:color="D3D3D3"/>
              <w:right w:val="single" w:sz="0" w:space="0" w:color="D3D3D3"/>
            </w:tcBorders>
          </w:tcPr>
          <w:p w14:paraId="4DB77F54" w14:textId="77777777" w:rsidR="00022B71" w:rsidRDefault="005B112A">
            <w:pPr>
              <w:keepNext/>
              <w:spacing w:after="60"/>
              <w:jc w:val="center"/>
            </w:pPr>
            <w:r>
              <w:rPr>
                <w:rFonts w:ascii="Calibri" w:hAnsi="Calibri"/>
                <w:sz w:val="20"/>
              </w:rPr>
              <w:t>47.5 (170)</w:t>
            </w:r>
          </w:p>
        </w:tc>
        <w:tc>
          <w:tcPr>
            <w:tcW w:w="0" w:type="auto"/>
            <w:tcBorders>
              <w:top w:val="single" w:sz="0" w:space="0" w:color="D3D3D3"/>
              <w:left w:val="single" w:sz="0" w:space="0" w:color="D3D3D3"/>
              <w:bottom w:val="single" w:sz="0" w:space="0" w:color="D3D3D3"/>
              <w:right w:val="single" w:sz="0" w:space="0" w:color="D3D3D3"/>
            </w:tcBorders>
          </w:tcPr>
          <w:p w14:paraId="139C8D5D" w14:textId="77777777" w:rsidR="00022B71" w:rsidRDefault="005B112A">
            <w:pPr>
              <w:keepNext/>
              <w:spacing w:after="60"/>
              <w:jc w:val="center"/>
            </w:pPr>
            <w:r>
              <w:rPr>
                <w:rFonts w:ascii="Calibri" w:hAnsi="Calibri"/>
                <w:sz w:val="20"/>
              </w:rPr>
              <w:t>39.2 (142)</w:t>
            </w:r>
          </w:p>
        </w:tc>
        <w:tc>
          <w:tcPr>
            <w:tcW w:w="0" w:type="auto"/>
            <w:tcBorders>
              <w:top w:val="single" w:sz="0" w:space="0" w:color="D3D3D3"/>
              <w:left w:val="single" w:sz="0" w:space="0" w:color="D3D3D3"/>
              <w:bottom w:val="single" w:sz="0" w:space="0" w:color="D3D3D3"/>
              <w:right w:val="single" w:sz="0" w:space="0" w:color="D3D3D3"/>
            </w:tcBorders>
          </w:tcPr>
          <w:p w14:paraId="77E7E613" w14:textId="77777777" w:rsidR="00022B71" w:rsidRDefault="00022B71">
            <w:pPr>
              <w:keepNext/>
              <w:spacing w:after="60"/>
              <w:jc w:val="center"/>
            </w:pPr>
          </w:p>
        </w:tc>
      </w:tr>
      <w:tr w:rsidR="00022B71" w14:paraId="4AD9ABC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83243B" w14:textId="77777777" w:rsidR="00022B71" w:rsidRDefault="005B112A">
            <w:pPr>
              <w:keepNext/>
              <w:spacing w:after="60"/>
            </w:pPr>
            <w:r>
              <w:rPr>
                <w:rFonts w:ascii="Calibri" w:hAnsi="Calibri"/>
                <w:sz w:val="20"/>
              </w:rPr>
              <w:t>Independance_finance</w:t>
            </w:r>
          </w:p>
        </w:tc>
        <w:tc>
          <w:tcPr>
            <w:tcW w:w="0" w:type="auto"/>
            <w:tcBorders>
              <w:top w:val="single" w:sz="0" w:space="0" w:color="D3D3D3"/>
              <w:left w:val="single" w:sz="0" w:space="0" w:color="D3D3D3"/>
              <w:bottom w:val="single" w:sz="0" w:space="0" w:color="D3D3D3"/>
              <w:right w:val="single" w:sz="0" w:space="0" w:color="D3D3D3"/>
            </w:tcBorders>
          </w:tcPr>
          <w:p w14:paraId="3111CB5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2B2B5A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EE9FF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97C2665" w14:textId="77777777" w:rsidR="00022B71" w:rsidRDefault="005B112A">
            <w:pPr>
              <w:keepNext/>
              <w:spacing w:after="60"/>
              <w:jc w:val="center"/>
            </w:pPr>
            <w:r>
              <w:rPr>
                <w:rFonts w:ascii="Calibri" w:hAnsi="Calibri"/>
                <w:sz w:val="20"/>
              </w:rPr>
              <w:t>&lt;0.001</w:t>
            </w:r>
          </w:p>
        </w:tc>
      </w:tr>
      <w:tr w:rsidR="00022B71" w14:paraId="6915701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A10A1B"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C0D627D"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7887FD1E" w14:textId="77777777" w:rsidR="00022B71" w:rsidRDefault="005B112A">
            <w:pPr>
              <w:keepNext/>
              <w:spacing w:after="60"/>
              <w:jc w:val="center"/>
            </w:pPr>
            <w:r>
              <w:rPr>
                <w:rFonts w:ascii="Calibri" w:hAnsi="Calibri"/>
                <w:sz w:val="20"/>
              </w:rPr>
              <w:t>0.1 (0)</w:t>
            </w:r>
          </w:p>
        </w:tc>
        <w:tc>
          <w:tcPr>
            <w:tcW w:w="0" w:type="auto"/>
            <w:tcBorders>
              <w:top w:val="single" w:sz="0" w:space="0" w:color="D3D3D3"/>
              <w:left w:val="single" w:sz="0" w:space="0" w:color="D3D3D3"/>
              <w:bottom w:val="single" w:sz="0" w:space="0" w:color="D3D3D3"/>
              <w:right w:val="single" w:sz="0" w:space="0" w:color="D3D3D3"/>
            </w:tcBorders>
          </w:tcPr>
          <w:p w14:paraId="14067272" w14:textId="77777777" w:rsidR="00022B71" w:rsidRDefault="005B112A">
            <w:pPr>
              <w:keepNext/>
              <w:spacing w:after="60"/>
              <w:jc w:val="center"/>
            </w:pPr>
            <w:r>
              <w:rPr>
                <w:rFonts w:ascii="Calibri" w:hAnsi="Calibri"/>
                <w:sz w:val="20"/>
              </w:rPr>
              <w:t>3.7 (13)</w:t>
            </w:r>
          </w:p>
        </w:tc>
        <w:tc>
          <w:tcPr>
            <w:tcW w:w="0" w:type="auto"/>
            <w:tcBorders>
              <w:top w:val="single" w:sz="0" w:space="0" w:color="D3D3D3"/>
              <w:left w:val="single" w:sz="0" w:space="0" w:color="D3D3D3"/>
              <w:bottom w:val="single" w:sz="0" w:space="0" w:color="D3D3D3"/>
              <w:right w:val="single" w:sz="0" w:space="0" w:color="D3D3D3"/>
            </w:tcBorders>
          </w:tcPr>
          <w:p w14:paraId="56612D58" w14:textId="77777777" w:rsidR="00022B71" w:rsidRDefault="00022B71">
            <w:pPr>
              <w:keepNext/>
              <w:spacing w:after="60"/>
              <w:jc w:val="center"/>
            </w:pPr>
          </w:p>
        </w:tc>
      </w:tr>
      <w:tr w:rsidR="00022B71" w14:paraId="38AE5A3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7939FA"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3B22B0D" w14:textId="77777777" w:rsidR="00022B71" w:rsidRDefault="005B112A">
            <w:pPr>
              <w:keepNext/>
              <w:spacing w:after="60"/>
              <w:jc w:val="center"/>
            </w:pPr>
            <w:r>
              <w:rPr>
                <w:rFonts w:ascii="Calibri" w:hAnsi="Calibri"/>
                <w:sz w:val="20"/>
              </w:rPr>
              <w:t>3.8 (28)</w:t>
            </w:r>
          </w:p>
        </w:tc>
        <w:tc>
          <w:tcPr>
            <w:tcW w:w="0" w:type="auto"/>
            <w:tcBorders>
              <w:top w:val="single" w:sz="0" w:space="0" w:color="D3D3D3"/>
              <w:left w:val="single" w:sz="0" w:space="0" w:color="D3D3D3"/>
              <w:bottom w:val="single" w:sz="0" w:space="0" w:color="D3D3D3"/>
              <w:right w:val="single" w:sz="0" w:space="0" w:color="D3D3D3"/>
            </w:tcBorders>
          </w:tcPr>
          <w:p w14:paraId="052A55B0" w14:textId="77777777" w:rsidR="00022B71" w:rsidRDefault="005B112A">
            <w:pPr>
              <w:keepNext/>
              <w:spacing w:after="60"/>
              <w:jc w:val="center"/>
            </w:pPr>
            <w:r>
              <w:rPr>
                <w:rFonts w:ascii="Calibri" w:hAnsi="Calibri"/>
                <w:sz w:val="20"/>
              </w:rPr>
              <w:t>2.0 (7)</w:t>
            </w:r>
          </w:p>
        </w:tc>
        <w:tc>
          <w:tcPr>
            <w:tcW w:w="0" w:type="auto"/>
            <w:tcBorders>
              <w:top w:val="single" w:sz="0" w:space="0" w:color="D3D3D3"/>
              <w:left w:val="single" w:sz="0" w:space="0" w:color="D3D3D3"/>
              <w:bottom w:val="single" w:sz="0" w:space="0" w:color="D3D3D3"/>
              <w:right w:val="single" w:sz="0" w:space="0" w:color="D3D3D3"/>
            </w:tcBorders>
          </w:tcPr>
          <w:p w14:paraId="4425EABF" w14:textId="77777777" w:rsidR="00022B71" w:rsidRDefault="005B112A">
            <w:pPr>
              <w:keepNext/>
              <w:spacing w:after="60"/>
              <w:jc w:val="center"/>
            </w:pPr>
            <w:r>
              <w:rPr>
                <w:rFonts w:ascii="Calibri" w:hAnsi="Calibri"/>
                <w:sz w:val="20"/>
              </w:rPr>
              <w:t>5.7 (21)</w:t>
            </w:r>
          </w:p>
        </w:tc>
        <w:tc>
          <w:tcPr>
            <w:tcW w:w="0" w:type="auto"/>
            <w:tcBorders>
              <w:top w:val="single" w:sz="0" w:space="0" w:color="D3D3D3"/>
              <w:left w:val="single" w:sz="0" w:space="0" w:color="D3D3D3"/>
              <w:bottom w:val="single" w:sz="0" w:space="0" w:color="D3D3D3"/>
              <w:right w:val="single" w:sz="0" w:space="0" w:color="D3D3D3"/>
            </w:tcBorders>
          </w:tcPr>
          <w:p w14:paraId="7DAB88DC" w14:textId="77777777" w:rsidR="00022B71" w:rsidRDefault="00022B71">
            <w:pPr>
              <w:keepNext/>
              <w:spacing w:after="60"/>
              <w:jc w:val="center"/>
            </w:pPr>
          </w:p>
        </w:tc>
      </w:tr>
      <w:tr w:rsidR="00022B71" w14:paraId="582D1F2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C76784" w14:textId="77777777" w:rsidR="00022B71" w:rsidRDefault="005B112A">
            <w:pPr>
              <w:keepNext/>
              <w:spacing w:after="60"/>
            </w:pPr>
            <w:r>
              <w:rPr>
                <w:rFonts w:ascii="Calibri" w:hAnsi="Calibri"/>
                <w:sz w:val="20"/>
              </w:rPr>
              <w:t xml:space="preserve">    Plus ou </w:t>
            </w:r>
            <w:r>
              <w:rPr>
                <w:rFonts w:ascii="Calibri" w:hAnsi="Calibri"/>
                <w:sz w:val="20"/>
              </w:rPr>
              <w:t>moins important</w:t>
            </w:r>
          </w:p>
        </w:tc>
        <w:tc>
          <w:tcPr>
            <w:tcW w:w="0" w:type="auto"/>
            <w:tcBorders>
              <w:top w:val="single" w:sz="0" w:space="0" w:color="D3D3D3"/>
              <w:left w:val="single" w:sz="0" w:space="0" w:color="D3D3D3"/>
              <w:bottom w:val="single" w:sz="0" w:space="0" w:color="D3D3D3"/>
              <w:right w:val="single" w:sz="0" w:space="0" w:color="D3D3D3"/>
            </w:tcBorders>
          </w:tcPr>
          <w:p w14:paraId="63DAF8A2" w14:textId="77777777" w:rsidR="00022B71" w:rsidRDefault="005B112A">
            <w:pPr>
              <w:keepNext/>
              <w:spacing w:after="60"/>
              <w:jc w:val="center"/>
            </w:pPr>
            <w:r>
              <w:rPr>
                <w:rFonts w:ascii="Calibri" w:hAnsi="Calibri"/>
                <w:sz w:val="20"/>
              </w:rPr>
              <w:t>10.3 (75)</w:t>
            </w:r>
          </w:p>
        </w:tc>
        <w:tc>
          <w:tcPr>
            <w:tcW w:w="0" w:type="auto"/>
            <w:tcBorders>
              <w:top w:val="single" w:sz="0" w:space="0" w:color="D3D3D3"/>
              <w:left w:val="single" w:sz="0" w:space="0" w:color="D3D3D3"/>
              <w:bottom w:val="single" w:sz="0" w:space="0" w:color="D3D3D3"/>
              <w:right w:val="single" w:sz="0" w:space="0" w:color="D3D3D3"/>
            </w:tcBorders>
          </w:tcPr>
          <w:p w14:paraId="62815C34" w14:textId="77777777" w:rsidR="00022B71" w:rsidRDefault="005B112A">
            <w:pPr>
              <w:keepNext/>
              <w:spacing w:after="60"/>
              <w:jc w:val="center"/>
            </w:pPr>
            <w:r>
              <w:rPr>
                <w:rFonts w:ascii="Calibri" w:hAnsi="Calibri"/>
                <w:sz w:val="20"/>
              </w:rPr>
              <w:t>7.9 (28)</w:t>
            </w:r>
          </w:p>
        </w:tc>
        <w:tc>
          <w:tcPr>
            <w:tcW w:w="0" w:type="auto"/>
            <w:tcBorders>
              <w:top w:val="single" w:sz="0" w:space="0" w:color="D3D3D3"/>
              <w:left w:val="single" w:sz="0" w:space="0" w:color="D3D3D3"/>
              <w:bottom w:val="single" w:sz="0" w:space="0" w:color="D3D3D3"/>
              <w:right w:val="single" w:sz="0" w:space="0" w:color="D3D3D3"/>
            </w:tcBorders>
          </w:tcPr>
          <w:p w14:paraId="17BB32AD" w14:textId="77777777" w:rsidR="00022B71" w:rsidRDefault="005B112A">
            <w:pPr>
              <w:keepNext/>
              <w:spacing w:after="60"/>
              <w:jc w:val="center"/>
            </w:pPr>
            <w:r>
              <w:rPr>
                <w:rFonts w:ascii="Calibri" w:hAnsi="Calibri"/>
                <w:sz w:val="20"/>
              </w:rPr>
              <w:t>12.8 (46)</w:t>
            </w:r>
          </w:p>
        </w:tc>
        <w:tc>
          <w:tcPr>
            <w:tcW w:w="0" w:type="auto"/>
            <w:tcBorders>
              <w:top w:val="single" w:sz="0" w:space="0" w:color="D3D3D3"/>
              <w:left w:val="single" w:sz="0" w:space="0" w:color="D3D3D3"/>
              <w:bottom w:val="single" w:sz="0" w:space="0" w:color="D3D3D3"/>
              <w:right w:val="single" w:sz="0" w:space="0" w:color="D3D3D3"/>
            </w:tcBorders>
          </w:tcPr>
          <w:p w14:paraId="0393CD06" w14:textId="77777777" w:rsidR="00022B71" w:rsidRDefault="00022B71">
            <w:pPr>
              <w:keepNext/>
              <w:spacing w:after="60"/>
              <w:jc w:val="center"/>
            </w:pPr>
          </w:p>
        </w:tc>
      </w:tr>
      <w:tr w:rsidR="00022B71" w14:paraId="317A1E7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1931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B454E84" w14:textId="77777777" w:rsidR="00022B71" w:rsidRDefault="005B112A">
            <w:pPr>
              <w:keepNext/>
              <w:spacing w:after="60"/>
              <w:jc w:val="center"/>
            </w:pPr>
            <w:r>
              <w:rPr>
                <w:rFonts w:ascii="Calibri" w:hAnsi="Calibri"/>
                <w:sz w:val="20"/>
              </w:rPr>
              <w:t>44.3 (319)</w:t>
            </w:r>
          </w:p>
        </w:tc>
        <w:tc>
          <w:tcPr>
            <w:tcW w:w="0" w:type="auto"/>
            <w:tcBorders>
              <w:top w:val="single" w:sz="0" w:space="0" w:color="D3D3D3"/>
              <w:left w:val="single" w:sz="0" w:space="0" w:color="D3D3D3"/>
              <w:bottom w:val="single" w:sz="0" w:space="0" w:color="D3D3D3"/>
              <w:right w:val="single" w:sz="0" w:space="0" w:color="D3D3D3"/>
            </w:tcBorders>
          </w:tcPr>
          <w:p w14:paraId="2CE22ABF" w14:textId="77777777" w:rsidR="00022B71" w:rsidRDefault="005B112A">
            <w:pPr>
              <w:keepNext/>
              <w:spacing w:after="60"/>
              <w:jc w:val="center"/>
            </w:pPr>
            <w:r>
              <w:rPr>
                <w:rFonts w:ascii="Calibri" w:hAnsi="Calibri"/>
                <w:sz w:val="20"/>
              </w:rPr>
              <w:t>47.8 (172)</w:t>
            </w:r>
          </w:p>
        </w:tc>
        <w:tc>
          <w:tcPr>
            <w:tcW w:w="0" w:type="auto"/>
            <w:tcBorders>
              <w:top w:val="single" w:sz="0" w:space="0" w:color="D3D3D3"/>
              <w:left w:val="single" w:sz="0" w:space="0" w:color="D3D3D3"/>
              <w:bottom w:val="single" w:sz="0" w:space="0" w:color="D3D3D3"/>
              <w:right w:val="single" w:sz="0" w:space="0" w:color="D3D3D3"/>
            </w:tcBorders>
          </w:tcPr>
          <w:p w14:paraId="7B8EA08C" w14:textId="77777777" w:rsidR="00022B71" w:rsidRDefault="005B112A">
            <w:pPr>
              <w:keepNext/>
              <w:spacing w:after="60"/>
              <w:jc w:val="center"/>
            </w:pPr>
            <w:r>
              <w:rPr>
                <w:rFonts w:ascii="Calibri" w:hAnsi="Calibri"/>
                <w:sz w:val="20"/>
              </w:rPr>
              <w:t>40.8 (148)</w:t>
            </w:r>
          </w:p>
        </w:tc>
        <w:tc>
          <w:tcPr>
            <w:tcW w:w="0" w:type="auto"/>
            <w:tcBorders>
              <w:top w:val="single" w:sz="0" w:space="0" w:color="D3D3D3"/>
              <w:left w:val="single" w:sz="0" w:space="0" w:color="D3D3D3"/>
              <w:bottom w:val="single" w:sz="0" w:space="0" w:color="D3D3D3"/>
              <w:right w:val="single" w:sz="0" w:space="0" w:color="D3D3D3"/>
            </w:tcBorders>
          </w:tcPr>
          <w:p w14:paraId="29B21FC9" w14:textId="77777777" w:rsidR="00022B71" w:rsidRDefault="00022B71">
            <w:pPr>
              <w:keepNext/>
              <w:spacing w:after="60"/>
              <w:jc w:val="center"/>
            </w:pPr>
          </w:p>
        </w:tc>
      </w:tr>
      <w:tr w:rsidR="00022B71" w14:paraId="42EB642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F06B4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650D379" w14:textId="77777777" w:rsidR="00022B71" w:rsidRDefault="005B112A">
            <w:pPr>
              <w:keepNext/>
              <w:spacing w:after="60"/>
              <w:jc w:val="center"/>
            </w:pPr>
            <w:r>
              <w:rPr>
                <w:rFonts w:ascii="Calibri" w:hAnsi="Calibri"/>
                <w:sz w:val="20"/>
              </w:rPr>
              <w:t>39.6 (286)</w:t>
            </w:r>
          </w:p>
        </w:tc>
        <w:tc>
          <w:tcPr>
            <w:tcW w:w="0" w:type="auto"/>
            <w:tcBorders>
              <w:top w:val="single" w:sz="0" w:space="0" w:color="D3D3D3"/>
              <w:left w:val="single" w:sz="0" w:space="0" w:color="D3D3D3"/>
              <w:bottom w:val="single" w:sz="0" w:space="0" w:color="D3D3D3"/>
              <w:right w:val="single" w:sz="0" w:space="0" w:color="D3D3D3"/>
            </w:tcBorders>
          </w:tcPr>
          <w:p w14:paraId="65CD7769" w14:textId="77777777" w:rsidR="00022B71" w:rsidRDefault="005B112A">
            <w:pPr>
              <w:keepNext/>
              <w:spacing w:after="60"/>
              <w:jc w:val="center"/>
            </w:pPr>
            <w:r>
              <w:rPr>
                <w:rFonts w:ascii="Calibri" w:hAnsi="Calibri"/>
                <w:sz w:val="20"/>
              </w:rPr>
              <w:t>42.2 (152)</w:t>
            </w:r>
          </w:p>
        </w:tc>
        <w:tc>
          <w:tcPr>
            <w:tcW w:w="0" w:type="auto"/>
            <w:tcBorders>
              <w:top w:val="single" w:sz="0" w:space="0" w:color="D3D3D3"/>
              <w:left w:val="single" w:sz="0" w:space="0" w:color="D3D3D3"/>
              <w:bottom w:val="single" w:sz="0" w:space="0" w:color="D3D3D3"/>
              <w:right w:val="single" w:sz="0" w:space="0" w:color="D3D3D3"/>
            </w:tcBorders>
          </w:tcPr>
          <w:p w14:paraId="166AE8AA" w14:textId="77777777" w:rsidR="00022B71" w:rsidRDefault="005B112A">
            <w:pPr>
              <w:keepNext/>
              <w:spacing w:after="60"/>
              <w:jc w:val="center"/>
            </w:pPr>
            <w:r>
              <w:rPr>
                <w:rFonts w:ascii="Calibri" w:hAnsi="Calibri"/>
                <w:sz w:val="20"/>
              </w:rPr>
              <w:t>37.0 (134)</w:t>
            </w:r>
          </w:p>
        </w:tc>
        <w:tc>
          <w:tcPr>
            <w:tcW w:w="0" w:type="auto"/>
            <w:tcBorders>
              <w:top w:val="single" w:sz="0" w:space="0" w:color="D3D3D3"/>
              <w:left w:val="single" w:sz="0" w:space="0" w:color="D3D3D3"/>
              <w:bottom w:val="single" w:sz="0" w:space="0" w:color="D3D3D3"/>
              <w:right w:val="single" w:sz="0" w:space="0" w:color="D3D3D3"/>
            </w:tcBorders>
          </w:tcPr>
          <w:p w14:paraId="1E6C7C5B" w14:textId="77777777" w:rsidR="00022B71" w:rsidRDefault="00022B71">
            <w:pPr>
              <w:keepNext/>
              <w:spacing w:after="60"/>
              <w:jc w:val="center"/>
            </w:pPr>
          </w:p>
        </w:tc>
      </w:tr>
      <w:tr w:rsidR="00022B71" w14:paraId="53A82909" w14:textId="77777777" w:rsidTr="00022B71">
        <w:trPr>
          <w:cantSplit/>
          <w:jc w:val="center"/>
        </w:trPr>
        <w:tc>
          <w:tcPr>
            <w:tcW w:w="0" w:type="auto"/>
            <w:gridSpan w:val="5"/>
          </w:tcPr>
          <w:p w14:paraId="5B6F3098"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769761A9" w14:textId="77777777" w:rsidTr="00022B71">
        <w:trPr>
          <w:cantSplit/>
          <w:jc w:val="center"/>
        </w:trPr>
        <w:tc>
          <w:tcPr>
            <w:tcW w:w="0" w:type="auto"/>
            <w:gridSpan w:val="5"/>
          </w:tcPr>
          <w:p w14:paraId="753B14BC"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288A89DB" w14:textId="77777777" w:rsidR="00022B71" w:rsidRDefault="005B112A">
      <w:pPr>
        <w:pStyle w:val="Titre3"/>
      </w:pPr>
      <w:bookmarkStart w:id="352" w:name="marqueurs-subjectifs-selon-lage"/>
      <w:bookmarkStart w:id="353" w:name="_Toc209544895"/>
      <w:bookmarkEnd w:id="350"/>
      <w:r>
        <w:t>Marqueurs subjectifs selon l’age</w:t>
      </w:r>
      <w:bookmarkEnd w:id="353"/>
    </w:p>
    <w:p w14:paraId="65D75AF7" w14:textId="77777777" w:rsidR="00022B71" w:rsidRDefault="005B112A">
      <w:pPr>
        <w:pStyle w:val="En-ttedetabledesmatires"/>
      </w:pPr>
      <w:r>
        <w:rPr>
          <w:rStyle w:val="NormalTok"/>
        </w:rPr>
        <w:t xml:space="preserve">table_Marqueurs_subjectifs_gpe_age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gpe_age,</w:t>
      </w:r>
      <w:r>
        <w:br/>
      </w:r>
      <w:r>
        <w:rPr>
          <w:rStyle w:val="NormalTok"/>
        </w:rPr>
        <w:t xml:space="preserve">    </w:t>
      </w:r>
      <w:r>
        <w:rPr>
          <w:rStyle w:val="AttributeTok"/>
        </w:rPr>
        <w:t>include =</w:t>
      </w:r>
      <w:r>
        <w:rPr>
          <w:rStyle w:val="NormalTok"/>
        </w:rPr>
        <w:t xml:space="preserve"> </w:t>
      </w:r>
      <w:r>
        <w:rPr>
          <w:rStyle w:val="FunctionTok"/>
        </w:rPr>
        <w:t>c</w:t>
      </w:r>
      <w:r>
        <w:rPr>
          <w:rStyle w:val="NormalTok"/>
        </w:rPr>
        <w:t>(Propres_responsabilites, Propres_decisions, Independance_finance),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w:t>
      </w:r>
      <w:r>
        <w:rPr>
          <w:rStyle w:val="StringTok"/>
        </w:rPr>
        <w:t>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"**table_Marqueurs_subjectifs_gpe_age**"</w:t>
      </w:r>
      <w:r>
        <w:rPr>
          <w:rStyle w:val="NormalTok"/>
        </w:rPr>
        <w:t>)</w:t>
      </w:r>
      <w:r>
        <w:br/>
      </w:r>
      <w:r>
        <w:br/>
      </w:r>
      <w:r>
        <w:rPr>
          <w:rStyle w:val="NormalTok"/>
        </w:rPr>
        <w:t>table_Marqueurs_subjectifs_gpe_age</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1653"/>
        <w:gridCol w:w="1653"/>
        <w:gridCol w:w="805"/>
      </w:tblGrid>
      <w:tr w:rsidR="00022B71" w14:paraId="56B7023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11C9AFB8"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0166CE3C"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60028399" w14:textId="77777777" w:rsidR="00022B71" w:rsidRDefault="005B112A">
            <w:pPr>
              <w:keepNext/>
              <w:spacing w:after="60"/>
              <w:jc w:val="center"/>
            </w:pPr>
            <w:r>
              <w:rPr>
                <w:rFonts w:ascii="Calibri" w:hAnsi="Calibri"/>
                <w:b/>
                <w:sz w:val="20"/>
              </w:rPr>
              <w:t>18-24 ans</w:t>
            </w:r>
            <w:r>
              <w:rPr>
                <w:rFonts w:ascii="Calibri" w:hAnsi="Calibri"/>
                <w:sz w:val="20"/>
              </w:rPr>
              <w:t xml:space="preserve"> N = 268</w:t>
            </w:r>
            <w:r>
              <w:rPr>
                <w:rFonts w:ascii="Calibri" w:hAnsi="Calibri"/>
                <w:i/>
                <w:sz w:val="20"/>
                <w:vertAlign w:val="superscript"/>
              </w:rPr>
              <w:t>1</w:t>
            </w:r>
          </w:p>
        </w:tc>
        <w:tc>
          <w:tcPr>
            <w:tcW w:w="0" w:type="auto"/>
            <w:tcBorders>
              <w:top w:val="single" w:sz="16" w:space="0" w:color="D3D3D3"/>
              <w:bottom w:val="single" w:sz="16" w:space="0" w:color="D3D3D3"/>
            </w:tcBorders>
          </w:tcPr>
          <w:p w14:paraId="5B7F8070" w14:textId="77777777" w:rsidR="00022B71" w:rsidRDefault="005B112A">
            <w:pPr>
              <w:keepNext/>
              <w:spacing w:after="60"/>
              <w:jc w:val="center"/>
            </w:pPr>
            <w:r>
              <w:rPr>
                <w:rFonts w:ascii="Calibri" w:hAnsi="Calibri"/>
                <w:b/>
                <w:sz w:val="20"/>
              </w:rPr>
              <w:t>25-34 ans</w:t>
            </w:r>
            <w:r>
              <w:rPr>
                <w:rFonts w:ascii="Calibri" w:hAnsi="Calibri"/>
                <w:sz w:val="20"/>
              </w:rPr>
              <w:t xml:space="preserve"> N = 453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456F37A8"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57C091A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DDF909" w14:textId="77777777" w:rsidR="00022B71" w:rsidRDefault="005B112A">
            <w:pPr>
              <w:keepNext/>
              <w:spacing w:after="60"/>
            </w:pPr>
            <w:r>
              <w:rPr>
                <w:rFonts w:ascii="Calibri" w:hAnsi="Calibri"/>
                <w:sz w:val="20"/>
              </w:rPr>
              <w:t>Propres_responsabilites</w:t>
            </w:r>
          </w:p>
        </w:tc>
        <w:tc>
          <w:tcPr>
            <w:tcW w:w="0" w:type="auto"/>
            <w:tcBorders>
              <w:top w:val="single" w:sz="0" w:space="0" w:color="D3D3D3"/>
              <w:left w:val="single" w:sz="0" w:space="0" w:color="D3D3D3"/>
              <w:bottom w:val="single" w:sz="0" w:space="0" w:color="D3D3D3"/>
              <w:right w:val="single" w:sz="0" w:space="0" w:color="D3D3D3"/>
            </w:tcBorders>
          </w:tcPr>
          <w:p w14:paraId="6FA7B96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810DF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01C3A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BCA2DB" w14:textId="77777777" w:rsidR="00022B71" w:rsidRDefault="005B112A">
            <w:pPr>
              <w:keepNext/>
              <w:spacing w:after="60"/>
              <w:jc w:val="center"/>
            </w:pPr>
            <w:r>
              <w:rPr>
                <w:rFonts w:ascii="Calibri" w:hAnsi="Calibri"/>
                <w:sz w:val="20"/>
              </w:rPr>
              <w:t>0.4</w:t>
            </w:r>
          </w:p>
        </w:tc>
      </w:tr>
      <w:tr w:rsidR="00022B71" w14:paraId="194C088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1D685"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8AF6E08"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4D1CE7D8" w14:textId="77777777" w:rsidR="00022B71" w:rsidRDefault="005B112A">
            <w:pPr>
              <w:keepNext/>
              <w:spacing w:after="60"/>
              <w:jc w:val="center"/>
            </w:pPr>
            <w:r>
              <w:rPr>
                <w:rFonts w:ascii="Calibri" w:hAnsi="Calibri"/>
                <w:sz w:val="20"/>
              </w:rPr>
              <w:t>0.9 (3)</w:t>
            </w:r>
          </w:p>
        </w:tc>
        <w:tc>
          <w:tcPr>
            <w:tcW w:w="0" w:type="auto"/>
            <w:tcBorders>
              <w:top w:val="single" w:sz="0" w:space="0" w:color="D3D3D3"/>
              <w:left w:val="single" w:sz="0" w:space="0" w:color="D3D3D3"/>
              <w:bottom w:val="single" w:sz="0" w:space="0" w:color="D3D3D3"/>
              <w:right w:val="single" w:sz="0" w:space="0" w:color="D3D3D3"/>
            </w:tcBorders>
          </w:tcPr>
          <w:p w14:paraId="68F7397C" w14:textId="77777777" w:rsidR="00022B71" w:rsidRDefault="005B112A">
            <w:pPr>
              <w:keepNext/>
              <w:spacing w:after="60"/>
              <w:jc w:val="center"/>
            </w:pPr>
            <w:r>
              <w:rPr>
                <w:rFonts w:ascii="Calibri" w:hAnsi="Calibri"/>
                <w:sz w:val="20"/>
              </w:rPr>
              <w:t>2.4 (11)</w:t>
            </w:r>
          </w:p>
        </w:tc>
        <w:tc>
          <w:tcPr>
            <w:tcW w:w="0" w:type="auto"/>
            <w:tcBorders>
              <w:top w:val="single" w:sz="0" w:space="0" w:color="D3D3D3"/>
              <w:left w:val="single" w:sz="0" w:space="0" w:color="D3D3D3"/>
              <w:bottom w:val="single" w:sz="0" w:space="0" w:color="D3D3D3"/>
              <w:right w:val="single" w:sz="0" w:space="0" w:color="D3D3D3"/>
            </w:tcBorders>
          </w:tcPr>
          <w:p w14:paraId="6F653917" w14:textId="77777777" w:rsidR="00022B71" w:rsidRDefault="00022B71">
            <w:pPr>
              <w:keepNext/>
              <w:spacing w:after="60"/>
              <w:jc w:val="center"/>
            </w:pPr>
          </w:p>
        </w:tc>
      </w:tr>
      <w:tr w:rsidR="00022B71" w14:paraId="4289982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F0603D"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4A8D049" w14:textId="77777777" w:rsidR="00022B71" w:rsidRDefault="005B112A">
            <w:pPr>
              <w:keepNext/>
              <w:spacing w:after="60"/>
              <w:jc w:val="center"/>
            </w:pPr>
            <w:r>
              <w:rPr>
                <w:rFonts w:ascii="Calibri" w:hAnsi="Calibri"/>
                <w:sz w:val="20"/>
              </w:rPr>
              <w:t>3.9 (28)</w:t>
            </w:r>
          </w:p>
        </w:tc>
        <w:tc>
          <w:tcPr>
            <w:tcW w:w="0" w:type="auto"/>
            <w:tcBorders>
              <w:top w:val="single" w:sz="0" w:space="0" w:color="D3D3D3"/>
              <w:left w:val="single" w:sz="0" w:space="0" w:color="D3D3D3"/>
              <w:bottom w:val="single" w:sz="0" w:space="0" w:color="D3D3D3"/>
              <w:right w:val="single" w:sz="0" w:space="0" w:color="D3D3D3"/>
            </w:tcBorders>
          </w:tcPr>
          <w:p w14:paraId="3B4B6F57" w14:textId="77777777" w:rsidR="00022B71" w:rsidRDefault="005B112A">
            <w:pPr>
              <w:keepNext/>
              <w:spacing w:after="60"/>
              <w:jc w:val="center"/>
            </w:pPr>
            <w:r>
              <w:rPr>
                <w:rFonts w:ascii="Calibri" w:hAnsi="Calibri"/>
                <w:sz w:val="20"/>
              </w:rPr>
              <w:t>5.3 (14)</w:t>
            </w:r>
          </w:p>
        </w:tc>
        <w:tc>
          <w:tcPr>
            <w:tcW w:w="0" w:type="auto"/>
            <w:tcBorders>
              <w:top w:val="single" w:sz="0" w:space="0" w:color="D3D3D3"/>
              <w:left w:val="single" w:sz="0" w:space="0" w:color="D3D3D3"/>
              <w:bottom w:val="single" w:sz="0" w:space="0" w:color="D3D3D3"/>
              <w:right w:val="single" w:sz="0" w:space="0" w:color="D3D3D3"/>
            </w:tcBorders>
          </w:tcPr>
          <w:p w14:paraId="57FB28E2" w14:textId="77777777" w:rsidR="00022B71" w:rsidRDefault="005B112A">
            <w:pPr>
              <w:keepNext/>
              <w:spacing w:after="60"/>
              <w:jc w:val="center"/>
            </w:pPr>
            <w:r>
              <w:rPr>
                <w:rFonts w:ascii="Calibri" w:hAnsi="Calibri"/>
                <w:sz w:val="20"/>
              </w:rPr>
              <w:t>3.1 (14)</w:t>
            </w:r>
          </w:p>
        </w:tc>
        <w:tc>
          <w:tcPr>
            <w:tcW w:w="0" w:type="auto"/>
            <w:tcBorders>
              <w:top w:val="single" w:sz="0" w:space="0" w:color="D3D3D3"/>
              <w:left w:val="single" w:sz="0" w:space="0" w:color="D3D3D3"/>
              <w:bottom w:val="single" w:sz="0" w:space="0" w:color="D3D3D3"/>
              <w:right w:val="single" w:sz="0" w:space="0" w:color="D3D3D3"/>
            </w:tcBorders>
          </w:tcPr>
          <w:p w14:paraId="595C3C7E" w14:textId="77777777" w:rsidR="00022B71" w:rsidRDefault="00022B71">
            <w:pPr>
              <w:keepNext/>
              <w:spacing w:after="60"/>
              <w:jc w:val="center"/>
            </w:pPr>
          </w:p>
        </w:tc>
      </w:tr>
      <w:tr w:rsidR="00022B71" w14:paraId="3AEBB8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9FA72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EDB59FC" w14:textId="77777777" w:rsidR="00022B71" w:rsidRDefault="005B112A">
            <w:pPr>
              <w:keepNext/>
              <w:spacing w:after="60"/>
              <w:jc w:val="center"/>
            </w:pPr>
            <w:r>
              <w:rPr>
                <w:rFonts w:ascii="Calibri" w:hAnsi="Calibri"/>
                <w:sz w:val="20"/>
              </w:rPr>
              <w:t>9.6 (69)</w:t>
            </w:r>
          </w:p>
        </w:tc>
        <w:tc>
          <w:tcPr>
            <w:tcW w:w="0" w:type="auto"/>
            <w:tcBorders>
              <w:top w:val="single" w:sz="0" w:space="0" w:color="D3D3D3"/>
              <w:left w:val="single" w:sz="0" w:space="0" w:color="D3D3D3"/>
              <w:bottom w:val="single" w:sz="0" w:space="0" w:color="D3D3D3"/>
              <w:right w:val="single" w:sz="0" w:space="0" w:color="D3D3D3"/>
            </w:tcBorders>
          </w:tcPr>
          <w:p w14:paraId="1017C67B" w14:textId="77777777" w:rsidR="00022B71" w:rsidRDefault="005B112A">
            <w:pPr>
              <w:keepNext/>
              <w:spacing w:after="60"/>
              <w:jc w:val="center"/>
            </w:pPr>
            <w:r>
              <w:rPr>
                <w:rFonts w:ascii="Calibri" w:hAnsi="Calibri"/>
                <w:sz w:val="20"/>
              </w:rPr>
              <w:t>10.2 (27)</w:t>
            </w:r>
          </w:p>
        </w:tc>
        <w:tc>
          <w:tcPr>
            <w:tcW w:w="0" w:type="auto"/>
            <w:tcBorders>
              <w:top w:val="single" w:sz="0" w:space="0" w:color="D3D3D3"/>
              <w:left w:val="single" w:sz="0" w:space="0" w:color="D3D3D3"/>
              <w:bottom w:val="single" w:sz="0" w:space="0" w:color="D3D3D3"/>
              <w:right w:val="single" w:sz="0" w:space="0" w:color="D3D3D3"/>
            </w:tcBorders>
          </w:tcPr>
          <w:p w14:paraId="7B261D6B" w14:textId="77777777" w:rsidR="00022B71" w:rsidRDefault="005B112A">
            <w:pPr>
              <w:keepNext/>
              <w:spacing w:after="60"/>
              <w:jc w:val="center"/>
            </w:pPr>
            <w:r>
              <w:rPr>
                <w:rFonts w:ascii="Calibri" w:hAnsi="Calibri"/>
                <w:sz w:val="20"/>
              </w:rPr>
              <w:t>9.2 (42)</w:t>
            </w:r>
          </w:p>
        </w:tc>
        <w:tc>
          <w:tcPr>
            <w:tcW w:w="0" w:type="auto"/>
            <w:tcBorders>
              <w:top w:val="single" w:sz="0" w:space="0" w:color="D3D3D3"/>
              <w:left w:val="single" w:sz="0" w:space="0" w:color="D3D3D3"/>
              <w:bottom w:val="single" w:sz="0" w:space="0" w:color="D3D3D3"/>
              <w:right w:val="single" w:sz="0" w:space="0" w:color="D3D3D3"/>
            </w:tcBorders>
          </w:tcPr>
          <w:p w14:paraId="00438FAE" w14:textId="77777777" w:rsidR="00022B71" w:rsidRDefault="00022B71">
            <w:pPr>
              <w:keepNext/>
              <w:spacing w:after="60"/>
              <w:jc w:val="center"/>
            </w:pPr>
          </w:p>
        </w:tc>
      </w:tr>
      <w:tr w:rsidR="00022B71" w14:paraId="149F1A7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1CE82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0035FC2" w14:textId="77777777" w:rsidR="00022B71" w:rsidRDefault="005B112A">
            <w:pPr>
              <w:keepNext/>
              <w:spacing w:after="60"/>
              <w:jc w:val="center"/>
            </w:pPr>
            <w:r>
              <w:rPr>
                <w:rFonts w:ascii="Calibri" w:hAnsi="Calibri"/>
                <w:sz w:val="20"/>
              </w:rPr>
              <w:t>49.1 (354)</w:t>
            </w:r>
          </w:p>
        </w:tc>
        <w:tc>
          <w:tcPr>
            <w:tcW w:w="0" w:type="auto"/>
            <w:tcBorders>
              <w:top w:val="single" w:sz="0" w:space="0" w:color="D3D3D3"/>
              <w:left w:val="single" w:sz="0" w:space="0" w:color="D3D3D3"/>
              <w:bottom w:val="single" w:sz="0" w:space="0" w:color="D3D3D3"/>
              <w:right w:val="single" w:sz="0" w:space="0" w:color="D3D3D3"/>
            </w:tcBorders>
          </w:tcPr>
          <w:p w14:paraId="4C7D80C6" w14:textId="77777777" w:rsidR="00022B71" w:rsidRDefault="005B112A">
            <w:pPr>
              <w:keepNext/>
              <w:spacing w:after="60"/>
              <w:jc w:val="center"/>
            </w:pPr>
            <w:r>
              <w:rPr>
                <w:rFonts w:ascii="Calibri" w:hAnsi="Calibri"/>
                <w:sz w:val="20"/>
              </w:rPr>
              <w:t>50.5 (135)</w:t>
            </w:r>
          </w:p>
        </w:tc>
        <w:tc>
          <w:tcPr>
            <w:tcW w:w="0" w:type="auto"/>
            <w:tcBorders>
              <w:top w:val="single" w:sz="0" w:space="0" w:color="D3D3D3"/>
              <w:left w:val="single" w:sz="0" w:space="0" w:color="D3D3D3"/>
              <w:bottom w:val="single" w:sz="0" w:space="0" w:color="D3D3D3"/>
              <w:right w:val="single" w:sz="0" w:space="0" w:color="D3D3D3"/>
            </w:tcBorders>
          </w:tcPr>
          <w:p w14:paraId="05C2185B" w14:textId="77777777" w:rsidR="00022B71" w:rsidRDefault="005B112A">
            <w:pPr>
              <w:keepNext/>
              <w:spacing w:after="60"/>
              <w:jc w:val="center"/>
            </w:pPr>
            <w:r>
              <w:rPr>
                <w:rFonts w:ascii="Calibri" w:hAnsi="Calibri"/>
                <w:sz w:val="20"/>
              </w:rPr>
              <w:t>48.2 (218)</w:t>
            </w:r>
          </w:p>
        </w:tc>
        <w:tc>
          <w:tcPr>
            <w:tcW w:w="0" w:type="auto"/>
            <w:tcBorders>
              <w:top w:val="single" w:sz="0" w:space="0" w:color="D3D3D3"/>
              <w:left w:val="single" w:sz="0" w:space="0" w:color="D3D3D3"/>
              <w:bottom w:val="single" w:sz="0" w:space="0" w:color="D3D3D3"/>
              <w:right w:val="single" w:sz="0" w:space="0" w:color="D3D3D3"/>
            </w:tcBorders>
          </w:tcPr>
          <w:p w14:paraId="022D082B" w14:textId="77777777" w:rsidR="00022B71" w:rsidRDefault="00022B71">
            <w:pPr>
              <w:keepNext/>
              <w:spacing w:after="60"/>
              <w:jc w:val="center"/>
            </w:pPr>
          </w:p>
        </w:tc>
      </w:tr>
      <w:tr w:rsidR="00022B71" w14:paraId="2B4C817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C5F2BD"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2FE020B" w14:textId="77777777" w:rsidR="00022B71" w:rsidRDefault="005B112A">
            <w:pPr>
              <w:keepNext/>
              <w:spacing w:after="60"/>
              <w:jc w:val="center"/>
            </w:pPr>
            <w:r>
              <w:rPr>
                <w:rFonts w:ascii="Calibri" w:hAnsi="Calibri"/>
                <w:sz w:val="20"/>
              </w:rPr>
              <w:t>35.6 (256)</w:t>
            </w:r>
          </w:p>
        </w:tc>
        <w:tc>
          <w:tcPr>
            <w:tcW w:w="0" w:type="auto"/>
            <w:tcBorders>
              <w:top w:val="single" w:sz="0" w:space="0" w:color="D3D3D3"/>
              <w:left w:val="single" w:sz="0" w:space="0" w:color="D3D3D3"/>
              <w:bottom w:val="single" w:sz="0" w:space="0" w:color="D3D3D3"/>
              <w:right w:val="single" w:sz="0" w:space="0" w:color="D3D3D3"/>
            </w:tcBorders>
          </w:tcPr>
          <w:p w14:paraId="45A1417A" w14:textId="77777777" w:rsidR="00022B71" w:rsidRDefault="005B112A">
            <w:pPr>
              <w:keepNext/>
              <w:spacing w:after="60"/>
              <w:jc w:val="center"/>
            </w:pPr>
            <w:r>
              <w:rPr>
                <w:rFonts w:ascii="Calibri" w:hAnsi="Calibri"/>
                <w:sz w:val="20"/>
              </w:rPr>
              <w:t>33.1 (89)</w:t>
            </w:r>
          </w:p>
        </w:tc>
        <w:tc>
          <w:tcPr>
            <w:tcW w:w="0" w:type="auto"/>
            <w:tcBorders>
              <w:top w:val="single" w:sz="0" w:space="0" w:color="D3D3D3"/>
              <w:left w:val="single" w:sz="0" w:space="0" w:color="D3D3D3"/>
              <w:bottom w:val="single" w:sz="0" w:space="0" w:color="D3D3D3"/>
              <w:right w:val="single" w:sz="0" w:space="0" w:color="D3D3D3"/>
            </w:tcBorders>
          </w:tcPr>
          <w:p w14:paraId="5659CB39" w14:textId="77777777" w:rsidR="00022B71" w:rsidRDefault="005B112A">
            <w:pPr>
              <w:keepNext/>
              <w:spacing w:after="60"/>
              <w:jc w:val="center"/>
            </w:pPr>
            <w:r>
              <w:rPr>
                <w:rFonts w:ascii="Calibri" w:hAnsi="Calibri"/>
                <w:sz w:val="20"/>
              </w:rPr>
              <w:t>37.0 (168)</w:t>
            </w:r>
          </w:p>
        </w:tc>
        <w:tc>
          <w:tcPr>
            <w:tcW w:w="0" w:type="auto"/>
            <w:tcBorders>
              <w:top w:val="single" w:sz="0" w:space="0" w:color="D3D3D3"/>
              <w:left w:val="single" w:sz="0" w:space="0" w:color="D3D3D3"/>
              <w:bottom w:val="single" w:sz="0" w:space="0" w:color="D3D3D3"/>
              <w:right w:val="single" w:sz="0" w:space="0" w:color="D3D3D3"/>
            </w:tcBorders>
          </w:tcPr>
          <w:p w14:paraId="4DD624BF" w14:textId="77777777" w:rsidR="00022B71" w:rsidRDefault="00022B71">
            <w:pPr>
              <w:keepNext/>
              <w:spacing w:after="60"/>
              <w:jc w:val="center"/>
            </w:pPr>
          </w:p>
        </w:tc>
      </w:tr>
      <w:tr w:rsidR="00022B71" w14:paraId="34741AA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0F700C" w14:textId="77777777" w:rsidR="00022B71" w:rsidRDefault="005B112A">
            <w:pPr>
              <w:keepNext/>
              <w:spacing w:after="60"/>
            </w:pPr>
            <w:r>
              <w:rPr>
                <w:rFonts w:ascii="Calibri" w:hAnsi="Calibri"/>
                <w:sz w:val="20"/>
              </w:rPr>
              <w:t>Propres_decisions</w:t>
            </w:r>
          </w:p>
        </w:tc>
        <w:tc>
          <w:tcPr>
            <w:tcW w:w="0" w:type="auto"/>
            <w:tcBorders>
              <w:top w:val="single" w:sz="0" w:space="0" w:color="D3D3D3"/>
              <w:left w:val="single" w:sz="0" w:space="0" w:color="D3D3D3"/>
              <w:bottom w:val="single" w:sz="0" w:space="0" w:color="D3D3D3"/>
              <w:right w:val="single" w:sz="0" w:space="0" w:color="D3D3D3"/>
            </w:tcBorders>
          </w:tcPr>
          <w:p w14:paraId="384A509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021DE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A41DC1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BA64363" w14:textId="77777777" w:rsidR="00022B71" w:rsidRDefault="005B112A">
            <w:pPr>
              <w:keepNext/>
              <w:spacing w:after="60"/>
              <w:jc w:val="center"/>
            </w:pPr>
            <w:r>
              <w:rPr>
                <w:rFonts w:ascii="Calibri" w:hAnsi="Calibri"/>
                <w:sz w:val="20"/>
              </w:rPr>
              <w:t>0.3</w:t>
            </w:r>
          </w:p>
        </w:tc>
      </w:tr>
      <w:tr w:rsidR="00022B71" w14:paraId="1876653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2F9C3C" w14:textId="77777777" w:rsidR="00022B71" w:rsidRDefault="005B112A">
            <w:pPr>
              <w:keepNext/>
              <w:spacing w:after="60"/>
            </w:pPr>
            <w:r>
              <w:rPr>
                <w:rFonts w:ascii="Calibri" w:hAnsi="Calibri"/>
                <w:sz w:val="20"/>
              </w:rPr>
              <w:t xml:space="preserve">    Pas du tout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6E8997A4" w14:textId="77777777" w:rsidR="00022B71" w:rsidRDefault="005B112A">
            <w:pPr>
              <w:keepNext/>
              <w:spacing w:after="60"/>
              <w:jc w:val="center"/>
            </w:pPr>
            <w:r>
              <w:rPr>
                <w:rFonts w:ascii="Calibri" w:hAnsi="Calibri"/>
                <w:sz w:val="20"/>
              </w:rPr>
              <w:t>1.7 (13)</w:t>
            </w:r>
          </w:p>
        </w:tc>
        <w:tc>
          <w:tcPr>
            <w:tcW w:w="0" w:type="auto"/>
            <w:tcBorders>
              <w:top w:val="single" w:sz="0" w:space="0" w:color="D3D3D3"/>
              <w:left w:val="single" w:sz="0" w:space="0" w:color="D3D3D3"/>
              <w:bottom w:val="single" w:sz="0" w:space="0" w:color="D3D3D3"/>
              <w:right w:val="single" w:sz="0" w:space="0" w:color="D3D3D3"/>
            </w:tcBorders>
          </w:tcPr>
          <w:p w14:paraId="2F8B535C" w14:textId="77777777" w:rsidR="00022B71" w:rsidRDefault="005B112A">
            <w:pPr>
              <w:keepNext/>
              <w:spacing w:after="60"/>
              <w:jc w:val="center"/>
            </w:pPr>
            <w:r>
              <w:rPr>
                <w:rFonts w:ascii="Calibri" w:hAnsi="Calibri"/>
                <w:sz w:val="20"/>
              </w:rPr>
              <w:t>2.2 (6)</w:t>
            </w:r>
          </w:p>
        </w:tc>
        <w:tc>
          <w:tcPr>
            <w:tcW w:w="0" w:type="auto"/>
            <w:tcBorders>
              <w:top w:val="single" w:sz="0" w:space="0" w:color="D3D3D3"/>
              <w:left w:val="single" w:sz="0" w:space="0" w:color="D3D3D3"/>
              <w:bottom w:val="single" w:sz="0" w:space="0" w:color="D3D3D3"/>
              <w:right w:val="single" w:sz="0" w:space="0" w:color="D3D3D3"/>
            </w:tcBorders>
          </w:tcPr>
          <w:p w14:paraId="0F09AFBD" w14:textId="77777777" w:rsidR="00022B71" w:rsidRDefault="005B112A">
            <w:pPr>
              <w:keepNext/>
              <w:spacing w:after="60"/>
              <w:jc w:val="center"/>
            </w:pPr>
            <w:r>
              <w:rPr>
                <w:rFonts w:ascii="Calibri" w:hAnsi="Calibri"/>
                <w:sz w:val="20"/>
              </w:rPr>
              <w:t>1.5 (7)</w:t>
            </w:r>
          </w:p>
        </w:tc>
        <w:tc>
          <w:tcPr>
            <w:tcW w:w="0" w:type="auto"/>
            <w:tcBorders>
              <w:top w:val="single" w:sz="0" w:space="0" w:color="D3D3D3"/>
              <w:left w:val="single" w:sz="0" w:space="0" w:color="D3D3D3"/>
              <w:bottom w:val="single" w:sz="0" w:space="0" w:color="D3D3D3"/>
              <w:right w:val="single" w:sz="0" w:space="0" w:color="D3D3D3"/>
            </w:tcBorders>
          </w:tcPr>
          <w:p w14:paraId="01A7ABCC" w14:textId="77777777" w:rsidR="00022B71" w:rsidRDefault="00022B71">
            <w:pPr>
              <w:keepNext/>
              <w:spacing w:after="60"/>
              <w:jc w:val="center"/>
            </w:pPr>
          </w:p>
        </w:tc>
      </w:tr>
      <w:tr w:rsidR="00022B71" w14:paraId="25FEAA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149F22"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F299F46" w14:textId="77777777" w:rsidR="00022B71" w:rsidRDefault="005B112A">
            <w:pPr>
              <w:keepNext/>
              <w:spacing w:after="60"/>
              <w:jc w:val="center"/>
            </w:pPr>
            <w:r>
              <w:rPr>
                <w:rFonts w:ascii="Calibri" w:hAnsi="Calibri"/>
                <w:sz w:val="20"/>
              </w:rPr>
              <w:t>3.1 (23)</w:t>
            </w:r>
          </w:p>
        </w:tc>
        <w:tc>
          <w:tcPr>
            <w:tcW w:w="0" w:type="auto"/>
            <w:tcBorders>
              <w:top w:val="single" w:sz="0" w:space="0" w:color="D3D3D3"/>
              <w:left w:val="single" w:sz="0" w:space="0" w:color="D3D3D3"/>
              <w:bottom w:val="single" w:sz="0" w:space="0" w:color="D3D3D3"/>
              <w:right w:val="single" w:sz="0" w:space="0" w:color="D3D3D3"/>
            </w:tcBorders>
          </w:tcPr>
          <w:p w14:paraId="5AD0204D" w14:textId="77777777" w:rsidR="00022B71" w:rsidRDefault="005B112A">
            <w:pPr>
              <w:keepNext/>
              <w:spacing w:after="60"/>
              <w:jc w:val="center"/>
            </w:pPr>
            <w:r>
              <w:rPr>
                <w:rFonts w:ascii="Calibri" w:hAnsi="Calibri"/>
                <w:sz w:val="20"/>
              </w:rPr>
              <w:t>5.0 (13)</w:t>
            </w:r>
          </w:p>
        </w:tc>
        <w:tc>
          <w:tcPr>
            <w:tcW w:w="0" w:type="auto"/>
            <w:tcBorders>
              <w:top w:val="single" w:sz="0" w:space="0" w:color="D3D3D3"/>
              <w:left w:val="single" w:sz="0" w:space="0" w:color="D3D3D3"/>
              <w:bottom w:val="single" w:sz="0" w:space="0" w:color="D3D3D3"/>
              <w:right w:val="single" w:sz="0" w:space="0" w:color="D3D3D3"/>
            </w:tcBorders>
          </w:tcPr>
          <w:p w14:paraId="7D740049" w14:textId="77777777" w:rsidR="00022B71" w:rsidRDefault="005B112A">
            <w:pPr>
              <w:keepNext/>
              <w:spacing w:after="60"/>
              <w:jc w:val="center"/>
            </w:pPr>
            <w:r>
              <w:rPr>
                <w:rFonts w:ascii="Calibri" w:hAnsi="Calibri"/>
                <w:sz w:val="20"/>
              </w:rPr>
              <w:t>2.0 (9)</w:t>
            </w:r>
          </w:p>
        </w:tc>
        <w:tc>
          <w:tcPr>
            <w:tcW w:w="0" w:type="auto"/>
            <w:tcBorders>
              <w:top w:val="single" w:sz="0" w:space="0" w:color="D3D3D3"/>
              <w:left w:val="single" w:sz="0" w:space="0" w:color="D3D3D3"/>
              <w:bottom w:val="single" w:sz="0" w:space="0" w:color="D3D3D3"/>
              <w:right w:val="single" w:sz="0" w:space="0" w:color="D3D3D3"/>
            </w:tcBorders>
          </w:tcPr>
          <w:p w14:paraId="663BFA50" w14:textId="77777777" w:rsidR="00022B71" w:rsidRDefault="00022B71">
            <w:pPr>
              <w:keepNext/>
              <w:spacing w:after="60"/>
              <w:jc w:val="center"/>
            </w:pPr>
          </w:p>
        </w:tc>
      </w:tr>
      <w:tr w:rsidR="00022B71" w14:paraId="3C8F39E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DBF50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5252FB0F" w14:textId="77777777" w:rsidR="00022B71" w:rsidRDefault="005B112A">
            <w:pPr>
              <w:keepNext/>
              <w:spacing w:after="60"/>
              <w:jc w:val="center"/>
            </w:pPr>
            <w:r>
              <w:rPr>
                <w:rFonts w:ascii="Calibri" w:hAnsi="Calibri"/>
                <w:sz w:val="20"/>
              </w:rPr>
              <w:t>8.3 (59)</w:t>
            </w:r>
          </w:p>
        </w:tc>
        <w:tc>
          <w:tcPr>
            <w:tcW w:w="0" w:type="auto"/>
            <w:tcBorders>
              <w:top w:val="single" w:sz="0" w:space="0" w:color="D3D3D3"/>
              <w:left w:val="single" w:sz="0" w:space="0" w:color="D3D3D3"/>
              <w:bottom w:val="single" w:sz="0" w:space="0" w:color="D3D3D3"/>
              <w:right w:val="single" w:sz="0" w:space="0" w:color="D3D3D3"/>
            </w:tcBorders>
          </w:tcPr>
          <w:p w14:paraId="5476442B" w14:textId="77777777" w:rsidR="00022B71" w:rsidRDefault="005B112A">
            <w:pPr>
              <w:keepNext/>
              <w:spacing w:after="60"/>
              <w:jc w:val="center"/>
            </w:pPr>
            <w:r>
              <w:rPr>
                <w:rFonts w:ascii="Calibri" w:hAnsi="Calibri"/>
                <w:sz w:val="20"/>
              </w:rPr>
              <w:t>9.3 (25)</w:t>
            </w:r>
          </w:p>
        </w:tc>
        <w:tc>
          <w:tcPr>
            <w:tcW w:w="0" w:type="auto"/>
            <w:tcBorders>
              <w:top w:val="single" w:sz="0" w:space="0" w:color="D3D3D3"/>
              <w:left w:val="single" w:sz="0" w:space="0" w:color="D3D3D3"/>
              <w:bottom w:val="single" w:sz="0" w:space="0" w:color="D3D3D3"/>
              <w:right w:val="single" w:sz="0" w:space="0" w:color="D3D3D3"/>
            </w:tcBorders>
          </w:tcPr>
          <w:p w14:paraId="5821F7AB" w14:textId="77777777" w:rsidR="00022B71" w:rsidRDefault="005B112A">
            <w:pPr>
              <w:keepNext/>
              <w:spacing w:after="60"/>
              <w:jc w:val="center"/>
            </w:pPr>
            <w:r>
              <w:rPr>
                <w:rFonts w:ascii="Calibri" w:hAnsi="Calibri"/>
                <w:sz w:val="20"/>
              </w:rPr>
              <w:t>7.7 (35)</w:t>
            </w:r>
          </w:p>
        </w:tc>
        <w:tc>
          <w:tcPr>
            <w:tcW w:w="0" w:type="auto"/>
            <w:tcBorders>
              <w:top w:val="single" w:sz="0" w:space="0" w:color="D3D3D3"/>
              <w:left w:val="single" w:sz="0" w:space="0" w:color="D3D3D3"/>
              <w:bottom w:val="single" w:sz="0" w:space="0" w:color="D3D3D3"/>
              <w:right w:val="single" w:sz="0" w:space="0" w:color="D3D3D3"/>
            </w:tcBorders>
          </w:tcPr>
          <w:p w14:paraId="2A2730FE" w14:textId="77777777" w:rsidR="00022B71" w:rsidRDefault="00022B71">
            <w:pPr>
              <w:keepNext/>
              <w:spacing w:after="60"/>
              <w:jc w:val="center"/>
            </w:pPr>
          </w:p>
        </w:tc>
      </w:tr>
      <w:tr w:rsidR="00022B71" w14:paraId="3F40A2A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ACD3D1"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4A46D9A8" w14:textId="77777777" w:rsidR="00022B71" w:rsidRDefault="005B112A">
            <w:pPr>
              <w:keepNext/>
              <w:spacing w:after="60"/>
              <w:jc w:val="center"/>
            </w:pPr>
            <w:r>
              <w:rPr>
                <w:rFonts w:ascii="Calibri" w:hAnsi="Calibri"/>
                <w:sz w:val="20"/>
              </w:rPr>
              <w:t>43.6 (314)</w:t>
            </w:r>
          </w:p>
        </w:tc>
        <w:tc>
          <w:tcPr>
            <w:tcW w:w="0" w:type="auto"/>
            <w:tcBorders>
              <w:top w:val="single" w:sz="0" w:space="0" w:color="D3D3D3"/>
              <w:left w:val="single" w:sz="0" w:space="0" w:color="D3D3D3"/>
              <w:bottom w:val="single" w:sz="0" w:space="0" w:color="D3D3D3"/>
              <w:right w:val="single" w:sz="0" w:space="0" w:color="D3D3D3"/>
            </w:tcBorders>
          </w:tcPr>
          <w:p w14:paraId="1B18EEFB" w14:textId="77777777" w:rsidR="00022B71" w:rsidRDefault="005B112A">
            <w:pPr>
              <w:keepNext/>
              <w:spacing w:after="60"/>
              <w:jc w:val="center"/>
            </w:pPr>
            <w:r>
              <w:rPr>
                <w:rFonts w:ascii="Calibri" w:hAnsi="Calibri"/>
                <w:sz w:val="20"/>
              </w:rPr>
              <w:t>42.5 (114)</w:t>
            </w:r>
          </w:p>
        </w:tc>
        <w:tc>
          <w:tcPr>
            <w:tcW w:w="0" w:type="auto"/>
            <w:tcBorders>
              <w:top w:val="single" w:sz="0" w:space="0" w:color="D3D3D3"/>
              <w:left w:val="single" w:sz="0" w:space="0" w:color="D3D3D3"/>
              <w:bottom w:val="single" w:sz="0" w:space="0" w:color="D3D3D3"/>
              <w:right w:val="single" w:sz="0" w:space="0" w:color="D3D3D3"/>
            </w:tcBorders>
          </w:tcPr>
          <w:p w14:paraId="2694CAB5" w14:textId="77777777" w:rsidR="00022B71" w:rsidRDefault="005B112A">
            <w:pPr>
              <w:keepNext/>
              <w:spacing w:after="60"/>
              <w:jc w:val="center"/>
            </w:pPr>
            <w:r>
              <w:rPr>
                <w:rFonts w:ascii="Calibri" w:hAnsi="Calibri"/>
                <w:sz w:val="20"/>
              </w:rPr>
              <w:t>44.2 (200)</w:t>
            </w:r>
          </w:p>
        </w:tc>
        <w:tc>
          <w:tcPr>
            <w:tcW w:w="0" w:type="auto"/>
            <w:tcBorders>
              <w:top w:val="single" w:sz="0" w:space="0" w:color="D3D3D3"/>
              <w:left w:val="single" w:sz="0" w:space="0" w:color="D3D3D3"/>
              <w:bottom w:val="single" w:sz="0" w:space="0" w:color="D3D3D3"/>
              <w:right w:val="single" w:sz="0" w:space="0" w:color="D3D3D3"/>
            </w:tcBorders>
          </w:tcPr>
          <w:p w14:paraId="35314C15" w14:textId="77777777" w:rsidR="00022B71" w:rsidRDefault="00022B71">
            <w:pPr>
              <w:keepNext/>
              <w:spacing w:after="60"/>
              <w:jc w:val="center"/>
            </w:pPr>
          </w:p>
        </w:tc>
      </w:tr>
      <w:tr w:rsidR="00022B71" w14:paraId="6493C5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AD0FDA"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345EB98" w14:textId="77777777" w:rsidR="00022B71" w:rsidRDefault="005B112A">
            <w:pPr>
              <w:keepNext/>
              <w:spacing w:after="60"/>
              <w:jc w:val="center"/>
            </w:pPr>
            <w:r>
              <w:rPr>
                <w:rFonts w:ascii="Calibri" w:hAnsi="Calibri"/>
                <w:sz w:val="20"/>
              </w:rPr>
              <w:t>43.3 (312)</w:t>
            </w:r>
          </w:p>
        </w:tc>
        <w:tc>
          <w:tcPr>
            <w:tcW w:w="0" w:type="auto"/>
            <w:tcBorders>
              <w:top w:val="single" w:sz="0" w:space="0" w:color="D3D3D3"/>
              <w:left w:val="single" w:sz="0" w:space="0" w:color="D3D3D3"/>
              <w:bottom w:val="single" w:sz="0" w:space="0" w:color="D3D3D3"/>
              <w:right w:val="single" w:sz="0" w:space="0" w:color="D3D3D3"/>
            </w:tcBorders>
          </w:tcPr>
          <w:p w14:paraId="0C6C186A" w14:textId="77777777" w:rsidR="00022B71" w:rsidRDefault="005B112A">
            <w:pPr>
              <w:keepNext/>
              <w:spacing w:after="60"/>
              <w:jc w:val="center"/>
            </w:pPr>
            <w:r>
              <w:rPr>
                <w:rFonts w:ascii="Calibri" w:hAnsi="Calibri"/>
                <w:sz w:val="20"/>
              </w:rPr>
              <w:t>41.1 (110)</w:t>
            </w:r>
          </w:p>
        </w:tc>
        <w:tc>
          <w:tcPr>
            <w:tcW w:w="0" w:type="auto"/>
            <w:tcBorders>
              <w:top w:val="single" w:sz="0" w:space="0" w:color="D3D3D3"/>
              <w:left w:val="single" w:sz="0" w:space="0" w:color="D3D3D3"/>
              <w:bottom w:val="single" w:sz="0" w:space="0" w:color="D3D3D3"/>
              <w:right w:val="single" w:sz="0" w:space="0" w:color="D3D3D3"/>
            </w:tcBorders>
          </w:tcPr>
          <w:p w14:paraId="29F14718" w14:textId="77777777" w:rsidR="00022B71" w:rsidRDefault="005B112A">
            <w:pPr>
              <w:keepNext/>
              <w:spacing w:after="60"/>
              <w:jc w:val="center"/>
            </w:pPr>
            <w:r>
              <w:rPr>
                <w:rFonts w:ascii="Calibri" w:hAnsi="Calibri"/>
                <w:sz w:val="20"/>
              </w:rPr>
              <w:t>44.6 (202)</w:t>
            </w:r>
          </w:p>
        </w:tc>
        <w:tc>
          <w:tcPr>
            <w:tcW w:w="0" w:type="auto"/>
            <w:tcBorders>
              <w:top w:val="single" w:sz="0" w:space="0" w:color="D3D3D3"/>
              <w:left w:val="single" w:sz="0" w:space="0" w:color="D3D3D3"/>
              <w:bottom w:val="single" w:sz="0" w:space="0" w:color="D3D3D3"/>
              <w:right w:val="single" w:sz="0" w:space="0" w:color="D3D3D3"/>
            </w:tcBorders>
          </w:tcPr>
          <w:p w14:paraId="28411A1E" w14:textId="77777777" w:rsidR="00022B71" w:rsidRDefault="00022B71">
            <w:pPr>
              <w:keepNext/>
              <w:spacing w:after="60"/>
              <w:jc w:val="center"/>
            </w:pPr>
          </w:p>
        </w:tc>
      </w:tr>
      <w:tr w:rsidR="00022B71" w14:paraId="245FAE7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7CEDF" w14:textId="77777777" w:rsidR="00022B71" w:rsidRDefault="005B112A">
            <w:pPr>
              <w:keepNext/>
              <w:spacing w:after="60"/>
            </w:pPr>
            <w:r>
              <w:rPr>
                <w:rFonts w:ascii="Calibri" w:hAnsi="Calibri"/>
                <w:sz w:val="20"/>
              </w:rPr>
              <w:t>Independance_finance</w:t>
            </w:r>
          </w:p>
        </w:tc>
        <w:tc>
          <w:tcPr>
            <w:tcW w:w="0" w:type="auto"/>
            <w:tcBorders>
              <w:top w:val="single" w:sz="0" w:space="0" w:color="D3D3D3"/>
              <w:left w:val="single" w:sz="0" w:space="0" w:color="D3D3D3"/>
              <w:bottom w:val="single" w:sz="0" w:space="0" w:color="D3D3D3"/>
              <w:right w:val="single" w:sz="0" w:space="0" w:color="D3D3D3"/>
            </w:tcBorders>
          </w:tcPr>
          <w:p w14:paraId="7067F77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F8E2BE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C3757C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2FF1E5" w14:textId="77777777" w:rsidR="00022B71" w:rsidRDefault="005B112A">
            <w:pPr>
              <w:keepNext/>
              <w:spacing w:after="60"/>
              <w:jc w:val="center"/>
            </w:pPr>
            <w:r>
              <w:rPr>
                <w:rFonts w:ascii="Calibri" w:hAnsi="Calibri"/>
                <w:sz w:val="20"/>
              </w:rPr>
              <w:t>0.2</w:t>
            </w:r>
          </w:p>
        </w:tc>
      </w:tr>
      <w:tr w:rsidR="00022B71" w14:paraId="707A6D4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3ED23"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29D0126"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3C41F9CE" w14:textId="77777777" w:rsidR="00022B71" w:rsidRDefault="005B112A">
            <w:pPr>
              <w:keepNext/>
              <w:spacing w:after="60"/>
              <w:jc w:val="center"/>
            </w:pPr>
            <w:r>
              <w:rPr>
                <w:rFonts w:ascii="Calibri" w:hAnsi="Calibri"/>
                <w:sz w:val="20"/>
              </w:rPr>
              <w:t>1.8 (5)</w:t>
            </w:r>
          </w:p>
        </w:tc>
        <w:tc>
          <w:tcPr>
            <w:tcW w:w="0" w:type="auto"/>
            <w:tcBorders>
              <w:top w:val="single" w:sz="0" w:space="0" w:color="D3D3D3"/>
              <w:left w:val="single" w:sz="0" w:space="0" w:color="D3D3D3"/>
              <w:bottom w:val="single" w:sz="0" w:space="0" w:color="D3D3D3"/>
              <w:right w:val="single" w:sz="0" w:space="0" w:color="D3D3D3"/>
            </w:tcBorders>
          </w:tcPr>
          <w:p w14:paraId="4A1915FF" w14:textId="77777777" w:rsidR="00022B71" w:rsidRDefault="005B112A">
            <w:pPr>
              <w:keepNext/>
              <w:spacing w:after="60"/>
              <w:jc w:val="center"/>
            </w:pPr>
            <w:r>
              <w:rPr>
                <w:rFonts w:ascii="Calibri" w:hAnsi="Calibri"/>
                <w:sz w:val="20"/>
              </w:rPr>
              <w:t>2.0 (9)</w:t>
            </w:r>
          </w:p>
        </w:tc>
        <w:tc>
          <w:tcPr>
            <w:tcW w:w="0" w:type="auto"/>
            <w:tcBorders>
              <w:top w:val="single" w:sz="0" w:space="0" w:color="D3D3D3"/>
              <w:left w:val="single" w:sz="0" w:space="0" w:color="D3D3D3"/>
              <w:bottom w:val="single" w:sz="0" w:space="0" w:color="D3D3D3"/>
              <w:right w:val="single" w:sz="0" w:space="0" w:color="D3D3D3"/>
            </w:tcBorders>
          </w:tcPr>
          <w:p w14:paraId="3F6DC063" w14:textId="77777777" w:rsidR="00022B71" w:rsidRDefault="00022B71">
            <w:pPr>
              <w:keepNext/>
              <w:spacing w:after="60"/>
              <w:jc w:val="center"/>
            </w:pPr>
          </w:p>
        </w:tc>
      </w:tr>
      <w:tr w:rsidR="00022B71" w14:paraId="07E3CE1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BE47E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55D95B55" w14:textId="77777777" w:rsidR="00022B71" w:rsidRDefault="005B112A">
            <w:pPr>
              <w:keepNext/>
              <w:spacing w:after="60"/>
              <w:jc w:val="center"/>
            </w:pPr>
            <w:r>
              <w:rPr>
                <w:rFonts w:ascii="Calibri" w:hAnsi="Calibri"/>
                <w:sz w:val="20"/>
              </w:rPr>
              <w:t>3.8 (28)</w:t>
            </w:r>
          </w:p>
        </w:tc>
        <w:tc>
          <w:tcPr>
            <w:tcW w:w="0" w:type="auto"/>
            <w:tcBorders>
              <w:top w:val="single" w:sz="0" w:space="0" w:color="D3D3D3"/>
              <w:left w:val="single" w:sz="0" w:space="0" w:color="D3D3D3"/>
              <w:bottom w:val="single" w:sz="0" w:space="0" w:color="D3D3D3"/>
              <w:right w:val="single" w:sz="0" w:space="0" w:color="D3D3D3"/>
            </w:tcBorders>
          </w:tcPr>
          <w:p w14:paraId="0E91B3BC" w14:textId="77777777" w:rsidR="00022B71" w:rsidRDefault="005B112A">
            <w:pPr>
              <w:keepNext/>
              <w:spacing w:after="60"/>
              <w:jc w:val="center"/>
            </w:pPr>
            <w:r>
              <w:rPr>
                <w:rFonts w:ascii="Calibri" w:hAnsi="Calibri"/>
                <w:sz w:val="20"/>
              </w:rPr>
              <w:t>6.4 (17)</w:t>
            </w:r>
          </w:p>
        </w:tc>
        <w:tc>
          <w:tcPr>
            <w:tcW w:w="0" w:type="auto"/>
            <w:tcBorders>
              <w:top w:val="single" w:sz="0" w:space="0" w:color="D3D3D3"/>
              <w:left w:val="single" w:sz="0" w:space="0" w:color="D3D3D3"/>
              <w:bottom w:val="single" w:sz="0" w:space="0" w:color="D3D3D3"/>
              <w:right w:val="single" w:sz="0" w:space="0" w:color="D3D3D3"/>
            </w:tcBorders>
          </w:tcPr>
          <w:p w14:paraId="06A8DD56" w14:textId="77777777" w:rsidR="00022B71" w:rsidRDefault="005B112A">
            <w:pPr>
              <w:keepNext/>
              <w:spacing w:after="60"/>
              <w:jc w:val="center"/>
            </w:pPr>
            <w:r>
              <w:rPr>
                <w:rFonts w:ascii="Calibri" w:hAnsi="Calibri"/>
                <w:sz w:val="20"/>
              </w:rPr>
              <w:t>2.3 (11)</w:t>
            </w:r>
          </w:p>
        </w:tc>
        <w:tc>
          <w:tcPr>
            <w:tcW w:w="0" w:type="auto"/>
            <w:tcBorders>
              <w:top w:val="single" w:sz="0" w:space="0" w:color="D3D3D3"/>
              <w:left w:val="single" w:sz="0" w:space="0" w:color="D3D3D3"/>
              <w:bottom w:val="single" w:sz="0" w:space="0" w:color="D3D3D3"/>
              <w:right w:val="single" w:sz="0" w:space="0" w:color="D3D3D3"/>
            </w:tcBorders>
          </w:tcPr>
          <w:p w14:paraId="173FDBE6" w14:textId="77777777" w:rsidR="00022B71" w:rsidRDefault="00022B71">
            <w:pPr>
              <w:keepNext/>
              <w:spacing w:after="60"/>
              <w:jc w:val="center"/>
            </w:pPr>
          </w:p>
        </w:tc>
      </w:tr>
      <w:tr w:rsidR="00022B71" w14:paraId="5817DC6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66F3EB"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DA85FDB" w14:textId="77777777" w:rsidR="00022B71" w:rsidRDefault="005B112A">
            <w:pPr>
              <w:keepNext/>
              <w:spacing w:after="60"/>
              <w:jc w:val="center"/>
            </w:pPr>
            <w:r>
              <w:rPr>
                <w:rFonts w:ascii="Calibri" w:hAnsi="Calibri"/>
                <w:sz w:val="20"/>
              </w:rPr>
              <w:t>10.3 (75)</w:t>
            </w:r>
          </w:p>
        </w:tc>
        <w:tc>
          <w:tcPr>
            <w:tcW w:w="0" w:type="auto"/>
            <w:tcBorders>
              <w:top w:val="single" w:sz="0" w:space="0" w:color="D3D3D3"/>
              <w:left w:val="single" w:sz="0" w:space="0" w:color="D3D3D3"/>
              <w:bottom w:val="single" w:sz="0" w:space="0" w:color="D3D3D3"/>
              <w:right w:val="single" w:sz="0" w:space="0" w:color="D3D3D3"/>
            </w:tcBorders>
          </w:tcPr>
          <w:p w14:paraId="0F72141A" w14:textId="77777777" w:rsidR="00022B71" w:rsidRDefault="005B112A">
            <w:pPr>
              <w:keepNext/>
              <w:spacing w:after="60"/>
              <w:jc w:val="center"/>
            </w:pPr>
            <w:r>
              <w:rPr>
                <w:rFonts w:ascii="Calibri" w:hAnsi="Calibri"/>
                <w:sz w:val="20"/>
              </w:rPr>
              <w:t>11.7 (31)</w:t>
            </w:r>
          </w:p>
        </w:tc>
        <w:tc>
          <w:tcPr>
            <w:tcW w:w="0" w:type="auto"/>
            <w:tcBorders>
              <w:top w:val="single" w:sz="0" w:space="0" w:color="D3D3D3"/>
              <w:left w:val="single" w:sz="0" w:space="0" w:color="D3D3D3"/>
              <w:bottom w:val="single" w:sz="0" w:space="0" w:color="D3D3D3"/>
              <w:right w:val="single" w:sz="0" w:space="0" w:color="D3D3D3"/>
            </w:tcBorders>
          </w:tcPr>
          <w:p w14:paraId="2679DE1F" w14:textId="77777777" w:rsidR="00022B71" w:rsidRDefault="005B112A">
            <w:pPr>
              <w:keepNext/>
              <w:spacing w:after="60"/>
              <w:jc w:val="center"/>
            </w:pPr>
            <w:r>
              <w:rPr>
                <w:rFonts w:ascii="Calibri" w:hAnsi="Calibri"/>
                <w:sz w:val="20"/>
              </w:rPr>
              <w:t>9.6 (43)</w:t>
            </w:r>
          </w:p>
        </w:tc>
        <w:tc>
          <w:tcPr>
            <w:tcW w:w="0" w:type="auto"/>
            <w:tcBorders>
              <w:top w:val="single" w:sz="0" w:space="0" w:color="D3D3D3"/>
              <w:left w:val="single" w:sz="0" w:space="0" w:color="D3D3D3"/>
              <w:bottom w:val="single" w:sz="0" w:space="0" w:color="D3D3D3"/>
              <w:right w:val="single" w:sz="0" w:space="0" w:color="D3D3D3"/>
            </w:tcBorders>
          </w:tcPr>
          <w:p w14:paraId="2C4B1957" w14:textId="77777777" w:rsidR="00022B71" w:rsidRDefault="00022B71">
            <w:pPr>
              <w:keepNext/>
              <w:spacing w:after="60"/>
              <w:jc w:val="center"/>
            </w:pPr>
          </w:p>
        </w:tc>
      </w:tr>
      <w:tr w:rsidR="00022B71" w14:paraId="5AF0319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6FEF75"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F421546" w14:textId="77777777" w:rsidR="00022B71" w:rsidRDefault="005B112A">
            <w:pPr>
              <w:keepNext/>
              <w:spacing w:after="60"/>
              <w:jc w:val="center"/>
            </w:pPr>
            <w:r>
              <w:rPr>
                <w:rFonts w:ascii="Calibri" w:hAnsi="Calibri"/>
                <w:sz w:val="20"/>
              </w:rPr>
              <w:t>44.3 (319)</w:t>
            </w:r>
          </w:p>
        </w:tc>
        <w:tc>
          <w:tcPr>
            <w:tcW w:w="0" w:type="auto"/>
            <w:tcBorders>
              <w:top w:val="single" w:sz="0" w:space="0" w:color="D3D3D3"/>
              <w:left w:val="single" w:sz="0" w:space="0" w:color="D3D3D3"/>
              <w:bottom w:val="single" w:sz="0" w:space="0" w:color="D3D3D3"/>
              <w:right w:val="single" w:sz="0" w:space="0" w:color="D3D3D3"/>
            </w:tcBorders>
          </w:tcPr>
          <w:p w14:paraId="1536F9FF" w14:textId="77777777" w:rsidR="00022B71" w:rsidRDefault="005B112A">
            <w:pPr>
              <w:keepNext/>
              <w:spacing w:after="60"/>
              <w:jc w:val="center"/>
            </w:pPr>
            <w:r>
              <w:rPr>
                <w:rFonts w:ascii="Calibri" w:hAnsi="Calibri"/>
                <w:sz w:val="20"/>
              </w:rPr>
              <w:t>42.6 (114)</w:t>
            </w:r>
          </w:p>
        </w:tc>
        <w:tc>
          <w:tcPr>
            <w:tcW w:w="0" w:type="auto"/>
            <w:tcBorders>
              <w:top w:val="single" w:sz="0" w:space="0" w:color="D3D3D3"/>
              <w:left w:val="single" w:sz="0" w:space="0" w:color="D3D3D3"/>
              <w:bottom w:val="single" w:sz="0" w:space="0" w:color="D3D3D3"/>
              <w:right w:val="single" w:sz="0" w:space="0" w:color="D3D3D3"/>
            </w:tcBorders>
          </w:tcPr>
          <w:p w14:paraId="79215DC3" w14:textId="77777777" w:rsidR="00022B71" w:rsidRDefault="005B112A">
            <w:pPr>
              <w:keepNext/>
              <w:spacing w:after="60"/>
              <w:jc w:val="center"/>
            </w:pPr>
            <w:r>
              <w:rPr>
                <w:rFonts w:ascii="Calibri" w:hAnsi="Calibri"/>
                <w:sz w:val="20"/>
              </w:rPr>
              <w:t>45.3 (205)</w:t>
            </w:r>
          </w:p>
        </w:tc>
        <w:tc>
          <w:tcPr>
            <w:tcW w:w="0" w:type="auto"/>
            <w:tcBorders>
              <w:top w:val="single" w:sz="0" w:space="0" w:color="D3D3D3"/>
              <w:left w:val="single" w:sz="0" w:space="0" w:color="D3D3D3"/>
              <w:bottom w:val="single" w:sz="0" w:space="0" w:color="D3D3D3"/>
              <w:right w:val="single" w:sz="0" w:space="0" w:color="D3D3D3"/>
            </w:tcBorders>
          </w:tcPr>
          <w:p w14:paraId="1016EF8A" w14:textId="77777777" w:rsidR="00022B71" w:rsidRDefault="00022B71">
            <w:pPr>
              <w:keepNext/>
              <w:spacing w:after="60"/>
              <w:jc w:val="center"/>
            </w:pPr>
          </w:p>
        </w:tc>
      </w:tr>
      <w:tr w:rsidR="00022B71" w14:paraId="21D7C54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AC1B84" w14:textId="77777777" w:rsidR="00022B71" w:rsidRDefault="005B112A">
            <w:pPr>
              <w:keepNext/>
              <w:spacing w:after="60"/>
            </w:pPr>
            <w:r>
              <w:rPr>
                <w:rFonts w:ascii="Calibri" w:hAnsi="Calibri"/>
                <w:sz w:val="20"/>
              </w:rPr>
              <w:t xml:space="preserve">    Très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24A87BBC" w14:textId="77777777" w:rsidR="00022B71" w:rsidRDefault="005B112A">
            <w:pPr>
              <w:keepNext/>
              <w:spacing w:after="60"/>
              <w:jc w:val="center"/>
            </w:pPr>
            <w:r>
              <w:rPr>
                <w:rFonts w:ascii="Calibri" w:hAnsi="Calibri"/>
                <w:sz w:val="20"/>
              </w:rPr>
              <w:t>39.6 (286)</w:t>
            </w:r>
          </w:p>
        </w:tc>
        <w:tc>
          <w:tcPr>
            <w:tcW w:w="0" w:type="auto"/>
            <w:tcBorders>
              <w:top w:val="single" w:sz="0" w:space="0" w:color="D3D3D3"/>
              <w:left w:val="single" w:sz="0" w:space="0" w:color="D3D3D3"/>
              <w:bottom w:val="single" w:sz="0" w:space="0" w:color="D3D3D3"/>
              <w:right w:val="single" w:sz="0" w:space="0" w:color="D3D3D3"/>
            </w:tcBorders>
          </w:tcPr>
          <w:p w14:paraId="6E9F9A89" w14:textId="77777777" w:rsidR="00022B71" w:rsidRDefault="005B112A">
            <w:pPr>
              <w:keepNext/>
              <w:spacing w:after="60"/>
              <w:jc w:val="center"/>
            </w:pPr>
            <w:r>
              <w:rPr>
                <w:rFonts w:ascii="Calibri" w:hAnsi="Calibri"/>
                <w:sz w:val="20"/>
              </w:rPr>
              <w:t>37.5 (101)</w:t>
            </w:r>
          </w:p>
        </w:tc>
        <w:tc>
          <w:tcPr>
            <w:tcW w:w="0" w:type="auto"/>
            <w:tcBorders>
              <w:top w:val="single" w:sz="0" w:space="0" w:color="D3D3D3"/>
              <w:left w:val="single" w:sz="0" w:space="0" w:color="D3D3D3"/>
              <w:bottom w:val="single" w:sz="0" w:space="0" w:color="D3D3D3"/>
              <w:right w:val="single" w:sz="0" w:space="0" w:color="D3D3D3"/>
            </w:tcBorders>
          </w:tcPr>
          <w:p w14:paraId="7BF85F4B" w14:textId="77777777" w:rsidR="00022B71" w:rsidRDefault="005B112A">
            <w:pPr>
              <w:keepNext/>
              <w:spacing w:after="60"/>
              <w:jc w:val="center"/>
            </w:pPr>
            <w:r>
              <w:rPr>
                <w:rFonts w:ascii="Calibri" w:hAnsi="Calibri"/>
                <w:sz w:val="20"/>
              </w:rPr>
              <w:t>40.9 (185)</w:t>
            </w:r>
          </w:p>
        </w:tc>
        <w:tc>
          <w:tcPr>
            <w:tcW w:w="0" w:type="auto"/>
            <w:tcBorders>
              <w:top w:val="single" w:sz="0" w:space="0" w:color="D3D3D3"/>
              <w:left w:val="single" w:sz="0" w:space="0" w:color="D3D3D3"/>
              <w:bottom w:val="single" w:sz="0" w:space="0" w:color="D3D3D3"/>
              <w:right w:val="single" w:sz="0" w:space="0" w:color="D3D3D3"/>
            </w:tcBorders>
          </w:tcPr>
          <w:p w14:paraId="026CC53F" w14:textId="77777777" w:rsidR="00022B71" w:rsidRDefault="00022B71">
            <w:pPr>
              <w:keepNext/>
              <w:spacing w:after="60"/>
              <w:jc w:val="center"/>
            </w:pPr>
          </w:p>
        </w:tc>
      </w:tr>
      <w:tr w:rsidR="00022B71" w14:paraId="1CCA63B8" w14:textId="77777777" w:rsidTr="00022B71">
        <w:trPr>
          <w:cantSplit/>
          <w:jc w:val="center"/>
        </w:trPr>
        <w:tc>
          <w:tcPr>
            <w:tcW w:w="0" w:type="auto"/>
            <w:gridSpan w:val="5"/>
          </w:tcPr>
          <w:p w14:paraId="6DB6E70A"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592B2148" w14:textId="77777777" w:rsidTr="00022B71">
        <w:trPr>
          <w:cantSplit/>
          <w:jc w:val="center"/>
        </w:trPr>
        <w:tc>
          <w:tcPr>
            <w:tcW w:w="0" w:type="auto"/>
            <w:gridSpan w:val="5"/>
          </w:tcPr>
          <w:p w14:paraId="1B6051B4"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66A8BE84" w14:textId="77777777" w:rsidR="00022B71" w:rsidRDefault="005B112A">
      <w:pPr>
        <w:pStyle w:val="Titre3"/>
      </w:pPr>
      <w:bookmarkStart w:id="354" w:name="Xe6f17160f3377b49f4dfe1c6788d4b3e01bb0aa"/>
      <w:bookmarkStart w:id="355" w:name="_Toc209544896"/>
      <w:bookmarkEnd w:id="352"/>
      <w:r>
        <w:t>Marqueurs subjectifs selon le lieu de residence</w:t>
      </w:r>
      <w:bookmarkEnd w:id="355"/>
    </w:p>
    <w:p w14:paraId="72A1B55A" w14:textId="77777777" w:rsidR="00022B71" w:rsidRDefault="005B112A">
      <w:pPr>
        <w:pStyle w:val="En-ttedetabledesmatires"/>
      </w:pPr>
      <w:r>
        <w:rPr>
          <w:rStyle w:val="NormalTok"/>
        </w:rPr>
        <w:t xml:space="preserve">table_Marqueurs_subjectifs_Lieu_de_residence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Lieu_de_residence,</w:t>
      </w:r>
      <w:r>
        <w:br/>
      </w:r>
      <w:r>
        <w:rPr>
          <w:rStyle w:val="NormalTok"/>
        </w:rPr>
        <w:t xml:space="preserve">    </w:t>
      </w:r>
      <w:r>
        <w:rPr>
          <w:rStyle w:val="AttributeTok"/>
        </w:rPr>
        <w:t>include =</w:t>
      </w:r>
      <w:r>
        <w:rPr>
          <w:rStyle w:val="NormalTok"/>
        </w:rPr>
        <w:t xml:space="preserve"> </w:t>
      </w:r>
      <w:r>
        <w:rPr>
          <w:rStyle w:val="FunctionTok"/>
        </w:rPr>
        <w:t>c</w:t>
      </w:r>
      <w:r>
        <w:rPr>
          <w:rStyle w:val="NormalTok"/>
        </w:rPr>
        <w:t>(Propres_responsabilites, Propres_decisions, Independance_finance),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"**table_Marqueurs_subjectifs_Lieu_de_residence**"</w:t>
      </w:r>
      <w:r>
        <w:rPr>
          <w:rStyle w:val="NormalTok"/>
        </w:rPr>
        <w:t>)</w:t>
      </w:r>
      <w:r>
        <w:br/>
      </w:r>
      <w:r>
        <w:br/>
      </w:r>
      <w:r>
        <w:rPr>
          <w:rStyle w:val="NormalTok"/>
        </w:rPr>
        <w:t>table_Marqueurs_subjectifs_Lieu_de_residence</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2416"/>
        <w:gridCol w:w="2083"/>
        <w:gridCol w:w="805"/>
      </w:tblGrid>
      <w:tr w:rsidR="00022B71" w14:paraId="32B50E66"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40B73103"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4EE0088B"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3B4AF24" w14:textId="77777777" w:rsidR="00022B71" w:rsidRDefault="005B112A">
            <w:pPr>
              <w:keepNext/>
              <w:spacing w:after="60"/>
              <w:jc w:val="center"/>
            </w:pPr>
            <w:r>
              <w:rPr>
                <w:rFonts w:ascii="Calibri" w:hAnsi="Calibri"/>
                <w:b/>
                <w:sz w:val="20"/>
              </w:rPr>
              <w:t>Ailleurs au Quebec</w:t>
            </w:r>
            <w:r>
              <w:rPr>
                <w:rFonts w:ascii="Calibri" w:hAnsi="Calibri"/>
                <w:sz w:val="20"/>
              </w:rPr>
              <w:t xml:space="preserve"> N = 395</w:t>
            </w:r>
            <w:r>
              <w:rPr>
                <w:rFonts w:ascii="Calibri" w:hAnsi="Calibri"/>
                <w:i/>
                <w:sz w:val="20"/>
                <w:vertAlign w:val="superscript"/>
              </w:rPr>
              <w:t>1</w:t>
            </w:r>
          </w:p>
        </w:tc>
        <w:tc>
          <w:tcPr>
            <w:tcW w:w="0" w:type="auto"/>
            <w:tcBorders>
              <w:top w:val="single" w:sz="16" w:space="0" w:color="D3D3D3"/>
              <w:bottom w:val="single" w:sz="16" w:space="0" w:color="D3D3D3"/>
            </w:tcBorders>
          </w:tcPr>
          <w:p w14:paraId="45AFA81B" w14:textId="77777777" w:rsidR="00022B71" w:rsidRDefault="005B112A">
            <w:pPr>
              <w:keepNext/>
              <w:spacing w:after="60"/>
              <w:jc w:val="center"/>
            </w:pPr>
            <w:r>
              <w:rPr>
                <w:rFonts w:ascii="Calibri" w:hAnsi="Calibri"/>
                <w:b/>
                <w:sz w:val="20"/>
              </w:rPr>
              <w:t>Grand Motreal</w:t>
            </w:r>
            <w:r>
              <w:rPr>
                <w:rFonts w:ascii="Calibri" w:hAnsi="Calibri"/>
                <w:sz w:val="20"/>
              </w:rPr>
              <w:t xml:space="preserve"> N = 326</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ED0FE34"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385870F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F61C1F" w14:textId="77777777" w:rsidR="00022B71" w:rsidRDefault="005B112A">
            <w:pPr>
              <w:keepNext/>
              <w:spacing w:after="60"/>
            </w:pPr>
            <w:r>
              <w:rPr>
                <w:rFonts w:ascii="Calibri" w:hAnsi="Calibri"/>
                <w:sz w:val="20"/>
              </w:rPr>
              <w:t>Propres_responsabilites</w:t>
            </w:r>
          </w:p>
        </w:tc>
        <w:tc>
          <w:tcPr>
            <w:tcW w:w="0" w:type="auto"/>
            <w:tcBorders>
              <w:top w:val="single" w:sz="0" w:space="0" w:color="D3D3D3"/>
              <w:left w:val="single" w:sz="0" w:space="0" w:color="D3D3D3"/>
              <w:bottom w:val="single" w:sz="0" w:space="0" w:color="D3D3D3"/>
              <w:right w:val="single" w:sz="0" w:space="0" w:color="D3D3D3"/>
            </w:tcBorders>
          </w:tcPr>
          <w:p w14:paraId="0AA1AC8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6473A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B5F23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19D6F6" w14:textId="77777777" w:rsidR="00022B71" w:rsidRDefault="005B112A">
            <w:pPr>
              <w:keepNext/>
              <w:spacing w:after="60"/>
              <w:jc w:val="center"/>
            </w:pPr>
            <w:r>
              <w:rPr>
                <w:rFonts w:ascii="Calibri" w:hAnsi="Calibri"/>
                <w:sz w:val="20"/>
              </w:rPr>
              <w:t>0.6</w:t>
            </w:r>
          </w:p>
        </w:tc>
      </w:tr>
      <w:tr w:rsidR="00022B71" w14:paraId="449BC1B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F16B4C"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4FAE20B8"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662A1213" w14:textId="77777777" w:rsidR="00022B71" w:rsidRDefault="005B112A">
            <w:pPr>
              <w:keepNext/>
              <w:spacing w:after="60"/>
              <w:jc w:val="center"/>
            </w:pPr>
            <w:r>
              <w:rPr>
                <w:rFonts w:ascii="Calibri" w:hAnsi="Calibri"/>
                <w:sz w:val="20"/>
              </w:rPr>
              <w:t>2.2 (9)</w:t>
            </w:r>
          </w:p>
        </w:tc>
        <w:tc>
          <w:tcPr>
            <w:tcW w:w="0" w:type="auto"/>
            <w:tcBorders>
              <w:top w:val="single" w:sz="0" w:space="0" w:color="D3D3D3"/>
              <w:left w:val="single" w:sz="0" w:space="0" w:color="D3D3D3"/>
              <w:bottom w:val="single" w:sz="0" w:space="0" w:color="D3D3D3"/>
              <w:right w:val="single" w:sz="0" w:space="0" w:color="D3D3D3"/>
            </w:tcBorders>
          </w:tcPr>
          <w:p w14:paraId="77045DEE" w14:textId="77777777" w:rsidR="00022B71" w:rsidRDefault="005B112A">
            <w:pPr>
              <w:keepNext/>
              <w:spacing w:after="60"/>
              <w:jc w:val="center"/>
            </w:pPr>
            <w:r>
              <w:rPr>
                <w:rFonts w:ascii="Calibri" w:hAnsi="Calibri"/>
                <w:sz w:val="20"/>
              </w:rPr>
              <w:t>1.4 (5)</w:t>
            </w:r>
          </w:p>
        </w:tc>
        <w:tc>
          <w:tcPr>
            <w:tcW w:w="0" w:type="auto"/>
            <w:tcBorders>
              <w:top w:val="single" w:sz="0" w:space="0" w:color="D3D3D3"/>
              <w:left w:val="single" w:sz="0" w:space="0" w:color="D3D3D3"/>
              <w:bottom w:val="single" w:sz="0" w:space="0" w:color="D3D3D3"/>
              <w:right w:val="single" w:sz="0" w:space="0" w:color="D3D3D3"/>
            </w:tcBorders>
          </w:tcPr>
          <w:p w14:paraId="7D947D67" w14:textId="77777777" w:rsidR="00022B71" w:rsidRDefault="00022B71">
            <w:pPr>
              <w:keepNext/>
              <w:spacing w:after="60"/>
              <w:jc w:val="center"/>
            </w:pPr>
          </w:p>
        </w:tc>
      </w:tr>
      <w:tr w:rsidR="00022B71" w14:paraId="673FF36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628516"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2C98520B" w14:textId="77777777" w:rsidR="00022B71" w:rsidRDefault="005B112A">
            <w:pPr>
              <w:keepNext/>
              <w:spacing w:after="60"/>
              <w:jc w:val="center"/>
            </w:pPr>
            <w:r>
              <w:rPr>
                <w:rFonts w:ascii="Calibri" w:hAnsi="Calibri"/>
                <w:sz w:val="20"/>
              </w:rPr>
              <w:t>3.9 (28)</w:t>
            </w:r>
          </w:p>
        </w:tc>
        <w:tc>
          <w:tcPr>
            <w:tcW w:w="0" w:type="auto"/>
            <w:tcBorders>
              <w:top w:val="single" w:sz="0" w:space="0" w:color="D3D3D3"/>
              <w:left w:val="single" w:sz="0" w:space="0" w:color="D3D3D3"/>
              <w:bottom w:val="single" w:sz="0" w:space="0" w:color="D3D3D3"/>
              <w:right w:val="single" w:sz="0" w:space="0" w:color="D3D3D3"/>
            </w:tcBorders>
          </w:tcPr>
          <w:p w14:paraId="6A903A8C" w14:textId="77777777" w:rsidR="00022B71" w:rsidRDefault="005B112A">
            <w:pPr>
              <w:keepNext/>
              <w:spacing w:after="60"/>
              <w:jc w:val="center"/>
            </w:pPr>
            <w:r>
              <w:rPr>
                <w:rFonts w:ascii="Calibri" w:hAnsi="Calibri"/>
                <w:sz w:val="20"/>
              </w:rPr>
              <w:t>4.6 (18)</w:t>
            </w:r>
          </w:p>
        </w:tc>
        <w:tc>
          <w:tcPr>
            <w:tcW w:w="0" w:type="auto"/>
            <w:tcBorders>
              <w:top w:val="single" w:sz="0" w:space="0" w:color="D3D3D3"/>
              <w:left w:val="single" w:sz="0" w:space="0" w:color="D3D3D3"/>
              <w:bottom w:val="single" w:sz="0" w:space="0" w:color="D3D3D3"/>
              <w:right w:val="single" w:sz="0" w:space="0" w:color="D3D3D3"/>
            </w:tcBorders>
          </w:tcPr>
          <w:p w14:paraId="3A2302CC" w14:textId="77777777" w:rsidR="00022B71" w:rsidRDefault="005B112A">
            <w:pPr>
              <w:keepNext/>
              <w:spacing w:after="60"/>
              <w:jc w:val="center"/>
            </w:pPr>
            <w:r>
              <w:rPr>
                <w:rFonts w:ascii="Calibri" w:hAnsi="Calibri"/>
                <w:sz w:val="20"/>
              </w:rPr>
              <w:t>3.1 (10)</w:t>
            </w:r>
          </w:p>
        </w:tc>
        <w:tc>
          <w:tcPr>
            <w:tcW w:w="0" w:type="auto"/>
            <w:tcBorders>
              <w:top w:val="single" w:sz="0" w:space="0" w:color="D3D3D3"/>
              <w:left w:val="single" w:sz="0" w:space="0" w:color="D3D3D3"/>
              <w:bottom w:val="single" w:sz="0" w:space="0" w:color="D3D3D3"/>
              <w:right w:val="single" w:sz="0" w:space="0" w:color="D3D3D3"/>
            </w:tcBorders>
          </w:tcPr>
          <w:p w14:paraId="6C2F2233" w14:textId="77777777" w:rsidR="00022B71" w:rsidRDefault="00022B71">
            <w:pPr>
              <w:keepNext/>
              <w:spacing w:after="60"/>
              <w:jc w:val="center"/>
            </w:pPr>
          </w:p>
        </w:tc>
      </w:tr>
      <w:tr w:rsidR="00022B71" w14:paraId="01F4814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6A1123"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4F202735" w14:textId="77777777" w:rsidR="00022B71" w:rsidRDefault="005B112A">
            <w:pPr>
              <w:keepNext/>
              <w:spacing w:after="60"/>
              <w:jc w:val="center"/>
            </w:pPr>
            <w:r>
              <w:rPr>
                <w:rFonts w:ascii="Calibri" w:hAnsi="Calibri"/>
                <w:sz w:val="20"/>
              </w:rPr>
              <w:t>9.6 (69)</w:t>
            </w:r>
          </w:p>
        </w:tc>
        <w:tc>
          <w:tcPr>
            <w:tcW w:w="0" w:type="auto"/>
            <w:tcBorders>
              <w:top w:val="single" w:sz="0" w:space="0" w:color="D3D3D3"/>
              <w:left w:val="single" w:sz="0" w:space="0" w:color="D3D3D3"/>
              <w:bottom w:val="single" w:sz="0" w:space="0" w:color="D3D3D3"/>
              <w:right w:val="single" w:sz="0" w:space="0" w:color="D3D3D3"/>
            </w:tcBorders>
          </w:tcPr>
          <w:p w14:paraId="1F8CFEA3" w14:textId="77777777" w:rsidR="00022B71" w:rsidRDefault="005B112A">
            <w:pPr>
              <w:keepNext/>
              <w:spacing w:after="60"/>
              <w:jc w:val="center"/>
            </w:pPr>
            <w:r>
              <w:rPr>
                <w:rFonts w:ascii="Calibri" w:hAnsi="Calibri"/>
                <w:sz w:val="20"/>
              </w:rPr>
              <w:t>9.5 (38)</w:t>
            </w:r>
          </w:p>
        </w:tc>
        <w:tc>
          <w:tcPr>
            <w:tcW w:w="0" w:type="auto"/>
            <w:tcBorders>
              <w:top w:val="single" w:sz="0" w:space="0" w:color="D3D3D3"/>
              <w:left w:val="single" w:sz="0" w:space="0" w:color="D3D3D3"/>
              <w:bottom w:val="single" w:sz="0" w:space="0" w:color="D3D3D3"/>
              <w:right w:val="single" w:sz="0" w:space="0" w:color="D3D3D3"/>
            </w:tcBorders>
          </w:tcPr>
          <w:p w14:paraId="7F1179A5" w14:textId="77777777" w:rsidR="00022B71" w:rsidRDefault="005B112A">
            <w:pPr>
              <w:keepNext/>
              <w:spacing w:after="60"/>
              <w:jc w:val="center"/>
            </w:pPr>
            <w:r>
              <w:rPr>
                <w:rFonts w:ascii="Calibri" w:hAnsi="Calibri"/>
                <w:sz w:val="20"/>
              </w:rPr>
              <w:t>9.6 (31)</w:t>
            </w:r>
          </w:p>
        </w:tc>
        <w:tc>
          <w:tcPr>
            <w:tcW w:w="0" w:type="auto"/>
            <w:tcBorders>
              <w:top w:val="single" w:sz="0" w:space="0" w:color="D3D3D3"/>
              <w:left w:val="single" w:sz="0" w:space="0" w:color="D3D3D3"/>
              <w:bottom w:val="single" w:sz="0" w:space="0" w:color="D3D3D3"/>
              <w:right w:val="single" w:sz="0" w:space="0" w:color="D3D3D3"/>
            </w:tcBorders>
          </w:tcPr>
          <w:p w14:paraId="5C74A540" w14:textId="77777777" w:rsidR="00022B71" w:rsidRDefault="00022B71">
            <w:pPr>
              <w:keepNext/>
              <w:spacing w:after="60"/>
              <w:jc w:val="center"/>
            </w:pPr>
          </w:p>
        </w:tc>
      </w:tr>
      <w:tr w:rsidR="00022B71" w14:paraId="2C92BAF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0FA83B"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FB59E74" w14:textId="77777777" w:rsidR="00022B71" w:rsidRDefault="005B112A">
            <w:pPr>
              <w:keepNext/>
              <w:spacing w:after="60"/>
              <w:jc w:val="center"/>
            </w:pPr>
            <w:r>
              <w:rPr>
                <w:rFonts w:ascii="Calibri" w:hAnsi="Calibri"/>
                <w:sz w:val="20"/>
              </w:rPr>
              <w:t>49.1 (354)</w:t>
            </w:r>
          </w:p>
        </w:tc>
        <w:tc>
          <w:tcPr>
            <w:tcW w:w="0" w:type="auto"/>
            <w:tcBorders>
              <w:top w:val="single" w:sz="0" w:space="0" w:color="D3D3D3"/>
              <w:left w:val="single" w:sz="0" w:space="0" w:color="D3D3D3"/>
              <w:bottom w:val="single" w:sz="0" w:space="0" w:color="D3D3D3"/>
              <w:right w:val="single" w:sz="0" w:space="0" w:color="D3D3D3"/>
            </w:tcBorders>
          </w:tcPr>
          <w:p w14:paraId="158C8968" w14:textId="77777777" w:rsidR="00022B71" w:rsidRDefault="005B112A">
            <w:pPr>
              <w:keepNext/>
              <w:spacing w:after="60"/>
              <w:jc w:val="center"/>
            </w:pPr>
            <w:r>
              <w:rPr>
                <w:rFonts w:ascii="Calibri" w:hAnsi="Calibri"/>
                <w:sz w:val="20"/>
              </w:rPr>
              <w:t>46.5 (183)</w:t>
            </w:r>
          </w:p>
        </w:tc>
        <w:tc>
          <w:tcPr>
            <w:tcW w:w="0" w:type="auto"/>
            <w:tcBorders>
              <w:top w:val="single" w:sz="0" w:space="0" w:color="D3D3D3"/>
              <w:left w:val="single" w:sz="0" w:space="0" w:color="D3D3D3"/>
              <w:bottom w:val="single" w:sz="0" w:space="0" w:color="D3D3D3"/>
              <w:right w:val="single" w:sz="0" w:space="0" w:color="D3D3D3"/>
            </w:tcBorders>
          </w:tcPr>
          <w:p w14:paraId="4B801646" w14:textId="77777777" w:rsidR="00022B71" w:rsidRDefault="005B112A">
            <w:pPr>
              <w:keepNext/>
              <w:spacing w:after="60"/>
              <w:jc w:val="center"/>
            </w:pPr>
            <w:r>
              <w:rPr>
                <w:rFonts w:ascii="Calibri" w:hAnsi="Calibri"/>
                <w:sz w:val="20"/>
              </w:rPr>
              <w:t>52.2 (170)</w:t>
            </w:r>
          </w:p>
        </w:tc>
        <w:tc>
          <w:tcPr>
            <w:tcW w:w="0" w:type="auto"/>
            <w:tcBorders>
              <w:top w:val="single" w:sz="0" w:space="0" w:color="D3D3D3"/>
              <w:left w:val="single" w:sz="0" w:space="0" w:color="D3D3D3"/>
              <w:bottom w:val="single" w:sz="0" w:space="0" w:color="D3D3D3"/>
              <w:right w:val="single" w:sz="0" w:space="0" w:color="D3D3D3"/>
            </w:tcBorders>
          </w:tcPr>
          <w:p w14:paraId="0BE35DD0" w14:textId="77777777" w:rsidR="00022B71" w:rsidRDefault="00022B71">
            <w:pPr>
              <w:keepNext/>
              <w:spacing w:after="60"/>
              <w:jc w:val="center"/>
            </w:pPr>
          </w:p>
        </w:tc>
      </w:tr>
      <w:tr w:rsidR="00022B71" w14:paraId="17618F4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C9897"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28168511" w14:textId="77777777" w:rsidR="00022B71" w:rsidRDefault="005B112A">
            <w:pPr>
              <w:keepNext/>
              <w:spacing w:after="60"/>
              <w:jc w:val="center"/>
            </w:pPr>
            <w:r>
              <w:rPr>
                <w:rFonts w:ascii="Calibri" w:hAnsi="Calibri"/>
                <w:sz w:val="20"/>
              </w:rPr>
              <w:t>35.6 (256)</w:t>
            </w:r>
          </w:p>
        </w:tc>
        <w:tc>
          <w:tcPr>
            <w:tcW w:w="0" w:type="auto"/>
            <w:tcBorders>
              <w:top w:val="single" w:sz="0" w:space="0" w:color="D3D3D3"/>
              <w:left w:val="single" w:sz="0" w:space="0" w:color="D3D3D3"/>
              <w:bottom w:val="single" w:sz="0" w:space="0" w:color="D3D3D3"/>
              <w:right w:val="single" w:sz="0" w:space="0" w:color="D3D3D3"/>
            </w:tcBorders>
          </w:tcPr>
          <w:p w14:paraId="02FB9719" w14:textId="77777777" w:rsidR="00022B71" w:rsidRDefault="005B112A">
            <w:pPr>
              <w:keepNext/>
              <w:spacing w:after="60"/>
              <w:jc w:val="center"/>
            </w:pPr>
            <w:r>
              <w:rPr>
                <w:rFonts w:ascii="Calibri" w:hAnsi="Calibri"/>
                <w:sz w:val="20"/>
              </w:rPr>
              <w:t>37.2 (147)</w:t>
            </w:r>
          </w:p>
        </w:tc>
        <w:tc>
          <w:tcPr>
            <w:tcW w:w="0" w:type="auto"/>
            <w:tcBorders>
              <w:top w:val="single" w:sz="0" w:space="0" w:color="D3D3D3"/>
              <w:left w:val="single" w:sz="0" w:space="0" w:color="D3D3D3"/>
              <w:bottom w:val="single" w:sz="0" w:space="0" w:color="D3D3D3"/>
              <w:right w:val="single" w:sz="0" w:space="0" w:color="D3D3D3"/>
            </w:tcBorders>
          </w:tcPr>
          <w:p w14:paraId="08E05D39" w14:textId="77777777" w:rsidR="00022B71" w:rsidRDefault="005B112A">
            <w:pPr>
              <w:keepNext/>
              <w:spacing w:after="60"/>
              <w:jc w:val="center"/>
            </w:pPr>
            <w:r>
              <w:rPr>
                <w:rFonts w:ascii="Calibri" w:hAnsi="Calibri"/>
                <w:sz w:val="20"/>
              </w:rPr>
              <w:t>33.6 (110)</w:t>
            </w:r>
          </w:p>
        </w:tc>
        <w:tc>
          <w:tcPr>
            <w:tcW w:w="0" w:type="auto"/>
            <w:tcBorders>
              <w:top w:val="single" w:sz="0" w:space="0" w:color="D3D3D3"/>
              <w:left w:val="single" w:sz="0" w:space="0" w:color="D3D3D3"/>
              <w:bottom w:val="single" w:sz="0" w:space="0" w:color="D3D3D3"/>
              <w:right w:val="single" w:sz="0" w:space="0" w:color="D3D3D3"/>
            </w:tcBorders>
          </w:tcPr>
          <w:p w14:paraId="2264FD99" w14:textId="77777777" w:rsidR="00022B71" w:rsidRDefault="00022B71">
            <w:pPr>
              <w:keepNext/>
              <w:spacing w:after="60"/>
              <w:jc w:val="center"/>
            </w:pPr>
          </w:p>
        </w:tc>
      </w:tr>
      <w:tr w:rsidR="00022B71" w14:paraId="63A76EE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C30E19" w14:textId="77777777" w:rsidR="00022B71" w:rsidRDefault="005B112A">
            <w:pPr>
              <w:keepNext/>
              <w:spacing w:after="60"/>
            </w:pPr>
            <w:r>
              <w:rPr>
                <w:rFonts w:ascii="Calibri" w:hAnsi="Calibri"/>
                <w:sz w:val="20"/>
              </w:rPr>
              <w:t>Propres_decisions</w:t>
            </w:r>
          </w:p>
        </w:tc>
        <w:tc>
          <w:tcPr>
            <w:tcW w:w="0" w:type="auto"/>
            <w:tcBorders>
              <w:top w:val="single" w:sz="0" w:space="0" w:color="D3D3D3"/>
              <w:left w:val="single" w:sz="0" w:space="0" w:color="D3D3D3"/>
              <w:bottom w:val="single" w:sz="0" w:space="0" w:color="D3D3D3"/>
              <w:right w:val="single" w:sz="0" w:space="0" w:color="D3D3D3"/>
            </w:tcBorders>
          </w:tcPr>
          <w:p w14:paraId="1A0088B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8AD74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7260E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FB66E6" w14:textId="77777777" w:rsidR="00022B71" w:rsidRDefault="005B112A">
            <w:pPr>
              <w:keepNext/>
              <w:spacing w:after="60"/>
              <w:jc w:val="center"/>
            </w:pPr>
            <w:r>
              <w:rPr>
                <w:rFonts w:ascii="Calibri" w:hAnsi="Calibri"/>
                <w:sz w:val="20"/>
              </w:rPr>
              <w:t>0.6</w:t>
            </w:r>
          </w:p>
        </w:tc>
      </w:tr>
      <w:tr w:rsidR="00022B71" w14:paraId="643432F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567C98"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75F6A38A" w14:textId="77777777" w:rsidR="00022B71" w:rsidRDefault="005B112A">
            <w:pPr>
              <w:keepNext/>
              <w:spacing w:after="60"/>
              <w:jc w:val="center"/>
            </w:pPr>
            <w:r>
              <w:rPr>
                <w:rFonts w:ascii="Calibri" w:hAnsi="Calibri"/>
                <w:sz w:val="20"/>
              </w:rPr>
              <w:t>1.7 (13)</w:t>
            </w:r>
          </w:p>
        </w:tc>
        <w:tc>
          <w:tcPr>
            <w:tcW w:w="0" w:type="auto"/>
            <w:tcBorders>
              <w:top w:val="single" w:sz="0" w:space="0" w:color="D3D3D3"/>
              <w:left w:val="single" w:sz="0" w:space="0" w:color="D3D3D3"/>
              <w:bottom w:val="single" w:sz="0" w:space="0" w:color="D3D3D3"/>
              <w:right w:val="single" w:sz="0" w:space="0" w:color="D3D3D3"/>
            </w:tcBorders>
          </w:tcPr>
          <w:p w14:paraId="11ECDA8C" w14:textId="77777777" w:rsidR="00022B71" w:rsidRDefault="005B112A">
            <w:pPr>
              <w:keepNext/>
              <w:spacing w:after="60"/>
              <w:jc w:val="center"/>
            </w:pPr>
            <w:r>
              <w:rPr>
                <w:rFonts w:ascii="Calibri" w:hAnsi="Calibri"/>
                <w:sz w:val="20"/>
              </w:rPr>
              <w:t>2.0 (8)</w:t>
            </w:r>
          </w:p>
        </w:tc>
        <w:tc>
          <w:tcPr>
            <w:tcW w:w="0" w:type="auto"/>
            <w:tcBorders>
              <w:top w:val="single" w:sz="0" w:space="0" w:color="D3D3D3"/>
              <w:left w:val="single" w:sz="0" w:space="0" w:color="D3D3D3"/>
              <w:bottom w:val="single" w:sz="0" w:space="0" w:color="D3D3D3"/>
              <w:right w:val="single" w:sz="0" w:space="0" w:color="D3D3D3"/>
            </w:tcBorders>
          </w:tcPr>
          <w:p w14:paraId="4688F89D" w14:textId="77777777" w:rsidR="00022B71" w:rsidRDefault="005B112A">
            <w:pPr>
              <w:keepNext/>
              <w:spacing w:after="60"/>
              <w:jc w:val="center"/>
            </w:pPr>
            <w:r>
              <w:rPr>
                <w:rFonts w:ascii="Calibri" w:hAnsi="Calibri"/>
                <w:sz w:val="20"/>
              </w:rPr>
              <w:t>1.4 (5)</w:t>
            </w:r>
          </w:p>
        </w:tc>
        <w:tc>
          <w:tcPr>
            <w:tcW w:w="0" w:type="auto"/>
            <w:tcBorders>
              <w:top w:val="single" w:sz="0" w:space="0" w:color="D3D3D3"/>
              <w:left w:val="single" w:sz="0" w:space="0" w:color="D3D3D3"/>
              <w:bottom w:val="single" w:sz="0" w:space="0" w:color="D3D3D3"/>
              <w:right w:val="single" w:sz="0" w:space="0" w:color="D3D3D3"/>
            </w:tcBorders>
          </w:tcPr>
          <w:p w14:paraId="0FB66B04" w14:textId="77777777" w:rsidR="00022B71" w:rsidRDefault="00022B71">
            <w:pPr>
              <w:keepNext/>
              <w:spacing w:after="60"/>
              <w:jc w:val="center"/>
            </w:pPr>
          </w:p>
        </w:tc>
      </w:tr>
      <w:tr w:rsidR="00022B71" w14:paraId="616E14C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944EFA"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71A6A276" w14:textId="77777777" w:rsidR="00022B71" w:rsidRDefault="005B112A">
            <w:pPr>
              <w:keepNext/>
              <w:spacing w:after="60"/>
              <w:jc w:val="center"/>
            </w:pPr>
            <w:r>
              <w:rPr>
                <w:rFonts w:ascii="Calibri" w:hAnsi="Calibri"/>
                <w:sz w:val="20"/>
              </w:rPr>
              <w:t>3.1 (23)</w:t>
            </w:r>
          </w:p>
        </w:tc>
        <w:tc>
          <w:tcPr>
            <w:tcW w:w="0" w:type="auto"/>
            <w:tcBorders>
              <w:top w:val="single" w:sz="0" w:space="0" w:color="D3D3D3"/>
              <w:left w:val="single" w:sz="0" w:space="0" w:color="D3D3D3"/>
              <w:bottom w:val="single" w:sz="0" w:space="0" w:color="D3D3D3"/>
              <w:right w:val="single" w:sz="0" w:space="0" w:color="D3D3D3"/>
            </w:tcBorders>
          </w:tcPr>
          <w:p w14:paraId="20B37A50" w14:textId="77777777" w:rsidR="00022B71" w:rsidRDefault="005B112A">
            <w:pPr>
              <w:keepNext/>
              <w:spacing w:after="60"/>
              <w:jc w:val="center"/>
            </w:pPr>
            <w:r>
              <w:rPr>
                <w:rFonts w:ascii="Calibri" w:hAnsi="Calibri"/>
                <w:sz w:val="20"/>
              </w:rPr>
              <w:t>3.8 (15)</w:t>
            </w:r>
          </w:p>
        </w:tc>
        <w:tc>
          <w:tcPr>
            <w:tcW w:w="0" w:type="auto"/>
            <w:tcBorders>
              <w:top w:val="single" w:sz="0" w:space="0" w:color="D3D3D3"/>
              <w:left w:val="single" w:sz="0" w:space="0" w:color="D3D3D3"/>
              <w:bottom w:val="single" w:sz="0" w:space="0" w:color="D3D3D3"/>
              <w:right w:val="single" w:sz="0" w:space="0" w:color="D3D3D3"/>
            </w:tcBorders>
          </w:tcPr>
          <w:p w14:paraId="206802D7" w14:textId="77777777" w:rsidR="00022B71" w:rsidRDefault="005B112A">
            <w:pPr>
              <w:keepNext/>
              <w:spacing w:after="60"/>
              <w:jc w:val="center"/>
            </w:pPr>
            <w:r>
              <w:rPr>
                <w:rFonts w:ascii="Calibri" w:hAnsi="Calibri"/>
                <w:sz w:val="20"/>
              </w:rPr>
              <w:t>2.3 (7)</w:t>
            </w:r>
          </w:p>
        </w:tc>
        <w:tc>
          <w:tcPr>
            <w:tcW w:w="0" w:type="auto"/>
            <w:tcBorders>
              <w:top w:val="single" w:sz="0" w:space="0" w:color="D3D3D3"/>
              <w:left w:val="single" w:sz="0" w:space="0" w:color="D3D3D3"/>
              <w:bottom w:val="single" w:sz="0" w:space="0" w:color="D3D3D3"/>
              <w:right w:val="single" w:sz="0" w:space="0" w:color="D3D3D3"/>
            </w:tcBorders>
          </w:tcPr>
          <w:p w14:paraId="5141B949" w14:textId="77777777" w:rsidR="00022B71" w:rsidRDefault="00022B71">
            <w:pPr>
              <w:keepNext/>
              <w:spacing w:after="60"/>
              <w:jc w:val="center"/>
            </w:pPr>
          </w:p>
        </w:tc>
      </w:tr>
      <w:tr w:rsidR="00022B71" w14:paraId="0B06646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20591B" w14:textId="77777777" w:rsidR="00022B71" w:rsidRDefault="005B112A">
            <w:pPr>
              <w:keepNext/>
              <w:spacing w:after="60"/>
            </w:pPr>
            <w:r>
              <w:rPr>
                <w:rFonts w:ascii="Calibri" w:hAnsi="Calibri"/>
                <w:sz w:val="20"/>
              </w:rPr>
              <w:t xml:space="preserve">    Plus ou moins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0F0744D7" w14:textId="77777777" w:rsidR="00022B71" w:rsidRDefault="005B112A">
            <w:pPr>
              <w:keepNext/>
              <w:spacing w:after="60"/>
              <w:jc w:val="center"/>
            </w:pPr>
            <w:r>
              <w:rPr>
                <w:rFonts w:ascii="Calibri" w:hAnsi="Calibri"/>
                <w:sz w:val="20"/>
              </w:rPr>
              <w:t>8.3 (59)</w:t>
            </w:r>
          </w:p>
        </w:tc>
        <w:tc>
          <w:tcPr>
            <w:tcW w:w="0" w:type="auto"/>
            <w:tcBorders>
              <w:top w:val="single" w:sz="0" w:space="0" w:color="D3D3D3"/>
              <w:left w:val="single" w:sz="0" w:space="0" w:color="D3D3D3"/>
              <w:bottom w:val="single" w:sz="0" w:space="0" w:color="D3D3D3"/>
              <w:right w:val="single" w:sz="0" w:space="0" w:color="D3D3D3"/>
            </w:tcBorders>
          </w:tcPr>
          <w:p w14:paraId="24E8B264" w14:textId="77777777" w:rsidR="00022B71" w:rsidRDefault="005B112A">
            <w:pPr>
              <w:keepNext/>
              <w:spacing w:after="60"/>
              <w:jc w:val="center"/>
            </w:pPr>
            <w:r>
              <w:rPr>
                <w:rFonts w:ascii="Calibri" w:hAnsi="Calibri"/>
                <w:sz w:val="20"/>
              </w:rPr>
              <w:t>8.2 (32)</w:t>
            </w:r>
          </w:p>
        </w:tc>
        <w:tc>
          <w:tcPr>
            <w:tcW w:w="0" w:type="auto"/>
            <w:tcBorders>
              <w:top w:val="single" w:sz="0" w:space="0" w:color="D3D3D3"/>
              <w:left w:val="single" w:sz="0" w:space="0" w:color="D3D3D3"/>
              <w:bottom w:val="single" w:sz="0" w:space="0" w:color="D3D3D3"/>
              <w:right w:val="single" w:sz="0" w:space="0" w:color="D3D3D3"/>
            </w:tcBorders>
          </w:tcPr>
          <w:p w14:paraId="0E106858" w14:textId="77777777" w:rsidR="00022B71" w:rsidRDefault="005B112A">
            <w:pPr>
              <w:keepNext/>
              <w:spacing w:after="60"/>
              <w:jc w:val="center"/>
            </w:pPr>
            <w:r>
              <w:rPr>
                <w:rFonts w:ascii="Calibri" w:hAnsi="Calibri"/>
                <w:sz w:val="20"/>
              </w:rPr>
              <w:t>8.3 (27)</w:t>
            </w:r>
          </w:p>
        </w:tc>
        <w:tc>
          <w:tcPr>
            <w:tcW w:w="0" w:type="auto"/>
            <w:tcBorders>
              <w:top w:val="single" w:sz="0" w:space="0" w:color="D3D3D3"/>
              <w:left w:val="single" w:sz="0" w:space="0" w:color="D3D3D3"/>
              <w:bottom w:val="single" w:sz="0" w:space="0" w:color="D3D3D3"/>
              <w:right w:val="single" w:sz="0" w:space="0" w:color="D3D3D3"/>
            </w:tcBorders>
          </w:tcPr>
          <w:p w14:paraId="267FAC6C" w14:textId="77777777" w:rsidR="00022B71" w:rsidRDefault="00022B71">
            <w:pPr>
              <w:keepNext/>
              <w:spacing w:after="60"/>
              <w:jc w:val="center"/>
            </w:pPr>
          </w:p>
        </w:tc>
      </w:tr>
      <w:tr w:rsidR="00022B71" w14:paraId="331D33C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46B3F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2672B777" w14:textId="77777777" w:rsidR="00022B71" w:rsidRDefault="005B112A">
            <w:pPr>
              <w:keepNext/>
              <w:spacing w:after="60"/>
              <w:jc w:val="center"/>
            </w:pPr>
            <w:r>
              <w:rPr>
                <w:rFonts w:ascii="Calibri" w:hAnsi="Calibri"/>
                <w:sz w:val="20"/>
              </w:rPr>
              <w:t>43.6 (314)</w:t>
            </w:r>
          </w:p>
        </w:tc>
        <w:tc>
          <w:tcPr>
            <w:tcW w:w="0" w:type="auto"/>
            <w:tcBorders>
              <w:top w:val="single" w:sz="0" w:space="0" w:color="D3D3D3"/>
              <w:left w:val="single" w:sz="0" w:space="0" w:color="D3D3D3"/>
              <w:bottom w:val="single" w:sz="0" w:space="0" w:color="D3D3D3"/>
              <w:right w:val="single" w:sz="0" w:space="0" w:color="D3D3D3"/>
            </w:tcBorders>
          </w:tcPr>
          <w:p w14:paraId="19F51491" w14:textId="77777777" w:rsidR="00022B71" w:rsidRDefault="005B112A">
            <w:pPr>
              <w:keepNext/>
              <w:spacing w:after="60"/>
              <w:jc w:val="center"/>
            </w:pPr>
            <w:r>
              <w:rPr>
                <w:rFonts w:ascii="Calibri" w:hAnsi="Calibri"/>
                <w:sz w:val="20"/>
              </w:rPr>
              <w:t>41.0 (162)</w:t>
            </w:r>
          </w:p>
        </w:tc>
        <w:tc>
          <w:tcPr>
            <w:tcW w:w="0" w:type="auto"/>
            <w:tcBorders>
              <w:top w:val="single" w:sz="0" w:space="0" w:color="D3D3D3"/>
              <w:left w:val="single" w:sz="0" w:space="0" w:color="D3D3D3"/>
              <w:bottom w:val="single" w:sz="0" w:space="0" w:color="D3D3D3"/>
              <w:right w:val="single" w:sz="0" w:space="0" w:color="D3D3D3"/>
            </w:tcBorders>
          </w:tcPr>
          <w:p w14:paraId="6A22CB53" w14:textId="77777777" w:rsidR="00022B71" w:rsidRDefault="005B112A">
            <w:pPr>
              <w:keepNext/>
              <w:spacing w:after="60"/>
              <w:jc w:val="center"/>
            </w:pPr>
            <w:r>
              <w:rPr>
                <w:rFonts w:ascii="Calibri" w:hAnsi="Calibri"/>
                <w:sz w:val="20"/>
              </w:rPr>
              <w:t>46.7 (152)</w:t>
            </w:r>
          </w:p>
        </w:tc>
        <w:tc>
          <w:tcPr>
            <w:tcW w:w="0" w:type="auto"/>
            <w:tcBorders>
              <w:top w:val="single" w:sz="0" w:space="0" w:color="D3D3D3"/>
              <w:left w:val="single" w:sz="0" w:space="0" w:color="D3D3D3"/>
              <w:bottom w:val="single" w:sz="0" w:space="0" w:color="D3D3D3"/>
              <w:right w:val="single" w:sz="0" w:space="0" w:color="D3D3D3"/>
            </w:tcBorders>
          </w:tcPr>
          <w:p w14:paraId="53DF2863" w14:textId="77777777" w:rsidR="00022B71" w:rsidRDefault="00022B71">
            <w:pPr>
              <w:keepNext/>
              <w:spacing w:after="60"/>
              <w:jc w:val="center"/>
            </w:pPr>
          </w:p>
        </w:tc>
      </w:tr>
      <w:tr w:rsidR="00022B71" w14:paraId="4361B959"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57727F"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6FD01D85" w14:textId="77777777" w:rsidR="00022B71" w:rsidRDefault="005B112A">
            <w:pPr>
              <w:keepNext/>
              <w:spacing w:after="60"/>
              <w:jc w:val="center"/>
            </w:pPr>
            <w:r>
              <w:rPr>
                <w:rFonts w:ascii="Calibri" w:hAnsi="Calibri"/>
                <w:sz w:val="20"/>
              </w:rPr>
              <w:t>43.3 (312)</w:t>
            </w:r>
          </w:p>
        </w:tc>
        <w:tc>
          <w:tcPr>
            <w:tcW w:w="0" w:type="auto"/>
            <w:tcBorders>
              <w:top w:val="single" w:sz="0" w:space="0" w:color="D3D3D3"/>
              <w:left w:val="single" w:sz="0" w:space="0" w:color="D3D3D3"/>
              <w:bottom w:val="single" w:sz="0" w:space="0" w:color="D3D3D3"/>
              <w:right w:val="single" w:sz="0" w:space="0" w:color="D3D3D3"/>
            </w:tcBorders>
          </w:tcPr>
          <w:p w14:paraId="1E0957AE" w14:textId="77777777" w:rsidR="00022B71" w:rsidRDefault="005B112A">
            <w:pPr>
              <w:keepNext/>
              <w:spacing w:after="60"/>
              <w:jc w:val="center"/>
            </w:pPr>
            <w:r>
              <w:rPr>
                <w:rFonts w:ascii="Calibri" w:hAnsi="Calibri"/>
                <w:sz w:val="20"/>
              </w:rPr>
              <w:t>45.0 (178)</w:t>
            </w:r>
          </w:p>
        </w:tc>
        <w:tc>
          <w:tcPr>
            <w:tcW w:w="0" w:type="auto"/>
            <w:tcBorders>
              <w:top w:val="single" w:sz="0" w:space="0" w:color="D3D3D3"/>
              <w:left w:val="single" w:sz="0" w:space="0" w:color="D3D3D3"/>
              <w:bottom w:val="single" w:sz="0" w:space="0" w:color="D3D3D3"/>
              <w:right w:val="single" w:sz="0" w:space="0" w:color="D3D3D3"/>
            </w:tcBorders>
          </w:tcPr>
          <w:p w14:paraId="67756907" w14:textId="77777777" w:rsidR="00022B71" w:rsidRDefault="005B112A">
            <w:pPr>
              <w:keepNext/>
              <w:spacing w:after="60"/>
              <w:jc w:val="center"/>
            </w:pPr>
            <w:r>
              <w:rPr>
                <w:rFonts w:ascii="Calibri" w:hAnsi="Calibri"/>
                <w:sz w:val="20"/>
              </w:rPr>
              <w:t>41.3 (135)</w:t>
            </w:r>
          </w:p>
        </w:tc>
        <w:tc>
          <w:tcPr>
            <w:tcW w:w="0" w:type="auto"/>
            <w:tcBorders>
              <w:top w:val="single" w:sz="0" w:space="0" w:color="D3D3D3"/>
              <w:left w:val="single" w:sz="0" w:space="0" w:color="D3D3D3"/>
              <w:bottom w:val="single" w:sz="0" w:space="0" w:color="D3D3D3"/>
              <w:right w:val="single" w:sz="0" w:space="0" w:color="D3D3D3"/>
            </w:tcBorders>
          </w:tcPr>
          <w:p w14:paraId="1E4B21F0" w14:textId="77777777" w:rsidR="00022B71" w:rsidRDefault="00022B71">
            <w:pPr>
              <w:keepNext/>
              <w:spacing w:after="60"/>
              <w:jc w:val="center"/>
            </w:pPr>
          </w:p>
        </w:tc>
      </w:tr>
      <w:tr w:rsidR="00022B71" w14:paraId="2309AC4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1057E9" w14:textId="77777777" w:rsidR="00022B71" w:rsidRDefault="005B112A">
            <w:pPr>
              <w:keepNext/>
              <w:spacing w:after="60"/>
            </w:pPr>
            <w:r>
              <w:rPr>
                <w:rFonts w:ascii="Calibri" w:hAnsi="Calibri"/>
                <w:sz w:val="20"/>
              </w:rPr>
              <w:t>Independance_finance</w:t>
            </w:r>
          </w:p>
        </w:tc>
        <w:tc>
          <w:tcPr>
            <w:tcW w:w="0" w:type="auto"/>
            <w:tcBorders>
              <w:top w:val="single" w:sz="0" w:space="0" w:color="D3D3D3"/>
              <w:left w:val="single" w:sz="0" w:space="0" w:color="D3D3D3"/>
              <w:bottom w:val="single" w:sz="0" w:space="0" w:color="D3D3D3"/>
              <w:right w:val="single" w:sz="0" w:space="0" w:color="D3D3D3"/>
            </w:tcBorders>
          </w:tcPr>
          <w:p w14:paraId="6909518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8A41C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0A219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3B6B34E" w14:textId="77777777" w:rsidR="00022B71" w:rsidRDefault="005B112A">
            <w:pPr>
              <w:keepNext/>
              <w:spacing w:after="60"/>
              <w:jc w:val="center"/>
            </w:pPr>
            <w:r>
              <w:rPr>
                <w:rFonts w:ascii="Calibri" w:hAnsi="Calibri"/>
                <w:sz w:val="20"/>
              </w:rPr>
              <w:t>0.5</w:t>
            </w:r>
          </w:p>
        </w:tc>
      </w:tr>
      <w:tr w:rsidR="00022B71" w14:paraId="31725D6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23CE34"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09AA7EA1"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6CC8A2E1" w14:textId="77777777" w:rsidR="00022B71" w:rsidRDefault="005B112A">
            <w:pPr>
              <w:keepNext/>
              <w:spacing w:after="60"/>
              <w:jc w:val="center"/>
            </w:pPr>
            <w:r>
              <w:rPr>
                <w:rFonts w:ascii="Calibri" w:hAnsi="Calibri"/>
                <w:sz w:val="20"/>
              </w:rPr>
              <w:t>2.0 (8)</w:t>
            </w:r>
          </w:p>
        </w:tc>
        <w:tc>
          <w:tcPr>
            <w:tcW w:w="0" w:type="auto"/>
            <w:tcBorders>
              <w:top w:val="single" w:sz="0" w:space="0" w:color="D3D3D3"/>
              <w:left w:val="single" w:sz="0" w:space="0" w:color="D3D3D3"/>
              <w:bottom w:val="single" w:sz="0" w:space="0" w:color="D3D3D3"/>
              <w:right w:val="single" w:sz="0" w:space="0" w:color="D3D3D3"/>
            </w:tcBorders>
          </w:tcPr>
          <w:p w14:paraId="681D7B03" w14:textId="77777777" w:rsidR="00022B71" w:rsidRDefault="005B112A">
            <w:pPr>
              <w:keepNext/>
              <w:spacing w:after="60"/>
              <w:jc w:val="center"/>
            </w:pPr>
            <w:r>
              <w:rPr>
                <w:rFonts w:ascii="Calibri" w:hAnsi="Calibri"/>
                <w:sz w:val="20"/>
              </w:rPr>
              <w:t>1.8 (6)</w:t>
            </w:r>
          </w:p>
        </w:tc>
        <w:tc>
          <w:tcPr>
            <w:tcW w:w="0" w:type="auto"/>
            <w:tcBorders>
              <w:top w:val="single" w:sz="0" w:space="0" w:color="D3D3D3"/>
              <w:left w:val="single" w:sz="0" w:space="0" w:color="D3D3D3"/>
              <w:bottom w:val="single" w:sz="0" w:space="0" w:color="D3D3D3"/>
              <w:right w:val="single" w:sz="0" w:space="0" w:color="D3D3D3"/>
            </w:tcBorders>
          </w:tcPr>
          <w:p w14:paraId="4E0503DF" w14:textId="77777777" w:rsidR="00022B71" w:rsidRDefault="00022B71">
            <w:pPr>
              <w:keepNext/>
              <w:spacing w:after="60"/>
              <w:jc w:val="center"/>
            </w:pPr>
          </w:p>
        </w:tc>
      </w:tr>
      <w:tr w:rsidR="00022B71" w14:paraId="61DB4DA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76E928"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6BDB4CBD" w14:textId="77777777" w:rsidR="00022B71" w:rsidRDefault="005B112A">
            <w:pPr>
              <w:keepNext/>
              <w:spacing w:after="60"/>
              <w:jc w:val="center"/>
            </w:pPr>
            <w:r>
              <w:rPr>
                <w:rFonts w:ascii="Calibri" w:hAnsi="Calibri"/>
                <w:sz w:val="20"/>
              </w:rPr>
              <w:t>3.8 (28)</w:t>
            </w:r>
          </w:p>
        </w:tc>
        <w:tc>
          <w:tcPr>
            <w:tcW w:w="0" w:type="auto"/>
            <w:tcBorders>
              <w:top w:val="single" w:sz="0" w:space="0" w:color="D3D3D3"/>
              <w:left w:val="single" w:sz="0" w:space="0" w:color="D3D3D3"/>
              <w:bottom w:val="single" w:sz="0" w:space="0" w:color="D3D3D3"/>
              <w:right w:val="single" w:sz="0" w:space="0" w:color="D3D3D3"/>
            </w:tcBorders>
          </w:tcPr>
          <w:p w14:paraId="571BEB1D" w14:textId="77777777" w:rsidR="00022B71" w:rsidRDefault="005B112A">
            <w:pPr>
              <w:keepNext/>
              <w:spacing w:after="60"/>
              <w:jc w:val="center"/>
            </w:pPr>
            <w:r>
              <w:rPr>
                <w:rFonts w:ascii="Calibri" w:hAnsi="Calibri"/>
                <w:sz w:val="20"/>
              </w:rPr>
              <w:t>4.3 (17)</w:t>
            </w:r>
          </w:p>
        </w:tc>
        <w:tc>
          <w:tcPr>
            <w:tcW w:w="0" w:type="auto"/>
            <w:tcBorders>
              <w:top w:val="single" w:sz="0" w:space="0" w:color="D3D3D3"/>
              <w:left w:val="single" w:sz="0" w:space="0" w:color="D3D3D3"/>
              <w:bottom w:val="single" w:sz="0" w:space="0" w:color="D3D3D3"/>
              <w:right w:val="single" w:sz="0" w:space="0" w:color="D3D3D3"/>
            </w:tcBorders>
          </w:tcPr>
          <w:p w14:paraId="6517AC7F" w14:textId="77777777" w:rsidR="00022B71" w:rsidRDefault="005B112A">
            <w:pPr>
              <w:keepNext/>
              <w:spacing w:after="60"/>
              <w:jc w:val="center"/>
            </w:pPr>
            <w:r>
              <w:rPr>
                <w:rFonts w:ascii="Calibri" w:hAnsi="Calibri"/>
                <w:sz w:val="20"/>
              </w:rPr>
              <w:t>3.3 (11)</w:t>
            </w:r>
          </w:p>
        </w:tc>
        <w:tc>
          <w:tcPr>
            <w:tcW w:w="0" w:type="auto"/>
            <w:tcBorders>
              <w:top w:val="single" w:sz="0" w:space="0" w:color="D3D3D3"/>
              <w:left w:val="single" w:sz="0" w:space="0" w:color="D3D3D3"/>
              <w:bottom w:val="single" w:sz="0" w:space="0" w:color="D3D3D3"/>
              <w:right w:val="single" w:sz="0" w:space="0" w:color="D3D3D3"/>
            </w:tcBorders>
          </w:tcPr>
          <w:p w14:paraId="584172BB" w14:textId="77777777" w:rsidR="00022B71" w:rsidRDefault="00022B71">
            <w:pPr>
              <w:keepNext/>
              <w:spacing w:after="60"/>
              <w:jc w:val="center"/>
            </w:pPr>
          </w:p>
        </w:tc>
      </w:tr>
      <w:tr w:rsidR="00022B71" w14:paraId="0243249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3F7BE1"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5F8029A6" w14:textId="77777777" w:rsidR="00022B71" w:rsidRDefault="005B112A">
            <w:pPr>
              <w:keepNext/>
              <w:spacing w:after="60"/>
              <w:jc w:val="center"/>
            </w:pPr>
            <w:r>
              <w:rPr>
                <w:rFonts w:ascii="Calibri" w:hAnsi="Calibri"/>
                <w:sz w:val="20"/>
              </w:rPr>
              <w:t>10.3 (75)</w:t>
            </w:r>
          </w:p>
        </w:tc>
        <w:tc>
          <w:tcPr>
            <w:tcW w:w="0" w:type="auto"/>
            <w:tcBorders>
              <w:top w:val="single" w:sz="0" w:space="0" w:color="D3D3D3"/>
              <w:left w:val="single" w:sz="0" w:space="0" w:color="D3D3D3"/>
              <w:bottom w:val="single" w:sz="0" w:space="0" w:color="D3D3D3"/>
              <w:right w:val="single" w:sz="0" w:space="0" w:color="D3D3D3"/>
            </w:tcBorders>
          </w:tcPr>
          <w:p w14:paraId="52CAA703" w14:textId="77777777" w:rsidR="00022B71" w:rsidRDefault="005B112A">
            <w:pPr>
              <w:keepNext/>
              <w:spacing w:after="60"/>
              <w:jc w:val="center"/>
            </w:pPr>
            <w:r>
              <w:rPr>
                <w:rFonts w:ascii="Calibri" w:hAnsi="Calibri"/>
                <w:sz w:val="20"/>
              </w:rPr>
              <w:t>10.0 (39)</w:t>
            </w:r>
          </w:p>
        </w:tc>
        <w:tc>
          <w:tcPr>
            <w:tcW w:w="0" w:type="auto"/>
            <w:tcBorders>
              <w:top w:val="single" w:sz="0" w:space="0" w:color="D3D3D3"/>
              <w:left w:val="single" w:sz="0" w:space="0" w:color="D3D3D3"/>
              <w:bottom w:val="single" w:sz="0" w:space="0" w:color="D3D3D3"/>
              <w:right w:val="single" w:sz="0" w:space="0" w:color="D3D3D3"/>
            </w:tcBorders>
          </w:tcPr>
          <w:p w14:paraId="4375F289" w14:textId="77777777" w:rsidR="00022B71" w:rsidRDefault="005B112A">
            <w:pPr>
              <w:keepNext/>
              <w:spacing w:after="60"/>
              <w:jc w:val="center"/>
            </w:pPr>
            <w:r>
              <w:rPr>
                <w:rFonts w:ascii="Calibri" w:hAnsi="Calibri"/>
                <w:sz w:val="20"/>
              </w:rPr>
              <w:t>10.8 (35)</w:t>
            </w:r>
          </w:p>
        </w:tc>
        <w:tc>
          <w:tcPr>
            <w:tcW w:w="0" w:type="auto"/>
            <w:tcBorders>
              <w:top w:val="single" w:sz="0" w:space="0" w:color="D3D3D3"/>
              <w:left w:val="single" w:sz="0" w:space="0" w:color="D3D3D3"/>
              <w:bottom w:val="single" w:sz="0" w:space="0" w:color="D3D3D3"/>
              <w:right w:val="single" w:sz="0" w:space="0" w:color="D3D3D3"/>
            </w:tcBorders>
          </w:tcPr>
          <w:p w14:paraId="1EE64072" w14:textId="77777777" w:rsidR="00022B71" w:rsidRDefault="00022B71">
            <w:pPr>
              <w:keepNext/>
              <w:spacing w:after="60"/>
              <w:jc w:val="center"/>
            </w:pPr>
          </w:p>
        </w:tc>
      </w:tr>
      <w:tr w:rsidR="00022B71" w14:paraId="028E0DF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E074A6"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1E7E771" w14:textId="77777777" w:rsidR="00022B71" w:rsidRDefault="005B112A">
            <w:pPr>
              <w:keepNext/>
              <w:spacing w:after="60"/>
              <w:jc w:val="center"/>
            </w:pPr>
            <w:r>
              <w:rPr>
                <w:rFonts w:ascii="Calibri" w:hAnsi="Calibri"/>
                <w:sz w:val="20"/>
              </w:rPr>
              <w:t>44.3 (319)</w:t>
            </w:r>
          </w:p>
        </w:tc>
        <w:tc>
          <w:tcPr>
            <w:tcW w:w="0" w:type="auto"/>
            <w:tcBorders>
              <w:top w:val="single" w:sz="0" w:space="0" w:color="D3D3D3"/>
              <w:left w:val="single" w:sz="0" w:space="0" w:color="D3D3D3"/>
              <w:bottom w:val="single" w:sz="0" w:space="0" w:color="D3D3D3"/>
              <w:right w:val="single" w:sz="0" w:space="0" w:color="D3D3D3"/>
            </w:tcBorders>
          </w:tcPr>
          <w:p w14:paraId="08A68A15" w14:textId="77777777" w:rsidR="00022B71" w:rsidRDefault="005B112A">
            <w:pPr>
              <w:keepNext/>
              <w:spacing w:after="60"/>
              <w:jc w:val="center"/>
            </w:pPr>
            <w:r>
              <w:rPr>
                <w:rFonts w:ascii="Calibri" w:hAnsi="Calibri"/>
                <w:sz w:val="20"/>
              </w:rPr>
              <w:t>41.3 (163)</w:t>
            </w:r>
          </w:p>
        </w:tc>
        <w:tc>
          <w:tcPr>
            <w:tcW w:w="0" w:type="auto"/>
            <w:tcBorders>
              <w:top w:val="single" w:sz="0" w:space="0" w:color="D3D3D3"/>
              <w:left w:val="single" w:sz="0" w:space="0" w:color="D3D3D3"/>
              <w:bottom w:val="single" w:sz="0" w:space="0" w:color="D3D3D3"/>
              <w:right w:val="single" w:sz="0" w:space="0" w:color="D3D3D3"/>
            </w:tcBorders>
          </w:tcPr>
          <w:p w14:paraId="780C0BA9" w14:textId="77777777" w:rsidR="00022B71" w:rsidRDefault="005B112A">
            <w:pPr>
              <w:keepNext/>
              <w:spacing w:after="60"/>
              <w:jc w:val="center"/>
            </w:pPr>
            <w:r>
              <w:rPr>
                <w:rFonts w:ascii="Calibri" w:hAnsi="Calibri"/>
                <w:sz w:val="20"/>
              </w:rPr>
              <w:t>47.9 (156)</w:t>
            </w:r>
          </w:p>
        </w:tc>
        <w:tc>
          <w:tcPr>
            <w:tcW w:w="0" w:type="auto"/>
            <w:tcBorders>
              <w:top w:val="single" w:sz="0" w:space="0" w:color="D3D3D3"/>
              <w:left w:val="single" w:sz="0" w:space="0" w:color="D3D3D3"/>
              <w:bottom w:val="single" w:sz="0" w:space="0" w:color="D3D3D3"/>
              <w:right w:val="single" w:sz="0" w:space="0" w:color="D3D3D3"/>
            </w:tcBorders>
          </w:tcPr>
          <w:p w14:paraId="01284FE7" w14:textId="77777777" w:rsidR="00022B71" w:rsidRDefault="00022B71">
            <w:pPr>
              <w:keepNext/>
              <w:spacing w:after="60"/>
              <w:jc w:val="center"/>
            </w:pPr>
          </w:p>
        </w:tc>
      </w:tr>
      <w:tr w:rsidR="00022B71" w14:paraId="23081EF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BB57D0"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14248EAF" w14:textId="77777777" w:rsidR="00022B71" w:rsidRDefault="005B112A">
            <w:pPr>
              <w:keepNext/>
              <w:spacing w:after="60"/>
              <w:jc w:val="center"/>
            </w:pPr>
            <w:r>
              <w:rPr>
                <w:rFonts w:ascii="Calibri" w:hAnsi="Calibri"/>
                <w:sz w:val="20"/>
              </w:rPr>
              <w:t>39.6 (286)</w:t>
            </w:r>
          </w:p>
        </w:tc>
        <w:tc>
          <w:tcPr>
            <w:tcW w:w="0" w:type="auto"/>
            <w:tcBorders>
              <w:top w:val="single" w:sz="0" w:space="0" w:color="D3D3D3"/>
              <w:left w:val="single" w:sz="0" w:space="0" w:color="D3D3D3"/>
              <w:bottom w:val="single" w:sz="0" w:space="0" w:color="D3D3D3"/>
              <w:right w:val="single" w:sz="0" w:space="0" w:color="D3D3D3"/>
            </w:tcBorders>
          </w:tcPr>
          <w:p w14:paraId="598278AC" w14:textId="77777777" w:rsidR="00022B71" w:rsidRDefault="005B112A">
            <w:pPr>
              <w:keepNext/>
              <w:spacing w:after="60"/>
              <w:jc w:val="center"/>
            </w:pPr>
            <w:r>
              <w:rPr>
                <w:rFonts w:ascii="Calibri" w:hAnsi="Calibri"/>
                <w:sz w:val="20"/>
              </w:rPr>
              <w:t>42.4 (168)</w:t>
            </w:r>
          </w:p>
        </w:tc>
        <w:tc>
          <w:tcPr>
            <w:tcW w:w="0" w:type="auto"/>
            <w:tcBorders>
              <w:top w:val="single" w:sz="0" w:space="0" w:color="D3D3D3"/>
              <w:left w:val="single" w:sz="0" w:space="0" w:color="D3D3D3"/>
              <w:bottom w:val="single" w:sz="0" w:space="0" w:color="D3D3D3"/>
              <w:right w:val="single" w:sz="0" w:space="0" w:color="D3D3D3"/>
            </w:tcBorders>
          </w:tcPr>
          <w:p w14:paraId="7D5C3D4D" w14:textId="77777777" w:rsidR="00022B71" w:rsidRDefault="005B112A">
            <w:pPr>
              <w:keepNext/>
              <w:spacing w:after="60"/>
              <w:jc w:val="center"/>
            </w:pPr>
            <w:r>
              <w:rPr>
                <w:rFonts w:ascii="Calibri" w:hAnsi="Calibri"/>
                <w:sz w:val="20"/>
              </w:rPr>
              <w:t>36.2 (118)</w:t>
            </w:r>
          </w:p>
        </w:tc>
        <w:tc>
          <w:tcPr>
            <w:tcW w:w="0" w:type="auto"/>
            <w:tcBorders>
              <w:top w:val="single" w:sz="0" w:space="0" w:color="D3D3D3"/>
              <w:left w:val="single" w:sz="0" w:space="0" w:color="D3D3D3"/>
              <w:bottom w:val="single" w:sz="0" w:space="0" w:color="D3D3D3"/>
              <w:right w:val="single" w:sz="0" w:space="0" w:color="D3D3D3"/>
            </w:tcBorders>
          </w:tcPr>
          <w:p w14:paraId="56A8C12F" w14:textId="77777777" w:rsidR="00022B71" w:rsidRDefault="00022B71">
            <w:pPr>
              <w:keepNext/>
              <w:spacing w:after="60"/>
              <w:jc w:val="center"/>
            </w:pPr>
          </w:p>
        </w:tc>
      </w:tr>
      <w:tr w:rsidR="00022B71" w14:paraId="62D64D2D" w14:textId="77777777" w:rsidTr="00022B71">
        <w:trPr>
          <w:cantSplit/>
          <w:jc w:val="center"/>
        </w:trPr>
        <w:tc>
          <w:tcPr>
            <w:tcW w:w="0" w:type="auto"/>
            <w:gridSpan w:val="5"/>
          </w:tcPr>
          <w:p w14:paraId="09998D81"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20A96FE9" w14:textId="77777777" w:rsidTr="00022B71">
        <w:trPr>
          <w:cantSplit/>
          <w:jc w:val="center"/>
        </w:trPr>
        <w:tc>
          <w:tcPr>
            <w:tcW w:w="0" w:type="auto"/>
            <w:gridSpan w:val="5"/>
          </w:tcPr>
          <w:p w14:paraId="525BA3D8"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1F36FA57" w14:textId="77777777" w:rsidR="00022B71" w:rsidRDefault="005B112A">
      <w:pPr>
        <w:pStyle w:val="Titre3"/>
      </w:pPr>
      <w:bookmarkStart w:id="356" w:name="X145cb099db0df24caaa12795f3e37f7dc1a2556"/>
      <w:bookmarkStart w:id="357" w:name="_Toc209544897"/>
      <w:bookmarkEnd w:id="354"/>
      <w:r>
        <w:t>Marqueurs subjectifs selon l’utilisation des médias sociaux</w:t>
      </w:r>
      <w:bookmarkEnd w:id="357"/>
    </w:p>
    <w:p w14:paraId="1B2E9407" w14:textId="77777777" w:rsidR="00022B71" w:rsidRDefault="005B112A">
      <w:pPr>
        <w:pStyle w:val="En-ttedetabledesmatires"/>
      </w:pPr>
      <w:r>
        <w:rPr>
          <w:rStyle w:val="NormalTok"/>
        </w:rPr>
        <w:t xml:space="preserve">table_Marqueurs_subjectifs_Comptes_medias_sociaux </w:t>
      </w:r>
      <w:r>
        <w:rPr>
          <w:rStyle w:val="OtherTok"/>
        </w:rPr>
        <w:t>&lt;-</w:t>
      </w:r>
      <w:r>
        <w:rPr>
          <w:rStyle w:val="NormalTok"/>
        </w:rPr>
        <w:t xml:space="preserve"> </w:t>
      </w:r>
      <w:r>
        <w:br/>
      </w:r>
      <w:r>
        <w:rPr>
          <w:rStyle w:val="NormalTok"/>
        </w:rPr>
        <w:t xml:space="preserve">  data_design </w:t>
      </w:r>
      <w:r>
        <w:rPr>
          <w:rStyle w:val="SpecialCharTok"/>
        </w:rPr>
        <w:t>%&gt;%</w:t>
      </w:r>
      <w:r>
        <w:br/>
      </w:r>
      <w:r>
        <w:rPr>
          <w:rStyle w:val="NormalTok"/>
        </w:rPr>
        <w:t xml:space="preserve">  </w:t>
      </w:r>
      <w:r>
        <w:rPr>
          <w:rStyle w:val="FunctionTok"/>
        </w:rPr>
        <w:t>tbl_svysummary</w:t>
      </w:r>
      <w:r>
        <w:rPr>
          <w:rStyle w:val="NormalTok"/>
        </w:rPr>
        <w:t>(</w:t>
      </w:r>
      <w:r>
        <w:br/>
      </w:r>
      <w:r>
        <w:rPr>
          <w:rStyle w:val="NormalTok"/>
        </w:rPr>
        <w:t xml:space="preserve">    </w:t>
      </w:r>
      <w:r>
        <w:rPr>
          <w:rStyle w:val="AttributeTok"/>
        </w:rPr>
        <w:t>by =</w:t>
      </w:r>
      <w:r>
        <w:rPr>
          <w:rStyle w:val="NormalTok"/>
        </w:rPr>
        <w:t xml:space="preserve"> Usage_MS,</w:t>
      </w:r>
      <w:r>
        <w:br/>
      </w:r>
      <w:r>
        <w:rPr>
          <w:rStyle w:val="NormalTok"/>
        </w:rPr>
        <w:t xml:space="preserve">    </w:t>
      </w:r>
      <w:r>
        <w:rPr>
          <w:rStyle w:val="AttributeTok"/>
        </w:rPr>
        <w:t>include =</w:t>
      </w:r>
      <w:r>
        <w:rPr>
          <w:rStyle w:val="NormalTok"/>
        </w:rPr>
        <w:t xml:space="preserve"> </w:t>
      </w:r>
      <w:r>
        <w:rPr>
          <w:rStyle w:val="FunctionTok"/>
        </w:rPr>
        <w:t>c</w:t>
      </w:r>
      <w:r>
        <w:rPr>
          <w:rStyle w:val="NormalTok"/>
        </w:rPr>
        <w:t>(Propres_responsabilites, Propres_decisions, Independance_finance),</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"{p} ({n})"</w:t>
      </w:r>
      <w:r>
        <w:br/>
      </w:r>
      <w:r>
        <w:rPr>
          <w:rStyle w:val="NormalTok"/>
        </w:rPr>
        <w:t xml:space="preserve">  ),</w:t>
      </w:r>
      <w:r>
        <w:br/>
      </w:r>
      <w:r>
        <w:rPr>
          <w:rStyle w:val="NormalTok"/>
        </w:rPr>
        <w:t xml:space="preserve">  </w:t>
      </w:r>
      <w:r>
        <w:rPr>
          <w:rStyle w:val="AttributeTok"/>
        </w:rPr>
        <w:t>digits=</w:t>
      </w:r>
      <w:r>
        <w:rPr>
          <w:rStyle w:val="SpecialCharTok"/>
        </w:rPr>
        <w:t>~</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missing =</w:t>
      </w:r>
      <w:r>
        <w:rPr>
          <w:rStyle w:val="NormalTok"/>
        </w:rPr>
        <w:t xml:space="preserve"> </w:t>
      </w:r>
      <w:r>
        <w:rPr>
          <w:rStyle w:val="StringTok"/>
        </w:rPr>
        <w:t>"no"</w:t>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add_p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modify_header</w:t>
      </w:r>
      <w:r>
        <w:rPr>
          <w:rStyle w:val="NormalTok"/>
        </w:rPr>
        <w:t>(</w:t>
      </w:r>
      <w:r>
        <w:rPr>
          <w:rStyle w:val="AttributeTok"/>
        </w:rPr>
        <w:t>label =</w:t>
      </w:r>
      <w:r>
        <w:rPr>
          <w:rStyle w:val="NormalTok"/>
        </w:rPr>
        <w:t xml:space="preserve"> </w:t>
      </w:r>
      <w:r>
        <w:rPr>
          <w:rStyle w:val="StringTok"/>
        </w:rPr>
        <w:t>"**Caractéristiques**"</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modify_caption</w:t>
      </w:r>
      <w:r>
        <w:rPr>
          <w:rStyle w:val="NormalTok"/>
        </w:rPr>
        <w:t>(</w:t>
      </w:r>
      <w:r>
        <w:rPr>
          <w:rStyle w:val="StringTok"/>
        </w:rPr>
        <w:t>"**tab</w:t>
      </w:r>
      <w:r>
        <w:rPr>
          <w:rStyle w:val="StringTok"/>
        </w:rPr>
        <w:t>le_Marqueurs_subjectifs_Comptes_medias_sociaux**"</w:t>
      </w:r>
      <w:r>
        <w:rPr>
          <w:rStyle w:val="NormalTok"/>
        </w:rPr>
        <w:t>)</w:t>
      </w:r>
      <w:r>
        <w:br/>
      </w:r>
      <w:r>
        <w:br/>
      </w:r>
      <w:r>
        <w:rPr>
          <w:rStyle w:val="NormalTok"/>
        </w:rPr>
        <w:t>table_Marqueurs_subjectifs_Comptes_medias_sociaux</w:t>
      </w:r>
    </w:p>
    <w:tbl>
      <w:tblPr>
        <w:tblStyle w:val="Table"/>
        <w:tblW w:w="0" w:type="auto"/>
        <w:jc w:val="center"/>
        <w:tblCellMar>
          <w:left w:w="60" w:type="dxa"/>
          <w:right w:w="60" w:type="dxa"/>
        </w:tblCellMar>
        <w:tblLook w:val="0000" w:firstRow="0" w:lastRow="0" w:firstColumn="0" w:lastColumn="0" w:noHBand="0" w:noVBand="0"/>
      </w:tblPr>
      <w:tblGrid>
        <w:gridCol w:w="2295"/>
        <w:gridCol w:w="1453"/>
        <w:gridCol w:w="1100"/>
        <w:gridCol w:w="1147"/>
        <w:gridCol w:w="805"/>
      </w:tblGrid>
      <w:tr w:rsidR="00022B71" w14:paraId="74E2B27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64F1A1C3" w14:textId="77777777" w:rsidR="00022B71" w:rsidRDefault="005B112A">
            <w:pPr>
              <w:keepNext/>
              <w:spacing w:after="60"/>
            </w:pPr>
            <w:r>
              <w:rPr>
                <w:rFonts w:ascii="Calibri" w:hAnsi="Calibri"/>
                <w:b/>
                <w:sz w:val="20"/>
              </w:rPr>
              <w:t>Caractéristiques</w:t>
            </w:r>
          </w:p>
        </w:tc>
        <w:tc>
          <w:tcPr>
            <w:tcW w:w="0" w:type="auto"/>
            <w:tcBorders>
              <w:top w:val="single" w:sz="16" w:space="0" w:color="D3D3D3"/>
              <w:bottom w:val="single" w:sz="16" w:space="0" w:color="D3D3D3"/>
            </w:tcBorders>
          </w:tcPr>
          <w:p w14:paraId="24D7B226" w14:textId="77777777" w:rsidR="00022B71" w:rsidRDefault="005B112A">
            <w:pPr>
              <w:keepNext/>
              <w:spacing w:after="60"/>
              <w:jc w:val="center"/>
            </w:pPr>
            <w:r>
              <w:rPr>
                <w:rFonts w:ascii="Calibri" w:hAnsi="Calibri"/>
                <w:b/>
                <w:sz w:val="20"/>
              </w:rPr>
              <w:t>Overall</w:t>
            </w:r>
            <w:r>
              <w:rPr>
                <w:rFonts w:ascii="Calibri" w:hAnsi="Calibri"/>
                <w:sz w:val="20"/>
              </w:rPr>
              <w:t xml:space="preserve"> N = 721</w:t>
            </w:r>
            <w:r>
              <w:rPr>
                <w:rFonts w:ascii="Calibri" w:hAnsi="Calibri"/>
                <w:i/>
                <w:sz w:val="20"/>
                <w:vertAlign w:val="superscript"/>
              </w:rPr>
              <w:t>1</w:t>
            </w:r>
          </w:p>
        </w:tc>
        <w:tc>
          <w:tcPr>
            <w:tcW w:w="0" w:type="auto"/>
            <w:tcBorders>
              <w:top w:val="single" w:sz="16" w:space="0" w:color="D3D3D3"/>
              <w:bottom w:val="single" w:sz="16" w:space="0" w:color="D3D3D3"/>
            </w:tcBorders>
          </w:tcPr>
          <w:p w14:paraId="01DA1C66" w14:textId="77777777" w:rsidR="00022B71" w:rsidRDefault="005B112A">
            <w:pPr>
              <w:keepNext/>
              <w:spacing w:after="60"/>
              <w:jc w:val="center"/>
            </w:pPr>
            <w:r>
              <w:rPr>
                <w:rFonts w:ascii="Calibri" w:hAnsi="Calibri"/>
                <w:b/>
                <w:sz w:val="20"/>
              </w:rPr>
              <w:t>Non</w:t>
            </w:r>
            <w:r>
              <w:rPr>
                <w:rFonts w:ascii="Calibri" w:hAnsi="Calibri"/>
                <w:sz w:val="20"/>
              </w:rPr>
              <w:t xml:space="preserve"> N = 60</w:t>
            </w:r>
            <w:r>
              <w:rPr>
                <w:rFonts w:ascii="Calibri" w:hAnsi="Calibri"/>
                <w:i/>
                <w:sz w:val="20"/>
                <w:vertAlign w:val="superscript"/>
              </w:rPr>
              <w:t>1</w:t>
            </w:r>
          </w:p>
        </w:tc>
        <w:tc>
          <w:tcPr>
            <w:tcW w:w="0" w:type="auto"/>
            <w:tcBorders>
              <w:top w:val="single" w:sz="16" w:space="0" w:color="D3D3D3"/>
              <w:bottom w:val="single" w:sz="16" w:space="0" w:color="D3D3D3"/>
            </w:tcBorders>
          </w:tcPr>
          <w:p w14:paraId="27801833" w14:textId="77777777" w:rsidR="00022B71" w:rsidRDefault="005B112A">
            <w:pPr>
              <w:keepNext/>
              <w:spacing w:after="60"/>
              <w:jc w:val="center"/>
            </w:pPr>
            <w:r>
              <w:rPr>
                <w:rFonts w:ascii="Calibri" w:hAnsi="Calibri"/>
                <w:b/>
                <w:sz w:val="20"/>
              </w:rPr>
              <w:t>Oui</w:t>
            </w:r>
            <w:r>
              <w:rPr>
                <w:rFonts w:ascii="Calibri" w:hAnsi="Calibri"/>
                <w:sz w:val="20"/>
              </w:rPr>
              <w:t xml:space="preserve"> N = 660</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82D1745" w14:textId="77777777" w:rsidR="00022B71" w:rsidRDefault="005B112A">
            <w:pPr>
              <w:keepNext/>
              <w:spacing w:after="60"/>
              <w:jc w:val="center"/>
            </w:pPr>
            <w:r>
              <w:rPr>
                <w:rFonts w:ascii="Calibri" w:hAnsi="Calibri"/>
                <w:b/>
                <w:sz w:val="20"/>
              </w:rPr>
              <w:t>p-value</w:t>
            </w:r>
            <w:r>
              <w:rPr>
                <w:rFonts w:ascii="Calibri" w:hAnsi="Calibri"/>
                <w:i/>
                <w:sz w:val="20"/>
                <w:vertAlign w:val="superscript"/>
              </w:rPr>
              <w:t>2</w:t>
            </w:r>
          </w:p>
        </w:tc>
      </w:tr>
      <w:tr w:rsidR="00022B71" w14:paraId="69531EA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E67280" w14:textId="77777777" w:rsidR="00022B71" w:rsidRDefault="005B112A">
            <w:pPr>
              <w:keepNext/>
              <w:spacing w:after="60"/>
            </w:pPr>
            <w:r>
              <w:rPr>
                <w:rFonts w:ascii="Calibri" w:hAnsi="Calibri"/>
                <w:sz w:val="20"/>
              </w:rPr>
              <w:t>Propres_responsabilites</w:t>
            </w:r>
          </w:p>
        </w:tc>
        <w:tc>
          <w:tcPr>
            <w:tcW w:w="0" w:type="auto"/>
            <w:tcBorders>
              <w:top w:val="single" w:sz="0" w:space="0" w:color="D3D3D3"/>
              <w:left w:val="single" w:sz="0" w:space="0" w:color="D3D3D3"/>
              <w:bottom w:val="single" w:sz="0" w:space="0" w:color="D3D3D3"/>
              <w:right w:val="single" w:sz="0" w:space="0" w:color="D3D3D3"/>
            </w:tcBorders>
          </w:tcPr>
          <w:p w14:paraId="1EC3738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B34433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032C6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CC728C" w14:textId="77777777" w:rsidR="00022B71" w:rsidRDefault="005B112A">
            <w:pPr>
              <w:keepNext/>
              <w:spacing w:after="60"/>
              <w:jc w:val="center"/>
            </w:pPr>
            <w:r>
              <w:rPr>
                <w:rFonts w:ascii="Calibri" w:hAnsi="Calibri"/>
                <w:sz w:val="20"/>
              </w:rPr>
              <w:t>&lt;0.001</w:t>
            </w:r>
          </w:p>
        </w:tc>
      </w:tr>
      <w:tr w:rsidR="00022B71" w14:paraId="0836359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CAE20D"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664EE536"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7BBC364F" w14:textId="77777777" w:rsidR="00022B71" w:rsidRDefault="005B112A">
            <w:pPr>
              <w:keepNext/>
              <w:spacing w:after="60"/>
              <w:jc w:val="center"/>
            </w:pPr>
            <w:r>
              <w:rPr>
                <w:rFonts w:ascii="Calibri" w:hAnsi="Calibri"/>
                <w:sz w:val="20"/>
              </w:rPr>
              <w:t>11.4 (7)</w:t>
            </w:r>
          </w:p>
        </w:tc>
        <w:tc>
          <w:tcPr>
            <w:tcW w:w="0" w:type="auto"/>
            <w:tcBorders>
              <w:top w:val="single" w:sz="0" w:space="0" w:color="D3D3D3"/>
              <w:left w:val="single" w:sz="0" w:space="0" w:color="D3D3D3"/>
              <w:bottom w:val="single" w:sz="0" w:space="0" w:color="D3D3D3"/>
              <w:right w:val="single" w:sz="0" w:space="0" w:color="D3D3D3"/>
            </w:tcBorders>
          </w:tcPr>
          <w:p w14:paraId="7E7C71E7" w14:textId="77777777" w:rsidR="00022B71" w:rsidRDefault="005B112A">
            <w:pPr>
              <w:keepNext/>
              <w:spacing w:after="60"/>
              <w:jc w:val="center"/>
            </w:pPr>
            <w:r>
              <w:rPr>
                <w:rFonts w:ascii="Calibri" w:hAnsi="Calibri"/>
                <w:sz w:val="20"/>
              </w:rPr>
              <w:t xml:space="preserve">1.0 </w:t>
            </w: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072A98D7" w14:textId="77777777" w:rsidR="00022B71" w:rsidRDefault="00022B71">
            <w:pPr>
              <w:keepNext/>
              <w:spacing w:after="60"/>
              <w:jc w:val="center"/>
            </w:pPr>
          </w:p>
        </w:tc>
      </w:tr>
      <w:tr w:rsidR="00022B71" w14:paraId="11E2B6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1BDC4"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17C9C3A0" w14:textId="77777777" w:rsidR="00022B71" w:rsidRDefault="005B112A">
            <w:pPr>
              <w:keepNext/>
              <w:spacing w:after="60"/>
              <w:jc w:val="center"/>
            </w:pPr>
            <w:r>
              <w:rPr>
                <w:rFonts w:ascii="Calibri" w:hAnsi="Calibri"/>
                <w:sz w:val="20"/>
              </w:rPr>
              <w:t>3.9 (28)</w:t>
            </w:r>
          </w:p>
        </w:tc>
        <w:tc>
          <w:tcPr>
            <w:tcW w:w="0" w:type="auto"/>
            <w:tcBorders>
              <w:top w:val="single" w:sz="0" w:space="0" w:color="D3D3D3"/>
              <w:left w:val="single" w:sz="0" w:space="0" w:color="D3D3D3"/>
              <w:bottom w:val="single" w:sz="0" w:space="0" w:color="D3D3D3"/>
              <w:right w:val="single" w:sz="0" w:space="0" w:color="D3D3D3"/>
            </w:tcBorders>
          </w:tcPr>
          <w:p w14:paraId="3262862D" w14:textId="77777777" w:rsidR="00022B71" w:rsidRDefault="005B112A">
            <w:pPr>
              <w:keepNext/>
              <w:spacing w:after="60"/>
              <w:jc w:val="center"/>
            </w:pPr>
            <w:r>
              <w:rPr>
                <w:rFonts w:ascii="Calibri" w:hAnsi="Calibri"/>
                <w:sz w:val="20"/>
              </w:rPr>
              <w:t>20.1 (12)</w:t>
            </w:r>
          </w:p>
        </w:tc>
        <w:tc>
          <w:tcPr>
            <w:tcW w:w="0" w:type="auto"/>
            <w:tcBorders>
              <w:top w:val="single" w:sz="0" w:space="0" w:color="D3D3D3"/>
              <w:left w:val="single" w:sz="0" w:space="0" w:color="D3D3D3"/>
              <w:bottom w:val="single" w:sz="0" w:space="0" w:color="D3D3D3"/>
              <w:right w:val="single" w:sz="0" w:space="0" w:color="D3D3D3"/>
            </w:tcBorders>
          </w:tcPr>
          <w:p w14:paraId="08C236E8" w14:textId="77777777" w:rsidR="00022B71" w:rsidRDefault="005B112A">
            <w:pPr>
              <w:keepNext/>
              <w:spacing w:after="60"/>
              <w:jc w:val="center"/>
            </w:pPr>
            <w:r>
              <w:rPr>
                <w:rFonts w:ascii="Calibri" w:hAnsi="Calibri"/>
                <w:sz w:val="20"/>
              </w:rPr>
              <w:t>2.4 (16)</w:t>
            </w:r>
          </w:p>
        </w:tc>
        <w:tc>
          <w:tcPr>
            <w:tcW w:w="0" w:type="auto"/>
            <w:tcBorders>
              <w:top w:val="single" w:sz="0" w:space="0" w:color="D3D3D3"/>
              <w:left w:val="single" w:sz="0" w:space="0" w:color="D3D3D3"/>
              <w:bottom w:val="single" w:sz="0" w:space="0" w:color="D3D3D3"/>
              <w:right w:val="single" w:sz="0" w:space="0" w:color="D3D3D3"/>
            </w:tcBorders>
          </w:tcPr>
          <w:p w14:paraId="1DC10B7F" w14:textId="77777777" w:rsidR="00022B71" w:rsidRDefault="00022B71">
            <w:pPr>
              <w:keepNext/>
              <w:spacing w:after="60"/>
              <w:jc w:val="center"/>
            </w:pPr>
          </w:p>
        </w:tc>
      </w:tr>
      <w:tr w:rsidR="00022B71" w14:paraId="281A49D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8E312C"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07014C9D" w14:textId="77777777" w:rsidR="00022B71" w:rsidRDefault="005B112A">
            <w:pPr>
              <w:keepNext/>
              <w:spacing w:after="60"/>
              <w:jc w:val="center"/>
            </w:pPr>
            <w:r>
              <w:rPr>
                <w:rFonts w:ascii="Calibri" w:hAnsi="Calibri"/>
                <w:sz w:val="20"/>
              </w:rPr>
              <w:t>9.6 (69)</w:t>
            </w:r>
          </w:p>
        </w:tc>
        <w:tc>
          <w:tcPr>
            <w:tcW w:w="0" w:type="auto"/>
            <w:tcBorders>
              <w:top w:val="single" w:sz="0" w:space="0" w:color="D3D3D3"/>
              <w:left w:val="single" w:sz="0" w:space="0" w:color="D3D3D3"/>
              <w:bottom w:val="single" w:sz="0" w:space="0" w:color="D3D3D3"/>
              <w:right w:val="single" w:sz="0" w:space="0" w:color="D3D3D3"/>
            </w:tcBorders>
          </w:tcPr>
          <w:p w14:paraId="57E4DE87" w14:textId="77777777" w:rsidR="00022B71" w:rsidRDefault="005B112A">
            <w:pPr>
              <w:keepNext/>
              <w:spacing w:after="60"/>
              <w:jc w:val="center"/>
            </w:pPr>
            <w:r>
              <w:rPr>
                <w:rFonts w:ascii="Calibri" w:hAnsi="Calibri"/>
                <w:sz w:val="20"/>
              </w:rPr>
              <w:t>19.4 (12)</w:t>
            </w:r>
          </w:p>
        </w:tc>
        <w:tc>
          <w:tcPr>
            <w:tcW w:w="0" w:type="auto"/>
            <w:tcBorders>
              <w:top w:val="single" w:sz="0" w:space="0" w:color="D3D3D3"/>
              <w:left w:val="single" w:sz="0" w:space="0" w:color="D3D3D3"/>
              <w:bottom w:val="single" w:sz="0" w:space="0" w:color="D3D3D3"/>
              <w:right w:val="single" w:sz="0" w:space="0" w:color="D3D3D3"/>
            </w:tcBorders>
          </w:tcPr>
          <w:p w14:paraId="0239C36E" w14:textId="77777777" w:rsidR="00022B71" w:rsidRDefault="005B112A">
            <w:pPr>
              <w:keepNext/>
              <w:spacing w:after="60"/>
              <w:jc w:val="center"/>
            </w:pPr>
            <w:r>
              <w:rPr>
                <w:rFonts w:ascii="Calibri" w:hAnsi="Calibri"/>
                <w:sz w:val="20"/>
              </w:rPr>
              <w:t>8.7 (57)</w:t>
            </w:r>
          </w:p>
        </w:tc>
        <w:tc>
          <w:tcPr>
            <w:tcW w:w="0" w:type="auto"/>
            <w:tcBorders>
              <w:top w:val="single" w:sz="0" w:space="0" w:color="D3D3D3"/>
              <w:left w:val="single" w:sz="0" w:space="0" w:color="D3D3D3"/>
              <w:bottom w:val="single" w:sz="0" w:space="0" w:color="D3D3D3"/>
              <w:right w:val="single" w:sz="0" w:space="0" w:color="D3D3D3"/>
            </w:tcBorders>
          </w:tcPr>
          <w:p w14:paraId="7D0AF307" w14:textId="77777777" w:rsidR="00022B71" w:rsidRDefault="00022B71">
            <w:pPr>
              <w:keepNext/>
              <w:spacing w:after="60"/>
              <w:jc w:val="center"/>
            </w:pPr>
          </w:p>
        </w:tc>
      </w:tr>
      <w:tr w:rsidR="00022B71" w14:paraId="0C9A8DC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904023"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1FF92F92" w14:textId="77777777" w:rsidR="00022B71" w:rsidRDefault="005B112A">
            <w:pPr>
              <w:keepNext/>
              <w:spacing w:after="60"/>
              <w:jc w:val="center"/>
            </w:pPr>
            <w:r>
              <w:rPr>
                <w:rFonts w:ascii="Calibri" w:hAnsi="Calibri"/>
                <w:sz w:val="20"/>
              </w:rPr>
              <w:t>49.1 (354)</w:t>
            </w:r>
          </w:p>
        </w:tc>
        <w:tc>
          <w:tcPr>
            <w:tcW w:w="0" w:type="auto"/>
            <w:tcBorders>
              <w:top w:val="single" w:sz="0" w:space="0" w:color="D3D3D3"/>
              <w:left w:val="single" w:sz="0" w:space="0" w:color="D3D3D3"/>
              <w:bottom w:val="single" w:sz="0" w:space="0" w:color="D3D3D3"/>
              <w:right w:val="single" w:sz="0" w:space="0" w:color="D3D3D3"/>
            </w:tcBorders>
          </w:tcPr>
          <w:p w14:paraId="35A2B800" w14:textId="77777777" w:rsidR="00022B71" w:rsidRDefault="005B112A">
            <w:pPr>
              <w:keepNext/>
              <w:spacing w:after="60"/>
              <w:jc w:val="center"/>
            </w:pPr>
            <w:r>
              <w:rPr>
                <w:rFonts w:ascii="Calibri" w:hAnsi="Calibri"/>
                <w:sz w:val="20"/>
              </w:rPr>
              <w:t>26.6 (16)</w:t>
            </w:r>
          </w:p>
        </w:tc>
        <w:tc>
          <w:tcPr>
            <w:tcW w:w="0" w:type="auto"/>
            <w:tcBorders>
              <w:top w:val="single" w:sz="0" w:space="0" w:color="D3D3D3"/>
              <w:left w:val="single" w:sz="0" w:space="0" w:color="D3D3D3"/>
              <w:bottom w:val="single" w:sz="0" w:space="0" w:color="D3D3D3"/>
              <w:right w:val="single" w:sz="0" w:space="0" w:color="D3D3D3"/>
            </w:tcBorders>
          </w:tcPr>
          <w:p w14:paraId="3E79A82C" w14:textId="77777777" w:rsidR="00022B71" w:rsidRDefault="005B112A">
            <w:pPr>
              <w:keepNext/>
              <w:spacing w:after="60"/>
              <w:jc w:val="center"/>
            </w:pPr>
            <w:r>
              <w:rPr>
                <w:rFonts w:ascii="Calibri" w:hAnsi="Calibri"/>
                <w:sz w:val="20"/>
              </w:rPr>
              <w:t>51.1 (338)</w:t>
            </w:r>
          </w:p>
        </w:tc>
        <w:tc>
          <w:tcPr>
            <w:tcW w:w="0" w:type="auto"/>
            <w:tcBorders>
              <w:top w:val="single" w:sz="0" w:space="0" w:color="D3D3D3"/>
              <w:left w:val="single" w:sz="0" w:space="0" w:color="D3D3D3"/>
              <w:bottom w:val="single" w:sz="0" w:space="0" w:color="D3D3D3"/>
              <w:right w:val="single" w:sz="0" w:space="0" w:color="D3D3D3"/>
            </w:tcBorders>
          </w:tcPr>
          <w:p w14:paraId="5C358775" w14:textId="77777777" w:rsidR="00022B71" w:rsidRDefault="00022B71">
            <w:pPr>
              <w:keepNext/>
              <w:spacing w:after="60"/>
              <w:jc w:val="center"/>
            </w:pPr>
          </w:p>
        </w:tc>
      </w:tr>
      <w:tr w:rsidR="00022B71" w14:paraId="7C9038B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3E42A5"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0F8F79A1" w14:textId="77777777" w:rsidR="00022B71" w:rsidRDefault="005B112A">
            <w:pPr>
              <w:keepNext/>
              <w:spacing w:after="60"/>
              <w:jc w:val="center"/>
            </w:pPr>
            <w:r>
              <w:rPr>
                <w:rFonts w:ascii="Calibri" w:hAnsi="Calibri"/>
                <w:sz w:val="20"/>
              </w:rPr>
              <w:t>35.6 (256)</w:t>
            </w:r>
          </w:p>
        </w:tc>
        <w:tc>
          <w:tcPr>
            <w:tcW w:w="0" w:type="auto"/>
            <w:tcBorders>
              <w:top w:val="single" w:sz="0" w:space="0" w:color="D3D3D3"/>
              <w:left w:val="single" w:sz="0" w:space="0" w:color="D3D3D3"/>
              <w:bottom w:val="single" w:sz="0" w:space="0" w:color="D3D3D3"/>
              <w:right w:val="single" w:sz="0" w:space="0" w:color="D3D3D3"/>
            </w:tcBorders>
          </w:tcPr>
          <w:p w14:paraId="0E39C61F" w14:textId="77777777" w:rsidR="00022B71" w:rsidRDefault="005B112A">
            <w:pPr>
              <w:keepNext/>
              <w:spacing w:after="60"/>
              <w:jc w:val="center"/>
            </w:pPr>
            <w:r>
              <w:rPr>
                <w:rFonts w:ascii="Calibri" w:hAnsi="Calibri"/>
                <w:sz w:val="20"/>
              </w:rPr>
              <w:t>22.5 (14)</w:t>
            </w:r>
          </w:p>
        </w:tc>
        <w:tc>
          <w:tcPr>
            <w:tcW w:w="0" w:type="auto"/>
            <w:tcBorders>
              <w:top w:val="single" w:sz="0" w:space="0" w:color="D3D3D3"/>
              <w:left w:val="single" w:sz="0" w:space="0" w:color="D3D3D3"/>
              <w:bottom w:val="single" w:sz="0" w:space="0" w:color="D3D3D3"/>
              <w:right w:val="single" w:sz="0" w:space="0" w:color="D3D3D3"/>
            </w:tcBorders>
          </w:tcPr>
          <w:p w14:paraId="59724251" w14:textId="77777777" w:rsidR="00022B71" w:rsidRDefault="005B112A">
            <w:pPr>
              <w:keepNext/>
              <w:spacing w:after="60"/>
              <w:jc w:val="center"/>
            </w:pPr>
            <w:r>
              <w:rPr>
                <w:rFonts w:ascii="Calibri" w:hAnsi="Calibri"/>
                <w:sz w:val="20"/>
              </w:rPr>
              <w:t>36.8 (243)</w:t>
            </w:r>
          </w:p>
        </w:tc>
        <w:tc>
          <w:tcPr>
            <w:tcW w:w="0" w:type="auto"/>
            <w:tcBorders>
              <w:top w:val="single" w:sz="0" w:space="0" w:color="D3D3D3"/>
              <w:left w:val="single" w:sz="0" w:space="0" w:color="D3D3D3"/>
              <w:bottom w:val="single" w:sz="0" w:space="0" w:color="D3D3D3"/>
              <w:right w:val="single" w:sz="0" w:space="0" w:color="D3D3D3"/>
            </w:tcBorders>
          </w:tcPr>
          <w:p w14:paraId="0F66F9F7" w14:textId="77777777" w:rsidR="00022B71" w:rsidRDefault="00022B71">
            <w:pPr>
              <w:keepNext/>
              <w:spacing w:after="60"/>
              <w:jc w:val="center"/>
            </w:pPr>
          </w:p>
        </w:tc>
      </w:tr>
      <w:tr w:rsidR="00022B71" w14:paraId="7E887A7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DCC954" w14:textId="77777777" w:rsidR="00022B71" w:rsidRDefault="005B112A">
            <w:pPr>
              <w:keepNext/>
              <w:spacing w:after="60"/>
            </w:pPr>
            <w:r>
              <w:rPr>
                <w:rFonts w:ascii="Calibri" w:hAnsi="Calibri"/>
                <w:sz w:val="20"/>
              </w:rPr>
              <w:t>Propres_decisions</w:t>
            </w:r>
          </w:p>
        </w:tc>
        <w:tc>
          <w:tcPr>
            <w:tcW w:w="0" w:type="auto"/>
            <w:tcBorders>
              <w:top w:val="single" w:sz="0" w:space="0" w:color="D3D3D3"/>
              <w:left w:val="single" w:sz="0" w:space="0" w:color="D3D3D3"/>
              <w:bottom w:val="single" w:sz="0" w:space="0" w:color="D3D3D3"/>
              <w:right w:val="single" w:sz="0" w:space="0" w:color="D3D3D3"/>
            </w:tcBorders>
          </w:tcPr>
          <w:p w14:paraId="0824774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01B25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24A17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53C3B9" w14:textId="77777777" w:rsidR="00022B71" w:rsidRDefault="005B112A">
            <w:pPr>
              <w:keepNext/>
              <w:spacing w:after="60"/>
              <w:jc w:val="center"/>
            </w:pPr>
            <w:r>
              <w:rPr>
                <w:rFonts w:ascii="Calibri" w:hAnsi="Calibri"/>
                <w:sz w:val="20"/>
              </w:rPr>
              <w:t>&lt;0.001</w:t>
            </w:r>
          </w:p>
        </w:tc>
      </w:tr>
      <w:tr w:rsidR="00022B71" w14:paraId="56EC5C9D"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CEA3B5" w14:textId="77777777" w:rsidR="00022B71" w:rsidRDefault="005B112A">
            <w:pPr>
              <w:keepNext/>
              <w:spacing w:after="60"/>
            </w:pPr>
            <w:r>
              <w:rPr>
                <w:rFonts w:ascii="Calibri" w:hAnsi="Calibri"/>
                <w:sz w:val="20"/>
              </w:rPr>
              <w:t xml:space="preserve">    Pas du </w:t>
            </w:r>
            <w:r>
              <w:rPr>
                <w:rFonts w:ascii="Calibri" w:hAnsi="Calibri"/>
                <w:sz w:val="20"/>
              </w:rPr>
              <w:t>tout important</w:t>
            </w:r>
          </w:p>
        </w:tc>
        <w:tc>
          <w:tcPr>
            <w:tcW w:w="0" w:type="auto"/>
            <w:tcBorders>
              <w:top w:val="single" w:sz="0" w:space="0" w:color="D3D3D3"/>
              <w:left w:val="single" w:sz="0" w:space="0" w:color="D3D3D3"/>
              <w:bottom w:val="single" w:sz="0" w:space="0" w:color="D3D3D3"/>
              <w:right w:val="single" w:sz="0" w:space="0" w:color="D3D3D3"/>
            </w:tcBorders>
          </w:tcPr>
          <w:p w14:paraId="166B426E" w14:textId="77777777" w:rsidR="00022B71" w:rsidRDefault="005B112A">
            <w:pPr>
              <w:keepNext/>
              <w:spacing w:after="60"/>
              <w:jc w:val="center"/>
            </w:pPr>
            <w:r>
              <w:rPr>
                <w:rFonts w:ascii="Calibri" w:hAnsi="Calibri"/>
                <w:sz w:val="20"/>
              </w:rPr>
              <w:t>1.7 (13)</w:t>
            </w:r>
          </w:p>
        </w:tc>
        <w:tc>
          <w:tcPr>
            <w:tcW w:w="0" w:type="auto"/>
            <w:tcBorders>
              <w:top w:val="single" w:sz="0" w:space="0" w:color="D3D3D3"/>
              <w:left w:val="single" w:sz="0" w:space="0" w:color="D3D3D3"/>
              <w:bottom w:val="single" w:sz="0" w:space="0" w:color="D3D3D3"/>
              <w:right w:val="single" w:sz="0" w:space="0" w:color="D3D3D3"/>
            </w:tcBorders>
          </w:tcPr>
          <w:p w14:paraId="2BE02A1D" w14:textId="77777777" w:rsidR="00022B71" w:rsidRDefault="005B112A">
            <w:pPr>
              <w:keepNext/>
              <w:spacing w:after="60"/>
              <w:jc w:val="center"/>
            </w:pPr>
            <w:r>
              <w:rPr>
                <w:rFonts w:ascii="Calibri" w:hAnsi="Calibri"/>
                <w:sz w:val="20"/>
              </w:rPr>
              <w:t>8.4 (5)</w:t>
            </w:r>
          </w:p>
        </w:tc>
        <w:tc>
          <w:tcPr>
            <w:tcW w:w="0" w:type="auto"/>
            <w:tcBorders>
              <w:top w:val="single" w:sz="0" w:space="0" w:color="D3D3D3"/>
              <w:left w:val="single" w:sz="0" w:space="0" w:color="D3D3D3"/>
              <w:bottom w:val="single" w:sz="0" w:space="0" w:color="D3D3D3"/>
              <w:right w:val="single" w:sz="0" w:space="0" w:color="D3D3D3"/>
            </w:tcBorders>
          </w:tcPr>
          <w:p w14:paraId="51BC5E32" w14:textId="77777777" w:rsidR="00022B71" w:rsidRDefault="005B112A">
            <w:pPr>
              <w:keepNext/>
              <w:spacing w:after="60"/>
              <w:jc w:val="center"/>
            </w:pPr>
            <w:r>
              <w:rPr>
                <w:rFonts w:ascii="Calibri" w:hAnsi="Calibri"/>
                <w:sz w:val="20"/>
              </w:rPr>
              <w:t>1.1 (8)</w:t>
            </w:r>
          </w:p>
        </w:tc>
        <w:tc>
          <w:tcPr>
            <w:tcW w:w="0" w:type="auto"/>
            <w:tcBorders>
              <w:top w:val="single" w:sz="0" w:space="0" w:color="D3D3D3"/>
              <w:left w:val="single" w:sz="0" w:space="0" w:color="D3D3D3"/>
              <w:bottom w:val="single" w:sz="0" w:space="0" w:color="D3D3D3"/>
              <w:right w:val="single" w:sz="0" w:space="0" w:color="D3D3D3"/>
            </w:tcBorders>
          </w:tcPr>
          <w:p w14:paraId="42767ED4" w14:textId="77777777" w:rsidR="00022B71" w:rsidRDefault="00022B71">
            <w:pPr>
              <w:keepNext/>
              <w:spacing w:after="60"/>
              <w:jc w:val="center"/>
            </w:pPr>
          </w:p>
        </w:tc>
      </w:tr>
      <w:tr w:rsidR="00022B71" w14:paraId="41B740A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9C575"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008EBDA" w14:textId="77777777" w:rsidR="00022B71" w:rsidRDefault="005B112A">
            <w:pPr>
              <w:keepNext/>
              <w:spacing w:after="60"/>
              <w:jc w:val="center"/>
            </w:pPr>
            <w:r>
              <w:rPr>
                <w:rFonts w:ascii="Calibri" w:hAnsi="Calibri"/>
                <w:sz w:val="20"/>
              </w:rPr>
              <w:t>3.1 (23)</w:t>
            </w:r>
          </w:p>
        </w:tc>
        <w:tc>
          <w:tcPr>
            <w:tcW w:w="0" w:type="auto"/>
            <w:tcBorders>
              <w:top w:val="single" w:sz="0" w:space="0" w:color="D3D3D3"/>
              <w:left w:val="single" w:sz="0" w:space="0" w:color="D3D3D3"/>
              <w:bottom w:val="single" w:sz="0" w:space="0" w:color="D3D3D3"/>
              <w:right w:val="single" w:sz="0" w:space="0" w:color="D3D3D3"/>
            </w:tcBorders>
          </w:tcPr>
          <w:p w14:paraId="314CD593" w14:textId="77777777" w:rsidR="00022B71" w:rsidRDefault="005B112A">
            <w:pPr>
              <w:keepNext/>
              <w:spacing w:after="60"/>
              <w:jc w:val="center"/>
            </w:pPr>
            <w:r>
              <w:rPr>
                <w:rFonts w:ascii="Calibri" w:hAnsi="Calibri"/>
                <w:sz w:val="20"/>
              </w:rPr>
              <w:t>20.1 (12)</w:t>
            </w:r>
          </w:p>
        </w:tc>
        <w:tc>
          <w:tcPr>
            <w:tcW w:w="0" w:type="auto"/>
            <w:tcBorders>
              <w:top w:val="single" w:sz="0" w:space="0" w:color="D3D3D3"/>
              <w:left w:val="single" w:sz="0" w:space="0" w:color="D3D3D3"/>
              <w:bottom w:val="single" w:sz="0" w:space="0" w:color="D3D3D3"/>
              <w:right w:val="single" w:sz="0" w:space="0" w:color="D3D3D3"/>
            </w:tcBorders>
          </w:tcPr>
          <w:p w14:paraId="6BAA37E6" w14:textId="77777777" w:rsidR="00022B71" w:rsidRDefault="005B112A">
            <w:pPr>
              <w:keepNext/>
              <w:spacing w:after="60"/>
              <w:jc w:val="center"/>
            </w:pPr>
            <w:r>
              <w:rPr>
                <w:rFonts w:ascii="Calibri" w:hAnsi="Calibri"/>
                <w:sz w:val="20"/>
              </w:rPr>
              <w:t>1.6 (10)</w:t>
            </w:r>
          </w:p>
        </w:tc>
        <w:tc>
          <w:tcPr>
            <w:tcW w:w="0" w:type="auto"/>
            <w:tcBorders>
              <w:top w:val="single" w:sz="0" w:space="0" w:color="D3D3D3"/>
              <w:left w:val="single" w:sz="0" w:space="0" w:color="D3D3D3"/>
              <w:bottom w:val="single" w:sz="0" w:space="0" w:color="D3D3D3"/>
              <w:right w:val="single" w:sz="0" w:space="0" w:color="D3D3D3"/>
            </w:tcBorders>
          </w:tcPr>
          <w:p w14:paraId="7C2F680A" w14:textId="77777777" w:rsidR="00022B71" w:rsidRDefault="00022B71">
            <w:pPr>
              <w:keepNext/>
              <w:spacing w:after="60"/>
              <w:jc w:val="center"/>
            </w:pPr>
          </w:p>
        </w:tc>
      </w:tr>
      <w:tr w:rsidR="00022B71" w14:paraId="7BE3203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37BAE8"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2B0A1C44" w14:textId="77777777" w:rsidR="00022B71" w:rsidRDefault="005B112A">
            <w:pPr>
              <w:keepNext/>
              <w:spacing w:after="60"/>
              <w:jc w:val="center"/>
            </w:pPr>
            <w:r>
              <w:rPr>
                <w:rFonts w:ascii="Calibri" w:hAnsi="Calibri"/>
                <w:sz w:val="20"/>
              </w:rPr>
              <w:t>8.3 (59)</w:t>
            </w:r>
          </w:p>
        </w:tc>
        <w:tc>
          <w:tcPr>
            <w:tcW w:w="0" w:type="auto"/>
            <w:tcBorders>
              <w:top w:val="single" w:sz="0" w:space="0" w:color="D3D3D3"/>
              <w:left w:val="single" w:sz="0" w:space="0" w:color="D3D3D3"/>
              <w:bottom w:val="single" w:sz="0" w:space="0" w:color="D3D3D3"/>
              <w:right w:val="single" w:sz="0" w:space="0" w:color="D3D3D3"/>
            </w:tcBorders>
          </w:tcPr>
          <w:p w14:paraId="3DEB2935" w14:textId="77777777" w:rsidR="00022B71" w:rsidRDefault="005B112A">
            <w:pPr>
              <w:keepNext/>
              <w:spacing w:after="60"/>
              <w:jc w:val="center"/>
            </w:pPr>
            <w:r>
              <w:rPr>
                <w:rFonts w:ascii="Calibri" w:hAnsi="Calibri"/>
                <w:sz w:val="20"/>
              </w:rPr>
              <w:t>26.9 (16)</w:t>
            </w:r>
          </w:p>
        </w:tc>
        <w:tc>
          <w:tcPr>
            <w:tcW w:w="0" w:type="auto"/>
            <w:tcBorders>
              <w:top w:val="single" w:sz="0" w:space="0" w:color="D3D3D3"/>
              <w:left w:val="single" w:sz="0" w:space="0" w:color="D3D3D3"/>
              <w:bottom w:val="single" w:sz="0" w:space="0" w:color="D3D3D3"/>
              <w:right w:val="single" w:sz="0" w:space="0" w:color="D3D3D3"/>
            </w:tcBorders>
          </w:tcPr>
          <w:p w14:paraId="01989B31" w14:textId="77777777" w:rsidR="00022B71" w:rsidRDefault="005B112A">
            <w:pPr>
              <w:keepNext/>
              <w:spacing w:after="60"/>
              <w:jc w:val="center"/>
            </w:pPr>
            <w:r>
              <w:rPr>
                <w:rFonts w:ascii="Calibri" w:hAnsi="Calibri"/>
                <w:sz w:val="20"/>
              </w:rPr>
              <w:t>6.5 (43)</w:t>
            </w:r>
          </w:p>
        </w:tc>
        <w:tc>
          <w:tcPr>
            <w:tcW w:w="0" w:type="auto"/>
            <w:tcBorders>
              <w:top w:val="single" w:sz="0" w:space="0" w:color="D3D3D3"/>
              <w:left w:val="single" w:sz="0" w:space="0" w:color="D3D3D3"/>
              <w:bottom w:val="single" w:sz="0" w:space="0" w:color="D3D3D3"/>
              <w:right w:val="single" w:sz="0" w:space="0" w:color="D3D3D3"/>
            </w:tcBorders>
          </w:tcPr>
          <w:p w14:paraId="56865E79" w14:textId="77777777" w:rsidR="00022B71" w:rsidRDefault="00022B71">
            <w:pPr>
              <w:keepNext/>
              <w:spacing w:after="60"/>
              <w:jc w:val="center"/>
            </w:pPr>
          </w:p>
        </w:tc>
      </w:tr>
      <w:tr w:rsidR="00022B71" w14:paraId="05ABD12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80EF6"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7442CEB4" w14:textId="77777777" w:rsidR="00022B71" w:rsidRDefault="005B112A">
            <w:pPr>
              <w:keepNext/>
              <w:spacing w:after="60"/>
              <w:jc w:val="center"/>
            </w:pPr>
            <w:r>
              <w:rPr>
                <w:rFonts w:ascii="Calibri" w:hAnsi="Calibri"/>
                <w:sz w:val="20"/>
              </w:rPr>
              <w:t>43.6 (314)</w:t>
            </w:r>
          </w:p>
        </w:tc>
        <w:tc>
          <w:tcPr>
            <w:tcW w:w="0" w:type="auto"/>
            <w:tcBorders>
              <w:top w:val="single" w:sz="0" w:space="0" w:color="D3D3D3"/>
              <w:left w:val="single" w:sz="0" w:space="0" w:color="D3D3D3"/>
              <w:bottom w:val="single" w:sz="0" w:space="0" w:color="D3D3D3"/>
              <w:right w:val="single" w:sz="0" w:space="0" w:color="D3D3D3"/>
            </w:tcBorders>
          </w:tcPr>
          <w:p w14:paraId="4200B957" w14:textId="77777777" w:rsidR="00022B71" w:rsidRDefault="005B112A">
            <w:pPr>
              <w:keepNext/>
              <w:spacing w:after="60"/>
              <w:jc w:val="center"/>
            </w:pPr>
            <w:r>
              <w:rPr>
                <w:rFonts w:ascii="Calibri" w:hAnsi="Calibri"/>
                <w:sz w:val="20"/>
              </w:rPr>
              <w:t>28.8 (17)</w:t>
            </w:r>
          </w:p>
        </w:tc>
        <w:tc>
          <w:tcPr>
            <w:tcW w:w="0" w:type="auto"/>
            <w:tcBorders>
              <w:top w:val="single" w:sz="0" w:space="0" w:color="D3D3D3"/>
              <w:left w:val="single" w:sz="0" w:space="0" w:color="D3D3D3"/>
              <w:bottom w:val="single" w:sz="0" w:space="0" w:color="D3D3D3"/>
              <w:right w:val="single" w:sz="0" w:space="0" w:color="D3D3D3"/>
            </w:tcBorders>
          </w:tcPr>
          <w:p w14:paraId="30D31274" w14:textId="77777777" w:rsidR="00022B71" w:rsidRDefault="005B112A">
            <w:pPr>
              <w:keepNext/>
              <w:spacing w:after="60"/>
              <w:jc w:val="center"/>
            </w:pPr>
            <w:r>
              <w:rPr>
                <w:rFonts w:ascii="Calibri" w:hAnsi="Calibri"/>
                <w:sz w:val="20"/>
              </w:rPr>
              <w:t>44.9 (297)</w:t>
            </w:r>
          </w:p>
        </w:tc>
        <w:tc>
          <w:tcPr>
            <w:tcW w:w="0" w:type="auto"/>
            <w:tcBorders>
              <w:top w:val="single" w:sz="0" w:space="0" w:color="D3D3D3"/>
              <w:left w:val="single" w:sz="0" w:space="0" w:color="D3D3D3"/>
              <w:bottom w:val="single" w:sz="0" w:space="0" w:color="D3D3D3"/>
              <w:right w:val="single" w:sz="0" w:space="0" w:color="D3D3D3"/>
            </w:tcBorders>
          </w:tcPr>
          <w:p w14:paraId="2C77A96F" w14:textId="77777777" w:rsidR="00022B71" w:rsidRDefault="00022B71">
            <w:pPr>
              <w:keepNext/>
              <w:spacing w:after="60"/>
              <w:jc w:val="center"/>
            </w:pPr>
          </w:p>
        </w:tc>
      </w:tr>
      <w:tr w:rsidR="00022B71" w14:paraId="7007844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82B59B" w14:textId="77777777" w:rsidR="00022B71" w:rsidRDefault="005B112A">
            <w:pPr>
              <w:keepNext/>
              <w:spacing w:after="60"/>
            </w:pPr>
            <w:r>
              <w:rPr>
                <w:rFonts w:ascii="Calibri" w:hAnsi="Calibri"/>
                <w:sz w:val="20"/>
              </w:rPr>
              <w:t>    Très important</w:t>
            </w:r>
          </w:p>
        </w:tc>
        <w:tc>
          <w:tcPr>
            <w:tcW w:w="0" w:type="auto"/>
            <w:tcBorders>
              <w:top w:val="single" w:sz="0" w:space="0" w:color="D3D3D3"/>
              <w:left w:val="single" w:sz="0" w:space="0" w:color="D3D3D3"/>
              <w:bottom w:val="single" w:sz="0" w:space="0" w:color="D3D3D3"/>
              <w:right w:val="single" w:sz="0" w:space="0" w:color="D3D3D3"/>
            </w:tcBorders>
          </w:tcPr>
          <w:p w14:paraId="507DD43F" w14:textId="77777777" w:rsidR="00022B71" w:rsidRDefault="005B112A">
            <w:pPr>
              <w:keepNext/>
              <w:spacing w:after="60"/>
              <w:jc w:val="center"/>
            </w:pPr>
            <w:r>
              <w:rPr>
                <w:rFonts w:ascii="Calibri" w:hAnsi="Calibri"/>
                <w:sz w:val="20"/>
              </w:rPr>
              <w:t>43.3 (312)</w:t>
            </w:r>
          </w:p>
        </w:tc>
        <w:tc>
          <w:tcPr>
            <w:tcW w:w="0" w:type="auto"/>
            <w:tcBorders>
              <w:top w:val="single" w:sz="0" w:space="0" w:color="D3D3D3"/>
              <w:left w:val="single" w:sz="0" w:space="0" w:color="D3D3D3"/>
              <w:bottom w:val="single" w:sz="0" w:space="0" w:color="D3D3D3"/>
              <w:right w:val="single" w:sz="0" w:space="0" w:color="D3D3D3"/>
            </w:tcBorders>
          </w:tcPr>
          <w:p w14:paraId="06446608" w14:textId="77777777" w:rsidR="00022B71" w:rsidRDefault="005B112A">
            <w:pPr>
              <w:keepNext/>
              <w:spacing w:after="60"/>
              <w:jc w:val="center"/>
            </w:pPr>
            <w:r>
              <w:rPr>
                <w:rFonts w:ascii="Calibri" w:hAnsi="Calibri"/>
                <w:sz w:val="20"/>
              </w:rPr>
              <w:t>15.8 (10)</w:t>
            </w:r>
          </w:p>
        </w:tc>
        <w:tc>
          <w:tcPr>
            <w:tcW w:w="0" w:type="auto"/>
            <w:tcBorders>
              <w:top w:val="single" w:sz="0" w:space="0" w:color="D3D3D3"/>
              <w:left w:val="single" w:sz="0" w:space="0" w:color="D3D3D3"/>
              <w:bottom w:val="single" w:sz="0" w:space="0" w:color="D3D3D3"/>
              <w:right w:val="single" w:sz="0" w:space="0" w:color="D3D3D3"/>
            </w:tcBorders>
          </w:tcPr>
          <w:p w14:paraId="090AFF07" w14:textId="77777777" w:rsidR="00022B71" w:rsidRDefault="005B112A">
            <w:pPr>
              <w:keepNext/>
              <w:spacing w:after="60"/>
              <w:jc w:val="center"/>
            </w:pPr>
            <w:r>
              <w:rPr>
                <w:rFonts w:ascii="Calibri" w:hAnsi="Calibri"/>
                <w:sz w:val="20"/>
              </w:rPr>
              <w:t>45.8 (303)</w:t>
            </w:r>
          </w:p>
        </w:tc>
        <w:tc>
          <w:tcPr>
            <w:tcW w:w="0" w:type="auto"/>
            <w:tcBorders>
              <w:top w:val="single" w:sz="0" w:space="0" w:color="D3D3D3"/>
              <w:left w:val="single" w:sz="0" w:space="0" w:color="D3D3D3"/>
              <w:bottom w:val="single" w:sz="0" w:space="0" w:color="D3D3D3"/>
              <w:right w:val="single" w:sz="0" w:space="0" w:color="D3D3D3"/>
            </w:tcBorders>
          </w:tcPr>
          <w:p w14:paraId="05E652EA" w14:textId="77777777" w:rsidR="00022B71" w:rsidRDefault="00022B71">
            <w:pPr>
              <w:keepNext/>
              <w:spacing w:after="60"/>
              <w:jc w:val="center"/>
            </w:pPr>
          </w:p>
        </w:tc>
      </w:tr>
      <w:tr w:rsidR="00022B71" w14:paraId="444E5C0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6B0E4E" w14:textId="77777777" w:rsidR="00022B71" w:rsidRDefault="005B112A">
            <w:pPr>
              <w:keepNext/>
              <w:spacing w:after="60"/>
            </w:pPr>
            <w:r>
              <w:rPr>
                <w:rFonts w:ascii="Calibri" w:hAnsi="Calibri"/>
                <w:sz w:val="20"/>
              </w:rPr>
              <w:t>Independance_finance</w:t>
            </w:r>
          </w:p>
        </w:tc>
        <w:tc>
          <w:tcPr>
            <w:tcW w:w="0" w:type="auto"/>
            <w:tcBorders>
              <w:top w:val="single" w:sz="0" w:space="0" w:color="D3D3D3"/>
              <w:left w:val="single" w:sz="0" w:space="0" w:color="D3D3D3"/>
              <w:bottom w:val="single" w:sz="0" w:space="0" w:color="D3D3D3"/>
              <w:right w:val="single" w:sz="0" w:space="0" w:color="D3D3D3"/>
            </w:tcBorders>
          </w:tcPr>
          <w:p w14:paraId="0510B7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5308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570CF6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D16CF8" w14:textId="77777777" w:rsidR="00022B71" w:rsidRDefault="005B112A">
            <w:pPr>
              <w:keepNext/>
              <w:spacing w:after="60"/>
              <w:jc w:val="center"/>
            </w:pPr>
            <w:r>
              <w:rPr>
                <w:rFonts w:ascii="Calibri" w:hAnsi="Calibri"/>
                <w:sz w:val="20"/>
              </w:rPr>
              <w:t>&lt;0.001</w:t>
            </w:r>
          </w:p>
        </w:tc>
      </w:tr>
      <w:tr w:rsidR="00022B71" w14:paraId="72C6766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2D7527" w14:textId="77777777" w:rsidR="00022B71" w:rsidRDefault="005B112A">
            <w:pPr>
              <w:keepNext/>
              <w:spacing w:after="60"/>
            </w:pPr>
            <w:r>
              <w:rPr>
                <w:rFonts w:ascii="Calibri" w:hAnsi="Calibri"/>
                <w:sz w:val="20"/>
              </w:rPr>
              <w:t>    Pas du tout important</w:t>
            </w:r>
          </w:p>
        </w:tc>
        <w:tc>
          <w:tcPr>
            <w:tcW w:w="0" w:type="auto"/>
            <w:tcBorders>
              <w:top w:val="single" w:sz="0" w:space="0" w:color="D3D3D3"/>
              <w:left w:val="single" w:sz="0" w:space="0" w:color="D3D3D3"/>
              <w:bottom w:val="single" w:sz="0" w:space="0" w:color="D3D3D3"/>
              <w:right w:val="single" w:sz="0" w:space="0" w:color="D3D3D3"/>
            </w:tcBorders>
          </w:tcPr>
          <w:p w14:paraId="23F40F45" w14:textId="77777777" w:rsidR="00022B71" w:rsidRDefault="005B112A">
            <w:pPr>
              <w:keepNext/>
              <w:spacing w:after="60"/>
              <w:jc w:val="center"/>
            </w:pPr>
            <w:r>
              <w:rPr>
                <w:rFonts w:ascii="Calibri" w:hAnsi="Calibri"/>
                <w:sz w:val="20"/>
              </w:rPr>
              <w:t>1.9 (14)</w:t>
            </w:r>
          </w:p>
        </w:tc>
        <w:tc>
          <w:tcPr>
            <w:tcW w:w="0" w:type="auto"/>
            <w:tcBorders>
              <w:top w:val="single" w:sz="0" w:space="0" w:color="D3D3D3"/>
              <w:left w:val="single" w:sz="0" w:space="0" w:color="D3D3D3"/>
              <w:bottom w:val="single" w:sz="0" w:space="0" w:color="D3D3D3"/>
              <w:right w:val="single" w:sz="0" w:space="0" w:color="D3D3D3"/>
            </w:tcBorders>
          </w:tcPr>
          <w:p w14:paraId="64FA8316" w14:textId="77777777" w:rsidR="00022B71" w:rsidRDefault="005B112A">
            <w:pPr>
              <w:keepNext/>
              <w:spacing w:after="60"/>
              <w:jc w:val="center"/>
            </w:pPr>
            <w:r>
              <w:rPr>
                <w:rFonts w:ascii="Calibri" w:hAnsi="Calibri"/>
                <w:sz w:val="20"/>
              </w:rPr>
              <w:t>13.2 (8)</w:t>
            </w:r>
          </w:p>
        </w:tc>
        <w:tc>
          <w:tcPr>
            <w:tcW w:w="0" w:type="auto"/>
            <w:tcBorders>
              <w:top w:val="single" w:sz="0" w:space="0" w:color="D3D3D3"/>
              <w:left w:val="single" w:sz="0" w:space="0" w:color="D3D3D3"/>
              <w:bottom w:val="single" w:sz="0" w:space="0" w:color="D3D3D3"/>
              <w:right w:val="single" w:sz="0" w:space="0" w:color="D3D3D3"/>
            </w:tcBorders>
          </w:tcPr>
          <w:p w14:paraId="7983C598" w14:textId="77777777" w:rsidR="00022B71" w:rsidRDefault="005B112A">
            <w:pPr>
              <w:keepNext/>
              <w:spacing w:after="60"/>
              <w:jc w:val="center"/>
            </w:pPr>
            <w:r>
              <w:rPr>
                <w:rFonts w:ascii="Calibri" w:hAnsi="Calibri"/>
                <w:sz w:val="20"/>
              </w:rPr>
              <w:t>0.9 (6)</w:t>
            </w:r>
          </w:p>
        </w:tc>
        <w:tc>
          <w:tcPr>
            <w:tcW w:w="0" w:type="auto"/>
            <w:tcBorders>
              <w:top w:val="single" w:sz="0" w:space="0" w:color="D3D3D3"/>
              <w:left w:val="single" w:sz="0" w:space="0" w:color="D3D3D3"/>
              <w:bottom w:val="single" w:sz="0" w:space="0" w:color="D3D3D3"/>
              <w:right w:val="single" w:sz="0" w:space="0" w:color="D3D3D3"/>
            </w:tcBorders>
          </w:tcPr>
          <w:p w14:paraId="4F4059EB" w14:textId="77777777" w:rsidR="00022B71" w:rsidRDefault="00022B71">
            <w:pPr>
              <w:keepNext/>
              <w:spacing w:after="60"/>
              <w:jc w:val="center"/>
            </w:pPr>
          </w:p>
        </w:tc>
      </w:tr>
      <w:tr w:rsidR="00022B71" w14:paraId="1D10B39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B8DB5B" w14:textId="77777777" w:rsidR="00022B71" w:rsidRDefault="005B112A">
            <w:pPr>
              <w:keepNext/>
              <w:spacing w:after="60"/>
            </w:pPr>
            <w:r>
              <w:rPr>
                <w:rFonts w:ascii="Calibri" w:hAnsi="Calibri"/>
                <w:sz w:val="20"/>
              </w:rPr>
              <w:t>    Peu important</w:t>
            </w:r>
          </w:p>
        </w:tc>
        <w:tc>
          <w:tcPr>
            <w:tcW w:w="0" w:type="auto"/>
            <w:tcBorders>
              <w:top w:val="single" w:sz="0" w:space="0" w:color="D3D3D3"/>
              <w:left w:val="single" w:sz="0" w:space="0" w:color="D3D3D3"/>
              <w:bottom w:val="single" w:sz="0" w:space="0" w:color="D3D3D3"/>
              <w:right w:val="single" w:sz="0" w:space="0" w:color="D3D3D3"/>
            </w:tcBorders>
          </w:tcPr>
          <w:p w14:paraId="48C403CE" w14:textId="77777777" w:rsidR="00022B71" w:rsidRDefault="005B112A">
            <w:pPr>
              <w:keepNext/>
              <w:spacing w:after="60"/>
              <w:jc w:val="center"/>
            </w:pPr>
            <w:r>
              <w:rPr>
                <w:rFonts w:ascii="Calibri" w:hAnsi="Calibri"/>
                <w:sz w:val="20"/>
              </w:rPr>
              <w:t>3.8 (28)</w:t>
            </w:r>
          </w:p>
        </w:tc>
        <w:tc>
          <w:tcPr>
            <w:tcW w:w="0" w:type="auto"/>
            <w:tcBorders>
              <w:top w:val="single" w:sz="0" w:space="0" w:color="D3D3D3"/>
              <w:left w:val="single" w:sz="0" w:space="0" w:color="D3D3D3"/>
              <w:bottom w:val="single" w:sz="0" w:space="0" w:color="D3D3D3"/>
              <w:right w:val="single" w:sz="0" w:space="0" w:color="D3D3D3"/>
            </w:tcBorders>
          </w:tcPr>
          <w:p w14:paraId="22D2D632" w14:textId="77777777" w:rsidR="00022B71" w:rsidRDefault="005B112A">
            <w:pPr>
              <w:keepNext/>
              <w:spacing w:after="60"/>
              <w:jc w:val="center"/>
            </w:pPr>
            <w:r>
              <w:rPr>
                <w:rFonts w:ascii="Calibri" w:hAnsi="Calibri"/>
                <w:sz w:val="20"/>
              </w:rPr>
              <w:t>15.0 (9)</w:t>
            </w:r>
          </w:p>
        </w:tc>
        <w:tc>
          <w:tcPr>
            <w:tcW w:w="0" w:type="auto"/>
            <w:tcBorders>
              <w:top w:val="single" w:sz="0" w:space="0" w:color="D3D3D3"/>
              <w:left w:val="single" w:sz="0" w:space="0" w:color="D3D3D3"/>
              <w:bottom w:val="single" w:sz="0" w:space="0" w:color="D3D3D3"/>
              <w:right w:val="single" w:sz="0" w:space="0" w:color="D3D3D3"/>
            </w:tcBorders>
          </w:tcPr>
          <w:p w14:paraId="0D700646" w14:textId="77777777" w:rsidR="00022B71" w:rsidRDefault="005B112A">
            <w:pPr>
              <w:keepNext/>
              <w:spacing w:after="60"/>
              <w:jc w:val="center"/>
            </w:pPr>
            <w:r>
              <w:rPr>
                <w:rFonts w:ascii="Calibri" w:hAnsi="Calibri"/>
                <w:sz w:val="20"/>
              </w:rPr>
              <w:t>2.8 (19)</w:t>
            </w:r>
          </w:p>
        </w:tc>
        <w:tc>
          <w:tcPr>
            <w:tcW w:w="0" w:type="auto"/>
            <w:tcBorders>
              <w:top w:val="single" w:sz="0" w:space="0" w:color="D3D3D3"/>
              <w:left w:val="single" w:sz="0" w:space="0" w:color="D3D3D3"/>
              <w:bottom w:val="single" w:sz="0" w:space="0" w:color="D3D3D3"/>
              <w:right w:val="single" w:sz="0" w:space="0" w:color="D3D3D3"/>
            </w:tcBorders>
          </w:tcPr>
          <w:p w14:paraId="1DAD5132" w14:textId="77777777" w:rsidR="00022B71" w:rsidRDefault="00022B71">
            <w:pPr>
              <w:keepNext/>
              <w:spacing w:after="60"/>
              <w:jc w:val="center"/>
            </w:pPr>
          </w:p>
        </w:tc>
      </w:tr>
      <w:tr w:rsidR="00022B71" w14:paraId="3D40D16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C7A70A" w14:textId="77777777" w:rsidR="00022B71" w:rsidRDefault="005B112A">
            <w:pPr>
              <w:keepNext/>
              <w:spacing w:after="60"/>
            </w:pPr>
            <w:r>
              <w:rPr>
                <w:rFonts w:ascii="Calibri" w:hAnsi="Calibri"/>
                <w:sz w:val="20"/>
              </w:rPr>
              <w:t>    Plus ou moins important</w:t>
            </w:r>
          </w:p>
        </w:tc>
        <w:tc>
          <w:tcPr>
            <w:tcW w:w="0" w:type="auto"/>
            <w:tcBorders>
              <w:top w:val="single" w:sz="0" w:space="0" w:color="D3D3D3"/>
              <w:left w:val="single" w:sz="0" w:space="0" w:color="D3D3D3"/>
              <w:bottom w:val="single" w:sz="0" w:space="0" w:color="D3D3D3"/>
              <w:right w:val="single" w:sz="0" w:space="0" w:color="D3D3D3"/>
            </w:tcBorders>
          </w:tcPr>
          <w:p w14:paraId="1A600107" w14:textId="77777777" w:rsidR="00022B71" w:rsidRDefault="005B112A">
            <w:pPr>
              <w:keepNext/>
              <w:spacing w:after="60"/>
              <w:jc w:val="center"/>
            </w:pPr>
            <w:r>
              <w:rPr>
                <w:rFonts w:ascii="Calibri" w:hAnsi="Calibri"/>
                <w:sz w:val="20"/>
              </w:rPr>
              <w:t>10.3 (75)</w:t>
            </w:r>
          </w:p>
        </w:tc>
        <w:tc>
          <w:tcPr>
            <w:tcW w:w="0" w:type="auto"/>
            <w:tcBorders>
              <w:top w:val="single" w:sz="0" w:space="0" w:color="D3D3D3"/>
              <w:left w:val="single" w:sz="0" w:space="0" w:color="D3D3D3"/>
              <w:bottom w:val="single" w:sz="0" w:space="0" w:color="D3D3D3"/>
              <w:right w:val="single" w:sz="0" w:space="0" w:color="D3D3D3"/>
            </w:tcBorders>
          </w:tcPr>
          <w:p w14:paraId="70142D93" w14:textId="77777777" w:rsidR="00022B71" w:rsidRDefault="005B112A">
            <w:pPr>
              <w:keepNext/>
              <w:spacing w:after="60"/>
              <w:jc w:val="center"/>
            </w:pPr>
            <w:r>
              <w:rPr>
                <w:rFonts w:ascii="Calibri" w:hAnsi="Calibri"/>
                <w:sz w:val="20"/>
              </w:rPr>
              <w:t>18.2 (11)</w:t>
            </w:r>
          </w:p>
        </w:tc>
        <w:tc>
          <w:tcPr>
            <w:tcW w:w="0" w:type="auto"/>
            <w:tcBorders>
              <w:top w:val="single" w:sz="0" w:space="0" w:color="D3D3D3"/>
              <w:left w:val="single" w:sz="0" w:space="0" w:color="D3D3D3"/>
              <w:bottom w:val="single" w:sz="0" w:space="0" w:color="D3D3D3"/>
              <w:right w:val="single" w:sz="0" w:space="0" w:color="D3D3D3"/>
            </w:tcBorders>
          </w:tcPr>
          <w:p w14:paraId="51255DE8" w14:textId="77777777" w:rsidR="00022B71" w:rsidRDefault="005B112A">
            <w:pPr>
              <w:keepNext/>
              <w:spacing w:after="60"/>
              <w:jc w:val="center"/>
            </w:pPr>
            <w:r>
              <w:rPr>
                <w:rFonts w:ascii="Calibri" w:hAnsi="Calibri"/>
                <w:sz w:val="20"/>
              </w:rPr>
              <w:t>9.6 (64)</w:t>
            </w:r>
          </w:p>
        </w:tc>
        <w:tc>
          <w:tcPr>
            <w:tcW w:w="0" w:type="auto"/>
            <w:tcBorders>
              <w:top w:val="single" w:sz="0" w:space="0" w:color="D3D3D3"/>
              <w:left w:val="single" w:sz="0" w:space="0" w:color="D3D3D3"/>
              <w:bottom w:val="single" w:sz="0" w:space="0" w:color="D3D3D3"/>
              <w:right w:val="single" w:sz="0" w:space="0" w:color="D3D3D3"/>
            </w:tcBorders>
          </w:tcPr>
          <w:p w14:paraId="219070B7" w14:textId="77777777" w:rsidR="00022B71" w:rsidRDefault="00022B71">
            <w:pPr>
              <w:keepNext/>
              <w:spacing w:after="60"/>
              <w:jc w:val="center"/>
            </w:pPr>
          </w:p>
        </w:tc>
      </w:tr>
      <w:tr w:rsidR="00022B71" w14:paraId="38F1AA1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AD5937" w14:textId="77777777" w:rsidR="00022B71" w:rsidRDefault="005B112A">
            <w:pPr>
              <w:keepNext/>
              <w:spacing w:after="60"/>
            </w:pPr>
            <w:r>
              <w:rPr>
                <w:rFonts w:ascii="Calibri" w:hAnsi="Calibri"/>
                <w:sz w:val="20"/>
              </w:rPr>
              <w:t>    Important</w:t>
            </w:r>
          </w:p>
        </w:tc>
        <w:tc>
          <w:tcPr>
            <w:tcW w:w="0" w:type="auto"/>
            <w:tcBorders>
              <w:top w:val="single" w:sz="0" w:space="0" w:color="D3D3D3"/>
              <w:left w:val="single" w:sz="0" w:space="0" w:color="D3D3D3"/>
              <w:bottom w:val="single" w:sz="0" w:space="0" w:color="D3D3D3"/>
              <w:right w:val="single" w:sz="0" w:space="0" w:color="D3D3D3"/>
            </w:tcBorders>
          </w:tcPr>
          <w:p w14:paraId="67449128" w14:textId="77777777" w:rsidR="00022B71" w:rsidRDefault="005B112A">
            <w:pPr>
              <w:keepNext/>
              <w:spacing w:after="60"/>
              <w:jc w:val="center"/>
            </w:pPr>
            <w:r>
              <w:rPr>
                <w:rFonts w:ascii="Calibri" w:hAnsi="Calibri"/>
                <w:sz w:val="20"/>
              </w:rPr>
              <w:t>44.3 (319)</w:t>
            </w:r>
          </w:p>
        </w:tc>
        <w:tc>
          <w:tcPr>
            <w:tcW w:w="0" w:type="auto"/>
            <w:tcBorders>
              <w:top w:val="single" w:sz="0" w:space="0" w:color="D3D3D3"/>
              <w:left w:val="single" w:sz="0" w:space="0" w:color="D3D3D3"/>
              <w:bottom w:val="single" w:sz="0" w:space="0" w:color="D3D3D3"/>
              <w:right w:val="single" w:sz="0" w:space="0" w:color="D3D3D3"/>
            </w:tcBorders>
          </w:tcPr>
          <w:p w14:paraId="4C81A73D" w14:textId="77777777" w:rsidR="00022B71" w:rsidRDefault="005B112A">
            <w:pPr>
              <w:keepNext/>
              <w:spacing w:after="60"/>
              <w:jc w:val="center"/>
            </w:pPr>
            <w:r>
              <w:rPr>
                <w:rFonts w:ascii="Calibri" w:hAnsi="Calibri"/>
                <w:sz w:val="20"/>
              </w:rPr>
              <w:t>38.0 (23)</w:t>
            </w:r>
          </w:p>
        </w:tc>
        <w:tc>
          <w:tcPr>
            <w:tcW w:w="0" w:type="auto"/>
            <w:tcBorders>
              <w:top w:val="single" w:sz="0" w:space="0" w:color="D3D3D3"/>
              <w:left w:val="single" w:sz="0" w:space="0" w:color="D3D3D3"/>
              <w:bottom w:val="single" w:sz="0" w:space="0" w:color="D3D3D3"/>
              <w:right w:val="single" w:sz="0" w:space="0" w:color="D3D3D3"/>
            </w:tcBorders>
          </w:tcPr>
          <w:p w14:paraId="24F9A4BB" w14:textId="77777777" w:rsidR="00022B71" w:rsidRDefault="005B112A">
            <w:pPr>
              <w:keepNext/>
              <w:spacing w:after="60"/>
              <w:jc w:val="center"/>
            </w:pPr>
            <w:r>
              <w:rPr>
                <w:rFonts w:ascii="Calibri" w:hAnsi="Calibri"/>
                <w:sz w:val="20"/>
              </w:rPr>
              <w:t>44.9 (296)</w:t>
            </w:r>
          </w:p>
        </w:tc>
        <w:tc>
          <w:tcPr>
            <w:tcW w:w="0" w:type="auto"/>
            <w:tcBorders>
              <w:top w:val="single" w:sz="0" w:space="0" w:color="D3D3D3"/>
              <w:left w:val="single" w:sz="0" w:space="0" w:color="D3D3D3"/>
              <w:bottom w:val="single" w:sz="0" w:space="0" w:color="D3D3D3"/>
              <w:right w:val="single" w:sz="0" w:space="0" w:color="D3D3D3"/>
            </w:tcBorders>
          </w:tcPr>
          <w:p w14:paraId="18315E0C" w14:textId="77777777" w:rsidR="00022B71" w:rsidRDefault="00022B71">
            <w:pPr>
              <w:keepNext/>
              <w:spacing w:after="60"/>
              <w:jc w:val="center"/>
            </w:pPr>
          </w:p>
        </w:tc>
      </w:tr>
      <w:tr w:rsidR="00022B71" w14:paraId="29F6E2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7AD0B" w14:textId="77777777" w:rsidR="00022B71" w:rsidRDefault="005B112A">
            <w:pPr>
              <w:keepNext/>
              <w:spacing w:after="60"/>
            </w:pPr>
            <w:r>
              <w:rPr>
                <w:rFonts w:ascii="Calibri" w:hAnsi="Calibri"/>
                <w:sz w:val="20"/>
              </w:rPr>
              <w:t xml:space="preserve">    Très </w:t>
            </w:r>
            <w:r>
              <w:rPr>
                <w:rFonts w:ascii="Calibri" w:hAnsi="Calibri"/>
                <w:sz w:val="20"/>
              </w:rPr>
              <w:t>important</w:t>
            </w:r>
          </w:p>
        </w:tc>
        <w:tc>
          <w:tcPr>
            <w:tcW w:w="0" w:type="auto"/>
            <w:tcBorders>
              <w:top w:val="single" w:sz="0" w:space="0" w:color="D3D3D3"/>
              <w:left w:val="single" w:sz="0" w:space="0" w:color="D3D3D3"/>
              <w:bottom w:val="single" w:sz="0" w:space="0" w:color="D3D3D3"/>
              <w:right w:val="single" w:sz="0" w:space="0" w:color="D3D3D3"/>
            </w:tcBorders>
          </w:tcPr>
          <w:p w14:paraId="695653AA" w14:textId="77777777" w:rsidR="00022B71" w:rsidRDefault="005B112A">
            <w:pPr>
              <w:keepNext/>
              <w:spacing w:after="60"/>
              <w:jc w:val="center"/>
            </w:pPr>
            <w:r>
              <w:rPr>
                <w:rFonts w:ascii="Calibri" w:hAnsi="Calibri"/>
                <w:sz w:val="20"/>
              </w:rPr>
              <w:t>39.6 (286)</w:t>
            </w:r>
          </w:p>
        </w:tc>
        <w:tc>
          <w:tcPr>
            <w:tcW w:w="0" w:type="auto"/>
            <w:tcBorders>
              <w:top w:val="single" w:sz="0" w:space="0" w:color="D3D3D3"/>
              <w:left w:val="single" w:sz="0" w:space="0" w:color="D3D3D3"/>
              <w:bottom w:val="single" w:sz="0" w:space="0" w:color="D3D3D3"/>
              <w:right w:val="single" w:sz="0" w:space="0" w:color="D3D3D3"/>
            </w:tcBorders>
          </w:tcPr>
          <w:p w14:paraId="2FD48457" w14:textId="77777777" w:rsidR="00022B71" w:rsidRDefault="005B112A">
            <w:pPr>
              <w:keepNext/>
              <w:spacing w:after="60"/>
              <w:jc w:val="center"/>
            </w:pPr>
            <w:r>
              <w:rPr>
                <w:rFonts w:ascii="Calibri" w:hAnsi="Calibri"/>
                <w:sz w:val="20"/>
              </w:rPr>
              <w:t>15.5 (9)</w:t>
            </w:r>
          </w:p>
        </w:tc>
        <w:tc>
          <w:tcPr>
            <w:tcW w:w="0" w:type="auto"/>
            <w:tcBorders>
              <w:top w:val="single" w:sz="0" w:space="0" w:color="D3D3D3"/>
              <w:left w:val="single" w:sz="0" w:space="0" w:color="D3D3D3"/>
              <w:bottom w:val="single" w:sz="0" w:space="0" w:color="D3D3D3"/>
              <w:right w:val="single" w:sz="0" w:space="0" w:color="D3D3D3"/>
            </w:tcBorders>
          </w:tcPr>
          <w:p w14:paraId="06E5C072" w14:textId="77777777" w:rsidR="00022B71" w:rsidRDefault="005B112A">
            <w:pPr>
              <w:keepNext/>
              <w:spacing w:after="60"/>
              <w:jc w:val="center"/>
            </w:pPr>
            <w:r>
              <w:rPr>
                <w:rFonts w:ascii="Calibri" w:hAnsi="Calibri"/>
                <w:sz w:val="20"/>
              </w:rPr>
              <w:t>41.8 (276)</w:t>
            </w:r>
          </w:p>
        </w:tc>
        <w:tc>
          <w:tcPr>
            <w:tcW w:w="0" w:type="auto"/>
            <w:tcBorders>
              <w:top w:val="single" w:sz="0" w:space="0" w:color="D3D3D3"/>
              <w:left w:val="single" w:sz="0" w:space="0" w:color="D3D3D3"/>
              <w:bottom w:val="single" w:sz="0" w:space="0" w:color="D3D3D3"/>
              <w:right w:val="single" w:sz="0" w:space="0" w:color="D3D3D3"/>
            </w:tcBorders>
          </w:tcPr>
          <w:p w14:paraId="371489CA" w14:textId="77777777" w:rsidR="00022B71" w:rsidRDefault="00022B71">
            <w:pPr>
              <w:keepNext/>
              <w:spacing w:after="60"/>
              <w:jc w:val="center"/>
            </w:pPr>
          </w:p>
        </w:tc>
      </w:tr>
      <w:tr w:rsidR="00022B71" w14:paraId="2005CA7D" w14:textId="77777777" w:rsidTr="00022B71">
        <w:trPr>
          <w:cantSplit/>
          <w:jc w:val="center"/>
        </w:trPr>
        <w:tc>
          <w:tcPr>
            <w:tcW w:w="0" w:type="auto"/>
            <w:gridSpan w:val="5"/>
          </w:tcPr>
          <w:p w14:paraId="7F6D5293" w14:textId="77777777" w:rsidR="00022B71" w:rsidRDefault="005B112A">
            <w:pPr>
              <w:keepNext/>
              <w:spacing w:after="60"/>
            </w:pPr>
            <w:r>
              <w:rPr>
                <w:rFonts w:ascii="Calibri" w:hAnsi="Calibri"/>
                <w:i/>
                <w:sz w:val="20"/>
                <w:vertAlign w:val="superscript"/>
              </w:rPr>
              <w:t>1</w:t>
            </w:r>
            <w:r>
              <w:rPr>
                <w:rFonts w:ascii="Calibri" w:hAnsi="Calibri"/>
                <w:sz w:val="20"/>
              </w:rPr>
              <w:t>% (n)</w:t>
            </w:r>
          </w:p>
        </w:tc>
      </w:tr>
      <w:tr w:rsidR="00022B71" w14:paraId="43A942F6" w14:textId="77777777" w:rsidTr="00022B71">
        <w:trPr>
          <w:cantSplit/>
          <w:jc w:val="center"/>
        </w:trPr>
        <w:tc>
          <w:tcPr>
            <w:tcW w:w="0" w:type="auto"/>
            <w:gridSpan w:val="5"/>
          </w:tcPr>
          <w:p w14:paraId="1935E545" w14:textId="77777777" w:rsidR="00022B71" w:rsidRDefault="005B112A">
            <w:pPr>
              <w:keepNext/>
              <w:spacing w:after="60"/>
            </w:pPr>
            <w:r>
              <w:rPr>
                <w:rFonts w:ascii="Calibri" w:hAnsi="Calibri"/>
                <w:i/>
                <w:sz w:val="20"/>
                <w:vertAlign w:val="superscript"/>
              </w:rPr>
              <w:t>2</w:t>
            </w:r>
            <w:r>
              <w:rPr>
                <w:rFonts w:ascii="Calibri" w:hAnsi="Calibri"/>
                <w:sz w:val="20"/>
              </w:rPr>
              <w:t>Pearson's X^2: Rao &amp; Scott adjustment</w:t>
            </w:r>
          </w:p>
        </w:tc>
      </w:tr>
    </w:tbl>
    <w:p w14:paraId="4F7AA85D" w14:textId="77777777" w:rsidR="00022B71" w:rsidRDefault="005B112A">
      <w:pPr>
        <w:pStyle w:val="Titre3"/>
      </w:pPr>
      <w:bookmarkStart w:id="358" w:name="gaphique-pour-tout-l-echantillon"/>
      <w:bookmarkStart w:id="359" w:name="_Toc209544898"/>
      <w:bookmarkEnd w:id="356"/>
      <w:r>
        <w:t>Gaphique pour tout l’ Echantillon</w:t>
      </w:r>
      <w:bookmarkEnd w:id="359"/>
    </w:p>
    <w:p w14:paraId="2F99DF30" w14:textId="77777777" w:rsidR="00022B71" w:rsidRDefault="005B112A">
      <w:pPr>
        <w:pStyle w:val="En-ttedetabledesmatires"/>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(scales)</w:t>
      </w:r>
      <w:r>
        <w:br/>
      </w:r>
      <w:r>
        <w:br/>
      </w:r>
      <w:r>
        <w:rPr>
          <w:rStyle w:val="CommentTok"/>
        </w:rPr>
        <w:t># Regrouper les données et calculer les pourcentages</w:t>
      </w:r>
      <w:r>
        <w:br/>
      </w:r>
      <w:r>
        <w:rPr>
          <w:rStyle w:val="NormalTok"/>
        </w:rPr>
        <w:t xml:space="preserve">data_long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(Propres_responsabilites, Propres_decisions, Independance_finance)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w:t>
      </w:r>
      <w:r>
        <w:rPr>
          <w:rStyle w:val="StringTok"/>
        </w:rPr>
        <w:t>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data_long</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(data_long</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à barres empilées horizontal avec affichage des pourcentages</w:t>
      </w:r>
      <w:r>
        <w:br/>
      </w:r>
      <w:r>
        <w:rPr>
          <w:rStyle w:val="NormalTok"/>
        </w:rPr>
        <w:t>n</w:t>
      </w:r>
      <w:r>
        <w:rPr>
          <w:rStyle w:val="OtherTok"/>
        </w:rPr>
        <w:t>&lt;-</w:t>
      </w:r>
      <w:r>
        <w:rPr>
          <w:rStyle w:val="FunctionTok"/>
        </w:rPr>
        <w:t>ggplot</w:t>
      </w:r>
      <w:r>
        <w:rPr>
          <w:rStyle w:val="NormalTok"/>
        </w:rPr>
        <w:t xml:space="preserve">(data_long,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w:t>
      </w:r>
      <w:r>
        <w:rPr>
          <w:rStyle w:val="NormalTok"/>
        </w:rPr>
        <w:t xml:space="preserve">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"Marqueur_subjectif"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w:t>
      </w:r>
      <w:r>
        <w:br/>
      </w:r>
      <w:r>
        <w:rPr>
          <w:rStyle w:val="NormalTok"/>
        </w:rPr>
        <w:t xml:space="preserve">       </w:t>
      </w:r>
      <w:r>
        <w:rPr>
          <w:rStyle w:val="AttributeTok"/>
        </w:rPr>
        <w:t>title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"marqueur_subjectif"</w:t>
      </w:r>
      <w:r>
        <w:rPr>
          <w:rStyle w:val="NormalTok"/>
        </w:rPr>
        <w:t xml:space="preserve">, </w:t>
      </w:r>
      <w:r>
        <w:rPr>
          <w:rStyle w:val="StringTok"/>
        </w:rPr>
        <w:t>"marqueurs_subjectif_echantillon_plot.png"</w:t>
      </w:r>
      <w:r>
        <w:rPr>
          <w:rStyle w:val="NormalTok"/>
        </w:rPr>
        <w:t xml:space="preserve">), </w:t>
      </w:r>
      <w:r>
        <w:rPr>
          <w:rStyle w:val="AttributeTok"/>
        </w:rPr>
        <w:t>plot =</w:t>
      </w:r>
      <w:r>
        <w:rPr>
          <w:rStyle w:val="NormalTok"/>
        </w:rPr>
        <w:t xml:space="preserve"> n,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n</w:t>
      </w:r>
    </w:p>
    <w:p w14:paraId="3D140164" w14:textId="77777777" w:rsidR="00022B71" w:rsidRDefault="005B112A">
      <w:pPr>
        <w:pStyle w:val="Titre1Car"/>
      </w:pPr>
      <w:r>
        <w:rPr>
          <w:noProof/>
        </w:rPr>
        <w:drawing>
          <wp:inline distT="0" distB="0" distL="0" distR="0" wp14:anchorId="583102AE" wp14:editId="6B40AE9E">
            <wp:extent cx="4620126" cy="3696101"/>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C:/Users/HP/Desktop/Analyse_r-seaux-sociaux-et-transition-l-ge-adulte-Qu-bec/rapport/Rapport_files/figure-docx/unnamed-chunk-84-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438621B5" w14:textId="77777777" w:rsidR="00022B71" w:rsidRDefault="005B112A">
      <w:pPr>
        <w:pStyle w:val="Titre3"/>
      </w:pPr>
      <w:bookmarkStart w:id="360" w:name="X9ec2a1a26d5888bda6db1e79a624ed40987b201"/>
      <w:bookmarkStart w:id="361" w:name="_Toc209544899"/>
      <w:bookmarkEnd w:id="358"/>
      <w:r>
        <w:t>Graphique des marqueurs subjectifs selon le sexe</w:t>
      </w:r>
      <w:bookmarkEnd w:id="361"/>
    </w:p>
    <w:p w14:paraId="0BC8086E" w14:textId="77777777" w:rsidR="00022B71" w:rsidRDefault="005B112A">
      <w:pPr>
        <w:pStyle w:val="En-ttedetabledesmatires"/>
      </w:pPr>
      <w:r>
        <w:rPr>
          <w:rStyle w:val="CommentTok"/>
        </w:rPr>
        <w:t># Regrouper les données par sexe et calculer les pourcentages</w:t>
      </w:r>
      <w:r>
        <w:br/>
      </w:r>
      <w:r>
        <w:rPr>
          <w:rStyle w:val="NormalTok"/>
        </w:rPr>
        <w:t>d</w:t>
      </w:r>
      <w:r>
        <w:rPr>
          <w:rStyle w:val="NormalTok"/>
        </w:rPr>
        <w:t xml:space="preserve">ata_sexe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(sexe,Propres_responsabilites, Propres_decisions, Independance_finance)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sexe) </w:t>
      </w:r>
      <w:r>
        <w:rPr>
          <w:rStyle w:val="SpecialCharTok"/>
        </w:rPr>
        <w:t>%&gt;%</w:t>
      </w:r>
      <w:r>
        <w:br/>
      </w:r>
      <w:r>
        <w:rPr>
          <w:rStyle w:val="NormalTok"/>
        </w:rPr>
        <w:t xml:space="preserve">  </w:t>
      </w:r>
      <w:r>
        <w:rPr>
          <w:rStyle w:val="FunctionTok"/>
        </w:rPr>
        <w:t>group_by</w:t>
      </w:r>
      <w:r>
        <w:rPr>
          <w:rStyle w:val="NormalTok"/>
        </w:rPr>
        <w:t xml:space="preserve">(sexe,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data_sex</w:t>
      </w:r>
      <w:r>
        <w:rPr>
          <w:rStyle w:val="NormalTok"/>
        </w:rPr>
        <w:t>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(data_sexe</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sexe</w:t>
      </w:r>
      <w:r>
        <w:br/>
      </w:r>
      <w:r>
        <w:rPr>
          <w:rStyle w:val="NormalTok"/>
        </w:rPr>
        <w:t>n1</w:t>
      </w:r>
      <w:r>
        <w:rPr>
          <w:rStyle w:val="OtherTok"/>
        </w:rPr>
        <w:t>&lt;-</w:t>
      </w:r>
      <w:r>
        <w:rPr>
          <w:rStyle w:val="FunctionTok"/>
        </w:rPr>
        <w:t>ggplot</w:t>
      </w:r>
      <w:r>
        <w:rPr>
          <w:rStyle w:val="NormalTok"/>
        </w:rPr>
        <w:t xml:space="preserve">(data_sexe,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sexe)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"Marqueur_subjectif"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w:t>
      </w:r>
      <w:r>
        <w:rPr>
          <w:rStyle w:val="StringTok"/>
        </w:rPr>
        <w:t>"marqueur_subjectif"</w:t>
      </w:r>
      <w:r>
        <w:rPr>
          <w:rStyle w:val="NormalTok"/>
        </w:rPr>
        <w:t xml:space="preserve">, </w:t>
      </w:r>
      <w:r>
        <w:rPr>
          <w:rStyle w:val="StringTok"/>
        </w:rPr>
        <w:t>"marqueurs_subjectif_selon_sexe_plot.png"</w:t>
      </w:r>
      <w:r>
        <w:rPr>
          <w:rStyle w:val="NormalTok"/>
        </w:rPr>
        <w:t xml:space="preserve">), </w:t>
      </w:r>
      <w:r>
        <w:rPr>
          <w:rStyle w:val="AttributeTok"/>
        </w:rPr>
        <w:t>plot =</w:t>
      </w:r>
      <w:r>
        <w:rPr>
          <w:rStyle w:val="NormalTok"/>
        </w:rPr>
        <w:t xml:space="preserve"> n1,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n1</w:t>
      </w:r>
    </w:p>
    <w:p w14:paraId="13F8181D" w14:textId="77777777" w:rsidR="00022B71" w:rsidRDefault="005B112A">
      <w:pPr>
        <w:pStyle w:val="Titre1Car"/>
      </w:pPr>
      <w:r>
        <w:rPr>
          <w:noProof/>
        </w:rPr>
        <w:drawing>
          <wp:inline distT="0" distB="0" distL="0" distR="0" wp14:anchorId="2B77C256" wp14:editId="2C67161D">
            <wp:extent cx="4620126" cy="3696101"/>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C:/Users/HP/Desktop/Analyse_r-seaux-sociaux-et-transition-l-ge-adulte-Qu-bec/rapport/Rapport_files/figure-docx/unnamed-chunk-85-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2FC1D432" w14:textId="77777777" w:rsidR="00022B71" w:rsidRDefault="005B112A">
      <w:pPr>
        <w:pStyle w:val="Titre3"/>
      </w:pPr>
      <w:bookmarkStart w:id="362" w:name="graphique-des-marqueurs-selon-lage"/>
      <w:bookmarkStart w:id="363" w:name="_Toc209544900"/>
      <w:bookmarkEnd w:id="360"/>
      <w:r>
        <w:t>Graphique des marqueurs selon l’age</w:t>
      </w:r>
      <w:bookmarkEnd w:id="363"/>
    </w:p>
    <w:p w14:paraId="39F65CD4" w14:textId="77777777" w:rsidR="00022B71" w:rsidRDefault="005B112A">
      <w:pPr>
        <w:pStyle w:val="En-ttedetabledesmatires"/>
      </w:pPr>
      <w:r>
        <w:rPr>
          <w:rStyle w:val="CommentTok"/>
        </w:rPr>
        <w:t># Regrouper les données par sexe et calculer les pourcentages</w:t>
      </w:r>
      <w:r>
        <w:br/>
      </w:r>
      <w:r>
        <w:rPr>
          <w:rStyle w:val="NormalTok"/>
        </w:rPr>
        <w:t xml:space="preserve">data_gpe_age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(gpe_age,Propres_responsabilites, Propres_decisions, Independance_finance)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w:t>
      </w:r>
      <w:r>
        <w:rPr>
          <w:rStyle w:val="AttributeTok"/>
        </w:rPr>
        <w:t>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gpe_age) </w:t>
      </w:r>
      <w:r>
        <w:rPr>
          <w:rStyle w:val="SpecialCharTok"/>
        </w:rPr>
        <w:t>%&gt;%</w:t>
      </w:r>
      <w:r>
        <w:br/>
      </w:r>
      <w:r>
        <w:rPr>
          <w:rStyle w:val="NormalTok"/>
        </w:rPr>
        <w:t xml:space="preserve">  </w:t>
      </w:r>
      <w:r>
        <w:rPr>
          <w:rStyle w:val="FunctionTok"/>
        </w:rPr>
        <w:t>group_by</w:t>
      </w:r>
      <w:r>
        <w:rPr>
          <w:rStyle w:val="NormalTok"/>
        </w:rPr>
        <w:t xml:space="preserve">(gpe_age,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data_gpe_age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(data_gpe_age</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sexe</w:t>
      </w:r>
      <w:r>
        <w:br/>
      </w:r>
      <w:r>
        <w:rPr>
          <w:rStyle w:val="NormalTok"/>
        </w:rPr>
        <w:t>n2</w:t>
      </w:r>
      <w:r>
        <w:rPr>
          <w:rStyle w:val="OtherTok"/>
        </w:rPr>
        <w:t>&lt;-</w:t>
      </w:r>
      <w:r>
        <w:rPr>
          <w:rStyle w:val="FunctionTok"/>
        </w:rPr>
        <w:t>ggplot</w:t>
      </w:r>
      <w:r>
        <w:rPr>
          <w:rStyle w:val="NormalTok"/>
        </w:rPr>
        <w:t xml:space="preserve">(data_gpe_age,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w:t>
      </w:r>
      <w:r>
        <w:rPr>
          <w:rStyle w:val="FunctionTok"/>
        </w:rPr>
        <w:t>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gpe_age)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"Marqueur_subjectif"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"marqueurs_subjectif_selon_age_plot.png"</w:t>
      </w:r>
      <w:r>
        <w:rPr>
          <w:rStyle w:val="NormalTok"/>
        </w:rPr>
        <w:t xml:space="preserve">), </w:t>
      </w:r>
      <w:r>
        <w:rPr>
          <w:rStyle w:val="AttributeTok"/>
        </w:rPr>
        <w:t>plot =</w:t>
      </w:r>
      <w:r>
        <w:rPr>
          <w:rStyle w:val="NormalTok"/>
        </w:rPr>
        <w:t xml:space="preserve"> n2,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n2</w:t>
      </w:r>
    </w:p>
    <w:p w14:paraId="3B54029D" w14:textId="77777777" w:rsidR="00022B71" w:rsidRDefault="005B112A">
      <w:pPr>
        <w:pStyle w:val="Titre1Car"/>
      </w:pPr>
      <w:r>
        <w:rPr>
          <w:noProof/>
        </w:rPr>
        <w:drawing>
          <wp:inline distT="0" distB="0" distL="0" distR="0" wp14:anchorId="09C82B35" wp14:editId="5F2E4D78">
            <wp:extent cx="4620126" cy="3696101"/>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C:/Users/HP/Desktop/Analyse_r-seaux-sociaux-et-transition-l-ge-adulte-Qu-bec/rapport/Rapport_files/figure-docx/unnamed-chunk-86-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20F51375" w14:textId="77777777" w:rsidR="00022B71" w:rsidRDefault="005B112A">
      <w:pPr>
        <w:pStyle w:val="Titre3"/>
      </w:pPr>
      <w:bookmarkStart w:id="364" w:name="X20ee1e9f14ccee19b51b02ce4decf859c04798f"/>
      <w:bookmarkStart w:id="365" w:name="_Toc209544901"/>
      <w:bookmarkEnd w:id="362"/>
      <w:r>
        <w:t>Graphique des marqueuers subjectifs selon le lieu de residence</w:t>
      </w:r>
      <w:bookmarkEnd w:id="365"/>
    </w:p>
    <w:p w14:paraId="74F841D9" w14:textId="77777777" w:rsidR="00022B71" w:rsidRDefault="005B112A">
      <w:pPr>
        <w:pStyle w:val="En-ttedetabledesmatires"/>
      </w:pPr>
      <w:r>
        <w:rPr>
          <w:rStyle w:val="CommentTok"/>
        </w:rPr>
        <w:t># Regroup</w:t>
      </w:r>
      <w:r>
        <w:rPr>
          <w:rStyle w:val="CommentTok"/>
        </w:rPr>
        <w:t>er les données selon le lieu de residence et calculer les pourcentages</w:t>
      </w:r>
      <w:r>
        <w:br/>
      </w:r>
      <w:r>
        <w:rPr>
          <w:rStyle w:val="NormalTok"/>
        </w:rPr>
        <w:t xml:space="preserve">data_Lieu_de_residence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(Lieu_de_residence,Propres_responsabilites, Propres_decisions, Independance_finance)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Lieu_de_residence) </w:t>
      </w:r>
      <w:r>
        <w:rPr>
          <w:rStyle w:val="SpecialCharTok"/>
        </w:rPr>
        <w:t>%&gt;%</w:t>
      </w:r>
      <w:r>
        <w:br/>
      </w:r>
      <w:r>
        <w:rPr>
          <w:rStyle w:val="NormalTok"/>
        </w:rPr>
        <w:t xml:space="preserve">  </w:t>
      </w:r>
      <w:r>
        <w:rPr>
          <w:rStyle w:val="FunctionTok"/>
        </w:rPr>
        <w:t>group_by</w:t>
      </w:r>
      <w:r>
        <w:rPr>
          <w:rStyle w:val="NormalTok"/>
        </w:rPr>
        <w:t xml:space="preserve">(Lieu_de_residence,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data_Lieu_de_resi</w:t>
      </w:r>
      <w:r>
        <w:rPr>
          <w:rStyle w:val="NormalTok"/>
        </w:rPr>
        <w:t>dence</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(data_Lieu_de_residence</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sexe</w:t>
      </w:r>
      <w:r>
        <w:br/>
      </w:r>
      <w:r>
        <w:rPr>
          <w:rStyle w:val="NormalTok"/>
        </w:rPr>
        <w:t>n3</w:t>
      </w:r>
      <w:r>
        <w:rPr>
          <w:rStyle w:val="OtherTok"/>
        </w:rPr>
        <w:t>&lt;-</w:t>
      </w:r>
      <w:r>
        <w:rPr>
          <w:rStyle w:val="FunctionTok"/>
        </w:rPr>
        <w:t>ggplot</w:t>
      </w:r>
      <w:r>
        <w:rPr>
          <w:rStyle w:val="NormalTok"/>
        </w:rPr>
        <w:t xml:space="preserve">(data_Lieu_de_residence,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Lieu_de_residence)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"Marqueur_subjectif"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"marqueurs_subjectif_selon_milieu_residence_plot.png"</w:t>
      </w:r>
      <w:r>
        <w:rPr>
          <w:rStyle w:val="NormalTok"/>
        </w:rPr>
        <w:t xml:space="preserve">), </w:t>
      </w:r>
      <w:r>
        <w:rPr>
          <w:rStyle w:val="AttributeTok"/>
        </w:rPr>
        <w:t>plot =</w:t>
      </w:r>
      <w:r>
        <w:rPr>
          <w:rStyle w:val="NormalTok"/>
        </w:rPr>
        <w:t xml:space="preserve"> n3,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n3</w:t>
      </w:r>
    </w:p>
    <w:p w14:paraId="73031392" w14:textId="77777777" w:rsidR="00022B71" w:rsidRDefault="005B112A">
      <w:pPr>
        <w:pStyle w:val="Titre1Car"/>
      </w:pPr>
      <w:r>
        <w:rPr>
          <w:noProof/>
        </w:rPr>
        <w:drawing>
          <wp:inline distT="0" distB="0" distL="0" distR="0" wp14:anchorId="0E5EDDCC" wp14:editId="686F8F7B">
            <wp:extent cx="4620126" cy="3696101"/>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C:/Users/HP/Desktop/Analyse_r-seaux-sociaux-et-transition-l-ge-adulte-Qu-bec/rapport/Rapport_files/figure-docx/unnamed-chunk-87-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5812BE0D" w14:textId="77777777" w:rsidR="00022B71" w:rsidRDefault="005B112A">
      <w:pPr>
        <w:pStyle w:val="Titre3"/>
      </w:pPr>
      <w:bookmarkStart w:id="366" w:name="X299bc230e7de9c8ead7662d8c69beb2a2f8ac9c"/>
      <w:bookmarkStart w:id="367" w:name="_Toc209544902"/>
      <w:bookmarkEnd w:id="364"/>
      <w:r>
        <w:t>Graphique des marqueurs subjectifs selon l’utilisation des médias sociaux</w:t>
      </w:r>
      <w:bookmarkEnd w:id="367"/>
    </w:p>
    <w:p w14:paraId="6211D5DB" w14:textId="77777777" w:rsidR="00022B71" w:rsidRDefault="005B112A">
      <w:pPr>
        <w:pStyle w:val="En-ttedetabledesmatires"/>
      </w:pPr>
      <w:r>
        <w:rPr>
          <w:rStyle w:val="CommentTok"/>
        </w:rPr>
        <w:t># Regrouper les données  et calculer les pourcentages</w:t>
      </w:r>
      <w:r>
        <w:br/>
      </w:r>
      <w:r>
        <w:rPr>
          <w:rStyle w:val="NormalTok"/>
        </w:rPr>
        <w:t xml:space="preserve">data_Comptes_medias_sociaux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(Usage_MS,Propres_responsabilites, Propres_decisions, Independance_finance) </w:t>
      </w:r>
      <w:r>
        <w:rPr>
          <w:rStyle w:val="SpecialCharTok"/>
        </w:rPr>
        <w:t>%&gt;%</w:t>
      </w:r>
      <w:r>
        <w:br/>
      </w:r>
      <w:r>
        <w:rPr>
          <w:rStyle w:val="NormalTok"/>
        </w:rPr>
        <w:t xml:space="preserve">  </w:t>
      </w:r>
      <w:r>
        <w:rPr>
          <w:rStyle w:val="FunctionTok"/>
        </w:rPr>
        <w:t>gather</w:t>
      </w:r>
      <w:r>
        <w:rPr>
          <w:rStyle w:val="NormalTok"/>
        </w:rPr>
        <w:t>(</w:t>
      </w:r>
      <w:r>
        <w:rPr>
          <w:rStyle w:val="AttributeTok"/>
        </w:rPr>
        <w:t>key =</w:t>
      </w:r>
      <w:r>
        <w:rPr>
          <w:rStyle w:val="NormalTok"/>
        </w:rPr>
        <w:t xml:space="preserve"> </w:t>
      </w:r>
      <w:r>
        <w:rPr>
          <w:rStyle w:val="StringTok"/>
        </w:rPr>
        <w:t>"Marqueur"</w:t>
      </w:r>
      <w:r>
        <w:rPr>
          <w:rStyle w:val="NormalTok"/>
        </w:rPr>
        <w:t xml:space="preserve">, </w:t>
      </w:r>
      <w:r>
        <w:rPr>
          <w:rStyle w:val="AttributeTok"/>
        </w:rPr>
        <w:t>value =</w:t>
      </w:r>
      <w:r>
        <w:rPr>
          <w:rStyle w:val="NormalTok"/>
        </w:rPr>
        <w:t xml:space="preserve"> </w:t>
      </w:r>
      <w:r>
        <w:rPr>
          <w:rStyle w:val="StringTok"/>
        </w:rPr>
        <w:t>"Importance"</w:t>
      </w:r>
      <w:r>
        <w:rPr>
          <w:rStyle w:val="NormalTok"/>
        </w:rPr>
        <w:t xml:space="preserve">, </w:t>
      </w:r>
      <w:r>
        <w:rPr>
          <w:rStyle w:val="SpecialCharTok"/>
        </w:rPr>
        <w:t>-</w:t>
      </w:r>
      <w:r>
        <w:rPr>
          <w:rStyle w:val="NormalTok"/>
        </w:rPr>
        <w:t xml:space="preserve">Usage_MS) </w:t>
      </w:r>
      <w:r>
        <w:rPr>
          <w:rStyle w:val="SpecialCharTok"/>
        </w:rPr>
        <w:t>%&gt;%</w:t>
      </w:r>
      <w:r>
        <w:br/>
      </w:r>
      <w:r>
        <w:rPr>
          <w:rStyle w:val="NormalTok"/>
        </w:rPr>
        <w:t xml:space="preserve">  </w:t>
      </w:r>
      <w:r>
        <w:rPr>
          <w:rStyle w:val="FunctionTok"/>
        </w:rPr>
        <w:t>group_by</w:t>
      </w:r>
      <w:r>
        <w:rPr>
          <w:rStyle w:val="NormalTok"/>
        </w:rPr>
        <w:t xml:space="preserve">(Usage_MS, 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"Pas du tout important"</w:t>
      </w:r>
      <w:r>
        <w:rPr>
          <w:rStyle w:val="NormalTok"/>
        </w:rPr>
        <w:t xml:space="preserve">, </w:t>
      </w:r>
      <w:r>
        <w:rPr>
          <w:rStyle w:val="StringTok"/>
        </w:rPr>
        <w:t>"Peu important"</w:t>
      </w:r>
      <w:r>
        <w:rPr>
          <w:rStyle w:val="NormalTok"/>
        </w:rPr>
        <w:t xml:space="preserve">, </w:t>
      </w:r>
      <w:r>
        <w:rPr>
          <w:rStyle w:val="StringTok"/>
        </w:rPr>
        <w:t>"Plus ou moins important"</w:t>
      </w:r>
      <w:r>
        <w:rPr>
          <w:rStyle w:val="NormalTok"/>
        </w:rPr>
        <w:t xml:space="preserve">, </w:t>
      </w:r>
      <w:r>
        <w:rPr>
          <w:rStyle w:val="StringTok"/>
        </w:rPr>
        <w:t>"Important"</w:t>
      </w:r>
      <w:r>
        <w:rPr>
          <w:rStyle w:val="NormalTok"/>
        </w:rPr>
        <w:t xml:space="preserve">, </w:t>
      </w:r>
      <w:r>
        <w:rPr>
          <w:rStyle w:val="StringTok"/>
        </w:rPr>
        <w:t>"Très important"</w:t>
      </w:r>
      <w:r>
        <w:rPr>
          <w:rStyle w:val="NormalTok"/>
        </w:rPr>
        <w:t>)</w:t>
      </w:r>
      <w:r>
        <w:br/>
      </w:r>
      <w:r>
        <w:rPr>
          <w:rStyle w:val="NormalTok"/>
        </w:rPr>
        <w:t>data_Comptes_medias_sociaux</w:t>
      </w:r>
      <w:r>
        <w:rPr>
          <w:rStyle w:val="SpecialCharTok"/>
        </w:rPr>
        <w:t>$</w:t>
      </w:r>
      <w:r>
        <w:rPr>
          <w:rStyle w:val="NormalTok"/>
        </w:rPr>
        <w:t xml:space="preserve">Importance </w:t>
      </w:r>
      <w:r>
        <w:rPr>
          <w:rStyle w:val="OtherTok"/>
        </w:rPr>
        <w:t>&lt;-</w:t>
      </w:r>
      <w:r>
        <w:rPr>
          <w:rStyle w:val="NormalTok"/>
        </w:rPr>
        <w:t xml:space="preserve"> </w:t>
      </w:r>
      <w:r>
        <w:rPr>
          <w:rStyle w:val="FunctionTok"/>
        </w:rPr>
        <w:t>factor</w:t>
      </w:r>
      <w:r>
        <w:rPr>
          <w:rStyle w:val="NormalTok"/>
        </w:rPr>
        <w:t>(data_Comptes_medias_sociaux</w:t>
      </w:r>
      <w:r>
        <w:rPr>
          <w:rStyle w:val="SpecialCharTok"/>
        </w:rPr>
        <w:t>$</w:t>
      </w:r>
      <w:r>
        <w:rPr>
          <w:rStyle w:val="NormalTok"/>
        </w:rPr>
        <w:t xml:space="preserve">Importance, </w:t>
      </w:r>
      <w:r>
        <w:rPr>
          <w:rStyle w:val="AttributeTok"/>
        </w:rPr>
        <w:t>levels =</w:t>
      </w:r>
      <w:r>
        <w:rPr>
          <w:rStyle w:val="NormalTok"/>
        </w:rPr>
        <w:t xml:space="preserve"> levels_importance)</w:t>
      </w:r>
      <w:r>
        <w:br/>
      </w:r>
      <w:r>
        <w:br/>
      </w:r>
      <w:r>
        <w:rPr>
          <w:rStyle w:val="CommentTok"/>
        </w:rPr>
        <w:t># Créer le graphique de barres empilées avec les pourcentages par usage des méadias</w:t>
      </w:r>
      <w:r>
        <w:br/>
      </w:r>
      <w:r>
        <w:rPr>
          <w:rStyle w:val="NormalTok"/>
        </w:rPr>
        <w:t>n4</w:t>
      </w:r>
      <w:r>
        <w:rPr>
          <w:rStyle w:val="OtherTok"/>
        </w:rPr>
        <w:t>&lt;-</w:t>
      </w:r>
      <w:r>
        <w:rPr>
          <w:rStyle w:val="FunctionTok"/>
        </w:rPr>
        <w:t>ggplot</w:t>
      </w:r>
      <w:r>
        <w:rPr>
          <w:rStyle w:val="NormalTok"/>
        </w:rPr>
        <w:t>(data_Comptes_medias_socia</w:t>
      </w:r>
      <w:r>
        <w:rPr>
          <w:rStyle w:val="NormalTok"/>
        </w:rPr>
        <w:t xml:space="preserve">ux,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Usage_MS)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"Marqueur_subjectif"</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"RdBu"</w:t>
      </w:r>
      <w:r>
        <w:rPr>
          <w:rStyle w:val="NormalTok"/>
        </w:rPr>
        <w:t>)</w:t>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w:t>
      </w:r>
      <w:r>
        <w:rPr>
          <w:rStyle w:val="StringTok"/>
        </w:rPr>
        <w:t>queur_subjectif"</w:t>
      </w:r>
      <w:r>
        <w:rPr>
          <w:rStyle w:val="NormalTok"/>
        </w:rPr>
        <w:t xml:space="preserve">, </w:t>
      </w:r>
      <w:r>
        <w:rPr>
          <w:rStyle w:val="StringTok"/>
        </w:rPr>
        <w:t>"marqueurs_subjectif_utilisation_médias_plot.png"</w:t>
      </w:r>
      <w:r>
        <w:rPr>
          <w:rStyle w:val="NormalTok"/>
        </w:rPr>
        <w:t xml:space="preserve">), </w:t>
      </w:r>
      <w:r>
        <w:rPr>
          <w:rStyle w:val="AttributeTok"/>
        </w:rPr>
        <w:t>plot =</w:t>
      </w:r>
      <w:r>
        <w:rPr>
          <w:rStyle w:val="NormalTok"/>
        </w:rPr>
        <w:t xml:space="preserve"> n4,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n4</w:t>
      </w:r>
    </w:p>
    <w:p w14:paraId="61462A4B" w14:textId="77777777" w:rsidR="00022B71" w:rsidRDefault="005B112A">
      <w:pPr>
        <w:pStyle w:val="Titre1Car"/>
      </w:pPr>
      <w:r>
        <w:rPr>
          <w:noProof/>
        </w:rPr>
        <w:drawing>
          <wp:inline distT="0" distB="0" distL="0" distR="0" wp14:anchorId="1AE0609D" wp14:editId="2CE73556">
            <wp:extent cx="4620126" cy="3696101"/>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C:/Users/HP/Desktop/Analyse_r-seaux-sociaux-et-transition-l-ge-adulte-Qu-bec/rapport/Rapport_files/figure-docx/unnamed-chunk-88-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5BD16320" w14:textId="77777777" w:rsidR="00022B71" w:rsidRDefault="005B112A">
      <w:pPr>
        <w:pStyle w:val="Titre3"/>
      </w:pPr>
      <w:bookmarkStart w:id="368" w:name="Xf59794026c1cb85f7d7b11d4ee0e8a7f5c7870d"/>
      <w:bookmarkStart w:id="369" w:name="_Toc209544903"/>
      <w:bookmarkEnd w:id="366"/>
      <w:r>
        <w:t>Graphique avec la somme des marqueurs subjectifs pour l’ensemble de l’echantillon</w:t>
      </w:r>
      <w:bookmarkEnd w:id="369"/>
    </w:p>
    <w:p w14:paraId="0AD4A157" w14:textId="77777777" w:rsidR="00022B71" w:rsidRDefault="005B112A">
      <w:pPr>
        <w:pStyle w:val="En-ttedetabledesmatires"/>
      </w:pPr>
      <w:r>
        <w:rPr>
          <w:rStyle w:val="CommentTok"/>
        </w:rPr>
        <w:t># Création du graphique à barres avec pourcentages affichés</w:t>
      </w:r>
      <w:r>
        <w:br/>
      </w:r>
      <w:r>
        <w:rPr>
          <w:rStyle w:val="NormalTok"/>
        </w:rPr>
        <w:t>o</w:t>
      </w:r>
      <w:r>
        <w:rPr>
          <w:rStyle w:val="OtherTok"/>
        </w:rPr>
        <w:t>&lt;-</w:t>
      </w:r>
      <w:r>
        <w:rPr>
          <w:rStyle w:val="FunctionTok"/>
        </w:rPr>
        <w:t>ggplot</w:t>
      </w:r>
      <w:r>
        <w:rPr>
          <w:rStyle w:val="NormalTok"/>
        </w:rPr>
        <w:t xml:space="preserve">(data_design, </w:t>
      </w:r>
      <w:r>
        <w:rPr>
          <w:rStyle w:val="FunctionTok"/>
        </w:rPr>
        <w:t>aes</w:t>
      </w:r>
      <w:r>
        <w:rPr>
          <w:rStyle w:val="NormalTok"/>
        </w:rPr>
        <w:t>(</w:t>
      </w:r>
      <w:r>
        <w:rPr>
          <w:rStyle w:val="AttributeTok"/>
        </w:rPr>
        <w:t>x =</w:t>
      </w:r>
      <w:r>
        <w:rPr>
          <w:rStyle w:val="NormalTok"/>
        </w:rPr>
        <w:t xml:space="preserve"> Somme_Importance_subjectif, </w:t>
      </w:r>
      <w:r>
        <w:rPr>
          <w:rStyle w:val="AttributeTok"/>
        </w:rPr>
        <w:t>fill =</w:t>
      </w:r>
      <w:r>
        <w:rPr>
          <w:rStyle w:val="NormalTok"/>
        </w:rPr>
        <w:t xml:space="preserve"> Somme_Importance_subjectif))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AttributeTok"/>
        </w:rPr>
        <w:t>stat =</w:t>
      </w:r>
      <w:r>
        <w:rPr>
          <w:rStyle w:val="NormalTok"/>
        </w:rPr>
        <w:t xml:space="preserve"> </w:t>
      </w:r>
      <w:r>
        <w:rPr>
          <w:rStyle w:val="StringTok"/>
        </w:rPr>
        <w:t>"count"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scales</w:t>
      </w:r>
      <w:r>
        <w:rPr>
          <w:rStyle w:val="SpecialCharTok"/>
        </w:rPr>
        <w:t>::</w:t>
      </w:r>
      <w:r>
        <w:rPr>
          <w:rStyle w:val="FunctionTok"/>
        </w:rPr>
        <w:t>percent</w:t>
      </w:r>
      <w:r>
        <w:rPr>
          <w:rStyle w:val="NormalTok"/>
        </w:rPr>
        <w:t>(..count..</w:t>
      </w:r>
      <w:r>
        <w:rPr>
          <w:rStyle w:val="SpecialCharTok"/>
        </w:rPr>
        <w:t>/</w:t>
      </w:r>
      <w:r>
        <w:rPr>
          <w:rStyle w:val="FunctionTok"/>
        </w:rPr>
        <w:t>sum</w:t>
      </w:r>
      <w:r>
        <w:rPr>
          <w:rStyle w:val="NormalTok"/>
        </w:rPr>
        <w:t xml:space="preserve">(..count..), </w:t>
      </w:r>
      <w:r>
        <w:rPr>
          <w:rStyle w:val="AttributeTok"/>
        </w:rPr>
        <w:t>accuracy =</w:t>
      </w:r>
      <w:r>
        <w:rPr>
          <w:rStyle w:val="NormalTok"/>
        </w:rPr>
        <w:t xml:space="preserve"> </w:t>
      </w:r>
      <w:r>
        <w:rPr>
          <w:rStyle w:val="FloatTok"/>
        </w:rPr>
        <w:t>0.1</w:t>
      </w:r>
      <w:r>
        <w:rPr>
          <w:rStyle w:val="NormalTok"/>
        </w:rPr>
        <w:t xml:space="preserve">) </w:t>
      </w:r>
      <w:r>
        <w:rPr>
          <w:rStyle w:val="SpecialCharTok"/>
        </w:rPr>
        <w:t>%&gt;%</w:t>
      </w:r>
      <w:r>
        <w:rPr>
          <w:rStyle w:val="NormalTok"/>
        </w:rPr>
        <w:t xml:space="preserve"> </w:t>
      </w:r>
      <w:r>
        <w:rPr>
          <w:rStyle w:val="FunctionTok"/>
        </w:rPr>
        <w:t>gsub</w:t>
      </w:r>
      <w:r>
        <w:rPr>
          <w:rStyle w:val="NormalTok"/>
        </w:rPr>
        <w:t>(</w:t>
      </w:r>
      <w:r>
        <w:rPr>
          <w:rStyle w:val="StringTok"/>
        </w:rPr>
        <w:t>"%"</w:t>
      </w:r>
      <w:r>
        <w:rPr>
          <w:rStyle w:val="NormalTok"/>
        </w:rPr>
        <w:t xml:space="preserve">, </w:t>
      </w:r>
      <w:r>
        <w:rPr>
          <w:rStyle w:val="StringTok"/>
        </w:rPr>
        <w:t>""</w:t>
      </w:r>
      <w:r>
        <w:rPr>
          <w:rStyle w:val="NormalTok"/>
        </w:rPr>
        <w:t>, .)),</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"Nombre de dimensions considérées comme importantes"</w:t>
      </w:r>
      <w:r>
        <w:rPr>
          <w:rStyle w:val="NormalTok"/>
        </w:rPr>
        <w:t>,</w:t>
      </w:r>
      <w:r>
        <w:br/>
      </w:r>
      <w:r>
        <w:rPr>
          <w:rStyle w:val="NormalTok"/>
        </w:rPr>
        <w:t xml:space="preserve">    </w:t>
      </w:r>
      <w:r>
        <w:rPr>
          <w:rStyle w:val="AttributeTok"/>
        </w:rPr>
        <w:t>y =</w:t>
      </w:r>
      <w:r>
        <w:rPr>
          <w:rStyle w:val="NormalTok"/>
        </w:rPr>
        <w:t xml:space="preserve"> </w:t>
      </w:r>
      <w:r>
        <w:rPr>
          <w:rStyle w:val="StringTok"/>
        </w:rPr>
        <w:t>"Nombre d'individus"</w:t>
      </w:r>
      <w:r>
        <w:br/>
      </w:r>
      <w:r>
        <w:rPr>
          <w:rStyle w:val="NormalTok"/>
        </w:rPr>
        <w:t xml:space="preserve">  )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"Somme_subjectif_echantillon_plot.png"</w:t>
      </w:r>
      <w:r>
        <w:rPr>
          <w:rStyle w:val="NormalTok"/>
        </w:rPr>
        <w:t xml:space="preserve">), </w:t>
      </w:r>
      <w:r>
        <w:rPr>
          <w:rStyle w:val="AttributeTok"/>
        </w:rPr>
        <w:t>plot =</w:t>
      </w:r>
      <w:r>
        <w:rPr>
          <w:rStyle w:val="NormalTok"/>
        </w:rPr>
        <w:t xml:space="preserve"> o,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o</w:t>
      </w:r>
    </w:p>
    <w:p w14:paraId="1A3E2A80" w14:textId="77777777" w:rsidR="00022B71" w:rsidRDefault="005B112A">
      <w:pPr>
        <w:pStyle w:val="Titre1Car"/>
      </w:pPr>
      <w:r>
        <w:rPr>
          <w:noProof/>
        </w:rPr>
        <w:drawing>
          <wp:inline distT="0" distB="0" distL="0" distR="0" wp14:anchorId="3CF5F6F7" wp14:editId="43102996">
            <wp:extent cx="4620126" cy="3696101"/>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C:/Users/HP/Desktop/Analyse_r-seaux-sociaux-et-transition-l-ge-adulte-Qu-bec/rapport/Rapport_files/figure-docx/unnamed-chunk-89-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5DF12433" w14:textId="77777777" w:rsidR="00022B71" w:rsidRDefault="005B112A">
      <w:pPr>
        <w:pStyle w:val="Titre4"/>
      </w:pPr>
      <w:bookmarkStart w:id="370" w:name="somme-marqueurs-subjectifs-selon-lage"/>
      <w:r>
        <w:t>Somme ma</w:t>
      </w:r>
      <w:r>
        <w:t>rqueurs subjectifs selon l’age</w:t>
      </w:r>
    </w:p>
    <w:p w14:paraId="07069F1C" w14:textId="77777777" w:rsidR="00022B71" w:rsidRDefault="005B112A">
      <w:pPr>
        <w:pStyle w:val="En-ttedetabledesmatires"/>
      </w:pPr>
      <w:r>
        <w:rPr>
          <w:rStyle w:val="NormalTok"/>
        </w:rPr>
        <w:t xml:space="preserve">data_gpe_age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(gpe_age, Somme_Importance_subjectif)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 (tout est important)"</w:t>
      </w:r>
      <w:r>
        <w:rPr>
          <w:rStyle w:val="NormalTok"/>
        </w:rPr>
        <w:t>)</w:t>
      </w:r>
      <w:r>
        <w:br/>
      </w:r>
      <w:r>
        <w:rPr>
          <w:rStyle w:val="NormalTok"/>
        </w:rPr>
        <w:t>data_gpe_ag</w:t>
      </w:r>
      <w:r>
        <w:rPr>
          <w:rStyle w:val="NormalTok"/>
        </w:rPr>
        <w:t>e</w:t>
      </w:r>
      <w:r>
        <w:rPr>
          <w:rStyle w:val="SpecialCharTok"/>
        </w:rPr>
        <w:t>$</w:t>
      </w:r>
      <w:r>
        <w:rPr>
          <w:rStyle w:val="NormalTok"/>
        </w:rPr>
        <w:t xml:space="preserve">Somme_Importance_subjectif </w:t>
      </w:r>
      <w:r>
        <w:rPr>
          <w:rStyle w:val="OtherTok"/>
        </w:rPr>
        <w:t>&lt;-</w:t>
      </w:r>
      <w:r>
        <w:rPr>
          <w:rStyle w:val="NormalTok"/>
        </w:rPr>
        <w:t xml:space="preserve"> </w:t>
      </w:r>
      <w:r>
        <w:rPr>
          <w:rStyle w:val="FunctionTok"/>
        </w:rPr>
        <w:t>factor</w:t>
      </w:r>
      <w:r>
        <w:rPr>
          <w:rStyle w:val="NormalTok"/>
        </w:rPr>
        <w:t>(data_gpe_age</w:t>
      </w:r>
      <w:r>
        <w:rPr>
          <w:rStyle w:val="SpecialCharTok"/>
        </w:rPr>
        <w:t>$</w:t>
      </w:r>
      <w:r>
        <w:rPr>
          <w:rStyle w:val="NormalTok"/>
        </w:rPr>
        <w:t xml:space="preserve">Somme_Importance_subjectif,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o1</w:t>
      </w:r>
      <w:r>
        <w:rPr>
          <w:rStyle w:val="OtherTok"/>
        </w:rPr>
        <w:t>&lt;-</w:t>
      </w:r>
      <w:r>
        <w:rPr>
          <w:rStyle w:val="FunctionTok"/>
        </w:rPr>
        <w:t>ggplot</w:t>
      </w:r>
      <w:r>
        <w:rPr>
          <w:rStyle w:val="NormalTok"/>
        </w:rPr>
        <w:t xml:space="preserve">(data_gpe_age, </w:t>
      </w:r>
      <w:r>
        <w:rPr>
          <w:rStyle w:val="FunctionTok"/>
        </w:rPr>
        <w:t>aes</w:t>
      </w:r>
      <w:r>
        <w:rPr>
          <w:rStyle w:val="NormalTok"/>
        </w:rPr>
        <w:t>(</w:t>
      </w:r>
      <w:r>
        <w:rPr>
          <w:rStyle w:val="AttributeTok"/>
        </w:rPr>
        <w:t>x =</w:t>
      </w:r>
      <w:r>
        <w:rPr>
          <w:rStyle w:val="NormalTok"/>
        </w:rPr>
        <w:t xml:space="preserve"> gpe_age, </w:t>
      </w:r>
      <w:r>
        <w:rPr>
          <w:rStyle w:val="AttributeTok"/>
        </w:rPr>
        <w:t>y =</w:t>
      </w:r>
      <w:r>
        <w:rPr>
          <w:rStyle w:val="NormalTok"/>
        </w:rPr>
        <w:t xml:space="preserve"> Percentage, </w:t>
      </w:r>
      <w:r>
        <w:rPr>
          <w:rStyle w:val="AttributeTok"/>
        </w:rPr>
        <w:t>fill =</w:t>
      </w:r>
      <w:r>
        <w:rPr>
          <w:rStyle w:val="NormalTok"/>
        </w:rPr>
        <w:t xml:space="preserve"> Somme_Importance_subjec</w:t>
      </w:r>
      <w:r>
        <w:rPr>
          <w:rStyle w:val="NormalTok"/>
        </w:rPr>
        <w:t xml:space="preserve">tif))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"Groupe d'âge"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"Somme_subjectif_selon_age_plot.png"</w:t>
      </w:r>
      <w:r>
        <w:rPr>
          <w:rStyle w:val="NormalTok"/>
        </w:rPr>
        <w:t xml:space="preserve">), </w:t>
      </w:r>
      <w:r>
        <w:rPr>
          <w:rStyle w:val="AttributeTok"/>
        </w:rPr>
        <w:t>plot =</w:t>
      </w:r>
      <w:r>
        <w:rPr>
          <w:rStyle w:val="NormalTok"/>
        </w:rPr>
        <w:t xml:space="preserve"> o1,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o1</w:t>
      </w:r>
    </w:p>
    <w:p w14:paraId="24129BD6" w14:textId="77777777" w:rsidR="00022B71" w:rsidRDefault="005B112A">
      <w:pPr>
        <w:pStyle w:val="Titre1Car"/>
      </w:pPr>
      <w:r>
        <w:rPr>
          <w:noProof/>
        </w:rPr>
        <w:drawing>
          <wp:inline distT="0" distB="0" distL="0" distR="0" wp14:anchorId="5E1840BF" wp14:editId="6378D6BF">
            <wp:extent cx="4620126" cy="3696101"/>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C:/Users/HP/Desktop/Analyse_r-seaux-sociaux-et-transition-l-ge-adulte-Qu-bec/rapport/Rapport_files/figure-docx/unnamed-chunk-90-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78F13017" w14:textId="77777777" w:rsidR="00022B71" w:rsidRDefault="005B112A">
      <w:pPr>
        <w:pStyle w:val="Titre4"/>
      </w:pPr>
      <w:bookmarkStart w:id="371" w:name="X44cc442513e44e54bd3dc0fae9f0a9aaddf900f"/>
      <w:bookmarkEnd w:id="370"/>
      <w:r>
        <w:t>Sommme des marqueurs subjectifs selon le sexe</w:t>
      </w:r>
    </w:p>
    <w:p w14:paraId="57CEC9E8" w14:textId="77777777" w:rsidR="00022B71" w:rsidRDefault="005B112A">
      <w:pPr>
        <w:pStyle w:val="En-ttedetabledesmatires"/>
      </w:pPr>
      <w:r>
        <w:rPr>
          <w:rStyle w:val="NormalTok"/>
        </w:rPr>
        <w:t xml:space="preserve">data_sexe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(sexe, Somme_Importance_subjectif)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 (tout est important)"</w:t>
      </w:r>
      <w:r>
        <w:rPr>
          <w:rStyle w:val="NormalTok"/>
        </w:rPr>
        <w:t>)</w:t>
      </w:r>
      <w:r>
        <w:br/>
      </w:r>
      <w:r>
        <w:rPr>
          <w:rStyle w:val="NormalTok"/>
        </w:rPr>
        <w:t>data_sexe</w:t>
      </w:r>
      <w:r>
        <w:rPr>
          <w:rStyle w:val="SpecialCharTok"/>
        </w:rPr>
        <w:t>$</w:t>
      </w:r>
      <w:r>
        <w:rPr>
          <w:rStyle w:val="NormalTok"/>
        </w:rPr>
        <w:t>S</w:t>
      </w:r>
      <w:r>
        <w:rPr>
          <w:rStyle w:val="NormalTok"/>
        </w:rPr>
        <w:t xml:space="preserve">omme_Importance_subjectif </w:t>
      </w:r>
      <w:r>
        <w:rPr>
          <w:rStyle w:val="OtherTok"/>
        </w:rPr>
        <w:t>&lt;-</w:t>
      </w:r>
      <w:r>
        <w:rPr>
          <w:rStyle w:val="NormalTok"/>
        </w:rPr>
        <w:t xml:space="preserve"> </w:t>
      </w:r>
      <w:r>
        <w:rPr>
          <w:rStyle w:val="FunctionTok"/>
        </w:rPr>
        <w:t>factor</w:t>
      </w:r>
      <w:r>
        <w:rPr>
          <w:rStyle w:val="NormalTok"/>
        </w:rPr>
        <w:t>(data_sexe</w:t>
      </w:r>
      <w:r>
        <w:rPr>
          <w:rStyle w:val="SpecialCharTok"/>
        </w:rPr>
        <w:t>$</w:t>
      </w:r>
      <w:r>
        <w:rPr>
          <w:rStyle w:val="NormalTok"/>
        </w:rPr>
        <w:t xml:space="preserve">Somme_Importance_subjectif,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o2</w:t>
      </w:r>
      <w:r>
        <w:rPr>
          <w:rStyle w:val="OtherTok"/>
        </w:rPr>
        <w:t>&lt;-</w:t>
      </w:r>
      <w:r>
        <w:rPr>
          <w:rStyle w:val="FunctionTok"/>
        </w:rPr>
        <w:t>ggplot</w:t>
      </w:r>
      <w:r>
        <w:rPr>
          <w:rStyle w:val="NormalTok"/>
        </w:rPr>
        <w:t xml:space="preserve">(data_sexe, </w:t>
      </w:r>
      <w:r>
        <w:rPr>
          <w:rStyle w:val="FunctionTok"/>
        </w:rPr>
        <w:t>aes</w:t>
      </w:r>
      <w:r>
        <w:rPr>
          <w:rStyle w:val="NormalTok"/>
        </w:rPr>
        <w:t>(</w:t>
      </w:r>
      <w:r>
        <w:rPr>
          <w:rStyle w:val="AttributeTok"/>
        </w:rPr>
        <w:t>x =</w:t>
      </w:r>
      <w:r>
        <w:rPr>
          <w:rStyle w:val="NormalTok"/>
        </w:rPr>
        <w:t xml:space="preserve"> sexe, </w:t>
      </w:r>
      <w:r>
        <w:rPr>
          <w:rStyle w:val="AttributeTok"/>
        </w:rPr>
        <w:t>y =</w:t>
      </w:r>
      <w:r>
        <w:rPr>
          <w:rStyle w:val="NormalTok"/>
        </w:rPr>
        <w:t xml:space="preserve"> Percentage, </w:t>
      </w:r>
      <w:r>
        <w:rPr>
          <w:rStyle w:val="AttributeTok"/>
        </w:rPr>
        <w:t>fill =</w:t>
      </w:r>
      <w:r>
        <w:rPr>
          <w:rStyle w:val="NormalTok"/>
        </w:rPr>
        <w:t xml:space="preserve"> Somme_Importance_subjectif))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"Sexe"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w:t>
      </w:r>
      <w:r>
        <w:rPr>
          <w:rStyle w:val="FunctionTok"/>
        </w:rPr>
        <w:t>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"Somme_subjectif_selon_sexe_plot.png"</w:t>
      </w:r>
      <w:r>
        <w:rPr>
          <w:rStyle w:val="NormalTok"/>
        </w:rPr>
        <w:t xml:space="preserve">), </w:t>
      </w:r>
      <w:r>
        <w:rPr>
          <w:rStyle w:val="AttributeTok"/>
        </w:rPr>
        <w:t>plot =</w:t>
      </w:r>
      <w:r>
        <w:rPr>
          <w:rStyle w:val="NormalTok"/>
        </w:rPr>
        <w:t xml:space="preserve"> o2,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o2</w:t>
      </w:r>
    </w:p>
    <w:p w14:paraId="3324A452" w14:textId="77777777" w:rsidR="00022B71" w:rsidRDefault="005B112A">
      <w:pPr>
        <w:pStyle w:val="Titre1Car"/>
      </w:pPr>
      <w:r>
        <w:rPr>
          <w:noProof/>
        </w:rPr>
        <w:drawing>
          <wp:inline distT="0" distB="0" distL="0" distR="0" wp14:anchorId="2DD344CA" wp14:editId="1D02C656">
            <wp:extent cx="4620126" cy="3696101"/>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C:/Users/HP/Desktop/Analyse_r-seaux-sociaux-et-transition-l-ge-adulte-Qu-bec/rapport/Rapport_files/figure-docx/unnamed-chunk-91-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1FC0ABDE" w14:textId="77777777" w:rsidR="00022B71" w:rsidRDefault="005B112A">
      <w:pPr>
        <w:pStyle w:val="Titre4"/>
      </w:pPr>
      <w:bookmarkStart w:id="372" w:name="X421ebad4d90a64b01a2d3309b6ed1939e80be62"/>
      <w:bookmarkEnd w:id="371"/>
      <w:r>
        <w:t>Somme des marqueurs selon le milieu de residence</w:t>
      </w:r>
    </w:p>
    <w:p w14:paraId="3D8E2177" w14:textId="77777777" w:rsidR="00022B71" w:rsidRDefault="005B112A">
      <w:pPr>
        <w:pStyle w:val="En-ttedetabledesmatires"/>
      </w:pPr>
      <w:r>
        <w:rPr>
          <w:rStyle w:val="NormalTok"/>
        </w:rPr>
        <w:t xml:space="preserve">data_Lieu_de_residence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(Lieu_de_residence, Somme_Importance_subjectif)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 (tout est important)"</w:t>
      </w:r>
      <w:r>
        <w:rPr>
          <w:rStyle w:val="NormalTok"/>
        </w:rPr>
        <w:t>)</w:t>
      </w:r>
      <w:r>
        <w:br/>
      </w:r>
      <w:r>
        <w:rPr>
          <w:rStyle w:val="NormalTok"/>
        </w:rPr>
        <w:t>data_Lieu_de_residence</w:t>
      </w:r>
      <w:r>
        <w:rPr>
          <w:rStyle w:val="SpecialCharTok"/>
        </w:rPr>
        <w:t>$</w:t>
      </w:r>
      <w:r>
        <w:rPr>
          <w:rStyle w:val="NormalTok"/>
        </w:rPr>
        <w:t xml:space="preserve">Somme_Importance_subjectif </w:t>
      </w:r>
      <w:r>
        <w:rPr>
          <w:rStyle w:val="OtherTok"/>
        </w:rPr>
        <w:t>&lt;-</w:t>
      </w:r>
      <w:r>
        <w:rPr>
          <w:rStyle w:val="NormalTok"/>
        </w:rPr>
        <w:t xml:space="preserve"> </w:t>
      </w:r>
      <w:r>
        <w:rPr>
          <w:rStyle w:val="FunctionTok"/>
        </w:rPr>
        <w:t>factor</w:t>
      </w:r>
      <w:r>
        <w:rPr>
          <w:rStyle w:val="NormalTok"/>
        </w:rPr>
        <w:t>(data_Lieu_de_residence</w:t>
      </w:r>
      <w:r>
        <w:rPr>
          <w:rStyle w:val="SpecialCharTok"/>
        </w:rPr>
        <w:t>$</w:t>
      </w:r>
      <w:r>
        <w:rPr>
          <w:rStyle w:val="NormalTok"/>
        </w:rPr>
        <w:t xml:space="preserve">Somme_Importance_subjectif, </w:t>
      </w:r>
      <w:r>
        <w:rPr>
          <w:rStyle w:val="AttributeTok"/>
        </w:rPr>
        <w:t>levels =</w:t>
      </w:r>
      <w:r>
        <w:rPr>
          <w:rStyle w:val="NormalTok"/>
        </w:rPr>
        <w:t xml:space="preserve"> levels_importance)</w:t>
      </w:r>
      <w:r>
        <w:br/>
      </w:r>
      <w:r>
        <w:br/>
      </w:r>
      <w:r>
        <w:rPr>
          <w:rStyle w:val="CommentTok"/>
        </w:rPr>
        <w:t xml:space="preserve"># Création du graphique à </w:t>
      </w:r>
      <w:r>
        <w:rPr>
          <w:rStyle w:val="CommentTok"/>
        </w:rPr>
        <w:t>barres empilées par groupe d'âge</w:t>
      </w:r>
      <w:r>
        <w:br/>
      </w:r>
      <w:r>
        <w:rPr>
          <w:rStyle w:val="NormalTok"/>
        </w:rPr>
        <w:t>o3</w:t>
      </w:r>
      <w:r>
        <w:rPr>
          <w:rStyle w:val="OtherTok"/>
        </w:rPr>
        <w:t>&lt;-</w:t>
      </w:r>
      <w:r>
        <w:rPr>
          <w:rStyle w:val="FunctionTok"/>
        </w:rPr>
        <w:t>ggplot</w:t>
      </w:r>
      <w:r>
        <w:rPr>
          <w:rStyle w:val="NormalTok"/>
        </w:rPr>
        <w:t xml:space="preserve">(data_Lieu_de_residence, </w:t>
      </w:r>
      <w:r>
        <w:rPr>
          <w:rStyle w:val="FunctionTok"/>
        </w:rPr>
        <w:t>aes</w:t>
      </w:r>
      <w:r>
        <w:rPr>
          <w:rStyle w:val="NormalTok"/>
        </w:rPr>
        <w:t>(</w:t>
      </w:r>
      <w:r>
        <w:rPr>
          <w:rStyle w:val="AttributeTok"/>
        </w:rPr>
        <w:t>x =</w:t>
      </w:r>
      <w:r>
        <w:rPr>
          <w:rStyle w:val="NormalTok"/>
        </w:rPr>
        <w:t xml:space="preserve"> Lieu_de_residence, </w:t>
      </w:r>
      <w:r>
        <w:rPr>
          <w:rStyle w:val="AttributeTok"/>
        </w:rPr>
        <w:t>y =</w:t>
      </w:r>
      <w:r>
        <w:rPr>
          <w:rStyle w:val="NormalTok"/>
        </w:rPr>
        <w:t xml:space="preserve"> Percentage, </w:t>
      </w:r>
      <w:r>
        <w:rPr>
          <w:rStyle w:val="AttributeTok"/>
        </w:rPr>
        <w:t>fill =</w:t>
      </w:r>
      <w:r>
        <w:rPr>
          <w:rStyle w:val="NormalTok"/>
        </w:rPr>
        <w:t xml:space="preserve"> Somme_Importance_subjectif))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w:t>
      </w:r>
      <w:r>
        <w:rPr>
          <w:rStyle w:val="AttributeTok"/>
        </w:rPr>
        <w:t xml:space="preserve">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"Lieu de residence"</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"Somme_subjectif_lieu_de_residence_plot.png"</w:t>
      </w:r>
      <w:r>
        <w:rPr>
          <w:rStyle w:val="NormalTok"/>
        </w:rPr>
        <w:t xml:space="preserve">), </w:t>
      </w:r>
      <w:r>
        <w:rPr>
          <w:rStyle w:val="AttributeTok"/>
        </w:rPr>
        <w:t>plot =</w:t>
      </w:r>
      <w:r>
        <w:rPr>
          <w:rStyle w:val="NormalTok"/>
        </w:rPr>
        <w:t xml:space="preserve"> o3,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o3</w:t>
      </w:r>
    </w:p>
    <w:p w14:paraId="10A6A674" w14:textId="77777777" w:rsidR="00022B71" w:rsidRDefault="005B112A">
      <w:pPr>
        <w:pStyle w:val="Titre1Car"/>
      </w:pPr>
      <w:r>
        <w:rPr>
          <w:noProof/>
        </w:rPr>
        <w:drawing>
          <wp:inline distT="0" distB="0" distL="0" distR="0" wp14:anchorId="0E7F99A0" wp14:editId="5035546F">
            <wp:extent cx="4620126" cy="369610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C:/Users/HP/Desktop/Analyse_r-seaux-sociaux-et-transition-l-ge-adulte-Qu-bec/rapport/Rapport_files/figure-docx/unnamed-chunk-92-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644C69E9" w14:textId="77777777" w:rsidR="00022B71" w:rsidRDefault="005B112A">
      <w:pPr>
        <w:pStyle w:val="Titre4"/>
      </w:pPr>
      <w:bookmarkStart w:id="373" w:name="Xda2ee2b8d504778cc27bad8257ea11e6d19c89b"/>
      <w:bookmarkEnd w:id="372"/>
      <w:r>
        <w:t>Somme des marqueurs subjectifs selon l’utilisation des médias</w:t>
      </w:r>
    </w:p>
    <w:p w14:paraId="6287EB35" w14:textId="77777777" w:rsidR="00022B71" w:rsidRDefault="005B112A">
      <w:pPr>
        <w:pStyle w:val="En-ttedetabledesmatires"/>
      </w:pPr>
      <w:r>
        <w:rPr>
          <w:rStyle w:val="NormalTok"/>
        </w:rPr>
        <w:t>data_Comptes_medias_soci</w:t>
      </w:r>
      <w:r>
        <w:rPr>
          <w:rStyle w:val="NormalTok"/>
        </w:rPr>
        <w:t xml:space="preserve">aux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group_by</w:t>
      </w:r>
      <w:r>
        <w:rPr>
          <w:rStyle w:val="NormalTok"/>
        </w:rPr>
        <w:t xml:space="preserve">(Usage_MS, Somme_Importance_subjectif)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Définir l'ordre des niveaux pour la variable Somme_Importance</w:t>
      </w:r>
      <w:r>
        <w:br/>
      </w:r>
      <w:r>
        <w:rPr>
          <w:rStyle w:val="NormalTok"/>
        </w:rPr>
        <w:t xml:space="preserve">levels_importance </w:t>
      </w:r>
      <w:r>
        <w:rPr>
          <w:rStyle w:val="OtherTok"/>
        </w:rPr>
        <w:t>&lt;-</w:t>
      </w:r>
      <w:r>
        <w:rPr>
          <w:rStyle w:val="NormalTok"/>
        </w:rPr>
        <w:t xml:space="preserve"> </w:t>
      </w:r>
      <w:r>
        <w:rPr>
          <w:rStyle w:val="FunctionTok"/>
        </w:rPr>
        <w:t>c</w:t>
      </w:r>
      <w:r>
        <w:rPr>
          <w:rStyle w:val="NormalTok"/>
        </w:rPr>
        <w:t>(</w:t>
      </w:r>
      <w:r>
        <w:rPr>
          <w:rStyle w:val="StringTok"/>
        </w:rPr>
        <w:t>"0 oui (rien n’est important)"</w:t>
      </w:r>
      <w:r>
        <w:rPr>
          <w:rStyle w:val="NormalTok"/>
        </w:rPr>
        <w:t xml:space="preserve">, </w:t>
      </w:r>
      <w:r>
        <w:br/>
      </w:r>
      <w:r>
        <w:rPr>
          <w:rStyle w:val="NormalTok"/>
        </w:rPr>
        <w:t xml:space="preserve">                         </w:t>
      </w:r>
      <w:r>
        <w:rPr>
          <w:rStyle w:val="StringTok"/>
        </w:rPr>
        <w:t>"1 oui"</w:t>
      </w:r>
      <w:r>
        <w:rPr>
          <w:rStyle w:val="NormalTok"/>
        </w:rPr>
        <w:t xml:space="preserve">, </w:t>
      </w:r>
      <w:r>
        <w:br/>
      </w:r>
      <w:r>
        <w:rPr>
          <w:rStyle w:val="NormalTok"/>
        </w:rPr>
        <w:t xml:space="preserve">                         </w:t>
      </w:r>
      <w:r>
        <w:rPr>
          <w:rStyle w:val="StringTok"/>
        </w:rPr>
        <w:t>"2 oui"</w:t>
      </w:r>
      <w:r>
        <w:rPr>
          <w:rStyle w:val="NormalTok"/>
        </w:rPr>
        <w:t xml:space="preserve">, </w:t>
      </w:r>
      <w:r>
        <w:br/>
      </w:r>
      <w:r>
        <w:rPr>
          <w:rStyle w:val="NormalTok"/>
        </w:rPr>
        <w:t xml:space="preserve">                         </w:t>
      </w:r>
      <w:r>
        <w:rPr>
          <w:rStyle w:val="StringTok"/>
        </w:rPr>
        <w:t>"3 oui (tout est important)"</w:t>
      </w:r>
      <w:r>
        <w:rPr>
          <w:rStyle w:val="NormalTok"/>
        </w:rPr>
        <w:t>)</w:t>
      </w:r>
      <w:r>
        <w:br/>
      </w:r>
      <w:r>
        <w:rPr>
          <w:rStyle w:val="NormalTok"/>
        </w:rPr>
        <w:t>data_Compte</w:t>
      </w:r>
      <w:r>
        <w:rPr>
          <w:rStyle w:val="NormalTok"/>
        </w:rPr>
        <w:t>s_medias_sociaux</w:t>
      </w:r>
      <w:r>
        <w:rPr>
          <w:rStyle w:val="SpecialCharTok"/>
        </w:rPr>
        <w:t>$</w:t>
      </w:r>
      <w:r>
        <w:rPr>
          <w:rStyle w:val="NormalTok"/>
        </w:rPr>
        <w:t xml:space="preserve">Somme_Importance_subjectif </w:t>
      </w:r>
      <w:r>
        <w:rPr>
          <w:rStyle w:val="OtherTok"/>
        </w:rPr>
        <w:t>&lt;-</w:t>
      </w:r>
      <w:r>
        <w:rPr>
          <w:rStyle w:val="NormalTok"/>
        </w:rPr>
        <w:t xml:space="preserve"> </w:t>
      </w:r>
      <w:r>
        <w:rPr>
          <w:rStyle w:val="FunctionTok"/>
        </w:rPr>
        <w:t>factor</w:t>
      </w:r>
      <w:r>
        <w:rPr>
          <w:rStyle w:val="NormalTok"/>
        </w:rPr>
        <w:t>(data_Comptes_medias_sociaux</w:t>
      </w:r>
      <w:r>
        <w:rPr>
          <w:rStyle w:val="SpecialCharTok"/>
        </w:rPr>
        <w:t>$</w:t>
      </w:r>
      <w:r>
        <w:rPr>
          <w:rStyle w:val="NormalTok"/>
        </w:rPr>
        <w:t xml:space="preserve">Somme_Importance_subjectif, </w:t>
      </w:r>
      <w:r>
        <w:rPr>
          <w:rStyle w:val="AttributeTok"/>
        </w:rPr>
        <w:t>levels =</w:t>
      </w:r>
      <w:r>
        <w:rPr>
          <w:rStyle w:val="NormalTok"/>
        </w:rPr>
        <w:t xml:space="preserve"> levels_importance)</w:t>
      </w:r>
      <w:r>
        <w:br/>
      </w:r>
      <w:r>
        <w:br/>
      </w:r>
      <w:r>
        <w:rPr>
          <w:rStyle w:val="CommentTok"/>
        </w:rPr>
        <w:t># Création du graphique à barres empilées par groupe d'âge</w:t>
      </w:r>
      <w:r>
        <w:br/>
      </w:r>
      <w:r>
        <w:rPr>
          <w:rStyle w:val="NormalTok"/>
        </w:rPr>
        <w:t>o4</w:t>
      </w:r>
      <w:r>
        <w:rPr>
          <w:rStyle w:val="OtherTok"/>
        </w:rPr>
        <w:t>&lt;-</w:t>
      </w:r>
      <w:r>
        <w:rPr>
          <w:rStyle w:val="FunctionTok"/>
        </w:rPr>
        <w:t>ggplot</w:t>
      </w:r>
      <w:r>
        <w:rPr>
          <w:rStyle w:val="NormalTok"/>
        </w:rPr>
        <w:t xml:space="preserve">(data_Comptes_medias_sociaux, </w:t>
      </w:r>
      <w:r>
        <w:rPr>
          <w:rStyle w:val="FunctionTok"/>
        </w:rPr>
        <w:t>aes</w:t>
      </w:r>
      <w:r>
        <w:rPr>
          <w:rStyle w:val="NormalTok"/>
        </w:rPr>
        <w:t>(</w:t>
      </w:r>
      <w:r>
        <w:rPr>
          <w:rStyle w:val="AttributeTok"/>
        </w:rPr>
        <w:t>x =</w:t>
      </w:r>
      <w:r>
        <w:rPr>
          <w:rStyle w:val="NormalTok"/>
        </w:rPr>
        <w:t xml:space="preserve"> Usage_MS, </w:t>
      </w:r>
      <w:r>
        <w:rPr>
          <w:rStyle w:val="AttributeTok"/>
        </w:rPr>
        <w:t>y =</w:t>
      </w:r>
      <w:r>
        <w:rPr>
          <w:rStyle w:val="NormalTok"/>
        </w:rPr>
        <w:t xml:space="preserve"> Percentage, </w:t>
      </w:r>
      <w:r>
        <w:rPr>
          <w:rStyle w:val="AttributeTok"/>
        </w:rPr>
        <w:t>fill =</w:t>
      </w:r>
      <w:r>
        <w:rPr>
          <w:rStyle w:val="NormalTok"/>
        </w:rPr>
        <w:t xml:space="preserve"> Somme_Importance_subjectif))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"Usage_medias_sociaux"</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br/>
      </w:r>
      <w:r>
        <w:br/>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"marqueur_subjectif"</w:t>
      </w:r>
      <w:r>
        <w:rPr>
          <w:rStyle w:val="NormalTok"/>
        </w:rPr>
        <w:t xml:space="preserve">, </w:t>
      </w:r>
      <w:r>
        <w:rPr>
          <w:rStyle w:val="StringTok"/>
        </w:rPr>
        <w:t>"Somme_subjectif_utilisation_medias_plot.png"</w:t>
      </w:r>
      <w:r>
        <w:rPr>
          <w:rStyle w:val="NormalTok"/>
        </w:rPr>
        <w:t xml:space="preserve">), </w:t>
      </w:r>
      <w:r>
        <w:rPr>
          <w:rStyle w:val="AttributeTok"/>
        </w:rPr>
        <w:t>plot =</w:t>
      </w:r>
      <w:r>
        <w:rPr>
          <w:rStyle w:val="NormalTok"/>
        </w:rPr>
        <w:t xml:space="preserve"> o4,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NormalTok"/>
        </w:rPr>
        <w:t>o4</w:t>
      </w:r>
    </w:p>
    <w:p w14:paraId="135728BF" w14:textId="77777777" w:rsidR="00022B71" w:rsidRDefault="005B112A">
      <w:pPr>
        <w:pStyle w:val="Titre1Car"/>
      </w:pPr>
      <w:r>
        <w:rPr>
          <w:noProof/>
        </w:rPr>
        <w:drawing>
          <wp:inline distT="0" distB="0" distL="0" distR="0" wp14:anchorId="28F500D7" wp14:editId="5A2DFBC4">
            <wp:extent cx="4620126" cy="3696101"/>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C:/Users/HP/Desktop/Analyse_r-seaux-sociaux-et-transition-l-ge-adulte-Qu-bec/rapport/Rapport_files/figure-docx/unnamed-chunk-93-1.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11C2EEB9" w14:textId="77777777" w:rsidR="00022B71" w:rsidRDefault="005B112A">
      <w:pPr>
        <w:pStyle w:val="Titre3"/>
      </w:pPr>
      <w:bookmarkStart w:id="374" w:name="classification-subjectifs"/>
      <w:bookmarkStart w:id="375" w:name="_Toc209544904"/>
      <w:bookmarkEnd w:id="368"/>
      <w:bookmarkEnd w:id="373"/>
      <w:r>
        <w:t>Classification subjectifs</w:t>
      </w:r>
      <w:bookmarkEnd w:id="375"/>
    </w:p>
    <w:p w14:paraId="7E4CDFAF" w14:textId="77777777" w:rsidR="00022B71" w:rsidRDefault="005B112A">
      <w:pPr>
        <w:pStyle w:val="Titre4"/>
      </w:pPr>
      <w:bookmarkStart w:id="376" w:name="dindogramme-subjectifs"/>
      <w:r>
        <w:t>Dindogramme subjectifs</w:t>
      </w:r>
    </w:p>
    <w:p w14:paraId="662E2A6B" w14:textId="77777777" w:rsidR="00022B71" w:rsidRDefault="005B112A">
      <w:pPr>
        <w:pStyle w:val="En-ttedetabledesmatires"/>
      </w:pPr>
      <w:r>
        <w:rPr>
          <w:rStyle w:val="CommentTok"/>
        </w:rPr>
        <w:t># Chargement des bibliothèques nécessaires</w:t>
      </w:r>
      <w:r>
        <w:br/>
      </w:r>
      <w:r>
        <w:rPr>
          <w:rStyle w:val="FunctionTok"/>
        </w:rPr>
        <w:t>library</w:t>
      </w:r>
      <w:r>
        <w:rPr>
          <w:rStyle w:val="NormalTok"/>
        </w:rPr>
        <w:t>(dplyr)</w:t>
      </w:r>
      <w:r>
        <w:br/>
      </w:r>
      <w:r>
        <w:rPr>
          <w:rStyle w:val="FunctionTok"/>
        </w:rPr>
        <w:t>library</w:t>
      </w:r>
      <w:r>
        <w:rPr>
          <w:rStyle w:val="NormalTok"/>
        </w:rPr>
        <w:t>(dendextend)</w:t>
      </w:r>
      <w:r>
        <w:br/>
      </w:r>
      <w:r>
        <w:rPr>
          <w:rStyle w:val="FunctionTok"/>
        </w:rPr>
        <w:t>library</w:t>
      </w:r>
      <w:r>
        <w:rPr>
          <w:rStyle w:val="NormalTok"/>
        </w:rPr>
        <w:t>(ade4)</w:t>
      </w:r>
      <w:r>
        <w:br/>
      </w:r>
      <w:r>
        <w:rPr>
          <w:rStyle w:val="FunctionTok"/>
        </w:rPr>
        <w:t>library</w:t>
      </w:r>
      <w:r>
        <w:rPr>
          <w:rStyle w:val="NormalTok"/>
        </w:rPr>
        <w:t>(ggdendro)</w:t>
      </w:r>
      <w:r>
        <w:br/>
      </w:r>
      <w:r>
        <w:rPr>
          <w:rStyle w:val="FunctionTok"/>
        </w:rPr>
        <w:t>library</w:t>
      </w:r>
      <w:r>
        <w:rPr>
          <w:rStyle w:val="NormalTok"/>
        </w:rPr>
        <w:t>(fastcluster)</w:t>
      </w:r>
      <w:r>
        <w:br/>
      </w:r>
      <w:r>
        <w:rPr>
          <w:rStyle w:val="CommentTok"/>
        </w:rPr>
        <w:t>#library(devtools)</w:t>
      </w:r>
      <w:r>
        <w:br/>
      </w:r>
      <w:r>
        <w:rPr>
          <w:rStyle w:val="CommentTok"/>
        </w:rPr>
        <w:t>#install_github("larmarange/JLutils")</w:t>
      </w:r>
      <w:r>
        <w:br/>
      </w:r>
      <w:r>
        <w:rPr>
          <w:rStyle w:val="CommentTok"/>
        </w:rPr>
        <w:t>#library(JLutils)</w:t>
      </w:r>
      <w:r>
        <w:br/>
      </w:r>
      <w:r>
        <w:rPr>
          <w:rStyle w:val="CommentTok"/>
        </w:rPr>
        <w:t>#source(url("https://raw.githubusercontent.com/larmarange/JLutils/master/R/clustering.R"))</w:t>
      </w:r>
      <w:r>
        <w:br/>
      </w:r>
      <w:r>
        <w:br/>
      </w:r>
      <w:r>
        <w:br/>
      </w:r>
      <w:r>
        <w:rPr>
          <w:rStyle w:val="NormalTok"/>
        </w:rPr>
        <w:t>data_interest</w:t>
      </w:r>
      <w:r>
        <w:rPr>
          <w:rStyle w:val="OtherTok"/>
        </w:rPr>
        <w:t>&lt;-</w:t>
      </w:r>
      <w:r>
        <w:rPr>
          <w:rStyle w:val="DecValTok"/>
        </w:rPr>
        <w:t>0</w:t>
      </w:r>
      <w:r>
        <w:br/>
      </w:r>
      <w:r>
        <w:br/>
      </w:r>
      <w:r>
        <w:br/>
      </w:r>
      <w:r>
        <w:rPr>
          <w:rStyle w:val="CommentTok"/>
        </w:rPr>
        <w:t># Sélectionner les variables d'intérê</w:t>
      </w:r>
      <w:r>
        <w:rPr>
          <w:rStyle w:val="CommentTok"/>
        </w:rPr>
        <w:t>t et supprimer les lignes avec des valeurs manquantes</w:t>
      </w:r>
      <w:r>
        <w:br/>
      </w:r>
      <w:r>
        <w:rPr>
          <w:rStyle w:val="NormalTok"/>
        </w:rPr>
        <w:t xml:space="preserve">data_interest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(Somme_Importance_subjectif, sexe, gpe_age, Lieu_de_residence) </w:t>
      </w:r>
      <w:r>
        <w:rPr>
          <w:rStyle w:val="SpecialCharTok"/>
        </w:rPr>
        <w:t>%&gt;%</w:t>
      </w:r>
      <w:r>
        <w:br/>
      </w:r>
      <w:r>
        <w:rPr>
          <w:rStyle w:val="NormalTok"/>
        </w:rPr>
        <w:t xml:space="preserve">  </w:t>
      </w:r>
      <w:r>
        <w:rPr>
          <w:rStyle w:val="FunctionTok"/>
        </w:rPr>
        <w:t>na.omit</w:t>
      </w:r>
      <w:r>
        <w:rPr>
          <w:rStyle w:val="NormalTok"/>
        </w:rPr>
        <w:t>()</w:t>
      </w:r>
      <w:r>
        <w:br/>
      </w:r>
      <w:r>
        <w:br/>
      </w:r>
      <w:r>
        <w:rPr>
          <w:rStyle w:val="CommentTok"/>
        </w:rPr>
        <w:t># Convertir les variables en facteurs</w:t>
      </w:r>
      <w:r>
        <w:br/>
      </w:r>
      <w:r>
        <w:rPr>
          <w:rStyle w:val="NormalTok"/>
        </w:rPr>
        <w:t xml:space="preserve">data_interest </w:t>
      </w:r>
      <w:r>
        <w:rPr>
          <w:rStyle w:val="OtherTok"/>
        </w:rPr>
        <w:t>&lt;-</w:t>
      </w:r>
      <w:r>
        <w:rPr>
          <w:rStyle w:val="NormalTok"/>
        </w:rPr>
        <w:t xml:space="preserve"> data_interest </w:t>
      </w:r>
      <w:r>
        <w:rPr>
          <w:rStyle w:val="SpecialCharTok"/>
        </w:rPr>
        <w:t>%&gt;</w:t>
      </w:r>
      <w:r>
        <w:rPr>
          <w:rStyle w:val="SpecialCharTok"/>
        </w:rPr>
        <w: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as.factor))</w:t>
      </w:r>
      <w:r>
        <w:br/>
      </w:r>
      <w:r>
        <w:br/>
      </w:r>
      <w:r>
        <w:rPr>
          <w:rStyle w:val="CommentTok"/>
        </w:rPr>
        <w:t># Supprimer les niveaux de facteurs sans occurrences</w:t>
      </w:r>
      <w:r>
        <w:br/>
      </w:r>
      <w:r>
        <w:rPr>
          <w:rStyle w:val="NormalTok"/>
        </w:rPr>
        <w:t xml:space="preserve">data_interest </w:t>
      </w:r>
      <w:r>
        <w:rPr>
          <w:rStyle w:val="OtherTok"/>
        </w:rPr>
        <w:t>&lt;-</w:t>
      </w:r>
      <w:r>
        <w:rPr>
          <w:rStyle w:val="NormalTok"/>
        </w:rPr>
        <w:t xml:space="preserve"> data_interest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fct_drop</w:t>
      </w:r>
      <w:r>
        <w:rPr>
          <w:rStyle w:val="NormalTok"/>
        </w:rPr>
        <w:t>(.)))</w:t>
      </w:r>
      <w:r>
        <w:br/>
      </w:r>
      <w:r>
        <w:br/>
      </w:r>
      <w:r>
        <w:rPr>
          <w:rStyle w:val="CommentTok"/>
        </w:rPr>
        <w:t># Vérifier la distribution des catégories pour chaque variable</w:t>
      </w:r>
      <w:r>
        <w:br/>
      </w:r>
      <w:r>
        <w:rPr>
          <w:rStyle w:val="FunctionTok"/>
        </w:rPr>
        <w:t>summary</w:t>
      </w:r>
      <w:r>
        <w:rPr>
          <w:rStyle w:val="NormalTok"/>
        </w:rPr>
        <w:t>(data_interest)</w:t>
      </w:r>
    </w:p>
    <w:p w14:paraId="141E2FCD" w14:textId="77777777" w:rsidR="00022B71" w:rsidRDefault="005B112A">
      <w:pPr>
        <w:pStyle w:val="En-ttedetabledesmatires"/>
      </w:pPr>
      <w:r>
        <w:rPr>
          <w:rStyle w:val="VerbatimChar"/>
        </w:rPr>
        <w:t xml:space="preserve">##                 Somme_Importance_subjectif    sexe    </w:t>
      </w:r>
      <w:r>
        <w:br/>
      </w:r>
      <w:r>
        <w:rPr>
          <w:rStyle w:val="VerbatimChar"/>
        </w:rPr>
        <w:t xml:space="preserve">##  0 oui (rien n’est important):  6          Femme:423  </w:t>
      </w:r>
      <w:r>
        <w:br/>
      </w:r>
      <w:r>
        <w:rPr>
          <w:rStyle w:val="VerbatimChar"/>
        </w:rPr>
        <w:t>##  1 oui                       : 21          Homme:30</w:t>
      </w:r>
      <w:r>
        <w:rPr>
          <w:rStyle w:val="VerbatimChar"/>
        </w:rPr>
        <w:t xml:space="preserve">0  </w:t>
      </w:r>
      <w:r>
        <w:br/>
      </w:r>
      <w:r>
        <w:rPr>
          <w:rStyle w:val="VerbatimChar"/>
        </w:rPr>
        <w:t xml:space="preserve">##  2 oui                       : 37                     </w:t>
      </w:r>
      <w:r>
        <w:br/>
      </w:r>
      <w:r>
        <w:rPr>
          <w:rStyle w:val="VerbatimChar"/>
        </w:rPr>
        <w:t xml:space="preserve">##  3 oui (tout est important)  :659                     </w:t>
      </w:r>
      <w:r>
        <w:br/>
      </w:r>
      <w:r>
        <w:rPr>
          <w:rStyle w:val="VerbatimChar"/>
        </w:rPr>
        <w:t>##       gpe_age             Lieu_de_residence</w:t>
      </w:r>
      <w:r>
        <w:br/>
      </w:r>
      <w:r>
        <w:rPr>
          <w:rStyle w:val="VerbatimChar"/>
        </w:rPr>
        <w:t xml:space="preserve">##  18-24 ans:340   Ailleurs au Quebec:297    </w:t>
      </w:r>
      <w:r>
        <w:br/>
      </w:r>
      <w:r>
        <w:rPr>
          <w:rStyle w:val="VerbatimChar"/>
        </w:rPr>
        <w:t>##  25-34 ans:383   Grand Motreal     :426</w:t>
      </w:r>
      <w:r>
        <w:rPr>
          <w:rStyle w:val="VerbatimChar"/>
        </w:rPr>
        <w:t xml:space="preserve">    </w:t>
      </w:r>
      <w:r>
        <w:br/>
      </w:r>
      <w:r>
        <w:rPr>
          <w:rStyle w:val="VerbatimChar"/>
        </w:rPr>
        <w:t xml:space="preserve">##                                            </w:t>
      </w:r>
      <w:r>
        <w:br/>
      </w:r>
      <w:r>
        <w:rPr>
          <w:rStyle w:val="VerbatimChar"/>
        </w:rPr>
        <w:t xml:space="preserve">## </w:t>
      </w:r>
    </w:p>
    <w:p w14:paraId="651C98A6" w14:textId="77777777" w:rsidR="00022B71" w:rsidRDefault="005B112A">
      <w:pPr>
        <w:pStyle w:val="En-ttedetabledesmatires"/>
      </w:pPr>
      <w:r>
        <w:rPr>
          <w:rStyle w:val="CommentTok"/>
        </w:rPr>
        <w:t># Effectuer l'ACM</w:t>
      </w:r>
      <w:r>
        <w:br/>
      </w:r>
      <w:r>
        <w:rPr>
          <w:rStyle w:val="NormalTok"/>
        </w:rPr>
        <w:t xml:space="preserve">acm </w:t>
      </w:r>
      <w:r>
        <w:rPr>
          <w:rStyle w:val="OtherTok"/>
        </w:rPr>
        <w:t>&lt;-</w:t>
      </w:r>
      <w:r>
        <w:rPr>
          <w:rStyle w:val="NormalTok"/>
        </w:rPr>
        <w:t xml:space="preserve"> </w:t>
      </w:r>
      <w:r>
        <w:rPr>
          <w:rStyle w:val="FunctionTok"/>
        </w:rPr>
        <w:t>dudi.acm</w:t>
      </w:r>
      <w:r>
        <w:rPr>
          <w:rStyle w:val="NormalTok"/>
        </w:rPr>
        <w:t xml:space="preserve">(data_interest, </w:t>
      </w:r>
      <w:r>
        <w:rPr>
          <w:rStyle w:val="AttributeTok"/>
        </w:rPr>
        <w:t>scannf =</w:t>
      </w:r>
      <w:r>
        <w:rPr>
          <w:rStyle w:val="NormalTok"/>
        </w:rPr>
        <w:t xml:space="preserve"> </w:t>
      </w:r>
      <w:r>
        <w:rPr>
          <w:rStyle w:val="ConstantTok"/>
        </w:rPr>
        <w:t>FALSE</w:t>
      </w:r>
      <w:r>
        <w:rPr>
          <w:rStyle w:val="NormalTok"/>
        </w:rPr>
        <w:t xml:space="preserve">, </w:t>
      </w:r>
      <w:r>
        <w:rPr>
          <w:rStyle w:val="AttributeTok"/>
        </w:rPr>
        <w:t>nf =</w:t>
      </w:r>
      <w:r>
        <w:rPr>
          <w:rStyle w:val="NormalTok"/>
        </w:rPr>
        <w:t xml:space="preserve"> </w:t>
      </w:r>
      <w:r>
        <w:rPr>
          <w:rStyle w:val="DecValTok"/>
        </w:rPr>
        <w:t>5</w:t>
      </w:r>
      <w:r>
        <w:rPr>
          <w:rStyle w:val="NormalTok"/>
        </w:rPr>
        <w:t>)</w:t>
      </w:r>
      <w:r>
        <w:br/>
      </w:r>
      <w:r>
        <w:br/>
      </w:r>
      <w:r>
        <w:rPr>
          <w:rStyle w:val="CommentTok"/>
        </w:rPr>
        <w:t># Calculer la matrice de distance</w:t>
      </w:r>
      <w:r>
        <w:br/>
      </w:r>
      <w:r>
        <w:rPr>
          <w:rStyle w:val="NormalTok"/>
        </w:rPr>
        <w:t xml:space="preserve">md </w:t>
      </w:r>
      <w:r>
        <w:rPr>
          <w:rStyle w:val="OtherTok"/>
        </w:rPr>
        <w:t>&lt;-</w:t>
      </w:r>
      <w:r>
        <w:rPr>
          <w:rStyle w:val="NormalTok"/>
        </w:rPr>
        <w:t xml:space="preserve"> </w:t>
      </w:r>
      <w:r>
        <w:rPr>
          <w:rStyle w:val="FunctionTok"/>
        </w:rPr>
        <w:t>dist.dudi</w:t>
      </w:r>
      <w:r>
        <w:rPr>
          <w:rStyle w:val="NormalTok"/>
        </w:rPr>
        <w:t>(acm)</w:t>
      </w:r>
      <w:r>
        <w:br/>
      </w:r>
      <w:r>
        <w:br/>
      </w:r>
      <w:r>
        <w:rPr>
          <w:rStyle w:val="CommentTok"/>
        </w:rPr>
        <w:t># Construire le dendrogramme en utilisant la méthode de Ward</w:t>
      </w:r>
      <w:r>
        <w:br/>
      </w:r>
      <w:r>
        <w:rPr>
          <w:rStyle w:val="NormalTok"/>
        </w:rPr>
        <w:t xml:space="preserve">arbre </w:t>
      </w:r>
      <w:r>
        <w:rPr>
          <w:rStyle w:val="OtherTok"/>
        </w:rPr>
        <w:t>&lt;-</w:t>
      </w:r>
      <w:r>
        <w:rPr>
          <w:rStyle w:val="NormalTok"/>
        </w:rPr>
        <w:t xml:space="preserve"> </w:t>
      </w:r>
      <w:r>
        <w:rPr>
          <w:rStyle w:val="FunctionTok"/>
        </w:rPr>
        <w:t>hclust</w:t>
      </w:r>
      <w:r>
        <w:rPr>
          <w:rStyle w:val="NormalTok"/>
        </w:rPr>
        <w:t xml:space="preserve">(md, </w:t>
      </w:r>
      <w:r>
        <w:rPr>
          <w:rStyle w:val="AttributeTok"/>
        </w:rPr>
        <w:t>method =</w:t>
      </w:r>
      <w:r>
        <w:rPr>
          <w:rStyle w:val="NormalTok"/>
        </w:rPr>
        <w:t xml:space="preserve"> </w:t>
      </w:r>
      <w:r>
        <w:rPr>
          <w:rStyle w:val="StringTok"/>
        </w:rPr>
        <w:t>"ward.D2"</w:t>
      </w:r>
      <w:r>
        <w:rPr>
          <w:rStyle w:val="NormalTok"/>
        </w:rPr>
        <w:t>)</w:t>
      </w:r>
    </w:p>
    <w:p w14:paraId="1518F598" w14:textId="77777777" w:rsidR="00022B71" w:rsidRDefault="005B112A">
      <w:pPr>
        <w:pStyle w:val="En-ttedetabledesmatires"/>
      </w:pPr>
      <w:r>
        <w:rPr>
          <w:rStyle w:val="CommentTok"/>
        </w:rPr>
        <w:t>#meilleure partition entre 3 et 20 classes.</w:t>
      </w:r>
      <w:r>
        <w:br/>
      </w:r>
      <w:r>
        <w:rPr>
          <w:rStyle w:val="FunctionTok"/>
        </w:rPr>
        <w:t>best.cutree</w:t>
      </w:r>
      <w:r>
        <w:rPr>
          <w:rStyle w:val="NormalTok"/>
        </w:rPr>
        <w:t>(arbre)</w:t>
      </w:r>
    </w:p>
    <w:p w14:paraId="79928129" w14:textId="77777777" w:rsidR="00022B71" w:rsidRDefault="005B112A">
      <w:pPr>
        <w:pStyle w:val="En-ttedetabledesmatires"/>
      </w:pPr>
      <w:r>
        <w:rPr>
          <w:rStyle w:val="VerbatimChar"/>
        </w:rPr>
        <w:t>## [1] 10</w:t>
      </w:r>
    </w:p>
    <w:p w14:paraId="047203E6" w14:textId="77777777" w:rsidR="00022B71" w:rsidRDefault="005B112A">
      <w:pPr>
        <w:pStyle w:val="Titre4"/>
      </w:pPr>
      <w:bookmarkStart w:id="377" w:name="arbre"/>
      <w:bookmarkEnd w:id="376"/>
      <w:r>
        <w:t>Arbre</w:t>
      </w:r>
    </w:p>
    <w:p w14:paraId="250C47BA" w14:textId="77777777" w:rsidR="00022B71" w:rsidRDefault="005B112A">
      <w:pPr>
        <w:pStyle w:val="En-ttedetabledesmatires"/>
      </w:pPr>
      <w:r>
        <w:rPr>
          <w:rStyle w:val="FunctionTok"/>
        </w:rPr>
        <w:t>ggdendrogram</w:t>
      </w:r>
      <w:r>
        <w:rPr>
          <w:rStyle w:val="NormalTok"/>
        </w:rPr>
        <w:t xml:space="preserve">(arbre, </w:t>
      </w:r>
      <w:r>
        <w:rPr>
          <w:rStyle w:val="AttributeTok"/>
        </w:rPr>
        <w:t>labels =</w:t>
      </w:r>
      <w:r>
        <w:rPr>
          <w:rStyle w:val="NormalTok"/>
        </w:rPr>
        <w:t xml:space="preserve"> </w:t>
      </w:r>
      <w:r>
        <w:rPr>
          <w:rStyle w:val="ConstantTok"/>
        </w:rPr>
        <w:t>FALSE</w:t>
      </w:r>
      <w:r>
        <w:rPr>
          <w:rStyle w:val="NormalTok"/>
        </w:rPr>
        <w:t>)</w:t>
      </w:r>
    </w:p>
    <w:p w14:paraId="632874BF" w14:textId="77777777" w:rsidR="00022B71" w:rsidRDefault="005B112A">
      <w:pPr>
        <w:pStyle w:val="Titre1Car"/>
      </w:pPr>
      <w:r>
        <w:rPr>
          <w:noProof/>
        </w:rPr>
        <w:drawing>
          <wp:inline distT="0" distB="0" distL="0" distR="0" wp14:anchorId="312068DE" wp14:editId="4363DE3F">
            <wp:extent cx="4620126" cy="3696101"/>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C:/Users/HP/Desktop/Analyse_r-seaux-sociaux-et-transition-l-ge-adulte-Qu-bec/rapport/Rapport_files/figure-docx/unnamed-chunk-96-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2213BCD9" w14:textId="77777777" w:rsidR="00022B71" w:rsidRDefault="005B112A">
      <w:pPr>
        <w:pStyle w:val="En-ttedetabledesmatires"/>
      </w:pPr>
      <w:r>
        <w:rPr>
          <w:rStyle w:val="CommentTok"/>
        </w:rPr>
        <w:t># Coloration des branches en fonction des clusters</w:t>
      </w:r>
      <w:r>
        <w:br/>
      </w:r>
      <w:r>
        <w:rPr>
          <w:rStyle w:val="FunctionTok"/>
        </w:rPr>
        <w:t>library</w:t>
      </w:r>
      <w:r>
        <w:rPr>
          <w:rStyle w:val="NormalTok"/>
        </w:rPr>
        <w:t>(ggplot2)</w:t>
      </w:r>
      <w:r>
        <w:br/>
      </w:r>
      <w:r>
        <w:rPr>
          <w:rStyle w:val="FunctionTok"/>
        </w:rPr>
        <w:t>ggplot</w:t>
      </w:r>
      <w:r>
        <w:rPr>
          <w:rStyle w:val="NormalTok"/>
        </w:rPr>
        <w:t>(</w:t>
      </w:r>
      <w:r>
        <w:rPr>
          <w:rStyle w:val="FunctionTok"/>
        </w:rPr>
        <w:t>color_branches</w:t>
      </w:r>
      <w:r>
        <w:rPr>
          <w:rStyle w:val="NormalTok"/>
        </w:rPr>
        <w:t xml:space="preserve">(arbre, </w:t>
      </w:r>
      <w:r>
        <w:rPr>
          <w:rStyle w:val="AttributeTok"/>
        </w:rPr>
        <w:t>k =</w:t>
      </w:r>
      <w:r>
        <w:rPr>
          <w:rStyle w:val="NormalTok"/>
        </w:rPr>
        <w:t xml:space="preserve"> </w:t>
      </w:r>
      <w:r>
        <w:rPr>
          <w:rStyle w:val="DecValTok"/>
        </w:rPr>
        <w:t>10</w:t>
      </w:r>
      <w:r>
        <w:rPr>
          <w:rStyle w:val="NormalTok"/>
        </w:rPr>
        <w:t xml:space="preserve">), </w:t>
      </w:r>
      <w:r>
        <w:rPr>
          <w:rStyle w:val="AttributeTok"/>
        </w:rPr>
        <w:t>labels =</w:t>
      </w:r>
      <w:r>
        <w:rPr>
          <w:rStyle w:val="NormalTok"/>
        </w:rPr>
        <w:t xml:space="preserve"> </w:t>
      </w:r>
      <w:r>
        <w:rPr>
          <w:rStyle w:val="ConstantTok"/>
        </w:rPr>
        <w:t>FALSE</w:t>
      </w:r>
      <w:r>
        <w:rPr>
          <w:rStyle w:val="NormalTok"/>
        </w:rPr>
        <w:t>)</w:t>
      </w:r>
    </w:p>
    <w:p w14:paraId="6A40952A" w14:textId="77777777" w:rsidR="00022B71" w:rsidRDefault="005B112A">
      <w:pPr>
        <w:pStyle w:val="Titre1Car"/>
      </w:pPr>
      <w:r>
        <w:rPr>
          <w:noProof/>
        </w:rPr>
        <w:drawing>
          <wp:inline distT="0" distB="0" distL="0" distR="0" wp14:anchorId="6951E94E" wp14:editId="06704E0D">
            <wp:extent cx="4620126" cy="3696101"/>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C:/Users/HP/Desktop/Analyse_r-seaux-sociaux-et-transition-l-ge-adulte-Qu-bec/rapport/Rapport_files/figure-docx/unnamed-chunk-97-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4AA75F46" w14:textId="77777777" w:rsidR="00022B71" w:rsidRDefault="005B112A">
      <w:pPr>
        <w:pStyle w:val="Titre4"/>
      </w:pPr>
      <w:bookmarkStart w:id="378" w:name="typologie-1"/>
      <w:bookmarkEnd w:id="377"/>
      <w:r>
        <w:t>Typologie</w:t>
      </w:r>
    </w:p>
    <w:p w14:paraId="11FED34E" w14:textId="77777777" w:rsidR="00022B71" w:rsidRDefault="005B112A">
      <w:pPr>
        <w:pStyle w:val="En-ttedetabledesmatires"/>
      </w:pPr>
      <w:r>
        <w:rPr>
          <w:rStyle w:val="NormalTok"/>
        </w:rPr>
        <w:t xml:space="preserve">typo </w:t>
      </w:r>
      <w:r>
        <w:rPr>
          <w:rStyle w:val="OtherTok"/>
        </w:rPr>
        <w:t>&lt;-</w:t>
      </w:r>
      <w:r>
        <w:rPr>
          <w:rStyle w:val="NormalTok"/>
        </w:rPr>
        <w:t xml:space="preserve"> </w:t>
      </w:r>
      <w:r>
        <w:rPr>
          <w:rStyle w:val="FunctionTok"/>
        </w:rPr>
        <w:t>cutree</w:t>
      </w:r>
      <w:r>
        <w:rPr>
          <w:rStyle w:val="NormalTok"/>
        </w:rPr>
        <w:t xml:space="preserve">(arbre, </w:t>
      </w:r>
      <w:r>
        <w:rPr>
          <w:rStyle w:val="DecValTok"/>
        </w:rPr>
        <w:t>10</w:t>
      </w:r>
      <w:r>
        <w:rPr>
          <w:rStyle w:val="NormalTok"/>
        </w:rPr>
        <w:t>)</w:t>
      </w:r>
      <w:r>
        <w:br/>
      </w:r>
      <w:r>
        <w:rPr>
          <w:rStyle w:val="FunctionTok"/>
        </w:rPr>
        <w:t>freq</w:t>
      </w:r>
      <w:r>
        <w:rPr>
          <w:rStyle w:val="NormalTok"/>
        </w:rPr>
        <w:t>(typo)</w:t>
      </w:r>
    </w:p>
    <w:p w14:paraId="77FD06C3" w14:textId="77777777" w:rsidR="00022B71" w:rsidRDefault="005B112A">
      <w:pPr>
        <w:pStyle w:val="En-ttedetabledesmatires"/>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Freq   % Valid   % Valid Cum.   % Total   % Total Cum.</w:t>
      </w:r>
      <w:r>
        <w:br/>
      </w:r>
      <w:r>
        <w:rPr>
          <w:rStyle w:val="VerbatimChar"/>
        </w:rPr>
        <w:t>## ----------- ------ --------- -------------- --------- ---------</w:t>
      </w:r>
      <w:r>
        <w:rPr>
          <w:rStyle w:val="VerbatimChar"/>
        </w:rPr>
        <w:t>-----</w:t>
      </w:r>
      <w:r>
        <w:br/>
      </w:r>
      <w:r>
        <w:rPr>
          <w:rStyle w:val="VerbatimChar"/>
        </w:rPr>
        <w:t>##           1    109     15.08          15.08     15.08          15.08</w:t>
      </w:r>
      <w:r>
        <w:br/>
      </w:r>
      <w:r>
        <w:rPr>
          <w:rStyle w:val="VerbatimChar"/>
        </w:rPr>
        <w:t>##           2     78     10.79          25.86     10.79          25.86</w:t>
      </w:r>
      <w:r>
        <w:br/>
      </w:r>
      <w:r>
        <w:rPr>
          <w:rStyle w:val="VerbatimChar"/>
        </w:rPr>
        <w:t>##           3    120     16.60          42.46     16.60          42.46</w:t>
      </w:r>
      <w:r>
        <w:br/>
      </w:r>
      <w:r>
        <w:rPr>
          <w:rStyle w:val="VerbatimChar"/>
        </w:rPr>
        <w:t xml:space="preserve">##           4    130     17.98   </w:t>
      </w:r>
      <w:r>
        <w:rPr>
          <w:rStyle w:val="VerbatimChar"/>
        </w:rPr>
        <w:t xml:space="preserve">       60.44     17.98          60.44</w:t>
      </w:r>
      <w:r>
        <w:br/>
      </w:r>
      <w:r>
        <w:rPr>
          <w:rStyle w:val="VerbatimChar"/>
        </w:rPr>
        <w:t>##           5      6      0.83          61.27      0.83          61.27</w:t>
      </w:r>
      <w:r>
        <w:br/>
      </w:r>
      <w:r>
        <w:rPr>
          <w:rStyle w:val="VerbatimChar"/>
        </w:rPr>
        <w:t>##           6     70      9.68          70.95      9.68          70.95</w:t>
      </w:r>
      <w:r>
        <w:br/>
      </w:r>
      <w:r>
        <w:rPr>
          <w:rStyle w:val="VerbatimChar"/>
        </w:rPr>
        <w:t>##           7     85     11.76          82.71     11.76          82.71</w:t>
      </w:r>
      <w:r>
        <w:br/>
      </w:r>
      <w:r>
        <w:rPr>
          <w:rStyle w:val="VerbatimChar"/>
        </w:rPr>
        <w:t>##</w:t>
      </w:r>
      <w:r>
        <w:rPr>
          <w:rStyle w:val="VerbatimChar"/>
        </w:rPr>
        <w:t xml:space="preserve">           8     37      5.12          87.83      5.12          87.83</w:t>
      </w:r>
      <w:r>
        <w:br/>
      </w:r>
      <w:r>
        <w:rPr>
          <w:rStyle w:val="VerbatimChar"/>
        </w:rPr>
        <w:t>##           9     21      2.90          90.73      2.90          90.73</w:t>
      </w:r>
      <w:r>
        <w:br/>
      </w:r>
      <w:r>
        <w:rPr>
          <w:rStyle w:val="VerbatimChar"/>
        </w:rPr>
        <w:t>##          10     67      9.27         100.00      9.27         100.00</w:t>
      </w:r>
      <w:r>
        <w:br/>
      </w:r>
      <w:r>
        <w:rPr>
          <w:rStyle w:val="VerbatimChar"/>
        </w:rPr>
        <w:t xml:space="preserve">##        &lt;NA&gt;      0                     </w:t>
      </w:r>
      <w:r>
        <w:rPr>
          <w:rStyle w:val="VerbatimChar"/>
        </w:rPr>
        <w:t xml:space="preserve">          0.00         100.00</w:t>
      </w:r>
      <w:r>
        <w:br/>
      </w:r>
      <w:r>
        <w:rPr>
          <w:rStyle w:val="VerbatimChar"/>
        </w:rPr>
        <w:t>##       Total    723    100.00         100.00    100.00         100.00</w:t>
      </w:r>
    </w:p>
    <w:p w14:paraId="40F96638" w14:textId="77777777" w:rsidR="00022B71" w:rsidRDefault="005B112A">
      <w:pPr>
        <w:pStyle w:val="En-ttedetabledesmatires"/>
      </w:pPr>
      <w:r>
        <w:rPr>
          <w:rStyle w:val="NormalTok"/>
        </w:rPr>
        <w:t>data_interest</w:t>
      </w:r>
      <w:r>
        <w:rPr>
          <w:rStyle w:val="SpecialCharTok"/>
        </w:rPr>
        <w:t>$</w:t>
      </w:r>
      <w:r>
        <w:rPr>
          <w:rStyle w:val="NormalTok"/>
        </w:rPr>
        <w:t>typo</w:t>
      </w:r>
      <w:r>
        <w:rPr>
          <w:rStyle w:val="OtherTok"/>
        </w:rPr>
        <w:t>&lt;-</w:t>
      </w:r>
      <w:r>
        <w:rPr>
          <w:rStyle w:val="NormalTok"/>
        </w:rPr>
        <w:t xml:space="preserve"> </w:t>
      </w:r>
      <w:r>
        <w:rPr>
          <w:rStyle w:val="FunctionTok"/>
        </w:rPr>
        <w:t>cutree</w:t>
      </w:r>
      <w:r>
        <w:rPr>
          <w:rStyle w:val="NormalTok"/>
        </w:rPr>
        <w:t>(arbre,</w:t>
      </w:r>
      <w:r>
        <w:rPr>
          <w:rStyle w:val="DecValTok"/>
        </w:rPr>
        <w:t>10</w:t>
      </w:r>
      <w:r>
        <w:rPr>
          <w:rStyle w:val="NormalTok"/>
        </w:rPr>
        <w:t>)</w:t>
      </w:r>
    </w:p>
    <w:p w14:paraId="3AD34417" w14:textId="77777777" w:rsidR="00022B71" w:rsidRDefault="005B112A">
      <w:pPr>
        <w:pStyle w:val="En-ttedetabledesmatires"/>
      </w:pPr>
      <w:r>
        <w:rPr>
          <w:rStyle w:val="NormalTok"/>
        </w:rPr>
        <w:t xml:space="preserve">data_interest </w:t>
      </w:r>
      <w:r>
        <w:rPr>
          <w:rStyle w:val="SpecialCharTok"/>
        </w:rPr>
        <w:t>%&gt;%</w:t>
      </w:r>
      <w:r>
        <w:br/>
      </w:r>
      <w:r>
        <w:rPr>
          <w:rStyle w:val="NormalTok"/>
        </w:rPr>
        <w:t xml:space="preserve">  </w:t>
      </w:r>
      <w:r>
        <w:rPr>
          <w:rStyle w:val="FunctionTok"/>
        </w:rPr>
        <w:t>tbl_summary</w:t>
      </w:r>
      <w:r>
        <w:rPr>
          <w:rStyle w:val="NormalTok"/>
        </w:rPr>
        <w:t>(</w:t>
      </w:r>
      <w:r>
        <w:rPr>
          <w:rStyle w:val="AttributeTok"/>
        </w:rPr>
        <w:t>by =</w:t>
      </w:r>
      <w:r>
        <w:rPr>
          <w:rStyle w:val="NormalTok"/>
        </w:rPr>
        <w:t xml:space="preserve"> typo)</w:t>
      </w:r>
    </w:p>
    <w:tbl>
      <w:tblPr>
        <w:tblStyle w:val="Table"/>
        <w:tblW w:w="0" w:type="auto"/>
        <w:jc w:val="center"/>
        <w:tblCellMar>
          <w:left w:w="60" w:type="dxa"/>
          <w:right w:w="60" w:type="dxa"/>
        </w:tblCellMar>
        <w:tblLook w:val="0000" w:firstRow="0" w:lastRow="0" w:firstColumn="0" w:lastColumn="0" w:noHBand="0" w:noVBand="0"/>
      </w:tblPr>
      <w:tblGrid>
        <w:gridCol w:w="2556"/>
        <w:gridCol w:w="685"/>
        <w:gridCol w:w="685"/>
        <w:gridCol w:w="685"/>
        <w:gridCol w:w="685"/>
        <w:gridCol w:w="685"/>
        <w:gridCol w:w="685"/>
        <w:gridCol w:w="685"/>
        <w:gridCol w:w="685"/>
        <w:gridCol w:w="685"/>
        <w:gridCol w:w="685"/>
      </w:tblGrid>
      <w:tr w:rsidR="00022B71" w14:paraId="4013D32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55E806B6" w14:textId="77777777" w:rsidR="00022B71" w:rsidRDefault="005B112A">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41566496" w14:textId="77777777" w:rsidR="00022B71" w:rsidRDefault="005B112A">
            <w:pPr>
              <w:keepNext/>
              <w:spacing w:after="60"/>
              <w:jc w:val="center"/>
            </w:pPr>
            <w:r>
              <w:rPr>
                <w:rFonts w:ascii="Calibri" w:hAnsi="Calibri"/>
                <w:b/>
                <w:sz w:val="20"/>
              </w:rPr>
              <w:t>1</w:t>
            </w:r>
            <w:r>
              <w:rPr>
                <w:rFonts w:ascii="Calibri" w:hAnsi="Calibri"/>
                <w:sz w:val="20"/>
              </w:rPr>
              <w:t xml:space="preserve"> N = 109</w:t>
            </w:r>
            <w:r>
              <w:rPr>
                <w:rFonts w:ascii="Calibri" w:hAnsi="Calibri"/>
                <w:i/>
                <w:sz w:val="20"/>
                <w:vertAlign w:val="superscript"/>
              </w:rPr>
              <w:t>1</w:t>
            </w:r>
          </w:p>
        </w:tc>
        <w:tc>
          <w:tcPr>
            <w:tcW w:w="0" w:type="auto"/>
            <w:tcBorders>
              <w:top w:val="single" w:sz="16" w:space="0" w:color="D3D3D3"/>
              <w:bottom w:val="single" w:sz="16" w:space="0" w:color="D3D3D3"/>
            </w:tcBorders>
          </w:tcPr>
          <w:p w14:paraId="2A5D9A9F" w14:textId="77777777" w:rsidR="00022B71" w:rsidRDefault="005B112A">
            <w:pPr>
              <w:keepNext/>
              <w:spacing w:after="60"/>
              <w:jc w:val="center"/>
            </w:pPr>
            <w:r>
              <w:rPr>
                <w:rFonts w:ascii="Calibri" w:hAnsi="Calibri"/>
                <w:b/>
                <w:sz w:val="20"/>
              </w:rPr>
              <w:t>2</w:t>
            </w:r>
            <w:r>
              <w:rPr>
                <w:rFonts w:ascii="Calibri" w:hAnsi="Calibri"/>
                <w:sz w:val="20"/>
              </w:rPr>
              <w:t xml:space="preserve"> N = 78</w:t>
            </w:r>
            <w:r>
              <w:rPr>
                <w:rFonts w:ascii="Calibri" w:hAnsi="Calibri"/>
                <w:i/>
                <w:sz w:val="20"/>
                <w:vertAlign w:val="superscript"/>
              </w:rPr>
              <w:t>1</w:t>
            </w:r>
          </w:p>
        </w:tc>
        <w:tc>
          <w:tcPr>
            <w:tcW w:w="0" w:type="auto"/>
            <w:tcBorders>
              <w:top w:val="single" w:sz="16" w:space="0" w:color="D3D3D3"/>
              <w:bottom w:val="single" w:sz="16" w:space="0" w:color="D3D3D3"/>
            </w:tcBorders>
          </w:tcPr>
          <w:p w14:paraId="64018E37" w14:textId="77777777" w:rsidR="00022B71" w:rsidRDefault="005B112A">
            <w:pPr>
              <w:keepNext/>
              <w:spacing w:after="60"/>
              <w:jc w:val="center"/>
            </w:pPr>
            <w:r>
              <w:rPr>
                <w:rFonts w:ascii="Calibri" w:hAnsi="Calibri"/>
                <w:b/>
                <w:sz w:val="20"/>
              </w:rPr>
              <w:t>3</w:t>
            </w:r>
            <w:r>
              <w:rPr>
                <w:rFonts w:ascii="Calibri" w:hAnsi="Calibri"/>
                <w:sz w:val="20"/>
              </w:rPr>
              <w:t xml:space="preserve"> N = 120</w:t>
            </w:r>
            <w:r>
              <w:rPr>
                <w:rFonts w:ascii="Calibri" w:hAnsi="Calibri"/>
                <w:i/>
                <w:sz w:val="20"/>
                <w:vertAlign w:val="superscript"/>
              </w:rPr>
              <w:t>1</w:t>
            </w:r>
          </w:p>
        </w:tc>
        <w:tc>
          <w:tcPr>
            <w:tcW w:w="0" w:type="auto"/>
            <w:tcBorders>
              <w:top w:val="single" w:sz="16" w:space="0" w:color="D3D3D3"/>
              <w:bottom w:val="single" w:sz="16" w:space="0" w:color="D3D3D3"/>
            </w:tcBorders>
          </w:tcPr>
          <w:p w14:paraId="2AB9C69F" w14:textId="77777777" w:rsidR="00022B71" w:rsidRDefault="005B112A">
            <w:pPr>
              <w:keepNext/>
              <w:spacing w:after="60"/>
              <w:jc w:val="center"/>
            </w:pPr>
            <w:r>
              <w:rPr>
                <w:rFonts w:ascii="Calibri" w:hAnsi="Calibri"/>
                <w:b/>
                <w:sz w:val="20"/>
              </w:rPr>
              <w:t>4</w:t>
            </w:r>
            <w:r>
              <w:rPr>
                <w:rFonts w:ascii="Calibri" w:hAnsi="Calibri"/>
                <w:sz w:val="20"/>
              </w:rPr>
              <w:t xml:space="preserve"> N = 130</w:t>
            </w:r>
            <w:r>
              <w:rPr>
                <w:rFonts w:ascii="Calibri" w:hAnsi="Calibri"/>
                <w:i/>
                <w:sz w:val="20"/>
                <w:vertAlign w:val="superscript"/>
              </w:rPr>
              <w:t>1</w:t>
            </w:r>
          </w:p>
        </w:tc>
        <w:tc>
          <w:tcPr>
            <w:tcW w:w="0" w:type="auto"/>
            <w:tcBorders>
              <w:top w:val="single" w:sz="16" w:space="0" w:color="D3D3D3"/>
              <w:bottom w:val="single" w:sz="16" w:space="0" w:color="D3D3D3"/>
            </w:tcBorders>
          </w:tcPr>
          <w:p w14:paraId="34059828" w14:textId="77777777" w:rsidR="00022B71" w:rsidRDefault="005B112A">
            <w:pPr>
              <w:keepNext/>
              <w:spacing w:after="60"/>
              <w:jc w:val="center"/>
            </w:pPr>
            <w:r>
              <w:rPr>
                <w:rFonts w:ascii="Calibri" w:hAnsi="Calibri"/>
                <w:b/>
                <w:sz w:val="20"/>
              </w:rPr>
              <w:t>5</w:t>
            </w:r>
            <w:r>
              <w:rPr>
                <w:rFonts w:ascii="Calibri" w:hAnsi="Calibri"/>
                <w:sz w:val="20"/>
              </w:rPr>
              <w:t xml:space="preserve"> N = 6</w:t>
            </w:r>
            <w:r>
              <w:rPr>
                <w:rFonts w:ascii="Calibri" w:hAnsi="Calibri"/>
                <w:i/>
                <w:sz w:val="20"/>
                <w:vertAlign w:val="superscript"/>
              </w:rPr>
              <w:t>1</w:t>
            </w:r>
          </w:p>
        </w:tc>
        <w:tc>
          <w:tcPr>
            <w:tcW w:w="0" w:type="auto"/>
            <w:tcBorders>
              <w:top w:val="single" w:sz="16" w:space="0" w:color="D3D3D3"/>
              <w:bottom w:val="single" w:sz="16" w:space="0" w:color="D3D3D3"/>
            </w:tcBorders>
          </w:tcPr>
          <w:p w14:paraId="55AAFA91" w14:textId="77777777" w:rsidR="00022B71" w:rsidRDefault="005B112A">
            <w:pPr>
              <w:keepNext/>
              <w:spacing w:after="60"/>
              <w:jc w:val="center"/>
            </w:pPr>
            <w:r>
              <w:rPr>
                <w:rFonts w:ascii="Calibri" w:hAnsi="Calibri"/>
                <w:b/>
                <w:sz w:val="20"/>
              </w:rPr>
              <w:t>6</w:t>
            </w:r>
            <w:r>
              <w:rPr>
                <w:rFonts w:ascii="Calibri" w:hAnsi="Calibri"/>
                <w:sz w:val="20"/>
              </w:rPr>
              <w:t xml:space="preserve"> </w:t>
            </w:r>
            <w:r>
              <w:rPr>
                <w:rFonts w:ascii="Calibri" w:hAnsi="Calibri"/>
                <w:sz w:val="20"/>
              </w:rPr>
              <w:t>N = 70</w:t>
            </w:r>
            <w:r>
              <w:rPr>
                <w:rFonts w:ascii="Calibri" w:hAnsi="Calibri"/>
                <w:i/>
                <w:sz w:val="20"/>
                <w:vertAlign w:val="superscript"/>
              </w:rPr>
              <w:t>1</w:t>
            </w:r>
          </w:p>
        </w:tc>
        <w:tc>
          <w:tcPr>
            <w:tcW w:w="0" w:type="auto"/>
            <w:tcBorders>
              <w:top w:val="single" w:sz="16" w:space="0" w:color="D3D3D3"/>
              <w:bottom w:val="single" w:sz="16" w:space="0" w:color="D3D3D3"/>
            </w:tcBorders>
          </w:tcPr>
          <w:p w14:paraId="1B5B63D2" w14:textId="77777777" w:rsidR="00022B71" w:rsidRDefault="005B112A">
            <w:pPr>
              <w:keepNext/>
              <w:spacing w:after="60"/>
              <w:jc w:val="center"/>
            </w:pPr>
            <w:r>
              <w:rPr>
                <w:rFonts w:ascii="Calibri" w:hAnsi="Calibri"/>
                <w:b/>
                <w:sz w:val="20"/>
              </w:rPr>
              <w:t>7</w:t>
            </w:r>
            <w:r>
              <w:rPr>
                <w:rFonts w:ascii="Calibri" w:hAnsi="Calibri"/>
                <w:sz w:val="20"/>
              </w:rPr>
              <w:t xml:space="preserve"> N = 85</w:t>
            </w:r>
            <w:r>
              <w:rPr>
                <w:rFonts w:ascii="Calibri" w:hAnsi="Calibri"/>
                <w:i/>
                <w:sz w:val="20"/>
                <w:vertAlign w:val="superscript"/>
              </w:rPr>
              <w:t>1</w:t>
            </w:r>
          </w:p>
        </w:tc>
        <w:tc>
          <w:tcPr>
            <w:tcW w:w="0" w:type="auto"/>
            <w:tcBorders>
              <w:top w:val="single" w:sz="16" w:space="0" w:color="D3D3D3"/>
              <w:bottom w:val="single" w:sz="16" w:space="0" w:color="D3D3D3"/>
            </w:tcBorders>
          </w:tcPr>
          <w:p w14:paraId="1C112C49" w14:textId="77777777" w:rsidR="00022B71" w:rsidRDefault="005B112A">
            <w:pPr>
              <w:keepNext/>
              <w:spacing w:after="60"/>
              <w:jc w:val="center"/>
            </w:pPr>
            <w:r>
              <w:rPr>
                <w:rFonts w:ascii="Calibri" w:hAnsi="Calibri"/>
                <w:b/>
                <w:sz w:val="20"/>
              </w:rPr>
              <w:t>8</w:t>
            </w:r>
            <w:r>
              <w:rPr>
                <w:rFonts w:ascii="Calibri" w:hAnsi="Calibri"/>
                <w:sz w:val="20"/>
              </w:rPr>
              <w:t xml:space="preserve"> N = 37</w:t>
            </w:r>
            <w:r>
              <w:rPr>
                <w:rFonts w:ascii="Calibri" w:hAnsi="Calibri"/>
                <w:i/>
                <w:sz w:val="20"/>
                <w:vertAlign w:val="superscript"/>
              </w:rPr>
              <w:t>1</w:t>
            </w:r>
          </w:p>
        </w:tc>
        <w:tc>
          <w:tcPr>
            <w:tcW w:w="0" w:type="auto"/>
            <w:tcBorders>
              <w:top w:val="single" w:sz="16" w:space="0" w:color="D3D3D3"/>
              <w:bottom w:val="single" w:sz="16" w:space="0" w:color="D3D3D3"/>
            </w:tcBorders>
          </w:tcPr>
          <w:p w14:paraId="59DC9A73" w14:textId="77777777" w:rsidR="00022B71" w:rsidRDefault="005B112A">
            <w:pPr>
              <w:keepNext/>
              <w:spacing w:after="60"/>
              <w:jc w:val="center"/>
            </w:pPr>
            <w:r>
              <w:rPr>
                <w:rFonts w:ascii="Calibri" w:hAnsi="Calibri"/>
                <w:b/>
                <w:sz w:val="20"/>
              </w:rPr>
              <w:t>9</w:t>
            </w:r>
            <w:r>
              <w:rPr>
                <w:rFonts w:ascii="Calibri" w:hAnsi="Calibri"/>
                <w:sz w:val="20"/>
              </w:rPr>
              <w:t xml:space="preserve"> N = 21</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F1E14E0" w14:textId="77777777" w:rsidR="00022B71" w:rsidRDefault="005B112A">
            <w:pPr>
              <w:keepNext/>
              <w:spacing w:after="60"/>
              <w:jc w:val="center"/>
            </w:pPr>
            <w:r>
              <w:rPr>
                <w:rFonts w:ascii="Calibri" w:hAnsi="Calibri"/>
                <w:b/>
                <w:sz w:val="20"/>
              </w:rPr>
              <w:t>10</w:t>
            </w:r>
            <w:r>
              <w:rPr>
                <w:rFonts w:ascii="Calibri" w:hAnsi="Calibri"/>
                <w:sz w:val="20"/>
              </w:rPr>
              <w:t xml:space="preserve"> N = 67</w:t>
            </w:r>
            <w:r>
              <w:rPr>
                <w:rFonts w:ascii="Calibri" w:hAnsi="Calibri"/>
                <w:i/>
                <w:sz w:val="20"/>
                <w:vertAlign w:val="superscript"/>
              </w:rPr>
              <w:t>1</w:t>
            </w:r>
          </w:p>
        </w:tc>
      </w:tr>
      <w:tr w:rsidR="00022B71" w14:paraId="13F95AF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9964A6" w14:textId="77777777" w:rsidR="00022B71" w:rsidRDefault="005B112A">
            <w:pPr>
              <w:keepNext/>
              <w:spacing w:after="60"/>
            </w:pPr>
            <w:r>
              <w:rPr>
                <w:rFonts w:ascii="Calibri" w:hAnsi="Calibri"/>
                <w:sz w:val="20"/>
              </w:rPr>
              <w:t>Somme_Importance_subjectif</w:t>
            </w:r>
          </w:p>
        </w:tc>
        <w:tc>
          <w:tcPr>
            <w:tcW w:w="0" w:type="auto"/>
            <w:tcBorders>
              <w:top w:val="single" w:sz="0" w:space="0" w:color="D3D3D3"/>
              <w:left w:val="single" w:sz="0" w:space="0" w:color="D3D3D3"/>
              <w:bottom w:val="single" w:sz="0" w:space="0" w:color="D3D3D3"/>
              <w:right w:val="single" w:sz="0" w:space="0" w:color="D3D3D3"/>
            </w:tcBorders>
          </w:tcPr>
          <w:p w14:paraId="3EB7257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246AE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7259CE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901D96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6FD61B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9B611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0E933A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D6F8E9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BBF346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49B6DF" w14:textId="77777777" w:rsidR="00022B71" w:rsidRDefault="00022B71">
            <w:pPr>
              <w:keepNext/>
              <w:spacing w:after="60"/>
              <w:jc w:val="center"/>
            </w:pPr>
          </w:p>
        </w:tc>
      </w:tr>
      <w:tr w:rsidR="00022B71" w14:paraId="1F58A39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244472" w14:textId="77777777" w:rsidR="00022B71" w:rsidRDefault="005B112A">
            <w:pPr>
              <w:keepNext/>
              <w:spacing w:after="60"/>
            </w:pPr>
            <w:r>
              <w:rPr>
                <w:rFonts w:ascii="Calibri" w:hAnsi="Calibri"/>
                <w:sz w:val="20"/>
              </w:rPr>
              <w:t>    0 oui (rien n’est important)</w:t>
            </w:r>
          </w:p>
        </w:tc>
        <w:tc>
          <w:tcPr>
            <w:tcW w:w="0" w:type="auto"/>
            <w:tcBorders>
              <w:top w:val="single" w:sz="0" w:space="0" w:color="D3D3D3"/>
              <w:left w:val="single" w:sz="0" w:space="0" w:color="D3D3D3"/>
              <w:bottom w:val="single" w:sz="0" w:space="0" w:color="D3D3D3"/>
              <w:right w:val="single" w:sz="0" w:space="0" w:color="D3D3D3"/>
            </w:tcBorders>
          </w:tcPr>
          <w:p w14:paraId="6A62AD8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6A7949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5FB62E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80F1FA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73DFF51" w14:textId="77777777" w:rsidR="00022B71" w:rsidRDefault="005B112A">
            <w:pPr>
              <w:keepNext/>
              <w:spacing w:after="60"/>
              <w:jc w:val="center"/>
            </w:pPr>
            <w:r>
              <w:rPr>
                <w:rFonts w:ascii="Calibri" w:hAnsi="Calibri"/>
                <w:sz w:val="20"/>
              </w:rPr>
              <w:t>6 (100%)</w:t>
            </w:r>
          </w:p>
        </w:tc>
        <w:tc>
          <w:tcPr>
            <w:tcW w:w="0" w:type="auto"/>
            <w:tcBorders>
              <w:top w:val="single" w:sz="0" w:space="0" w:color="D3D3D3"/>
              <w:left w:val="single" w:sz="0" w:space="0" w:color="D3D3D3"/>
              <w:bottom w:val="single" w:sz="0" w:space="0" w:color="D3D3D3"/>
              <w:right w:val="single" w:sz="0" w:space="0" w:color="D3D3D3"/>
            </w:tcBorders>
          </w:tcPr>
          <w:p w14:paraId="0078A25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EF99EC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94C2B3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A224E1C"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11B4CA8" w14:textId="77777777" w:rsidR="00022B71" w:rsidRDefault="005B112A">
            <w:pPr>
              <w:keepNext/>
              <w:spacing w:after="60"/>
              <w:jc w:val="center"/>
            </w:pPr>
            <w:r>
              <w:rPr>
                <w:rFonts w:ascii="Calibri" w:hAnsi="Calibri"/>
                <w:sz w:val="20"/>
              </w:rPr>
              <w:t>0 (0%)</w:t>
            </w:r>
          </w:p>
        </w:tc>
      </w:tr>
      <w:tr w:rsidR="00022B71" w14:paraId="5DEAE880"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89D564" w14:textId="77777777" w:rsidR="00022B71" w:rsidRDefault="005B112A">
            <w:pPr>
              <w:keepNext/>
              <w:spacing w:after="60"/>
            </w:pPr>
            <w:r>
              <w:rPr>
                <w:rFonts w:ascii="Calibri" w:hAnsi="Calibri"/>
                <w:sz w:val="20"/>
              </w:rPr>
              <w:t>    1 oui</w:t>
            </w:r>
          </w:p>
        </w:tc>
        <w:tc>
          <w:tcPr>
            <w:tcW w:w="0" w:type="auto"/>
            <w:tcBorders>
              <w:top w:val="single" w:sz="0" w:space="0" w:color="D3D3D3"/>
              <w:left w:val="single" w:sz="0" w:space="0" w:color="D3D3D3"/>
              <w:bottom w:val="single" w:sz="0" w:space="0" w:color="D3D3D3"/>
              <w:right w:val="single" w:sz="0" w:space="0" w:color="D3D3D3"/>
            </w:tcBorders>
          </w:tcPr>
          <w:p w14:paraId="10CC33E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4EEC3F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6E16972"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0971E8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07AA19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B951BE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25D54A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1854051" w14:textId="77777777" w:rsidR="00022B71" w:rsidRDefault="005B112A">
            <w:pPr>
              <w:keepNext/>
              <w:spacing w:after="60"/>
              <w:jc w:val="center"/>
            </w:pPr>
            <w:r>
              <w:rPr>
                <w:rFonts w:ascii="Calibri" w:hAnsi="Calibri"/>
                <w:sz w:val="20"/>
              </w:rPr>
              <w:t xml:space="preserve">0 </w:t>
            </w: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0013F5F" w14:textId="77777777" w:rsidR="00022B71" w:rsidRDefault="005B112A">
            <w:pPr>
              <w:keepNext/>
              <w:spacing w:after="60"/>
              <w:jc w:val="center"/>
            </w:pPr>
            <w:r>
              <w:rPr>
                <w:rFonts w:ascii="Calibri" w:hAnsi="Calibri"/>
                <w:sz w:val="20"/>
              </w:rPr>
              <w:t>21 (100%)</w:t>
            </w:r>
          </w:p>
        </w:tc>
        <w:tc>
          <w:tcPr>
            <w:tcW w:w="0" w:type="auto"/>
            <w:tcBorders>
              <w:top w:val="single" w:sz="0" w:space="0" w:color="D3D3D3"/>
              <w:left w:val="single" w:sz="0" w:space="0" w:color="D3D3D3"/>
              <w:bottom w:val="single" w:sz="0" w:space="0" w:color="D3D3D3"/>
              <w:right w:val="single" w:sz="0" w:space="0" w:color="D3D3D3"/>
            </w:tcBorders>
          </w:tcPr>
          <w:p w14:paraId="4AE8BEC2" w14:textId="77777777" w:rsidR="00022B71" w:rsidRDefault="005B112A">
            <w:pPr>
              <w:keepNext/>
              <w:spacing w:after="60"/>
              <w:jc w:val="center"/>
            </w:pPr>
            <w:r>
              <w:rPr>
                <w:rFonts w:ascii="Calibri" w:hAnsi="Calibri"/>
                <w:sz w:val="20"/>
              </w:rPr>
              <w:t>0 (0%)</w:t>
            </w:r>
          </w:p>
        </w:tc>
      </w:tr>
      <w:tr w:rsidR="00022B71" w14:paraId="0694FEF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65DE7" w14:textId="77777777" w:rsidR="00022B71" w:rsidRDefault="005B112A">
            <w:pPr>
              <w:keepNext/>
              <w:spacing w:after="60"/>
            </w:pPr>
            <w:r>
              <w:rPr>
                <w:rFonts w:ascii="Calibri" w:hAnsi="Calibri"/>
                <w:sz w:val="20"/>
              </w:rPr>
              <w:t>    2 oui</w:t>
            </w:r>
          </w:p>
        </w:tc>
        <w:tc>
          <w:tcPr>
            <w:tcW w:w="0" w:type="auto"/>
            <w:tcBorders>
              <w:top w:val="single" w:sz="0" w:space="0" w:color="D3D3D3"/>
              <w:left w:val="single" w:sz="0" w:space="0" w:color="D3D3D3"/>
              <w:bottom w:val="single" w:sz="0" w:space="0" w:color="D3D3D3"/>
              <w:right w:val="single" w:sz="0" w:space="0" w:color="D3D3D3"/>
            </w:tcBorders>
          </w:tcPr>
          <w:p w14:paraId="7BAD33D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EABBA6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D1A7A2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BCCEC4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F905B6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00F0D1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C768F5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B66B25D" w14:textId="77777777" w:rsidR="00022B71" w:rsidRDefault="005B112A">
            <w:pPr>
              <w:keepNext/>
              <w:spacing w:after="60"/>
              <w:jc w:val="center"/>
            </w:pPr>
            <w:r>
              <w:rPr>
                <w:rFonts w:ascii="Calibri" w:hAnsi="Calibri"/>
                <w:sz w:val="20"/>
              </w:rPr>
              <w:t>37 (100%)</w:t>
            </w:r>
          </w:p>
        </w:tc>
        <w:tc>
          <w:tcPr>
            <w:tcW w:w="0" w:type="auto"/>
            <w:tcBorders>
              <w:top w:val="single" w:sz="0" w:space="0" w:color="D3D3D3"/>
              <w:left w:val="single" w:sz="0" w:space="0" w:color="D3D3D3"/>
              <w:bottom w:val="single" w:sz="0" w:space="0" w:color="D3D3D3"/>
              <w:right w:val="single" w:sz="0" w:space="0" w:color="D3D3D3"/>
            </w:tcBorders>
          </w:tcPr>
          <w:p w14:paraId="7DD5498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A721B7A" w14:textId="77777777" w:rsidR="00022B71" w:rsidRDefault="005B112A">
            <w:pPr>
              <w:keepNext/>
              <w:spacing w:after="60"/>
              <w:jc w:val="center"/>
            </w:pPr>
            <w:r>
              <w:rPr>
                <w:rFonts w:ascii="Calibri" w:hAnsi="Calibri"/>
                <w:sz w:val="20"/>
              </w:rPr>
              <w:t>0 (0%)</w:t>
            </w:r>
          </w:p>
        </w:tc>
      </w:tr>
      <w:tr w:rsidR="00022B71" w14:paraId="5A03B43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056BD9" w14:textId="77777777" w:rsidR="00022B71" w:rsidRDefault="005B112A">
            <w:pPr>
              <w:keepNext/>
              <w:spacing w:after="60"/>
            </w:pPr>
            <w:r>
              <w:rPr>
                <w:rFonts w:ascii="Calibri" w:hAnsi="Calibri"/>
                <w:sz w:val="20"/>
              </w:rPr>
              <w:t>    3 oui (tout est important)</w:t>
            </w:r>
          </w:p>
        </w:tc>
        <w:tc>
          <w:tcPr>
            <w:tcW w:w="0" w:type="auto"/>
            <w:tcBorders>
              <w:top w:val="single" w:sz="0" w:space="0" w:color="D3D3D3"/>
              <w:left w:val="single" w:sz="0" w:space="0" w:color="D3D3D3"/>
              <w:bottom w:val="single" w:sz="0" w:space="0" w:color="D3D3D3"/>
              <w:right w:val="single" w:sz="0" w:space="0" w:color="D3D3D3"/>
            </w:tcBorders>
          </w:tcPr>
          <w:p w14:paraId="740726D1" w14:textId="77777777" w:rsidR="00022B71" w:rsidRDefault="005B112A">
            <w:pPr>
              <w:keepNext/>
              <w:spacing w:after="60"/>
              <w:jc w:val="center"/>
            </w:pPr>
            <w:r>
              <w:rPr>
                <w:rFonts w:ascii="Calibri" w:hAnsi="Calibri"/>
                <w:sz w:val="20"/>
              </w:rPr>
              <w:t>109 (100%)</w:t>
            </w:r>
          </w:p>
        </w:tc>
        <w:tc>
          <w:tcPr>
            <w:tcW w:w="0" w:type="auto"/>
            <w:tcBorders>
              <w:top w:val="single" w:sz="0" w:space="0" w:color="D3D3D3"/>
              <w:left w:val="single" w:sz="0" w:space="0" w:color="D3D3D3"/>
              <w:bottom w:val="single" w:sz="0" w:space="0" w:color="D3D3D3"/>
              <w:right w:val="single" w:sz="0" w:space="0" w:color="D3D3D3"/>
            </w:tcBorders>
          </w:tcPr>
          <w:p w14:paraId="5169089A" w14:textId="77777777" w:rsidR="00022B71" w:rsidRDefault="005B112A">
            <w:pPr>
              <w:keepNext/>
              <w:spacing w:after="60"/>
              <w:jc w:val="center"/>
            </w:pPr>
            <w:r>
              <w:rPr>
                <w:rFonts w:ascii="Calibri" w:hAnsi="Calibri"/>
                <w:sz w:val="20"/>
              </w:rPr>
              <w:t>78 (100%)</w:t>
            </w:r>
          </w:p>
        </w:tc>
        <w:tc>
          <w:tcPr>
            <w:tcW w:w="0" w:type="auto"/>
            <w:tcBorders>
              <w:top w:val="single" w:sz="0" w:space="0" w:color="D3D3D3"/>
              <w:left w:val="single" w:sz="0" w:space="0" w:color="D3D3D3"/>
              <w:bottom w:val="single" w:sz="0" w:space="0" w:color="D3D3D3"/>
              <w:right w:val="single" w:sz="0" w:space="0" w:color="D3D3D3"/>
            </w:tcBorders>
          </w:tcPr>
          <w:p w14:paraId="457BCC58" w14:textId="77777777" w:rsidR="00022B71" w:rsidRDefault="005B112A">
            <w:pPr>
              <w:keepNext/>
              <w:spacing w:after="60"/>
              <w:jc w:val="center"/>
            </w:pPr>
            <w:r>
              <w:rPr>
                <w:rFonts w:ascii="Calibri" w:hAnsi="Calibri"/>
                <w:sz w:val="20"/>
              </w:rPr>
              <w:t>120 (100%)</w:t>
            </w:r>
          </w:p>
        </w:tc>
        <w:tc>
          <w:tcPr>
            <w:tcW w:w="0" w:type="auto"/>
            <w:tcBorders>
              <w:top w:val="single" w:sz="0" w:space="0" w:color="D3D3D3"/>
              <w:left w:val="single" w:sz="0" w:space="0" w:color="D3D3D3"/>
              <w:bottom w:val="single" w:sz="0" w:space="0" w:color="D3D3D3"/>
              <w:right w:val="single" w:sz="0" w:space="0" w:color="D3D3D3"/>
            </w:tcBorders>
          </w:tcPr>
          <w:p w14:paraId="395B21FD" w14:textId="77777777" w:rsidR="00022B71" w:rsidRDefault="005B112A">
            <w:pPr>
              <w:keepNext/>
              <w:spacing w:after="60"/>
              <w:jc w:val="center"/>
            </w:pPr>
            <w:r>
              <w:rPr>
                <w:rFonts w:ascii="Calibri" w:hAnsi="Calibri"/>
                <w:sz w:val="20"/>
              </w:rPr>
              <w:t>130 (100%)</w:t>
            </w:r>
          </w:p>
        </w:tc>
        <w:tc>
          <w:tcPr>
            <w:tcW w:w="0" w:type="auto"/>
            <w:tcBorders>
              <w:top w:val="single" w:sz="0" w:space="0" w:color="D3D3D3"/>
              <w:left w:val="single" w:sz="0" w:space="0" w:color="D3D3D3"/>
              <w:bottom w:val="single" w:sz="0" w:space="0" w:color="D3D3D3"/>
              <w:right w:val="single" w:sz="0" w:space="0" w:color="D3D3D3"/>
            </w:tcBorders>
          </w:tcPr>
          <w:p w14:paraId="7833AE7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1B8F6FA" w14:textId="77777777" w:rsidR="00022B71" w:rsidRDefault="005B112A">
            <w:pPr>
              <w:keepNext/>
              <w:spacing w:after="60"/>
              <w:jc w:val="center"/>
            </w:pPr>
            <w:r>
              <w:rPr>
                <w:rFonts w:ascii="Calibri" w:hAnsi="Calibri"/>
                <w:sz w:val="20"/>
              </w:rPr>
              <w:t>70 (100%)</w:t>
            </w:r>
          </w:p>
        </w:tc>
        <w:tc>
          <w:tcPr>
            <w:tcW w:w="0" w:type="auto"/>
            <w:tcBorders>
              <w:top w:val="single" w:sz="0" w:space="0" w:color="D3D3D3"/>
              <w:left w:val="single" w:sz="0" w:space="0" w:color="D3D3D3"/>
              <w:bottom w:val="single" w:sz="0" w:space="0" w:color="D3D3D3"/>
              <w:right w:val="single" w:sz="0" w:space="0" w:color="D3D3D3"/>
            </w:tcBorders>
          </w:tcPr>
          <w:p w14:paraId="5FE7B673" w14:textId="77777777" w:rsidR="00022B71" w:rsidRDefault="005B112A">
            <w:pPr>
              <w:keepNext/>
              <w:spacing w:after="60"/>
              <w:jc w:val="center"/>
            </w:pPr>
            <w:r>
              <w:rPr>
                <w:rFonts w:ascii="Calibri" w:hAnsi="Calibri"/>
                <w:sz w:val="20"/>
              </w:rPr>
              <w:t>85 (100%)</w:t>
            </w:r>
          </w:p>
        </w:tc>
        <w:tc>
          <w:tcPr>
            <w:tcW w:w="0" w:type="auto"/>
            <w:tcBorders>
              <w:top w:val="single" w:sz="0" w:space="0" w:color="D3D3D3"/>
              <w:left w:val="single" w:sz="0" w:space="0" w:color="D3D3D3"/>
              <w:bottom w:val="single" w:sz="0" w:space="0" w:color="D3D3D3"/>
              <w:right w:val="single" w:sz="0" w:space="0" w:color="D3D3D3"/>
            </w:tcBorders>
          </w:tcPr>
          <w:p w14:paraId="574F4DB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864591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CB9ABE1" w14:textId="77777777" w:rsidR="00022B71" w:rsidRDefault="005B112A">
            <w:pPr>
              <w:keepNext/>
              <w:spacing w:after="60"/>
              <w:jc w:val="center"/>
            </w:pPr>
            <w:r>
              <w:rPr>
                <w:rFonts w:ascii="Calibri" w:hAnsi="Calibri"/>
                <w:sz w:val="20"/>
              </w:rPr>
              <w:t>67 (100%)</w:t>
            </w:r>
          </w:p>
        </w:tc>
      </w:tr>
      <w:tr w:rsidR="00022B71" w14:paraId="0279D796"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26C919" w14:textId="77777777" w:rsidR="00022B71" w:rsidRDefault="005B112A">
            <w:pPr>
              <w:keepNext/>
              <w:spacing w:after="60"/>
            </w:pPr>
            <w:r>
              <w:rPr>
                <w:rFonts w:ascii="Calibri" w:hAnsi="Calibri"/>
                <w:sz w:val="20"/>
              </w:rPr>
              <w:t>sexe</w:t>
            </w:r>
          </w:p>
        </w:tc>
        <w:tc>
          <w:tcPr>
            <w:tcW w:w="0" w:type="auto"/>
            <w:tcBorders>
              <w:top w:val="single" w:sz="0" w:space="0" w:color="D3D3D3"/>
              <w:left w:val="single" w:sz="0" w:space="0" w:color="D3D3D3"/>
              <w:bottom w:val="single" w:sz="0" w:space="0" w:color="D3D3D3"/>
              <w:right w:val="single" w:sz="0" w:space="0" w:color="D3D3D3"/>
            </w:tcBorders>
          </w:tcPr>
          <w:p w14:paraId="79FDB9B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CAA86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AC3CA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CA0CC4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CAB82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7BEF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3684F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97D32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8BFCF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D759249" w14:textId="77777777" w:rsidR="00022B71" w:rsidRDefault="00022B71">
            <w:pPr>
              <w:keepNext/>
              <w:spacing w:after="60"/>
              <w:jc w:val="center"/>
            </w:pPr>
          </w:p>
        </w:tc>
      </w:tr>
      <w:tr w:rsidR="00022B71" w14:paraId="1D75064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503989" w14:textId="77777777" w:rsidR="00022B71" w:rsidRDefault="005B112A">
            <w:pPr>
              <w:keepNext/>
              <w:spacing w:after="60"/>
            </w:pPr>
            <w:r>
              <w:rPr>
                <w:rFonts w:ascii="Calibri" w:hAnsi="Calibri"/>
                <w:sz w:val="20"/>
              </w:rPr>
              <w:t>    Femme</w:t>
            </w:r>
          </w:p>
        </w:tc>
        <w:tc>
          <w:tcPr>
            <w:tcW w:w="0" w:type="auto"/>
            <w:tcBorders>
              <w:top w:val="single" w:sz="0" w:space="0" w:color="D3D3D3"/>
              <w:left w:val="single" w:sz="0" w:space="0" w:color="D3D3D3"/>
              <w:bottom w:val="single" w:sz="0" w:space="0" w:color="D3D3D3"/>
              <w:right w:val="single" w:sz="0" w:space="0" w:color="D3D3D3"/>
            </w:tcBorders>
          </w:tcPr>
          <w:p w14:paraId="7BBBFE68"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61BD11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432571F" w14:textId="77777777" w:rsidR="00022B71" w:rsidRDefault="005B112A">
            <w:pPr>
              <w:keepNext/>
              <w:spacing w:after="60"/>
              <w:jc w:val="center"/>
            </w:pPr>
            <w:r>
              <w:rPr>
                <w:rFonts w:ascii="Calibri" w:hAnsi="Calibri"/>
                <w:sz w:val="20"/>
              </w:rPr>
              <w:t>120 (100%)</w:t>
            </w:r>
          </w:p>
        </w:tc>
        <w:tc>
          <w:tcPr>
            <w:tcW w:w="0" w:type="auto"/>
            <w:tcBorders>
              <w:top w:val="single" w:sz="0" w:space="0" w:color="D3D3D3"/>
              <w:left w:val="single" w:sz="0" w:space="0" w:color="D3D3D3"/>
              <w:bottom w:val="single" w:sz="0" w:space="0" w:color="D3D3D3"/>
              <w:right w:val="single" w:sz="0" w:space="0" w:color="D3D3D3"/>
            </w:tcBorders>
          </w:tcPr>
          <w:p w14:paraId="3A451767" w14:textId="77777777" w:rsidR="00022B71" w:rsidRDefault="005B112A">
            <w:pPr>
              <w:keepNext/>
              <w:spacing w:after="60"/>
              <w:jc w:val="center"/>
            </w:pPr>
            <w:r>
              <w:rPr>
                <w:rFonts w:ascii="Calibri" w:hAnsi="Calibri"/>
                <w:sz w:val="20"/>
              </w:rPr>
              <w:t>130 (100%)</w:t>
            </w:r>
          </w:p>
        </w:tc>
        <w:tc>
          <w:tcPr>
            <w:tcW w:w="0" w:type="auto"/>
            <w:tcBorders>
              <w:top w:val="single" w:sz="0" w:space="0" w:color="D3D3D3"/>
              <w:left w:val="single" w:sz="0" w:space="0" w:color="D3D3D3"/>
              <w:bottom w:val="single" w:sz="0" w:space="0" w:color="D3D3D3"/>
              <w:right w:val="single" w:sz="0" w:space="0" w:color="D3D3D3"/>
            </w:tcBorders>
          </w:tcPr>
          <w:p w14:paraId="079FADC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3DA593A" w14:textId="77777777" w:rsidR="00022B71" w:rsidRDefault="005B112A">
            <w:pPr>
              <w:keepNext/>
              <w:spacing w:after="60"/>
              <w:jc w:val="center"/>
            </w:pPr>
            <w:r>
              <w:rPr>
                <w:rFonts w:ascii="Calibri" w:hAnsi="Calibri"/>
                <w:sz w:val="20"/>
              </w:rPr>
              <w:t>70 (100%)</w:t>
            </w:r>
          </w:p>
        </w:tc>
        <w:tc>
          <w:tcPr>
            <w:tcW w:w="0" w:type="auto"/>
            <w:tcBorders>
              <w:top w:val="single" w:sz="0" w:space="0" w:color="D3D3D3"/>
              <w:left w:val="single" w:sz="0" w:space="0" w:color="D3D3D3"/>
              <w:bottom w:val="single" w:sz="0" w:space="0" w:color="D3D3D3"/>
              <w:right w:val="single" w:sz="0" w:space="0" w:color="D3D3D3"/>
            </w:tcBorders>
          </w:tcPr>
          <w:p w14:paraId="3A9DC6CF" w14:textId="77777777" w:rsidR="00022B71" w:rsidRDefault="005B112A">
            <w:pPr>
              <w:keepNext/>
              <w:spacing w:after="60"/>
              <w:jc w:val="center"/>
            </w:pPr>
            <w:r>
              <w:rPr>
                <w:rFonts w:ascii="Calibri" w:hAnsi="Calibri"/>
                <w:sz w:val="20"/>
              </w:rPr>
              <w:t>85 (100%)</w:t>
            </w:r>
          </w:p>
        </w:tc>
        <w:tc>
          <w:tcPr>
            <w:tcW w:w="0" w:type="auto"/>
            <w:tcBorders>
              <w:top w:val="single" w:sz="0" w:space="0" w:color="D3D3D3"/>
              <w:left w:val="single" w:sz="0" w:space="0" w:color="D3D3D3"/>
              <w:bottom w:val="single" w:sz="0" w:space="0" w:color="D3D3D3"/>
              <w:right w:val="single" w:sz="0" w:space="0" w:color="D3D3D3"/>
            </w:tcBorders>
          </w:tcPr>
          <w:p w14:paraId="51E0CAA4" w14:textId="77777777" w:rsidR="00022B71" w:rsidRDefault="005B112A">
            <w:pPr>
              <w:keepNext/>
              <w:spacing w:after="60"/>
              <w:jc w:val="center"/>
            </w:pPr>
            <w:r>
              <w:rPr>
                <w:rFonts w:ascii="Calibri" w:hAnsi="Calibri"/>
                <w:sz w:val="20"/>
              </w:rPr>
              <w:t>11 (30%)</w:t>
            </w:r>
          </w:p>
        </w:tc>
        <w:tc>
          <w:tcPr>
            <w:tcW w:w="0" w:type="auto"/>
            <w:tcBorders>
              <w:top w:val="single" w:sz="0" w:space="0" w:color="D3D3D3"/>
              <w:left w:val="single" w:sz="0" w:space="0" w:color="D3D3D3"/>
              <w:bottom w:val="single" w:sz="0" w:space="0" w:color="D3D3D3"/>
              <w:right w:val="single" w:sz="0" w:space="0" w:color="D3D3D3"/>
            </w:tcBorders>
          </w:tcPr>
          <w:p w14:paraId="37CACE72" w14:textId="77777777" w:rsidR="00022B71" w:rsidRDefault="005B112A">
            <w:pPr>
              <w:keepNext/>
              <w:spacing w:after="60"/>
              <w:jc w:val="center"/>
            </w:pPr>
            <w:r>
              <w:rPr>
                <w:rFonts w:ascii="Calibri" w:hAnsi="Calibri"/>
                <w:sz w:val="20"/>
              </w:rPr>
              <w:t>7 (33%)</w:t>
            </w:r>
          </w:p>
        </w:tc>
        <w:tc>
          <w:tcPr>
            <w:tcW w:w="0" w:type="auto"/>
            <w:tcBorders>
              <w:top w:val="single" w:sz="0" w:space="0" w:color="D3D3D3"/>
              <w:left w:val="single" w:sz="0" w:space="0" w:color="D3D3D3"/>
              <w:bottom w:val="single" w:sz="0" w:space="0" w:color="D3D3D3"/>
              <w:right w:val="single" w:sz="0" w:space="0" w:color="D3D3D3"/>
            </w:tcBorders>
          </w:tcPr>
          <w:p w14:paraId="7A5EAF39" w14:textId="77777777" w:rsidR="00022B71" w:rsidRDefault="005B112A">
            <w:pPr>
              <w:keepNext/>
              <w:spacing w:after="60"/>
              <w:jc w:val="center"/>
            </w:pPr>
            <w:r>
              <w:rPr>
                <w:rFonts w:ascii="Calibri" w:hAnsi="Calibri"/>
                <w:sz w:val="20"/>
              </w:rPr>
              <w:t>0 (0%)</w:t>
            </w:r>
          </w:p>
        </w:tc>
      </w:tr>
      <w:tr w:rsidR="00022B71" w14:paraId="02BD90D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7FCE0E" w14:textId="77777777" w:rsidR="00022B71" w:rsidRDefault="005B112A">
            <w:pPr>
              <w:keepNext/>
              <w:spacing w:after="60"/>
            </w:pPr>
            <w:r>
              <w:rPr>
                <w:rFonts w:ascii="Calibri" w:hAnsi="Calibri"/>
                <w:sz w:val="20"/>
              </w:rPr>
              <w:t>    Homme</w:t>
            </w:r>
          </w:p>
        </w:tc>
        <w:tc>
          <w:tcPr>
            <w:tcW w:w="0" w:type="auto"/>
            <w:tcBorders>
              <w:top w:val="single" w:sz="0" w:space="0" w:color="D3D3D3"/>
              <w:left w:val="single" w:sz="0" w:space="0" w:color="D3D3D3"/>
              <w:bottom w:val="single" w:sz="0" w:space="0" w:color="D3D3D3"/>
              <w:right w:val="single" w:sz="0" w:space="0" w:color="D3D3D3"/>
            </w:tcBorders>
          </w:tcPr>
          <w:p w14:paraId="1B10C242" w14:textId="77777777" w:rsidR="00022B71" w:rsidRDefault="005B112A">
            <w:pPr>
              <w:keepNext/>
              <w:spacing w:after="60"/>
              <w:jc w:val="center"/>
            </w:pPr>
            <w:r>
              <w:rPr>
                <w:rFonts w:ascii="Calibri" w:hAnsi="Calibri"/>
                <w:sz w:val="20"/>
              </w:rPr>
              <w:t>109 (100%)</w:t>
            </w:r>
          </w:p>
        </w:tc>
        <w:tc>
          <w:tcPr>
            <w:tcW w:w="0" w:type="auto"/>
            <w:tcBorders>
              <w:top w:val="single" w:sz="0" w:space="0" w:color="D3D3D3"/>
              <w:left w:val="single" w:sz="0" w:space="0" w:color="D3D3D3"/>
              <w:bottom w:val="single" w:sz="0" w:space="0" w:color="D3D3D3"/>
              <w:right w:val="single" w:sz="0" w:space="0" w:color="D3D3D3"/>
            </w:tcBorders>
          </w:tcPr>
          <w:p w14:paraId="6CF92947" w14:textId="77777777" w:rsidR="00022B71" w:rsidRDefault="005B112A">
            <w:pPr>
              <w:keepNext/>
              <w:spacing w:after="60"/>
              <w:jc w:val="center"/>
            </w:pPr>
            <w:r>
              <w:rPr>
                <w:rFonts w:ascii="Calibri" w:hAnsi="Calibri"/>
                <w:sz w:val="20"/>
              </w:rPr>
              <w:t>78 (100%)</w:t>
            </w:r>
          </w:p>
        </w:tc>
        <w:tc>
          <w:tcPr>
            <w:tcW w:w="0" w:type="auto"/>
            <w:tcBorders>
              <w:top w:val="single" w:sz="0" w:space="0" w:color="D3D3D3"/>
              <w:left w:val="single" w:sz="0" w:space="0" w:color="D3D3D3"/>
              <w:bottom w:val="single" w:sz="0" w:space="0" w:color="D3D3D3"/>
              <w:right w:val="single" w:sz="0" w:space="0" w:color="D3D3D3"/>
            </w:tcBorders>
          </w:tcPr>
          <w:p w14:paraId="2DB177B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C496E3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814D358" w14:textId="77777777" w:rsidR="00022B71" w:rsidRDefault="005B112A">
            <w:pPr>
              <w:keepNext/>
              <w:spacing w:after="60"/>
              <w:jc w:val="center"/>
            </w:pPr>
            <w:r>
              <w:rPr>
                <w:rFonts w:ascii="Calibri" w:hAnsi="Calibri"/>
                <w:sz w:val="20"/>
              </w:rPr>
              <w:t>6 (100%)</w:t>
            </w:r>
          </w:p>
        </w:tc>
        <w:tc>
          <w:tcPr>
            <w:tcW w:w="0" w:type="auto"/>
            <w:tcBorders>
              <w:top w:val="single" w:sz="0" w:space="0" w:color="D3D3D3"/>
              <w:left w:val="single" w:sz="0" w:space="0" w:color="D3D3D3"/>
              <w:bottom w:val="single" w:sz="0" w:space="0" w:color="D3D3D3"/>
              <w:right w:val="single" w:sz="0" w:space="0" w:color="D3D3D3"/>
            </w:tcBorders>
          </w:tcPr>
          <w:p w14:paraId="51FCC1B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8A169B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3618D91" w14:textId="77777777" w:rsidR="00022B71" w:rsidRDefault="005B112A">
            <w:pPr>
              <w:keepNext/>
              <w:spacing w:after="60"/>
              <w:jc w:val="center"/>
            </w:pPr>
            <w:r>
              <w:rPr>
                <w:rFonts w:ascii="Calibri" w:hAnsi="Calibri"/>
                <w:sz w:val="20"/>
              </w:rPr>
              <w:t>26 (70%)</w:t>
            </w:r>
          </w:p>
        </w:tc>
        <w:tc>
          <w:tcPr>
            <w:tcW w:w="0" w:type="auto"/>
            <w:tcBorders>
              <w:top w:val="single" w:sz="0" w:space="0" w:color="D3D3D3"/>
              <w:left w:val="single" w:sz="0" w:space="0" w:color="D3D3D3"/>
              <w:bottom w:val="single" w:sz="0" w:space="0" w:color="D3D3D3"/>
              <w:right w:val="single" w:sz="0" w:space="0" w:color="D3D3D3"/>
            </w:tcBorders>
          </w:tcPr>
          <w:p w14:paraId="20809F5C" w14:textId="77777777" w:rsidR="00022B71" w:rsidRDefault="005B112A">
            <w:pPr>
              <w:keepNext/>
              <w:spacing w:after="60"/>
              <w:jc w:val="center"/>
            </w:pPr>
            <w:r>
              <w:rPr>
                <w:rFonts w:ascii="Calibri" w:hAnsi="Calibri"/>
                <w:sz w:val="20"/>
              </w:rPr>
              <w:t>14 (67%)</w:t>
            </w:r>
          </w:p>
        </w:tc>
        <w:tc>
          <w:tcPr>
            <w:tcW w:w="0" w:type="auto"/>
            <w:tcBorders>
              <w:top w:val="single" w:sz="0" w:space="0" w:color="D3D3D3"/>
              <w:left w:val="single" w:sz="0" w:space="0" w:color="D3D3D3"/>
              <w:bottom w:val="single" w:sz="0" w:space="0" w:color="D3D3D3"/>
              <w:right w:val="single" w:sz="0" w:space="0" w:color="D3D3D3"/>
            </w:tcBorders>
          </w:tcPr>
          <w:p w14:paraId="016E624B" w14:textId="77777777" w:rsidR="00022B71" w:rsidRDefault="005B112A">
            <w:pPr>
              <w:keepNext/>
              <w:spacing w:after="60"/>
              <w:jc w:val="center"/>
            </w:pPr>
            <w:r>
              <w:rPr>
                <w:rFonts w:ascii="Calibri" w:hAnsi="Calibri"/>
                <w:sz w:val="20"/>
              </w:rPr>
              <w:t>67 (100%)</w:t>
            </w:r>
          </w:p>
        </w:tc>
      </w:tr>
      <w:tr w:rsidR="00022B71" w14:paraId="74C54A6E"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B6247"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5BA603A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E74F0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6CF70D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28FC3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618DF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3904CD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DFD31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B1885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FC88F4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2C910C" w14:textId="77777777" w:rsidR="00022B71" w:rsidRDefault="00022B71">
            <w:pPr>
              <w:keepNext/>
              <w:spacing w:after="60"/>
              <w:jc w:val="center"/>
            </w:pPr>
          </w:p>
        </w:tc>
      </w:tr>
      <w:tr w:rsidR="00022B71" w14:paraId="5D862CEA"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54C54"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5F0E21C8" w14:textId="77777777" w:rsidR="00022B71" w:rsidRDefault="005B112A">
            <w:pPr>
              <w:keepNext/>
              <w:spacing w:after="60"/>
              <w:jc w:val="center"/>
            </w:pPr>
            <w:r>
              <w:rPr>
                <w:rFonts w:ascii="Calibri" w:hAnsi="Calibri"/>
                <w:sz w:val="20"/>
              </w:rPr>
              <w:t>37 (34%)</w:t>
            </w:r>
          </w:p>
        </w:tc>
        <w:tc>
          <w:tcPr>
            <w:tcW w:w="0" w:type="auto"/>
            <w:tcBorders>
              <w:top w:val="single" w:sz="0" w:space="0" w:color="D3D3D3"/>
              <w:left w:val="single" w:sz="0" w:space="0" w:color="D3D3D3"/>
              <w:bottom w:val="single" w:sz="0" w:space="0" w:color="D3D3D3"/>
              <w:right w:val="single" w:sz="0" w:space="0" w:color="D3D3D3"/>
            </w:tcBorders>
          </w:tcPr>
          <w:p w14:paraId="3C32EBB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88ABC0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D5D2B5E" w14:textId="77777777" w:rsidR="00022B71" w:rsidRDefault="005B112A">
            <w:pPr>
              <w:keepNext/>
              <w:spacing w:after="60"/>
              <w:jc w:val="center"/>
            </w:pPr>
            <w:r>
              <w:rPr>
                <w:rFonts w:ascii="Calibri" w:hAnsi="Calibri"/>
                <w:sz w:val="20"/>
              </w:rPr>
              <w:t>130 (100%)</w:t>
            </w:r>
          </w:p>
        </w:tc>
        <w:tc>
          <w:tcPr>
            <w:tcW w:w="0" w:type="auto"/>
            <w:tcBorders>
              <w:top w:val="single" w:sz="0" w:space="0" w:color="D3D3D3"/>
              <w:left w:val="single" w:sz="0" w:space="0" w:color="D3D3D3"/>
              <w:bottom w:val="single" w:sz="0" w:space="0" w:color="D3D3D3"/>
              <w:right w:val="single" w:sz="0" w:space="0" w:color="D3D3D3"/>
            </w:tcBorders>
          </w:tcPr>
          <w:p w14:paraId="0A559D87" w14:textId="77777777" w:rsidR="00022B71" w:rsidRDefault="005B112A">
            <w:pPr>
              <w:keepNext/>
              <w:spacing w:after="60"/>
              <w:jc w:val="center"/>
            </w:pPr>
            <w:r>
              <w:rPr>
                <w:rFonts w:ascii="Calibri" w:hAnsi="Calibri"/>
                <w:sz w:val="20"/>
              </w:rPr>
              <w:t>1 (17%)</w:t>
            </w:r>
          </w:p>
        </w:tc>
        <w:tc>
          <w:tcPr>
            <w:tcW w:w="0" w:type="auto"/>
            <w:tcBorders>
              <w:top w:val="single" w:sz="0" w:space="0" w:color="D3D3D3"/>
              <w:left w:val="single" w:sz="0" w:space="0" w:color="D3D3D3"/>
              <w:bottom w:val="single" w:sz="0" w:space="0" w:color="D3D3D3"/>
              <w:right w:val="single" w:sz="0" w:space="0" w:color="D3D3D3"/>
            </w:tcBorders>
          </w:tcPr>
          <w:p w14:paraId="1188F87F" w14:textId="77777777" w:rsidR="00022B71" w:rsidRDefault="005B112A">
            <w:pPr>
              <w:keepNext/>
              <w:spacing w:after="60"/>
              <w:jc w:val="center"/>
            </w:pPr>
            <w:r>
              <w:rPr>
                <w:rFonts w:ascii="Calibri" w:hAnsi="Calibri"/>
                <w:sz w:val="20"/>
              </w:rPr>
              <w:t>70 (100%)</w:t>
            </w:r>
          </w:p>
        </w:tc>
        <w:tc>
          <w:tcPr>
            <w:tcW w:w="0" w:type="auto"/>
            <w:tcBorders>
              <w:top w:val="single" w:sz="0" w:space="0" w:color="D3D3D3"/>
              <w:left w:val="single" w:sz="0" w:space="0" w:color="D3D3D3"/>
              <w:bottom w:val="single" w:sz="0" w:space="0" w:color="D3D3D3"/>
              <w:right w:val="single" w:sz="0" w:space="0" w:color="D3D3D3"/>
            </w:tcBorders>
          </w:tcPr>
          <w:p w14:paraId="4EB1D94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7EA75E2" w14:textId="77777777" w:rsidR="00022B71" w:rsidRDefault="005B112A">
            <w:pPr>
              <w:keepNext/>
              <w:spacing w:after="60"/>
              <w:jc w:val="center"/>
            </w:pPr>
            <w:r>
              <w:rPr>
                <w:rFonts w:ascii="Calibri" w:hAnsi="Calibri"/>
                <w:sz w:val="20"/>
              </w:rPr>
              <w:t>20 (54%)</w:t>
            </w:r>
          </w:p>
        </w:tc>
        <w:tc>
          <w:tcPr>
            <w:tcW w:w="0" w:type="auto"/>
            <w:tcBorders>
              <w:top w:val="single" w:sz="0" w:space="0" w:color="D3D3D3"/>
              <w:left w:val="single" w:sz="0" w:space="0" w:color="D3D3D3"/>
              <w:bottom w:val="single" w:sz="0" w:space="0" w:color="D3D3D3"/>
              <w:right w:val="single" w:sz="0" w:space="0" w:color="D3D3D3"/>
            </w:tcBorders>
          </w:tcPr>
          <w:p w14:paraId="18B90BD6" w14:textId="77777777" w:rsidR="00022B71" w:rsidRDefault="005B112A">
            <w:pPr>
              <w:keepNext/>
              <w:spacing w:after="60"/>
              <w:jc w:val="center"/>
            </w:pPr>
            <w:r>
              <w:rPr>
                <w:rFonts w:ascii="Calibri" w:hAnsi="Calibri"/>
                <w:sz w:val="20"/>
              </w:rPr>
              <w:t>15 (71%)</w:t>
            </w:r>
          </w:p>
        </w:tc>
        <w:tc>
          <w:tcPr>
            <w:tcW w:w="0" w:type="auto"/>
            <w:tcBorders>
              <w:top w:val="single" w:sz="0" w:space="0" w:color="D3D3D3"/>
              <w:left w:val="single" w:sz="0" w:space="0" w:color="D3D3D3"/>
              <w:bottom w:val="single" w:sz="0" w:space="0" w:color="D3D3D3"/>
              <w:right w:val="single" w:sz="0" w:space="0" w:color="D3D3D3"/>
            </w:tcBorders>
          </w:tcPr>
          <w:p w14:paraId="0E07D515" w14:textId="77777777" w:rsidR="00022B71" w:rsidRDefault="005B112A">
            <w:pPr>
              <w:keepNext/>
              <w:spacing w:after="60"/>
              <w:jc w:val="center"/>
            </w:pPr>
            <w:r>
              <w:rPr>
                <w:rFonts w:ascii="Calibri" w:hAnsi="Calibri"/>
                <w:sz w:val="20"/>
              </w:rPr>
              <w:t>67 (100%)</w:t>
            </w:r>
          </w:p>
        </w:tc>
      </w:tr>
      <w:tr w:rsidR="00022B71" w14:paraId="4C08F2D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76063D"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6DDA4E50" w14:textId="77777777" w:rsidR="00022B71" w:rsidRDefault="005B112A">
            <w:pPr>
              <w:keepNext/>
              <w:spacing w:after="60"/>
              <w:jc w:val="center"/>
            </w:pPr>
            <w:r>
              <w:rPr>
                <w:rFonts w:ascii="Calibri" w:hAnsi="Calibri"/>
                <w:sz w:val="20"/>
              </w:rPr>
              <w:t>72 (66%)</w:t>
            </w:r>
          </w:p>
        </w:tc>
        <w:tc>
          <w:tcPr>
            <w:tcW w:w="0" w:type="auto"/>
            <w:tcBorders>
              <w:top w:val="single" w:sz="0" w:space="0" w:color="D3D3D3"/>
              <w:left w:val="single" w:sz="0" w:space="0" w:color="D3D3D3"/>
              <w:bottom w:val="single" w:sz="0" w:space="0" w:color="D3D3D3"/>
              <w:right w:val="single" w:sz="0" w:space="0" w:color="D3D3D3"/>
            </w:tcBorders>
          </w:tcPr>
          <w:p w14:paraId="6AFB5283" w14:textId="77777777" w:rsidR="00022B71" w:rsidRDefault="005B112A">
            <w:pPr>
              <w:keepNext/>
              <w:spacing w:after="60"/>
              <w:jc w:val="center"/>
            </w:pPr>
            <w:r>
              <w:rPr>
                <w:rFonts w:ascii="Calibri" w:hAnsi="Calibri"/>
                <w:sz w:val="20"/>
              </w:rPr>
              <w:t>78 (100%)</w:t>
            </w:r>
          </w:p>
        </w:tc>
        <w:tc>
          <w:tcPr>
            <w:tcW w:w="0" w:type="auto"/>
            <w:tcBorders>
              <w:top w:val="single" w:sz="0" w:space="0" w:color="D3D3D3"/>
              <w:left w:val="single" w:sz="0" w:space="0" w:color="D3D3D3"/>
              <w:bottom w:val="single" w:sz="0" w:space="0" w:color="D3D3D3"/>
              <w:right w:val="single" w:sz="0" w:space="0" w:color="D3D3D3"/>
            </w:tcBorders>
          </w:tcPr>
          <w:p w14:paraId="46996ABE" w14:textId="77777777" w:rsidR="00022B71" w:rsidRDefault="005B112A">
            <w:pPr>
              <w:keepNext/>
              <w:spacing w:after="60"/>
              <w:jc w:val="center"/>
            </w:pPr>
            <w:r>
              <w:rPr>
                <w:rFonts w:ascii="Calibri" w:hAnsi="Calibri"/>
                <w:sz w:val="20"/>
              </w:rPr>
              <w:t>120 (100%)</w:t>
            </w:r>
          </w:p>
        </w:tc>
        <w:tc>
          <w:tcPr>
            <w:tcW w:w="0" w:type="auto"/>
            <w:tcBorders>
              <w:top w:val="single" w:sz="0" w:space="0" w:color="D3D3D3"/>
              <w:left w:val="single" w:sz="0" w:space="0" w:color="D3D3D3"/>
              <w:bottom w:val="single" w:sz="0" w:space="0" w:color="D3D3D3"/>
              <w:right w:val="single" w:sz="0" w:space="0" w:color="D3D3D3"/>
            </w:tcBorders>
          </w:tcPr>
          <w:p w14:paraId="06A0DE4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47D23A9" w14:textId="77777777" w:rsidR="00022B71" w:rsidRDefault="005B112A">
            <w:pPr>
              <w:keepNext/>
              <w:spacing w:after="60"/>
              <w:jc w:val="center"/>
            </w:pPr>
            <w:r>
              <w:rPr>
                <w:rFonts w:ascii="Calibri" w:hAnsi="Calibri"/>
                <w:sz w:val="20"/>
              </w:rPr>
              <w:t>5 (83%)</w:t>
            </w:r>
          </w:p>
        </w:tc>
        <w:tc>
          <w:tcPr>
            <w:tcW w:w="0" w:type="auto"/>
            <w:tcBorders>
              <w:top w:val="single" w:sz="0" w:space="0" w:color="D3D3D3"/>
              <w:left w:val="single" w:sz="0" w:space="0" w:color="D3D3D3"/>
              <w:bottom w:val="single" w:sz="0" w:space="0" w:color="D3D3D3"/>
              <w:right w:val="single" w:sz="0" w:space="0" w:color="D3D3D3"/>
            </w:tcBorders>
          </w:tcPr>
          <w:p w14:paraId="2FCDF59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B548578" w14:textId="77777777" w:rsidR="00022B71" w:rsidRDefault="005B112A">
            <w:pPr>
              <w:keepNext/>
              <w:spacing w:after="60"/>
              <w:jc w:val="center"/>
            </w:pPr>
            <w:r>
              <w:rPr>
                <w:rFonts w:ascii="Calibri" w:hAnsi="Calibri"/>
                <w:sz w:val="20"/>
              </w:rPr>
              <w:t>85 (100%)</w:t>
            </w:r>
          </w:p>
        </w:tc>
        <w:tc>
          <w:tcPr>
            <w:tcW w:w="0" w:type="auto"/>
            <w:tcBorders>
              <w:top w:val="single" w:sz="0" w:space="0" w:color="D3D3D3"/>
              <w:left w:val="single" w:sz="0" w:space="0" w:color="D3D3D3"/>
              <w:bottom w:val="single" w:sz="0" w:space="0" w:color="D3D3D3"/>
              <w:right w:val="single" w:sz="0" w:space="0" w:color="D3D3D3"/>
            </w:tcBorders>
          </w:tcPr>
          <w:p w14:paraId="4491029E" w14:textId="77777777" w:rsidR="00022B71" w:rsidRDefault="005B112A">
            <w:pPr>
              <w:keepNext/>
              <w:spacing w:after="60"/>
              <w:jc w:val="center"/>
            </w:pPr>
            <w:r>
              <w:rPr>
                <w:rFonts w:ascii="Calibri" w:hAnsi="Calibri"/>
                <w:sz w:val="20"/>
              </w:rPr>
              <w:t>17 (46%)</w:t>
            </w:r>
          </w:p>
        </w:tc>
        <w:tc>
          <w:tcPr>
            <w:tcW w:w="0" w:type="auto"/>
            <w:tcBorders>
              <w:top w:val="single" w:sz="0" w:space="0" w:color="D3D3D3"/>
              <w:left w:val="single" w:sz="0" w:space="0" w:color="D3D3D3"/>
              <w:bottom w:val="single" w:sz="0" w:space="0" w:color="D3D3D3"/>
              <w:right w:val="single" w:sz="0" w:space="0" w:color="D3D3D3"/>
            </w:tcBorders>
          </w:tcPr>
          <w:p w14:paraId="0A1E3FD1" w14:textId="77777777" w:rsidR="00022B71" w:rsidRDefault="005B112A">
            <w:pPr>
              <w:keepNext/>
              <w:spacing w:after="60"/>
              <w:jc w:val="center"/>
            </w:pPr>
            <w:r>
              <w:rPr>
                <w:rFonts w:ascii="Calibri" w:hAnsi="Calibri"/>
                <w:sz w:val="20"/>
              </w:rPr>
              <w:t>6 (29%)</w:t>
            </w:r>
          </w:p>
        </w:tc>
        <w:tc>
          <w:tcPr>
            <w:tcW w:w="0" w:type="auto"/>
            <w:tcBorders>
              <w:top w:val="single" w:sz="0" w:space="0" w:color="D3D3D3"/>
              <w:left w:val="single" w:sz="0" w:space="0" w:color="D3D3D3"/>
              <w:bottom w:val="single" w:sz="0" w:space="0" w:color="D3D3D3"/>
              <w:right w:val="single" w:sz="0" w:space="0" w:color="D3D3D3"/>
            </w:tcBorders>
          </w:tcPr>
          <w:p w14:paraId="4582F54A" w14:textId="77777777" w:rsidR="00022B71" w:rsidRDefault="005B112A">
            <w:pPr>
              <w:keepNext/>
              <w:spacing w:after="60"/>
              <w:jc w:val="center"/>
            </w:pPr>
            <w:r>
              <w:rPr>
                <w:rFonts w:ascii="Calibri" w:hAnsi="Calibri"/>
                <w:sz w:val="20"/>
              </w:rPr>
              <w:t>0 (0%)</w:t>
            </w:r>
          </w:p>
        </w:tc>
      </w:tr>
      <w:tr w:rsidR="00022B71" w14:paraId="7D746EE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5935F1" w14:textId="77777777" w:rsidR="00022B71" w:rsidRDefault="005B112A">
            <w:pPr>
              <w:keepNext/>
              <w:spacing w:after="60"/>
            </w:pPr>
            <w:r>
              <w:rPr>
                <w:rFonts w:ascii="Calibri" w:hAnsi="Calibri"/>
                <w:sz w:val="20"/>
              </w:rPr>
              <w:t>Lieu_de_residence</w:t>
            </w:r>
          </w:p>
        </w:tc>
        <w:tc>
          <w:tcPr>
            <w:tcW w:w="0" w:type="auto"/>
            <w:tcBorders>
              <w:top w:val="single" w:sz="0" w:space="0" w:color="D3D3D3"/>
              <w:left w:val="single" w:sz="0" w:space="0" w:color="D3D3D3"/>
              <w:bottom w:val="single" w:sz="0" w:space="0" w:color="D3D3D3"/>
              <w:right w:val="single" w:sz="0" w:space="0" w:color="D3D3D3"/>
            </w:tcBorders>
          </w:tcPr>
          <w:p w14:paraId="0F77207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8262F4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BEFB445"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E384D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6D35A2"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CAF3A6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6158B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6962F24"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9B41C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3871D9" w14:textId="77777777" w:rsidR="00022B71" w:rsidRDefault="00022B71">
            <w:pPr>
              <w:keepNext/>
              <w:spacing w:after="60"/>
              <w:jc w:val="center"/>
            </w:pPr>
          </w:p>
        </w:tc>
      </w:tr>
      <w:tr w:rsidR="00022B71" w14:paraId="67F79D9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CF1198" w14:textId="77777777" w:rsidR="00022B71" w:rsidRDefault="005B112A">
            <w:pPr>
              <w:keepNext/>
              <w:spacing w:after="60"/>
            </w:pPr>
            <w:r>
              <w:rPr>
                <w:rFonts w:ascii="Calibri" w:hAnsi="Calibri"/>
                <w:sz w:val="20"/>
              </w:rPr>
              <w:t>    Ailleurs au Quebec</w:t>
            </w:r>
          </w:p>
        </w:tc>
        <w:tc>
          <w:tcPr>
            <w:tcW w:w="0" w:type="auto"/>
            <w:tcBorders>
              <w:top w:val="single" w:sz="0" w:space="0" w:color="D3D3D3"/>
              <w:left w:val="single" w:sz="0" w:space="0" w:color="D3D3D3"/>
              <w:bottom w:val="single" w:sz="0" w:space="0" w:color="D3D3D3"/>
              <w:right w:val="single" w:sz="0" w:space="0" w:color="D3D3D3"/>
            </w:tcBorders>
          </w:tcPr>
          <w:p w14:paraId="00E2DC4C" w14:textId="77777777" w:rsidR="00022B71" w:rsidRDefault="005B112A">
            <w:pPr>
              <w:keepNext/>
              <w:spacing w:after="60"/>
              <w:jc w:val="center"/>
            </w:pPr>
            <w:r>
              <w:rPr>
                <w:rFonts w:ascii="Calibri" w:hAnsi="Calibri"/>
                <w:sz w:val="20"/>
              </w:rPr>
              <w:t>109 (100%)</w:t>
            </w:r>
          </w:p>
        </w:tc>
        <w:tc>
          <w:tcPr>
            <w:tcW w:w="0" w:type="auto"/>
            <w:tcBorders>
              <w:top w:val="single" w:sz="0" w:space="0" w:color="D3D3D3"/>
              <w:left w:val="single" w:sz="0" w:space="0" w:color="D3D3D3"/>
              <w:bottom w:val="single" w:sz="0" w:space="0" w:color="D3D3D3"/>
              <w:right w:val="single" w:sz="0" w:space="0" w:color="D3D3D3"/>
            </w:tcBorders>
          </w:tcPr>
          <w:p w14:paraId="1A2A0EA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A7FE0B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6DDF5C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C2BF671" w14:textId="77777777" w:rsidR="00022B71" w:rsidRDefault="005B112A">
            <w:pPr>
              <w:keepNext/>
              <w:spacing w:after="60"/>
              <w:jc w:val="center"/>
            </w:pPr>
            <w:r>
              <w:rPr>
                <w:rFonts w:ascii="Calibri" w:hAnsi="Calibri"/>
                <w:sz w:val="20"/>
              </w:rPr>
              <w:t xml:space="preserve">4 </w:t>
            </w: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7D9A2AC8" w14:textId="77777777" w:rsidR="00022B71" w:rsidRDefault="005B112A">
            <w:pPr>
              <w:keepNext/>
              <w:spacing w:after="60"/>
              <w:jc w:val="center"/>
            </w:pPr>
            <w:r>
              <w:rPr>
                <w:rFonts w:ascii="Calibri" w:hAnsi="Calibri"/>
                <w:sz w:val="20"/>
              </w:rPr>
              <w:t>70 (100%)</w:t>
            </w:r>
          </w:p>
        </w:tc>
        <w:tc>
          <w:tcPr>
            <w:tcW w:w="0" w:type="auto"/>
            <w:tcBorders>
              <w:top w:val="single" w:sz="0" w:space="0" w:color="D3D3D3"/>
              <w:left w:val="single" w:sz="0" w:space="0" w:color="D3D3D3"/>
              <w:bottom w:val="single" w:sz="0" w:space="0" w:color="D3D3D3"/>
              <w:right w:val="single" w:sz="0" w:space="0" w:color="D3D3D3"/>
            </w:tcBorders>
          </w:tcPr>
          <w:p w14:paraId="1E6843C7" w14:textId="77777777" w:rsidR="00022B71" w:rsidRDefault="005B112A">
            <w:pPr>
              <w:keepNext/>
              <w:spacing w:after="60"/>
              <w:jc w:val="center"/>
            </w:pPr>
            <w:r>
              <w:rPr>
                <w:rFonts w:ascii="Calibri" w:hAnsi="Calibri"/>
                <w:sz w:val="20"/>
              </w:rPr>
              <w:t>85 (100%)</w:t>
            </w:r>
          </w:p>
        </w:tc>
        <w:tc>
          <w:tcPr>
            <w:tcW w:w="0" w:type="auto"/>
            <w:tcBorders>
              <w:top w:val="single" w:sz="0" w:space="0" w:color="D3D3D3"/>
              <w:left w:val="single" w:sz="0" w:space="0" w:color="D3D3D3"/>
              <w:bottom w:val="single" w:sz="0" w:space="0" w:color="D3D3D3"/>
              <w:right w:val="single" w:sz="0" w:space="0" w:color="D3D3D3"/>
            </w:tcBorders>
          </w:tcPr>
          <w:p w14:paraId="20FCEC5B" w14:textId="77777777" w:rsidR="00022B71" w:rsidRDefault="005B112A">
            <w:pPr>
              <w:keepNext/>
              <w:spacing w:after="60"/>
              <w:jc w:val="center"/>
            </w:pPr>
            <w:r>
              <w:rPr>
                <w:rFonts w:ascii="Calibri" w:hAnsi="Calibri"/>
                <w:sz w:val="20"/>
              </w:rPr>
              <w:t>18 (49%)</w:t>
            </w:r>
          </w:p>
        </w:tc>
        <w:tc>
          <w:tcPr>
            <w:tcW w:w="0" w:type="auto"/>
            <w:tcBorders>
              <w:top w:val="single" w:sz="0" w:space="0" w:color="D3D3D3"/>
              <w:left w:val="single" w:sz="0" w:space="0" w:color="D3D3D3"/>
              <w:bottom w:val="single" w:sz="0" w:space="0" w:color="D3D3D3"/>
              <w:right w:val="single" w:sz="0" w:space="0" w:color="D3D3D3"/>
            </w:tcBorders>
          </w:tcPr>
          <w:p w14:paraId="22042857" w14:textId="77777777" w:rsidR="00022B71" w:rsidRDefault="005B112A">
            <w:pPr>
              <w:keepNext/>
              <w:spacing w:after="60"/>
              <w:jc w:val="center"/>
            </w:pPr>
            <w:r>
              <w:rPr>
                <w:rFonts w:ascii="Calibri" w:hAnsi="Calibri"/>
                <w:sz w:val="20"/>
              </w:rPr>
              <w:t>11 (52%)</w:t>
            </w:r>
          </w:p>
        </w:tc>
        <w:tc>
          <w:tcPr>
            <w:tcW w:w="0" w:type="auto"/>
            <w:tcBorders>
              <w:top w:val="single" w:sz="0" w:space="0" w:color="D3D3D3"/>
              <w:left w:val="single" w:sz="0" w:space="0" w:color="D3D3D3"/>
              <w:bottom w:val="single" w:sz="0" w:space="0" w:color="D3D3D3"/>
              <w:right w:val="single" w:sz="0" w:space="0" w:color="D3D3D3"/>
            </w:tcBorders>
          </w:tcPr>
          <w:p w14:paraId="148C5DCF" w14:textId="77777777" w:rsidR="00022B71" w:rsidRDefault="005B112A">
            <w:pPr>
              <w:keepNext/>
              <w:spacing w:after="60"/>
              <w:jc w:val="center"/>
            </w:pPr>
            <w:r>
              <w:rPr>
                <w:rFonts w:ascii="Calibri" w:hAnsi="Calibri"/>
                <w:sz w:val="20"/>
              </w:rPr>
              <w:t>0 (0%)</w:t>
            </w:r>
          </w:p>
        </w:tc>
      </w:tr>
      <w:tr w:rsidR="00022B71" w14:paraId="646AD33F"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66CB48" w14:textId="77777777" w:rsidR="00022B71" w:rsidRDefault="005B112A">
            <w:pPr>
              <w:keepNext/>
              <w:spacing w:after="60"/>
            </w:pPr>
            <w:r>
              <w:rPr>
                <w:rFonts w:ascii="Calibri" w:hAnsi="Calibri"/>
                <w:sz w:val="20"/>
              </w:rPr>
              <w:t>    Grand Motreal</w:t>
            </w:r>
          </w:p>
        </w:tc>
        <w:tc>
          <w:tcPr>
            <w:tcW w:w="0" w:type="auto"/>
            <w:tcBorders>
              <w:top w:val="single" w:sz="0" w:space="0" w:color="D3D3D3"/>
              <w:left w:val="single" w:sz="0" w:space="0" w:color="D3D3D3"/>
              <w:bottom w:val="single" w:sz="0" w:space="0" w:color="D3D3D3"/>
              <w:right w:val="single" w:sz="0" w:space="0" w:color="D3D3D3"/>
            </w:tcBorders>
          </w:tcPr>
          <w:p w14:paraId="7F915FE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719C79D" w14:textId="77777777" w:rsidR="00022B71" w:rsidRDefault="005B112A">
            <w:pPr>
              <w:keepNext/>
              <w:spacing w:after="60"/>
              <w:jc w:val="center"/>
            </w:pPr>
            <w:r>
              <w:rPr>
                <w:rFonts w:ascii="Calibri" w:hAnsi="Calibri"/>
                <w:sz w:val="20"/>
              </w:rPr>
              <w:t>78 (100%)</w:t>
            </w:r>
          </w:p>
        </w:tc>
        <w:tc>
          <w:tcPr>
            <w:tcW w:w="0" w:type="auto"/>
            <w:tcBorders>
              <w:top w:val="single" w:sz="0" w:space="0" w:color="D3D3D3"/>
              <w:left w:val="single" w:sz="0" w:space="0" w:color="D3D3D3"/>
              <w:bottom w:val="single" w:sz="0" w:space="0" w:color="D3D3D3"/>
              <w:right w:val="single" w:sz="0" w:space="0" w:color="D3D3D3"/>
            </w:tcBorders>
          </w:tcPr>
          <w:p w14:paraId="030B94A7" w14:textId="77777777" w:rsidR="00022B71" w:rsidRDefault="005B112A">
            <w:pPr>
              <w:keepNext/>
              <w:spacing w:after="60"/>
              <w:jc w:val="center"/>
            </w:pPr>
            <w:r>
              <w:rPr>
                <w:rFonts w:ascii="Calibri" w:hAnsi="Calibri"/>
                <w:sz w:val="20"/>
              </w:rPr>
              <w:t>120 (100%)</w:t>
            </w:r>
          </w:p>
        </w:tc>
        <w:tc>
          <w:tcPr>
            <w:tcW w:w="0" w:type="auto"/>
            <w:tcBorders>
              <w:top w:val="single" w:sz="0" w:space="0" w:color="D3D3D3"/>
              <w:left w:val="single" w:sz="0" w:space="0" w:color="D3D3D3"/>
              <w:bottom w:val="single" w:sz="0" w:space="0" w:color="D3D3D3"/>
              <w:right w:val="single" w:sz="0" w:space="0" w:color="D3D3D3"/>
            </w:tcBorders>
          </w:tcPr>
          <w:p w14:paraId="6E526A23" w14:textId="77777777" w:rsidR="00022B71" w:rsidRDefault="005B112A">
            <w:pPr>
              <w:keepNext/>
              <w:spacing w:after="60"/>
              <w:jc w:val="center"/>
            </w:pPr>
            <w:r>
              <w:rPr>
                <w:rFonts w:ascii="Calibri" w:hAnsi="Calibri"/>
                <w:sz w:val="20"/>
              </w:rPr>
              <w:t>130 (100%)</w:t>
            </w:r>
          </w:p>
        </w:tc>
        <w:tc>
          <w:tcPr>
            <w:tcW w:w="0" w:type="auto"/>
            <w:tcBorders>
              <w:top w:val="single" w:sz="0" w:space="0" w:color="D3D3D3"/>
              <w:left w:val="single" w:sz="0" w:space="0" w:color="D3D3D3"/>
              <w:bottom w:val="single" w:sz="0" w:space="0" w:color="D3D3D3"/>
              <w:right w:val="single" w:sz="0" w:space="0" w:color="D3D3D3"/>
            </w:tcBorders>
          </w:tcPr>
          <w:p w14:paraId="6ABEA5A5" w14:textId="77777777" w:rsidR="00022B71" w:rsidRDefault="005B112A">
            <w:pPr>
              <w:keepNext/>
              <w:spacing w:after="60"/>
              <w:jc w:val="center"/>
            </w:pPr>
            <w:r>
              <w:rPr>
                <w:rFonts w:ascii="Calibri" w:hAnsi="Calibri"/>
                <w:sz w:val="20"/>
              </w:rPr>
              <w:t>2 (33%)</w:t>
            </w:r>
          </w:p>
        </w:tc>
        <w:tc>
          <w:tcPr>
            <w:tcW w:w="0" w:type="auto"/>
            <w:tcBorders>
              <w:top w:val="single" w:sz="0" w:space="0" w:color="D3D3D3"/>
              <w:left w:val="single" w:sz="0" w:space="0" w:color="D3D3D3"/>
              <w:bottom w:val="single" w:sz="0" w:space="0" w:color="D3D3D3"/>
              <w:right w:val="single" w:sz="0" w:space="0" w:color="D3D3D3"/>
            </w:tcBorders>
          </w:tcPr>
          <w:p w14:paraId="2EE58F1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7B06C7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63E8AD2" w14:textId="77777777" w:rsidR="00022B71" w:rsidRDefault="005B112A">
            <w:pPr>
              <w:keepNext/>
              <w:spacing w:after="60"/>
              <w:jc w:val="center"/>
            </w:pPr>
            <w:r>
              <w:rPr>
                <w:rFonts w:ascii="Calibri" w:hAnsi="Calibri"/>
                <w:sz w:val="20"/>
              </w:rPr>
              <w:t>19 (51%)</w:t>
            </w:r>
          </w:p>
        </w:tc>
        <w:tc>
          <w:tcPr>
            <w:tcW w:w="0" w:type="auto"/>
            <w:tcBorders>
              <w:top w:val="single" w:sz="0" w:space="0" w:color="D3D3D3"/>
              <w:left w:val="single" w:sz="0" w:space="0" w:color="D3D3D3"/>
              <w:bottom w:val="single" w:sz="0" w:space="0" w:color="D3D3D3"/>
              <w:right w:val="single" w:sz="0" w:space="0" w:color="D3D3D3"/>
            </w:tcBorders>
          </w:tcPr>
          <w:p w14:paraId="28604F7D" w14:textId="77777777" w:rsidR="00022B71" w:rsidRDefault="005B112A">
            <w:pPr>
              <w:keepNext/>
              <w:spacing w:after="60"/>
              <w:jc w:val="center"/>
            </w:pPr>
            <w:r>
              <w:rPr>
                <w:rFonts w:ascii="Calibri" w:hAnsi="Calibri"/>
                <w:sz w:val="20"/>
              </w:rPr>
              <w:t>10 (48%)</w:t>
            </w:r>
          </w:p>
        </w:tc>
        <w:tc>
          <w:tcPr>
            <w:tcW w:w="0" w:type="auto"/>
            <w:tcBorders>
              <w:top w:val="single" w:sz="0" w:space="0" w:color="D3D3D3"/>
              <w:left w:val="single" w:sz="0" w:space="0" w:color="D3D3D3"/>
              <w:bottom w:val="single" w:sz="0" w:space="0" w:color="D3D3D3"/>
              <w:right w:val="single" w:sz="0" w:space="0" w:color="D3D3D3"/>
            </w:tcBorders>
          </w:tcPr>
          <w:p w14:paraId="11D646E7" w14:textId="77777777" w:rsidR="00022B71" w:rsidRDefault="005B112A">
            <w:pPr>
              <w:keepNext/>
              <w:spacing w:after="60"/>
              <w:jc w:val="center"/>
            </w:pPr>
            <w:r>
              <w:rPr>
                <w:rFonts w:ascii="Calibri" w:hAnsi="Calibri"/>
                <w:sz w:val="20"/>
              </w:rPr>
              <w:t>67 (100%)</w:t>
            </w:r>
          </w:p>
        </w:tc>
      </w:tr>
      <w:tr w:rsidR="00022B71" w14:paraId="69310133" w14:textId="77777777" w:rsidTr="00022B71">
        <w:trPr>
          <w:cantSplit/>
          <w:jc w:val="center"/>
        </w:trPr>
        <w:tc>
          <w:tcPr>
            <w:tcW w:w="0" w:type="auto"/>
            <w:gridSpan w:val="11"/>
          </w:tcPr>
          <w:p w14:paraId="71371517" w14:textId="77777777" w:rsidR="00022B71" w:rsidRDefault="005B112A">
            <w:pPr>
              <w:keepNext/>
              <w:spacing w:after="60"/>
            </w:pPr>
            <w:r>
              <w:rPr>
                <w:rFonts w:ascii="Calibri" w:hAnsi="Calibri"/>
                <w:i/>
                <w:sz w:val="20"/>
                <w:vertAlign w:val="superscript"/>
              </w:rPr>
              <w:t>1</w:t>
            </w:r>
            <w:r>
              <w:rPr>
                <w:rFonts w:ascii="Calibri" w:hAnsi="Calibri"/>
                <w:sz w:val="20"/>
              </w:rPr>
              <w:t>n (%)</w:t>
            </w:r>
          </w:p>
        </w:tc>
      </w:tr>
    </w:tbl>
    <w:p w14:paraId="1807E675" w14:textId="77777777" w:rsidR="00022B71" w:rsidRDefault="005B112A">
      <w:pPr>
        <w:pStyle w:val="En-ttedetabledesmatires"/>
      </w:pPr>
      <w:r>
        <w:rPr>
          <w:rStyle w:val="CommentTok"/>
        </w:rPr>
        <w:t>#data_interest</w:t>
      </w:r>
    </w:p>
    <w:p w14:paraId="0220E3AF" w14:textId="77777777" w:rsidR="00022B71" w:rsidRDefault="005B112A">
      <w:pPr>
        <w:pStyle w:val="Titre4"/>
      </w:pPr>
      <w:bookmarkStart w:id="379" w:name="classification-subjectifs-factominer"/>
      <w:bookmarkEnd w:id="378"/>
      <w:r>
        <w:t>Classification subjectifs FactoMineR</w:t>
      </w:r>
    </w:p>
    <w:p w14:paraId="42CB677F" w14:textId="77777777" w:rsidR="00022B71" w:rsidRDefault="005B112A">
      <w:pPr>
        <w:pStyle w:val="En-ttedetabledesmatires"/>
      </w:pPr>
      <w:r>
        <w:rPr>
          <w:rStyle w:val="FunctionTok"/>
        </w:rPr>
        <w:t>library</w:t>
      </w:r>
      <w:r>
        <w:rPr>
          <w:rStyle w:val="NormalTok"/>
        </w:rPr>
        <w:t>(FactoMineR)</w:t>
      </w:r>
      <w:r>
        <w:br/>
      </w:r>
      <w:r>
        <w:br/>
      </w:r>
      <w:r>
        <w:rPr>
          <w:rStyle w:val="NormalTok"/>
        </w:rPr>
        <w:t>data_interest</w:t>
      </w:r>
      <w:r>
        <w:rPr>
          <w:rStyle w:val="OtherTok"/>
        </w:rPr>
        <w:t>&lt;-</w:t>
      </w:r>
      <w:r>
        <w:rPr>
          <w:rStyle w:val="DecValTok"/>
        </w:rPr>
        <w:t>0</w:t>
      </w:r>
      <w:r>
        <w:br/>
      </w:r>
      <w:r>
        <w:rPr>
          <w:rStyle w:val="NormalTok"/>
        </w:rPr>
        <w:t xml:space="preserve">data_interest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(Somme_Importance_subjectif,sexe,gpe_age,Lieu_de_residence) </w:t>
      </w:r>
      <w:r>
        <w:rPr>
          <w:rStyle w:val="SpecialCharTok"/>
        </w:rPr>
        <w:t>%&gt;%</w:t>
      </w:r>
      <w:r>
        <w:br/>
      </w:r>
      <w:r>
        <w:rPr>
          <w:rStyle w:val="NormalTok"/>
        </w:rPr>
        <w:t xml:space="preserve">  </w:t>
      </w:r>
      <w:r>
        <w:rPr>
          <w:rStyle w:val="FunctionTok"/>
        </w:rPr>
        <w:t>na.omit</w:t>
      </w:r>
      <w:r>
        <w:rPr>
          <w:rStyle w:val="NormalTok"/>
        </w:rPr>
        <w:t>()</w:t>
      </w:r>
      <w:r>
        <w:br/>
      </w:r>
      <w:r>
        <w:br/>
      </w:r>
      <w:r>
        <w:rPr>
          <w:rStyle w:val="NormalTok"/>
        </w:rPr>
        <w:t>data_interest</w:t>
      </w:r>
      <w:r>
        <w:rPr>
          <w:rStyle w:val="SpecialCharTok"/>
        </w:rPr>
        <w:t>$</w:t>
      </w:r>
      <w:r>
        <w:rPr>
          <w:rStyle w:val="NormalTok"/>
        </w:rPr>
        <w:t>Somme_Importance</w:t>
      </w:r>
      <w:r>
        <w:rPr>
          <w:rStyle w:val="OtherTok"/>
        </w:rPr>
        <w:t>&lt;-</w:t>
      </w:r>
      <w:r>
        <w:rPr>
          <w:rStyle w:val="FunctionTok"/>
        </w:rPr>
        <w:t>as.factor</w:t>
      </w:r>
      <w:r>
        <w:rPr>
          <w:rStyle w:val="NormalTok"/>
        </w:rPr>
        <w:t>(data_interest</w:t>
      </w:r>
      <w:r>
        <w:rPr>
          <w:rStyle w:val="SpecialCharTok"/>
        </w:rPr>
        <w:t>$</w:t>
      </w:r>
      <w:r>
        <w:rPr>
          <w:rStyle w:val="NormalTok"/>
        </w:rPr>
        <w:t>Somme_Importance_subjectif)</w:t>
      </w:r>
      <w:r>
        <w:br/>
      </w:r>
      <w:r>
        <w:rPr>
          <w:rStyle w:val="NormalTok"/>
        </w:rPr>
        <w:t>data_interest</w:t>
      </w:r>
      <w:r>
        <w:rPr>
          <w:rStyle w:val="SpecialCharTok"/>
        </w:rPr>
        <w:t>$</w:t>
      </w:r>
      <w:r>
        <w:rPr>
          <w:rStyle w:val="NormalTok"/>
        </w:rPr>
        <w:t>sexe</w:t>
      </w:r>
      <w:r>
        <w:rPr>
          <w:rStyle w:val="OtherTok"/>
        </w:rPr>
        <w:t>&lt;-</w:t>
      </w:r>
      <w:r>
        <w:rPr>
          <w:rStyle w:val="FunctionTok"/>
        </w:rPr>
        <w:t>as.fact</w:t>
      </w:r>
      <w:r>
        <w:rPr>
          <w:rStyle w:val="FunctionTok"/>
        </w:rPr>
        <w:t>or</w:t>
      </w:r>
      <w:r>
        <w:rPr>
          <w:rStyle w:val="NormalTok"/>
        </w:rPr>
        <w:t>(data_interest</w:t>
      </w:r>
      <w:r>
        <w:rPr>
          <w:rStyle w:val="SpecialCharTok"/>
        </w:rPr>
        <w:t>$</w:t>
      </w:r>
      <w:r>
        <w:rPr>
          <w:rStyle w:val="NormalTok"/>
        </w:rPr>
        <w:t>sexe)</w:t>
      </w:r>
      <w:r>
        <w:br/>
      </w:r>
      <w:r>
        <w:rPr>
          <w:rStyle w:val="NormalTok"/>
        </w:rPr>
        <w:t>data_interest</w:t>
      </w:r>
      <w:r>
        <w:rPr>
          <w:rStyle w:val="SpecialCharTok"/>
        </w:rPr>
        <w:t>$</w:t>
      </w:r>
      <w:r>
        <w:rPr>
          <w:rStyle w:val="NormalTok"/>
        </w:rPr>
        <w:t>gpe_age</w:t>
      </w:r>
      <w:r>
        <w:rPr>
          <w:rStyle w:val="OtherTok"/>
        </w:rPr>
        <w:t>&lt;-</w:t>
      </w:r>
      <w:r>
        <w:rPr>
          <w:rStyle w:val="FunctionTok"/>
        </w:rPr>
        <w:t>as.factor</w:t>
      </w:r>
      <w:r>
        <w:rPr>
          <w:rStyle w:val="NormalTok"/>
        </w:rPr>
        <w:t>(data_interest</w:t>
      </w:r>
      <w:r>
        <w:rPr>
          <w:rStyle w:val="SpecialCharTok"/>
        </w:rPr>
        <w:t>$</w:t>
      </w:r>
      <w:r>
        <w:rPr>
          <w:rStyle w:val="NormalTok"/>
        </w:rPr>
        <w:t>gpe_age)</w:t>
      </w:r>
      <w:r>
        <w:br/>
      </w:r>
      <w:r>
        <w:rPr>
          <w:rStyle w:val="NormalTok"/>
        </w:rPr>
        <w:t>data_interest</w:t>
      </w:r>
      <w:r>
        <w:rPr>
          <w:rStyle w:val="SpecialCharTok"/>
        </w:rPr>
        <w:t>$</w:t>
      </w:r>
      <w:r>
        <w:rPr>
          <w:rStyle w:val="NormalTok"/>
        </w:rPr>
        <w:t>Lieu_de_residence</w:t>
      </w:r>
      <w:r>
        <w:rPr>
          <w:rStyle w:val="OtherTok"/>
        </w:rPr>
        <w:t>&lt;-</w:t>
      </w:r>
      <w:r>
        <w:rPr>
          <w:rStyle w:val="FunctionTok"/>
        </w:rPr>
        <w:t>as.factor</w:t>
      </w:r>
      <w:r>
        <w:rPr>
          <w:rStyle w:val="NormalTok"/>
        </w:rPr>
        <w:t>(data_interest</w:t>
      </w:r>
      <w:r>
        <w:rPr>
          <w:rStyle w:val="SpecialCharTok"/>
        </w:rPr>
        <w:t>$</w:t>
      </w:r>
      <w:r>
        <w:rPr>
          <w:rStyle w:val="NormalTok"/>
        </w:rPr>
        <w:t>Lieu_de_residence)</w:t>
      </w:r>
      <w:r>
        <w:br/>
      </w:r>
      <w:r>
        <w:br/>
      </w:r>
      <w:r>
        <w:br/>
      </w:r>
      <w:r>
        <w:rPr>
          <w:rStyle w:val="NormalTok"/>
        </w:rPr>
        <w:t xml:space="preserve">acm2 </w:t>
      </w:r>
      <w:r>
        <w:rPr>
          <w:rStyle w:val="OtherTok"/>
        </w:rPr>
        <w:t>&lt;-</w:t>
      </w:r>
      <w:r>
        <w:rPr>
          <w:rStyle w:val="NormalTok"/>
        </w:rPr>
        <w:t xml:space="preserve"> </w:t>
      </w:r>
      <w:r>
        <w:rPr>
          <w:rStyle w:val="FunctionTok"/>
        </w:rPr>
        <w:t>MCA</w:t>
      </w:r>
      <w:r>
        <w:rPr>
          <w:rStyle w:val="NormalTok"/>
        </w:rPr>
        <w:t>(data_interest[</w:t>
      </w:r>
      <w:r>
        <w:rPr>
          <w:rStyle w:val="FunctionTok"/>
        </w:rPr>
        <w:t>complete.cases</w:t>
      </w:r>
      <w:r>
        <w:rPr>
          <w:rStyle w:val="NormalTok"/>
        </w:rPr>
        <w:t xml:space="preserve">(data_interest), ], </w:t>
      </w:r>
      <w:r>
        <w:rPr>
          <w:rStyle w:val="AttributeTok"/>
        </w:rPr>
        <w:t>ncp =</w:t>
      </w:r>
      <w:r>
        <w:rPr>
          <w:rStyle w:val="NormalTok"/>
        </w:rPr>
        <w:t xml:space="preserve"> </w:t>
      </w:r>
      <w:r>
        <w:rPr>
          <w:rStyle w:val="DecValTok"/>
        </w:rPr>
        <w:t>5</w:t>
      </w:r>
      <w:r>
        <w:rPr>
          <w:rStyle w:val="NormalTok"/>
        </w:rPr>
        <w:t xml:space="preserve">, </w:t>
      </w:r>
      <w:r>
        <w:rPr>
          <w:rStyle w:val="AttributeTok"/>
        </w:rPr>
        <w:t>graph =</w:t>
      </w:r>
      <w:r>
        <w:rPr>
          <w:rStyle w:val="NormalTok"/>
        </w:rPr>
        <w:t xml:space="preserve"> </w:t>
      </w:r>
      <w:r>
        <w:rPr>
          <w:rStyle w:val="ConstantTok"/>
        </w:rPr>
        <w:t>FALSE</w:t>
      </w:r>
      <w:r>
        <w:rPr>
          <w:rStyle w:val="NormalTok"/>
        </w:rPr>
        <w:t>)</w:t>
      </w:r>
      <w:r>
        <w:br/>
      </w:r>
      <w:r>
        <w:rPr>
          <w:rStyle w:val="NormalTok"/>
        </w:rPr>
        <w:t xml:space="preserve">cah </w:t>
      </w:r>
      <w:r>
        <w:rPr>
          <w:rStyle w:val="OtherTok"/>
        </w:rPr>
        <w:t>&lt;-</w:t>
      </w:r>
      <w:r>
        <w:rPr>
          <w:rStyle w:val="NormalTok"/>
        </w:rPr>
        <w:t xml:space="preserve"> </w:t>
      </w:r>
      <w:r>
        <w:rPr>
          <w:rStyle w:val="FunctionTok"/>
        </w:rPr>
        <w:t>HCPC</w:t>
      </w:r>
      <w:r>
        <w:rPr>
          <w:rStyle w:val="NormalTok"/>
        </w:rPr>
        <w:t>(acm</w:t>
      </w:r>
      <w:r>
        <w:rPr>
          <w:rStyle w:val="NormalTok"/>
        </w:rPr>
        <w:t xml:space="preserve">2, </w:t>
      </w:r>
      <w:r>
        <w:rPr>
          <w:rStyle w:val="AttributeTok"/>
        </w:rPr>
        <w:t>graph =</w:t>
      </w:r>
      <w:r>
        <w:rPr>
          <w:rStyle w:val="NormalTok"/>
        </w:rPr>
        <w:t xml:space="preserve"> </w:t>
      </w:r>
      <w:r>
        <w:rPr>
          <w:rStyle w:val="ConstantTok"/>
        </w:rPr>
        <w:t>FALSE</w:t>
      </w:r>
      <w:r>
        <w:rPr>
          <w:rStyle w:val="NormalTok"/>
        </w:rPr>
        <w:t>)</w:t>
      </w:r>
    </w:p>
    <w:p w14:paraId="104E5273" w14:textId="77777777" w:rsidR="00022B71" w:rsidRDefault="005B112A">
      <w:pPr>
        <w:pStyle w:val="En-ttedetabledesmatires"/>
      </w:pPr>
      <w:r>
        <w:rPr>
          <w:rStyle w:val="FunctionTok"/>
        </w:rPr>
        <w:t>plot</w:t>
      </w:r>
      <w:r>
        <w:rPr>
          <w:rStyle w:val="NormalTok"/>
        </w:rPr>
        <w:t xml:space="preserve">(cah, </w:t>
      </w:r>
      <w:r>
        <w:rPr>
          <w:rStyle w:val="AttributeTok"/>
        </w:rPr>
        <w:t>choice =</w:t>
      </w:r>
      <w:r>
        <w:rPr>
          <w:rStyle w:val="NormalTok"/>
        </w:rPr>
        <w:t xml:space="preserve"> </w:t>
      </w:r>
      <w:r>
        <w:rPr>
          <w:rStyle w:val="StringTok"/>
        </w:rPr>
        <w:t>"tree"</w:t>
      </w:r>
      <w:r>
        <w:rPr>
          <w:rStyle w:val="NormalTok"/>
        </w:rPr>
        <w:t>)</w:t>
      </w:r>
    </w:p>
    <w:p w14:paraId="27BDD20E" w14:textId="77777777" w:rsidR="00022B71" w:rsidRDefault="005B112A">
      <w:pPr>
        <w:pStyle w:val="Titre1Car"/>
      </w:pPr>
      <w:r>
        <w:rPr>
          <w:noProof/>
        </w:rPr>
        <w:drawing>
          <wp:inline distT="0" distB="0" distL="0" distR="0" wp14:anchorId="1D6EEDBD" wp14:editId="43A33B29">
            <wp:extent cx="4620126" cy="3696101"/>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C:/Users/HP/Desktop/Analyse_r-seaux-sociaux-et-transition-l-ge-adulte-Qu-bec/rapport/Rapport_files/figure-docx/unnamed-chunk-102-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3830397B" w14:textId="77777777" w:rsidR="00022B71" w:rsidRDefault="005B112A">
      <w:pPr>
        <w:pStyle w:val="Corpsdetexte"/>
      </w:pPr>
      <w:r>
        <w:t>#affichage en 3D</w:t>
      </w:r>
    </w:p>
    <w:p w14:paraId="2D19E7B8" w14:textId="77777777" w:rsidR="00022B71" w:rsidRDefault="005B112A">
      <w:pPr>
        <w:pStyle w:val="En-ttedetabledesmatires"/>
      </w:pPr>
      <w:r>
        <w:rPr>
          <w:rStyle w:val="FunctionTok"/>
        </w:rPr>
        <w:t>plot</w:t>
      </w:r>
      <w:r>
        <w:rPr>
          <w:rStyle w:val="NormalTok"/>
        </w:rPr>
        <w:t xml:space="preserve">(cah, </w:t>
      </w:r>
      <w:r>
        <w:rPr>
          <w:rStyle w:val="AttributeTok"/>
        </w:rPr>
        <w:t>choice =</w:t>
      </w:r>
      <w:r>
        <w:rPr>
          <w:rStyle w:val="NormalTok"/>
        </w:rPr>
        <w:t xml:space="preserve"> </w:t>
      </w:r>
      <w:r>
        <w:rPr>
          <w:rStyle w:val="StringTok"/>
        </w:rPr>
        <w:t>"3D.map"</w:t>
      </w:r>
      <w:r>
        <w:rPr>
          <w:rStyle w:val="NormalTok"/>
        </w:rPr>
        <w:t>)</w:t>
      </w:r>
    </w:p>
    <w:p w14:paraId="55DB54FC" w14:textId="77777777" w:rsidR="00022B71" w:rsidRDefault="005B112A">
      <w:pPr>
        <w:pStyle w:val="Titre1Car"/>
      </w:pPr>
      <w:r>
        <w:rPr>
          <w:noProof/>
        </w:rPr>
        <w:drawing>
          <wp:inline distT="0" distB="0" distL="0" distR="0" wp14:anchorId="68216304" wp14:editId="63E08976">
            <wp:extent cx="4620126" cy="3696101"/>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C:/Users/HP/Desktop/Analyse_r-seaux-sociaux-et-transition-l-ge-adulte-Qu-bec/rapport/Rapport_files/figure-docx/unnamed-chunk-103-1.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5A582AE7" w14:textId="77777777" w:rsidR="00022B71" w:rsidRDefault="005B112A">
      <w:pPr>
        <w:pStyle w:val="Titre4"/>
      </w:pPr>
      <w:bookmarkStart w:id="380" w:name="affichage-1"/>
      <w:bookmarkEnd w:id="379"/>
      <w:r>
        <w:t>Affichage</w:t>
      </w:r>
    </w:p>
    <w:p w14:paraId="0372B437" w14:textId="77777777" w:rsidR="00022B71" w:rsidRDefault="005B112A">
      <w:pPr>
        <w:pStyle w:val="En-ttedetabledesmatires"/>
      </w:pPr>
      <w:r>
        <w:rPr>
          <w:rStyle w:val="FunctionTok"/>
        </w:rPr>
        <w:t>plot</w:t>
      </w:r>
      <w:r>
        <w:rPr>
          <w:rStyle w:val="NormalTok"/>
        </w:rPr>
        <w:t xml:space="preserve">(cah, </w:t>
      </w:r>
      <w:r>
        <w:rPr>
          <w:rStyle w:val="AttributeTok"/>
        </w:rPr>
        <w:t>choice =</w:t>
      </w:r>
      <w:r>
        <w:rPr>
          <w:rStyle w:val="NormalTok"/>
        </w:rPr>
        <w:t xml:space="preserve"> </w:t>
      </w:r>
      <w:r>
        <w:rPr>
          <w:rStyle w:val="StringTok"/>
        </w:rPr>
        <w:t>"bar"</w:t>
      </w:r>
      <w:r>
        <w:rPr>
          <w:rStyle w:val="NormalTok"/>
        </w:rPr>
        <w:t>)</w:t>
      </w:r>
    </w:p>
    <w:p w14:paraId="627862B7" w14:textId="77777777" w:rsidR="00022B71" w:rsidRDefault="005B112A">
      <w:pPr>
        <w:pStyle w:val="Titre1Car"/>
      </w:pPr>
      <w:r>
        <w:rPr>
          <w:noProof/>
        </w:rPr>
        <w:drawing>
          <wp:inline distT="0" distB="0" distL="0" distR="0" wp14:anchorId="38065B1F" wp14:editId="66E27346">
            <wp:extent cx="4620126" cy="3696101"/>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C:/Users/HP/Desktop/Analyse_r-seaux-sociaux-et-transition-l-ge-adulte-Qu-bec/rapport/Rapport_files/figure-docx/unnamed-chunk-104-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3F700449" w14:textId="77777777" w:rsidR="00022B71" w:rsidRDefault="005B112A">
      <w:pPr>
        <w:pStyle w:val="En-ttedetabledesmatires"/>
      </w:pPr>
      <w:r>
        <w:rPr>
          <w:rStyle w:val="FunctionTok"/>
        </w:rPr>
        <w:t>plot</w:t>
      </w:r>
      <w:r>
        <w:rPr>
          <w:rStyle w:val="NormalTok"/>
        </w:rPr>
        <w:t xml:space="preserve">(cah, </w:t>
      </w:r>
      <w:r>
        <w:rPr>
          <w:rStyle w:val="AttributeTok"/>
        </w:rPr>
        <w:t>choice =</w:t>
      </w:r>
      <w:r>
        <w:rPr>
          <w:rStyle w:val="NormalTok"/>
        </w:rPr>
        <w:t xml:space="preserve"> </w:t>
      </w:r>
      <w:r>
        <w:rPr>
          <w:rStyle w:val="StringTok"/>
        </w:rPr>
        <w:t>"map"</w:t>
      </w:r>
      <w:r>
        <w:rPr>
          <w:rStyle w:val="NormalTok"/>
        </w:rPr>
        <w:t>)</w:t>
      </w:r>
    </w:p>
    <w:p w14:paraId="47613D62" w14:textId="77777777" w:rsidR="00022B71" w:rsidRDefault="005B112A">
      <w:pPr>
        <w:pStyle w:val="Titre1Car"/>
      </w:pPr>
      <w:r>
        <w:rPr>
          <w:noProof/>
        </w:rPr>
        <w:drawing>
          <wp:inline distT="0" distB="0" distL="0" distR="0" wp14:anchorId="186D3B6B" wp14:editId="318D3C6F">
            <wp:extent cx="4620126" cy="3696101"/>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C:/Users/HP/Desktop/Analyse_r-seaux-sociaux-et-transition-l-ge-adulte-Qu-bec/rapport/Rapport_files/figure-docx/unnamed-chunk-105-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787CC2C6" w14:textId="77777777" w:rsidR="00022B71" w:rsidRDefault="005B112A">
      <w:pPr>
        <w:pStyle w:val="En-ttedetabledesmatires"/>
      </w:pPr>
      <w:r>
        <w:rPr>
          <w:rStyle w:val="CommentTok"/>
        </w:rPr>
        <w:t>#cah$data.clust</w:t>
      </w:r>
    </w:p>
    <w:p w14:paraId="65490E87" w14:textId="77777777" w:rsidR="00022B71" w:rsidRDefault="005B112A">
      <w:pPr>
        <w:pStyle w:val="Titre1"/>
      </w:pPr>
      <w:bookmarkStart w:id="381" w:name="X2fc01df698df38540cfbf380f3bf4ce2c3d9426"/>
      <w:bookmarkStart w:id="382" w:name="_Toc209544905"/>
      <w:bookmarkEnd w:id="313"/>
      <w:bookmarkEnd w:id="348"/>
      <w:bookmarkEnd w:id="374"/>
      <w:bookmarkEnd w:id="380"/>
      <w:r>
        <w:t>Observations simultanées des marqueurs objectifs et subjectifs</w:t>
      </w:r>
      <w:bookmarkEnd w:id="382"/>
    </w:p>
    <w:p w14:paraId="3EBF40C3" w14:textId="77777777" w:rsidR="00022B71" w:rsidRDefault="005B112A">
      <w:pPr>
        <w:pStyle w:val="Titre2"/>
      </w:pPr>
      <w:bookmarkStart w:id="383" w:name="Xb6d9d33539b9ca02bed6db9326f41383fc7ec35"/>
      <w:bookmarkStart w:id="384" w:name="_Toc209544906"/>
      <w:r>
        <w:t>Graphique pour les Marqueurs objectifs et subjectifs</w:t>
      </w:r>
      <w:bookmarkEnd w:id="384"/>
    </w:p>
    <w:p w14:paraId="4A244C03" w14:textId="77777777" w:rsidR="00022B71" w:rsidRDefault="005B112A">
      <w:pPr>
        <w:pStyle w:val="En-ttedetabledesmatires"/>
      </w:pPr>
      <w:r>
        <w:rPr>
          <w:rStyle w:val="CommentTok"/>
        </w:rPr>
        <w:t># Préparation des données au format long</w:t>
      </w:r>
      <w:r>
        <w:br/>
      </w:r>
      <w:r>
        <w:rPr>
          <w:rStyle w:val="NormalTok"/>
        </w:rPr>
        <w:t xml:space="preserve">data_long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 xml:space="preserve">(Marq_objectif, Marq_subjectif) </w:t>
      </w:r>
      <w:r>
        <w:rPr>
          <w:rStyle w:val="SpecialCharTok"/>
        </w:rPr>
        <w:t>%&gt;%</w:t>
      </w:r>
      <w:r>
        <w:br/>
      </w:r>
      <w:r>
        <w:rPr>
          <w:rStyle w:val="NormalTok"/>
        </w:rPr>
        <w:t xml:space="preserve">  </w:t>
      </w:r>
      <w:r>
        <w:rPr>
          <w:rStyle w:val="FunctionTok"/>
        </w:rPr>
        <w:t>pivot_longer</w:t>
      </w:r>
      <w:r>
        <w:rPr>
          <w:rStyle w:val="NormalTok"/>
        </w:rPr>
        <w:t>(</w:t>
      </w:r>
      <w:r>
        <w:rPr>
          <w:rStyle w:val="AttributeTok"/>
        </w:rPr>
        <w:t>c</w:t>
      </w:r>
      <w:r>
        <w:rPr>
          <w:rStyle w:val="AttributeTok"/>
        </w:rPr>
        <w:t>ols =</w:t>
      </w:r>
      <w:r>
        <w:rPr>
          <w:rStyle w:val="NormalTok"/>
        </w:rPr>
        <w:t xml:space="preserve"> </w:t>
      </w:r>
      <w:r>
        <w:rPr>
          <w:rStyle w:val="FunctionTok"/>
        </w:rPr>
        <w:t>everything</w:t>
      </w:r>
      <w:r>
        <w:rPr>
          <w:rStyle w:val="NormalTok"/>
        </w:rPr>
        <w:t xml:space="preserve">(), </w:t>
      </w:r>
      <w:r>
        <w:rPr>
          <w:rStyle w:val="AttributeTok"/>
        </w:rPr>
        <w:t>names_to =</w:t>
      </w:r>
      <w:r>
        <w:rPr>
          <w:rStyle w:val="NormalTok"/>
        </w:rPr>
        <w:t xml:space="preserve"> </w:t>
      </w:r>
      <w:r>
        <w:rPr>
          <w:rStyle w:val="StringTok"/>
        </w:rPr>
        <w:t>"Marqueur"</w:t>
      </w:r>
      <w:r>
        <w:rPr>
          <w:rStyle w:val="NormalTok"/>
        </w:rPr>
        <w:t xml:space="preserve">, </w:t>
      </w:r>
      <w:r>
        <w:rPr>
          <w:rStyle w:val="AttributeTok"/>
        </w:rPr>
        <w:t>values_to =</w:t>
      </w:r>
      <w:r>
        <w:rPr>
          <w:rStyle w:val="NormalTok"/>
        </w:rPr>
        <w:t xml:space="preserve"> </w:t>
      </w:r>
      <w:r>
        <w:rPr>
          <w:rStyle w:val="StringTok"/>
        </w:rPr>
        <w:t>"Importance"</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(Marqueur, Importance) </w:t>
      </w:r>
      <w:r>
        <w:rPr>
          <w:rStyle w:val="SpecialCharTok"/>
        </w:rPr>
        <w:t>%&gt;%</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(Marqueur) </w:t>
      </w:r>
      <w:r>
        <w:rPr>
          <w:rStyle w:val="SpecialCharTok"/>
        </w:rPr>
        <w:t>%&gt;%</w:t>
      </w:r>
      <w:r>
        <w:br/>
      </w:r>
      <w:r>
        <w:rPr>
          <w:rStyle w:val="NormalTok"/>
        </w:rPr>
        <w:t xml:space="preserve">  </w:t>
      </w:r>
      <w:r>
        <w:rPr>
          <w:rStyle w:val="FunctionTok"/>
        </w:rPr>
        <w:t>mutate</w:t>
      </w:r>
      <w:r>
        <w:rPr>
          <w:rStyle w:val="NormalTok"/>
        </w:rPr>
        <w:t>(</w:t>
      </w:r>
      <w:r>
        <w:rPr>
          <w:rStyle w:val="AttributeTok"/>
        </w:rPr>
        <w:t>Percentage =</w:t>
      </w:r>
      <w:r>
        <w:rPr>
          <w:rStyle w:val="NormalTok"/>
        </w:rPr>
        <w:t xml:space="preserve"> Count </w:t>
      </w:r>
      <w:r>
        <w:rPr>
          <w:rStyle w:val="SpecialCharTok"/>
        </w:rPr>
        <w:t>/</w:t>
      </w:r>
      <w:r>
        <w:rPr>
          <w:rStyle w:val="NormalTok"/>
        </w:rPr>
        <w:t xml:space="preserve"> </w:t>
      </w:r>
      <w:r>
        <w:rPr>
          <w:rStyle w:val="FunctionTok"/>
        </w:rPr>
        <w:t>sum</w:t>
      </w:r>
      <w:r>
        <w:rPr>
          <w:rStyle w:val="NormalTok"/>
        </w:rPr>
        <w:t xml:space="preserve">(Count) </w:t>
      </w:r>
      <w:r>
        <w:rPr>
          <w:rStyle w:val="SpecialCharTok"/>
        </w:rPr>
        <w:t>*</w:t>
      </w:r>
      <w:r>
        <w:rPr>
          <w:rStyle w:val="NormalTok"/>
        </w:rPr>
        <w:t xml:space="preserve"> </w:t>
      </w:r>
      <w:r>
        <w:rPr>
          <w:rStyle w:val="DecValTok"/>
        </w:rPr>
        <w:t>100</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 Création du graphique à barres empilées</w:t>
      </w:r>
      <w:r>
        <w:br/>
      </w:r>
      <w:r>
        <w:rPr>
          <w:rStyle w:val="NormalTok"/>
        </w:rPr>
        <w:t xml:space="preserve">graphique </w:t>
      </w:r>
      <w:r>
        <w:rPr>
          <w:rStyle w:val="OtherTok"/>
        </w:rPr>
        <w:t>&lt;-</w:t>
      </w:r>
      <w:r>
        <w:rPr>
          <w:rStyle w:val="NormalTok"/>
        </w:rPr>
        <w:t xml:space="preserve"> </w:t>
      </w:r>
      <w:r>
        <w:rPr>
          <w:rStyle w:val="FunctionTok"/>
        </w:rPr>
        <w:t>ggplot</w:t>
      </w:r>
      <w:r>
        <w:rPr>
          <w:rStyle w:val="NormalTok"/>
        </w:rPr>
        <w:t xml:space="preserve">(data_long, </w:t>
      </w:r>
      <w:r>
        <w:rPr>
          <w:rStyle w:val="FunctionTok"/>
        </w:rPr>
        <w:t>aes</w:t>
      </w:r>
      <w:r>
        <w:rPr>
          <w:rStyle w:val="NormalTok"/>
        </w:rPr>
        <w:t>(</w:t>
      </w:r>
      <w:r>
        <w:rPr>
          <w:rStyle w:val="AttributeTok"/>
        </w:rPr>
        <w:t>x =</w:t>
      </w:r>
      <w:r>
        <w:rPr>
          <w:rStyle w:val="NormalTok"/>
        </w:rPr>
        <w:t xml:space="preserve"> Marqueur, </w:t>
      </w:r>
      <w:r>
        <w:rPr>
          <w:rStyle w:val="AttributeTok"/>
        </w:rPr>
        <w:t>y =</w:t>
      </w:r>
      <w:r>
        <w:rPr>
          <w:rStyle w:val="NormalTok"/>
        </w:rPr>
        <w:t xml:space="preserve"> Percentage, </w:t>
      </w:r>
      <w:r>
        <w:rPr>
          <w:rStyle w:val="AttributeTok"/>
        </w:rPr>
        <w:t>fill =</w:t>
      </w:r>
      <w:r>
        <w:rPr>
          <w:rStyle w:val="NormalTok"/>
        </w:rPr>
        <w:t xml:space="preserve"> </w:t>
      </w:r>
      <w:r>
        <w:rPr>
          <w:rStyle w:val="FunctionTok"/>
        </w:rPr>
        <w:t>as.factor</w:t>
      </w:r>
      <w:r>
        <w:rPr>
          <w:rStyle w:val="NormalTok"/>
        </w:rPr>
        <w:t xml:space="preserve">(Importance)))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sprintf</w:t>
      </w:r>
      <w:r>
        <w:rPr>
          <w:rStyle w:val="NormalTok"/>
        </w:rPr>
        <w:t>(</w:t>
      </w:r>
      <w:r>
        <w:rPr>
          <w:rStyle w:val="StringTok"/>
        </w:rPr>
        <w:t>"%.1f"</w:t>
      </w:r>
      <w:r>
        <w:rPr>
          <w:rStyle w:val="NormalTok"/>
        </w:rPr>
        <w:t xml:space="preserve">, Percentage)), </w:t>
      </w:r>
      <w:r>
        <w:br/>
      </w:r>
      <w:r>
        <w:rPr>
          <w:rStyle w:val="NormalTok"/>
        </w:rPr>
        <w:t xml:space="preserve">            </w:t>
      </w:r>
      <w:r>
        <w:rPr>
          <w:rStyle w:val="AttributeTok"/>
        </w:rPr>
        <w:t>position =</w:t>
      </w:r>
      <w:r>
        <w:rPr>
          <w:rStyle w:val="NormalTok"/>
        </w:rPr>
        <w:t xml:space="preserve"> </w:t>
      </w:r>
      <w:r>
        <w:rPr>
          <w:rStyle w:val="FunctionTok"/>
        </w:rPr>
        <w:t>positi</w:t>
      </w:r>
      <w:r>
        <w:rPr>
          <w:rStyle w:val="FunctionTok"/>
        </w:rPr>
        <w:t>on_stack</w:t>
      </w:r>
      <w:r>
        <w:rPr>
          <w:rStyle w:val="NormalTok"/>
        </w:rPr>
        <w:t>(</w:t>
      </w:r>
      <w:r>
        <w:rPr>
          <w:rStyle w:val="AttributeTok"/>
        </w:rPr>
        <w:t>vjust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w:t>
      </w:r>
      <w:r>
        <w:rPr>
          <w:rStyle w:val="StringTok"/>
        </w:rPr>
        <w:t>"Pourcentage"</w:t>
      </w:r>
      <w:r>
        <w:rPr>
          <w:rStyle w:val="NormalTok"/>
        </w:rPr>
        <w:t xml:space="preserve">, </w:t>
      </w:r>
      <w:r>
        <w:rPr>
          <w:rStyle w:val="AttributeTok"/>
        </w:rPr>
        <w:t>fill =</w:t>
      </w:r>
      <w:r>
        <w:rPr>
          <w:rStyle w:val="NormalTok"/>
        </w:rPr>
        <w:t xml:space="preserve"> </w:t>
      </w:r>
      <w:r>
        <w:rPr>
          <w:rStyle w:val="StringTok"/>
        </w:rPr>
        <w:t>""</w:t>
      </w:r>
      <w:r>
        <w:rPr>
          <w:rStyle w:val="NormalTok"/>
        </w:rPr>
        <w:t>,</w:t>
      </w:r>
      <w:r>
        <w:br/>
      </w:r>
      <w:r>
        <w:rPr>
          <w:rStyle w:val="NormalTok"/>
        </w:rPr>
        <w:t xml:space="preserve">       </w:t>
      </w:r>
      <w:r>
        <w:rPr>
          <w:rStyle w:val="AttributeTok"/>
        </w:rPr>
        <w:t>title =</w:t>
      </w:r>
      <w:r>
        <w:rPr>
          <w:rStyle w:val="NormalTok"/>
        </w:rPr>
        <w:t xml:space="preserve"> </w:t>
      </w:r>
      <w:r>
        <w:rPr>
          <w:rStyle w:val="StringTok"/>
        </w:rPr>
        <w:t>"Comparaison des marqueurs objectif et subjectif"</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w:t>
      </w:r>
      <w:r>
        <w:rPr>
          <w:rStyle w:val="FunctionTok"/>
        </w:rPr>
        <w:t>percent_format</w:t>
      </w:r>
      <w:r>
        <w:rPr>
          <w:rStyle w:val="NormalTok"/>
        </w:rPr>
        <w:t>(</w:t>
      </w:r>
      <w:r>
        <w:rPr>
          <w:rStyle w:val="AttributeTok"/>
        </w:rPr>
        <w:t>scale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"PuBu"</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br/>
      </w:r>
      <w:r>
        <w:rPr>
          <w:rStyle w:val="CommentTok"/>
        </w:rPr>
        <w:t># Sauvegarde du graphique</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"marqueur_Objectif_subjectif"</w:t>
      </w:r>
      <w:r>
        <w:rPr>
          <w:rStyle w:val="NormalTok"/>
        </w:rPr>
        <w:t xml:space="preserve">, </w:t>
      </w:r>
      <w:r>
        <w:rPr>
          <w:rStyle w:val="StringTok"/>
        </w:rPr>
        <w:t>"Somme_subjectif_objecti_echantillon_plot.png"</w:t>
      </w:r>
      <w:r>
        <w:rPr>
          <w:rStyle w:val="NormalTok"/>
        </w:rPr>
        <w:t xml:space="preserve">), </w:t>
      </w:r>
      <w:r>
        <w:br/>
      </w:r>
      <w:r>
        <w:rPr>
          <w:rStyle w:val="NormalTok"/>
        </w:rPr>
        <w:t xml:space="preserve">       </w:t>
      </w:r>
      <w:r>
        <w:rPr>
          <w:rStyle w:val="AttributeTok"/>
        </w:rPr>
        <w:t xml:space="preserve">plot </w:t>
      </w:r>
      <w:r>
        <w:rPr>
          <w:rStyle w:val="AttributeTok"/>
        </w:rPr>
        <w:t>=</w:t>
      </w:r>
      <w:r>
        <w:rPr>
          <w:rStyle w:val="NormalTok"/>
        </w:rPr>
        <w:t xml:space="preserve"> graphique,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br/>
      </w:r>
      <w:r>
        <w:rPr>
          <w:rStyle w:val="CommentTok"/>
        </w:rPr>
        <w:t># Affichage du graphique</w:t>
      </w:r>
      <w:r>
        <w:br/>
      </w:r>
      <w:r>
        <w:rPr>
          <w:rStyle w:val="NormalTok"/>
        </w:rPr>
        <w:t>graphique</w:t>
      </w:r>
    </w:p>
    <w:p w14:paraId="6D84DA64" w14:textId="77777777" w:rsidR="00022B71" w:rsidRDefault="005B112A">
      <w:pPr>
        <w:pStyle w:val="Titre1Car"/>
      </w:pPr>
      <w:r>
        <w:rPr>
          <w:noProof/>
        </w:rPr>
        <w:drawing>
          <wp:inline distT="0" distB="0" distL="0" distR="0" wp14:anchorId="12542985" wp14:editId="41C999D3">
            <wp:extent cx="4620126" cy="3696101"/>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C:/Users/HP/Desktop/Analyse_r-seaux-sociaux-et-transition-l-ge-adulte-Qu-bec/rapport/Rapport_files/figure-docx/unnamed-chunk-107-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1CBB1D39" w14:textId="77777777" w:rsidR="00022B71" w:rsidRDefault="005B112A">
      <w:pPr>
        <w:pStyle w:val="Titre2"/>
      </w:pPr>
      <w:bookmarkStart w:id="385" w:name="X070401d2253f06699950fdea644db038fb1dfb3"/>
      <w:bookmarkStart w:id="386" w:name="_Toc209544907"/>
      <w:bookmarkEnd w:id="383"/>
      <w:r>
        <w:t>Classification pour les deux marqueurs et choix du meilleur k</w:t>
      </w:r>
      <w:bookmarkEnd w:id="386"/>
    </w:p>
    <w:p w14:paraId="515CE6F4" w14:textId="77777777" w:rsidR="00022B71" w:rsidRDefault="005B112A">
      <w:pPr>
        <w:pStyle w:val="En-ttedetabledesmatires"/>
      </w:pPr>
      <w:r>
        <w:rPr>
          <w:rStyle w:val="FunctionTok"/>
        </w:rPr>
        <w:t>library</w:t>
      </w:r>
      <w:r>
        <w:rPr>
          <w:rStyle w:val="NormalTok"/>
        </w:rPr>
        <w:t>(dplyr)</w:t>
      </w:r>
      <w:r>
        <w:br/>
      </w:r>
      <w:r>
        <w:rPr>
          <w:rStyle w:val="FunctionTok"/>
        </w:rPr>
        <w:t>library</w:t>
      </w:r>
      <w:r>
        <w:rPr>
          <w:rStyle w:val="NormalTok"/>
        </w:rPr>
        <w:t>(dendextend)</w:t>
      </w:r>
      <w:r>
        <w:br/>
      </w:r>
      <w:r>
        <w:rPr>
          <w:rStyle w:val="FunctionTok"/>
        </w:rPr>
        <w:t>library</w:t>
      </w:r>
      <w:r>
        <w:rPr>
          <w:rStyle w:val="NormalTok"/>
        </w:rPr>
        <w:t>(ade4)</w:t>
      </w:r>
      <w:r>
        <w:br/>
      </w:r>
      <w:r>
        <w:rPr>
          <w:rStyle w:val="FunctionTok"/>
        </w:rPr>
        <w:t>library</w:t>
      </w:r>
      <w:r>
        <w:rPr>
          <w:rStyle w:val="NormalTok"/>
        </w:rPr>
        <w:t>(ggdendro)</w:t>
      </w:r>
      <w:r>
        <w:br/>
      </w:r>
      <w:r>
        <w:rPr>
          <w:rStyle w:val="FunctionTok"/>
        </w:rPr>
        <w:t>library</w:t>
      </w:r>
      <w:r>
        <w:rPr>
          <w:rStyle w:val="NormalTok"/>
        </w:rPr>
        <w:t>(fastcluster)</w:t>
      </w:r>
      <w:r>
        <w:br/>
      </w:r>
      <w:r>
        <w:rPr>
          <w:rStyle w:val="CommentTok"/>
        </w:rPr>
        <w:t>#library(devtools)</w:t>
      </w:r>
      <w:r>
        <w:br/>
      </w:r>
      <w:r>
        <w:rPr>
          <w:rStyle w:val="CommentTok"/>
        </w:rPr>
        <w:t>#install_github("larmarange/JLutils")</w:t>
      </w:r>
      <w:r>
        <w:br/>
      </w:r>
      <w:r>
        <w:rPr>
          <w:rStyle w:val="CommentTok"/>
        </w:rPr>
        <w:t>#library(JLutils)</w:t>
      </w:r>
      <w:r>
        <w:br/>
      </w:r>
      <w:r>
        <w:rPr>
          <w:rStyle w:val="CommentTok"/>
        </w:rPr>
        <w:t>#source(url("https://raw.githubusercontent.com/larmarange/JLutils/master/R/clustering.R"))</w:t>
      </w:r>
      <w:r>
        <w:br/>
      </w:r>
      <w:r>
        <w:br/>
      </w:r>
      <w:r>
        <w:rPr>
          <w:rStyle w:val="NormalTok"/>
        </w:rPr>
        <w:t>data_interest</w:t>
      </w:r>
      <w:r>
        <w:rPr>
          <w:rStyle w:val="OtherTok"/>
        </w:rPr>
        <w:t>&lt;-</w:t>
      </w:r>
      <w:r>
        <w:rPr>
          <w:rStyle w:val="DecValTok"/>
        </w:rPr>
        <w:t>0</w:t>
      </w:r>
      <w:r>
        <w:br/>
      </w:r>
      <w:r>
        <w:rPr>
          <w:rStyle w:val="NormalTok"/>
        </w:rPr>
        <w:t xml:space="preserve">data_interest </w:t>
      </w:r>
      <w:r>
        <w:rPr>
          <w:rStyle w:val="OtherTok"/>
        </w:rPr>
        <w:t>&lt;-</w:t>
      </w:r>
      <w:r>
        <w:rPr>
          <w:rStyle w:val="NormalTok"/>
        </w:rPr>
        <w:t xml:space="preserve"> data_design</w:t>
      </w:r>
      <w:r>
        <w:rPr>
          <w:rStyle w:val="SpecialCharTok"/>
        </w:rPr>
        <w:t>$</w:t>
      </w:r>
      <w:r>
        <w:rPr>
          <w:rStyle w:val="NormalTok"/>
        </w:rPr>
        <w:t xml:space="preserve">variables </w:t>
      </w:r>
      <w:r>
        <w:rPr>
          <w:rStyle w:val="SpecialCharTok"/>
        </w:rPr>
        <w:t>%&gt;%</w:t>
      </w:r>
      <w:r>
        <w:br/>
      </w:r>
      <w:r>
        <w:rPr>
          <w:rStyle w:val="NormalTok"/>
        </w:rPr>
        <w:t xml:space="preserve">  </w:t>
      </w:r>
      <w:r>
        <w:rPr>
          <w:rStyle w:val="FunctionTok"/>
        </w:rPr>
        <w:t>select</w:t>
      </w:r>
      <w:r>
        <w:rPr>
          <w:rStyle w:val="NormalTok"/>
        </w:rPr>
        <w:t>(Somme_Importance,Som</w:t>
      </w:r>
      <w:r>
        <w:rPr>
          <w:rStyle w:val="NormalTok"/>
        </w:rPr>
        <w:t xml:space="preserve">me_Importance_subjectif,gpe_age) </w:t>
      </w:r>
      <w:r>
        <w:rPr>
          <w:rStyle w:val="SpecialCharTok"/>
        </w:rPr>
        <w:t>%&gt;%</w:t>
      </w:r>
      <w:r>
        <w:br/>
      </w:r>
      <w:r>
        <w:rPr>
          <w:rStyle w:val="NormalTok"/>
        </w:rPr>
        <w:t xml:space="preserve">  </w:t>
      </w:r>
      <w:r>
        <w:rPr>
          <w:rStyle w:val="FunctionTok"/>
        </w:rPr>
        <w:t>na.omit</w:t>
      </w:r>
      <w:r>
        <w:rPr>
          <w:rStyle w:val="NormalTok"/>
        </w:rPr>
        <w:t>()</w:t>
      </w:r>
      <w:r>
        <w:br/>
      </w:r>
      <w:r>
        <w:br/>
      </w:r>
      <w:r>
        <w:rPr>
          <w:rStyle w:val="CommentTok"/>
        </w:rPr>
        <w:t># Convertir les variables en facteurs</w:t>
      </w:r>
      <w:r>
        <w:br/>
      </w:r>
      <w:r>
        <w:rPr>
          <w:rStyle w:val="NormalTok"/>
        </w:rPr>
        <w:t xml:space="preserve">data_interest </w:t>
      </w:r>
      <w:r>
        <w:rPr>
          <w:rStyle w:val="OtherTok"/>
        </w:rPr>
        <w:t>&lt;-</w:t>
      </w:r>
      <w:r>
        <w:rPr>
          <w:rStyle w:val="NormalTok"/>
        </w:rPr>
        <w:t xml:space="preserve"> data_interest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as.factor))</w:t>
      </w:r>
      <w:r>
        <w:br/>
      </w:r>
      <w:r>
        <w:br/>
      </w:r>
      <w:r>
        <w:br/>
      </w:r>
      <w:r>
        <w:br/>
      </w:r>
      <w:r>
        <w:rPr>
          <w:rStyle w:val="CommentTok"/>
        </w:rPr>
        <w:t># Supprimer les niveaux de facteurs sans occurrences</w:t>
      </w:r>
      <w:r>
        <w:br/>
      </w:r>
      <w:r>
        <w:rPr>
          <w:rStyle w:val="NormalTok"/>
        </w:rPr>
        <w:t xml:space="preserve">data_interest </w:t>
      </w:r>
      <w:r>
        <w:rPr>
          <w:rStyle w:val="OtherTok"/>
        </w:rPr>
        <w:t>&lt;-</w:t>
      </w:r>
      <w:r>
        <w:rPr>
          <w:rStyle w:val="NormalTok"/>
        </w:rPr>
        <w:t xml:space="preserve"> data_interest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fct_drop</w:t>
      </w:r>
      <w:r>
        <w:rPr>
          <w:rStyle w:val="NormalTok"/>
        </w:rPr>
        <w:t>(.)))</w:t>
      </w:r>
      <w:r>
        <w:br/>
      </w:r>
      <w:r>
        <w:br/>
      </w:r>
      <w:r>
        <w:rPr>
          <w:rStyle w:val="CommentTok"/>
        </w:rPr>
        <w:t># Suppression des niveaux inutilisés de la variable Somme_Importance_subjectif</w:t>
      </w:r>
      <w:r>
        <w:br/>
      </w:r>
      <w:r>
        <w:rPr>
          <w:rStyle w:val="NormalTok"/>
        </w:rPr>
        <w:t>data_interest</w:t>
      </w:r>
      <w:r>
        <w:rPr>
          <w:rStyle w:val="SpecialCharTok"/>
        </w:rPr>
        <w:t>$</w:t>
      </w:r>
      <w:r>
        <w:rPr>
          <w:rStyle w:val="NormalTok"/>
        </w:rPr>
        <w:t xml:space="preserve">Somme_Importance_subjectif </w:t>
      </w:r>
      <w:r>
        <w:rPr>
          <w:rStyle w:val="OtherTok"/>
        </w:rPr>
        <w:t>&lt;-</w:t>
      </w:r>
      <w:r>
        <w:rPr>
          <w:rStyle w:val="NormalTok"/>
        </w:rPr>
        <w:t xml:space="preserve"> </w:t>
      </w:r>
      <w:r>
        <w:rPr>
          <w:rStyle w:val="FunctionTok"/>
        </w:rPr>
        <w:t>fct_drop</w:t>
      </w:r>
      <w:r>
        <w:rPr>
          <w:rStyle w:val="NormalTok"/>
        </w:rPr>
        <w:t>(data_interest</w:t>
      </w:r>
      <w:r>
        <w:rPr>
          <w:rStyle w:val="SpecialCharTok"/>
        </w:rPr>
        <w:t>$</w:t>
      </w:r>
      <w:r>
        <w:rPr>
          <w:rStyle w:val="NormalTok"/>
        </w:rPr>
        <w:t>Somme_Importance_subjectif)</w:t>
      </w:r>
      <w:r>
        <w:br/>
      </w:r>
      <w:r>
        <w:br/>
      </w:r>
      <w:r>
        <w:rPr>
          <w:rStyle w:val="CommentTok"/>
        </w:rPr>
        <w:t># Vérifier la distribution des catégories pour chaque variable</w:t>
      </w:r>
      <w:r>
        <w:br/>
      </w:r>
      <w:r>
        <w:rPr>
          <w:rStyle w:val="FunctionTok"/>
        </w:rPr>
        <w:t>summary</w:t>
      </w:r>
      <w:r>
        <w:rPr>
          <w:rStyle w:val="NormalTok"/>
        </w:rPr>
        <w:t>(data_interest)</w:t>
      </w:r>
    </w:p>
    <w:p w14:paraId="7414F0E9" w14:textId="77777777" w:rsidR="00022B71" w:rsidRDefault="005B112A">
      <w:pPr>
        <w:pStyle w:val="En-ttedetabledesmatires"/>
      </w:pPr>
      <w:r>
        <w:rPr>
          <w:rStyle w:val="VerbatimChar"/>
        </w:rPr>
        <w:t>##                      Somme_Importance</w:t>
      </w:r>
      <w:r>
        <w:br/>
      </w:r>
      <w:r>
        <w:rPr>
          <w:rStyle w:val="VerbatimChar"/>
        </w:rPr>
        <w:t xml:space="preserve">##  0 oui (rien n’est important): 28    </w:t>
      </w:r>
      <w:r>
        <w:br/>
      </w:r>
      <w:r>
        <w:rPr>
          <w:rStyle w:val="VerbatimChar"/>
        </w:rPr>
        <w:t xml:space="preserve">##  1 oui                       : 54    </w:t>
      </w:r>
      <w:r>
        <w:br/>
      </w:r>
      <w:r>
        <w:rPr>
          <w:rStyle w:val="VerbatimChar"/>
        </w:rPr>
        <w:t xml:space="preserve">##  2 oui                       :197    </w:t>
      </w:r>
      <w:r>
        <w:br/>
      </w:r>
      <w:r>
        <w:rPr>
          <w:rStyle w:val="VerbatimChar"/>
        </w:rPr>
        <w:t xml:space="preserve">##  3 </w:t>
      </w:r>
      <w:r>
        <w:rPr>
          <w:rStyle w:val="VerbatimChar"/>
        </w:rPr>
        <w:t xml:space="preserve">oui                       :155    </w:t>
      </w:r>
      <w:r>
        <w:br/>
      </w:r>
      <w:r>
        <w:rPr>
          <w:rStyle w:val="VerbatimChar"/>
        </w:rPr>
        <w:t xml:space="preserve">##  4 oui                       :142    </w:t>
      </w:r>
      <w:r>
        <w:br/>
      </w:r>
      <w:r>
        <w:rPr>
          <w:rStyle w:val="VerbatimChar"/>
        </w:rPr>
        <w:t xml:space="preserve">##  5 oui (tout est important)  :147    </w:t>
      </w:r>
      <w:r>
        <w:br/>
      </w:r>
      <w:r>
        <w:rPr>
          <w:rStyle w:val="VerbatimChar"/>
        </w:rPr>
        <w:t xml:space="preserve">##                 Somme_Importance_subjectif      gpe_age   </w:t>
      </w:r>
      <w:r>
        <w:br/>
      </w:r>
      <w:r>
        <w:rPr>
          <w:rStyle w:val="VerbatimChar"/>
        </w:rPr>
        <w:t xml:space="preserve">##  0 oui (rien n’est important):  6          18-24 ans:340  </w:t>
      </w:r>
      <w:r>
        <w:br/>
      </w:r>
      <w:r>
        <w:rPr>
          <w:rStyle w:val="VerbatimChar"/>
        </w:rPr>
        <w:t xml:space="preserve">##  1 oui      </w:t>
      </w:r>
      <w:r>
        <w:rPr>
          <w:rStyle w:val="VerbatimChar"/>
        </w:rPr>
        <w:t xml:space="preserve">                 : 21          25-34 ans:383  </w:t>
      </w:r>
      <w:r>
        <w:br/>
      </w:r>
      <w:r>
        <w:rPr>
          <w:rStyle w:val="VerbatimChar"/>
        </w:rPr>
        <w:t xml:space="preserve">##  2 oui                       : 37                         </w:t>
      </w:r>
      <w:r>
        <w:br/>
      </w:r>
      <w:r>
        <w:rPr>
          <w:rStyle w:val="VerbatimChar"/>
        </w:rPr>
        <w:t xml:space="preserve">##  3 oui (tout est important)  :659                         </w:t>
      </w:r>
      <w:r>
        <w:br/>
      </w:r>
      <w:r>
        <w:rPr>
          <w:rStyle w:val="VerbatimChar"/>
        </w:rPr>
        <w:t xml:space="preserve">##                                                           </w:t>
      </w:r>
      <w:r>
        <w:br/>
      </w:r>
      <w:r>
        <w:rPr>
          <w:rStyle w:val="VerbatimChar"/>
        </w:rPr>
        <w:t xml:space="preserve">## </w:t>
      </w:r>
    </w:p>
    <w:p w14:paraId="626B056A" w14:textId="77777777" w:rsidR="00022B71" w:rsidRDefault="005B112A">
      <w:pPr>
        <w:pStyle w:val="En-ttedetabledesmatires"/>
      </w:pPr>
      <w:r>
        <w:rPr>
          <w:rStyle w:val="NormalTok"/>
        </w:rPr>
        <w:t xml:space="preserve">acm </w:t>
      </w:r>
      <w:r>
        <w:rPr>
          <w:rStyle w:val="OtherTok"/>
        </w:rPr>
        <w:t>&lt;-</w:t>
      </w:r>
      <w:r>
        <w:rPr>
          <w:rStyle w:val="NormalTok"/>
        </w:rPr>
        <w:t xml:space="preserve"> </w:t>
      </w:r>
      <w:r>
        <w:rPr>
          <w:rStyle w:val="FunctionTok"/>
        </w:rPr>
        <w:t>dudi.acm</w:t>
      </w:r>
      <w:r>
        <w:rPr>
          <w:rStyle w:val="NormalTok"/>
        </w:rPr>
        <w:t>(dat</w:t>
      </w:r>
      <w:r>
        <w:rPr>
          <w:rStyle w:val="NormalTok"/>
        </w:rPr>
        <w:t xml:space="preserve">a_interest, </w:t>
      </w:r>
      <w:r>
        <w:rPr>
          <w:rStyle w:val="AttributeTok"/>
        </w:rPr>
        <w:t>scannf =</w:t>
      </w:r>
      <w:r>
        <w:rPr>
          <w:rStyle w:val="NormalTok"/>
        </w:rPr>
        <w:t xml:space="preserve"> </w:t>
      </w:r>
      <w:r>
        <w:rPr>
          <w:rStyle w:val="ConstantTok"/>
        </w:rPr>
        <w:t>FALSE</w:t>
      </w:r>
      <w:r>
        <w:rPr>
          <w:rStyle w:val="NormalTok"/>
        </w:rPr>
        <w:t xml:space="preserve">, </w:t>
      </w:r>
      <w:r>
        <w:rPr>
          <w:rStyle w:val="AttributeTok"/>
        </w:rPr>
        <w:t>nf =</w:t>
      </w:r>
      <w:r>
        <w:rPr>
          <w:rStyle w:val="NormalTok"/>
        </w:rPr>
        <w:t xml:space="preserve"> </w:t>
      </w:r>
      <w:r>
        <w:rPr>
          <w:rStyle w:val="DecValTok"/>
        </w:rPr>
        <w:t>5</w:t>
      </w:r>
      <w:r>
        <w:rPr>
          <w:rStyle w:val="NormalTok"/>
        </w:rPr>
        <w:t>)</w:t>
      </w:r>
      <w:r>
        <w:br/>
      </w:r>
      <w:r>
        <w:br/>
      </w:r>
      <w:r>
        <w:rPr>
          <w:rStyle w:val="NormalTok"/>
        </w:rPr>
        <w:t xml:space="preserve">md </w:t>
      </w:r>
      <w:r>
        <w:rPr>
          <w:rStyle w:val="OtherTok"/>
        </w:rPr>
        <w:t>&lt;-</w:t>
      </w:r>
      <w:r>
        <w:rPr>
          <w:rStyle w:val="NormalTok"/>
        </w:rPr>
        <w:t xml:space="preserve"> </w:t>
      </w:r>
      <w:r>
        <w:rPr>
          <w:rStyle w:val="FunctionTok"/>
        </w:rPr>
        <w:t>dist.dudi</w:t>
      </w:r>
      <w:r>
        <w:rPr>
          <w:rStyle w:val="NormalTok"/>
        </w:rPr>
        <w:t>(acm)</w:t>
      </w:r>
      <w:r>
        <w:br/>
      </w:r>
      <w:r>
        <w:br/>
      </w:r>
      <w:r>
        <w:rPr>
          <w:rStyle w:val="NormalTok"/>
        </w:rPr>
        <w:t xml:space="preserve">arbre </w:t>
      </w:r>
      <w:r>
        <w:rPr>
          <w:rStyle w:val="OtherTok"/>
        </w:rPr>
        <w:t>&lt;-</w:t>
      </w:r>
      <w:r>
        <w:rPr>
          <w:rStyle w:val="NormalTok"/>
        </w:rPr>
        <w:t xml:space="preserve"> </w:t>
      </w:r>
      <w:r>
        <w:rPr>
          <w:rStyle w:val="FunctionTok"/>
        </w:rPr>
        <w:t>hclust</w:t>
      </w:r>
      <w:r>
        <w:rPr>
          <w:rStyle w:val="NormalTok"/>
        </w:rPr>
        <w:t xml:space="preserve">(md, </w:t>
      </w:r>
      <w:r>
        <w:rPr>
          <w:rStyle w:val="AttributeTok"/>
        </w:rPr>
        <w:t>method =</w:t>
      </w:r>
      <w:r>
        <w:rPr>
          <w:rStyle w:val="NormalTok"/>
        </w:rPr>
        <w:t xml:space="preserve"> </w:t>
      </w:r>
      <w:r>
        <w:rPr>
          <w:rStyle w:val="StringTok"/>
        </w:rPr>
        <w:t>"ward.D2"</w:t>
      </w:r>
      <w:r>
        <w:rPr>
          <w:rStyle w:val="NormalTok"/>
        </w:rPr>
        <w:t>)</w:t>
      </w:r>
    </w:p>
    <w:p w14:paraId="3EBBAD91" w14:textId="77777777" w:rsidR="00022B71" w:rsidRDefault="005B112A">
      <w:pPr>
        <w:pStyle w:val="En-ttedetabledesmatires"/>
      </w:pPr>
      <w:r>
        <w:rPr>
          <w:rStyle w:val="CommentTok"/>
        </w:rPr>
        <w:t>#meilleure partition entre 3 et 20 classes.</w:t>
      </w:r>
      <w:r>
        <w:br/>
      </w:r>
      <w:r>
        <w:rPr>
          <w:rStyle w:val="FunctionTok"/>
        </w:rPr>
        <w:t>best.cutree</w:t>
      </w:r>
      <w:r>
        <w:rPr>
          <w:rStyle w:val="NormalTok"/>
        </w:rPr>
        <w:t>(arbre)</w:t>
      </w:r>
    </w:p>
    <w:p w14:paraId="40FE6965" w14:textId="77777777" w:rsidR="00022B71" w:rsidRDefault="005B112A">
      <w:pPr>
        <w:pStyle w:val="En-ttedetabledesmatires"/>
      </w:pPr>
      <w:r>
        <w:rPr>
          <w:rStyle w:val="VerbatimChar"/>
        </w:rPr>
        <w:t>## [1] 9</w:t>
      </w:r>
    </w:p>
    <w:p w14:paraId="7B1E19BC" w14:textId="77777777" w:rsidR="00022B71" w:rsidRDefault="005B112A">
      <w:pPr>
        <w:pStyle w:val="Titre2"/>
      </w:pPr>
      <w:bookmarkStart w:id="387" w:name="arbre-de-decisison"/>
      <w:bookmarkStart w:id="388" w:name="_Toc209544908"/>
      <w:bookmarkEnd w:id="385"/>
      <w:r>
        <w:t>Arbre de decisison</w:t>
      </w:r>
      <w:bookmarkEnd w:id="388"/>
    </w:p>
    <w:p w14:paraId="4CCE3D87" w14:textId="77777777" w:rsidR="00022B71" w:rsidRDefault="005B112A">
      <w:pPr>
        <w:pStyle w:val="En-ttedetabledesmatires"/>
      </w:pPr>
      <w:r>
        <w:rPr>
          <w:rStyle w:val="FunctionTok"/>
        </w:rPr>
        <w:t>ggdendrogram</w:t>
      </w:r>
      <w:r>
        <w:rPr>
          <w:rStyle w:val="NormalTok"/>
        </w:rPr>
        <w:t xml:space="preserve">(arbre, </w:t>
      </w:r>
      <w:r>
        <w:rPr>
          <w:rStyle w:val="AttributeTok"/>
        </w:rPr>
        <w:t>labels =</w:t>
      </w:r>
      <w:r>
        <w:rPr>
          <w:rStyle w:val="NormalTok"/>
        </w:rPr>
        <w:t xml:space="preserve"> </w:t>
      </w:r>
      <w:r>
        <w:rPr>
          <w:rStyle w:val="ConstantTok"/>
        </w:rPr>
        <w:t>FALSE</w:t>
      </w:r>
      <w:r>
        <w:rPr>
          <w:rStyle w:val="NormalTok"/>
        </w:rPr>
        <w:t>)</w:t>
      </w:r>
    </w:p>
    <w:p w14:paraId="1F1B442E" w14:textId="77777777" w:rsidR="00022B71" w:rsidRDefault="005B112A">
      <w:pPr>
        <w:pStyle w:val="Titre1Car"/>
      </w:pPr>
      <w:r>
        <w:rPr>
          <w:noProof/>
        </w:rPr>
        <w:drawing>
          <wp:inline distT="0" distB="0" distL="0" distR="0" wp14:anchorId="6E1F0A91" wp14:editId="37E5517D">
            <wp:extent cx="4620126" cy="3696101"/>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C:/Users/HP/Desktop/Analyse_r-seaux-sociaux-et-transition-l-ge-adulte-Qu-bec/rapport/Rapport_files/figure-docx/unnamed-chunk-110-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74134DE8" w14:textId="77777777" w:rsidR="00022B71" w:rsidRDefault="005B112A">
      <w:pPr>
        <w:pStyle w:val="En-ttedetabledesmatires"/>
      </w:pPr>
      <w:r>
        <w:rPr>
          <w:rStyle w:val="CommentTok"/>
        </w:rPr>
        <w:t># Coloration des branches en fonction des clusters</w:t>
      </w:r>
      <w:r>
        <w:br/>
      </w:r>
      <w:r>
        <w:rPr>
          <w:rStyle w:val="FunctionTok"/>
        </w:rPr>
        <w:t>library</w:t>
      </w:r>
      <w:r>
        <w:rPr>
          <w:rStyle w:val="NormalTok"/>
        </w:rPr>
        <w:t>(ggplot2)</w:t>
      </w:r>
      <w:r>
        <w:br/>
      </w:r>
      <w:r>
        <w:rPr>
          <w:rStyle w:val="FunctionTok"/>
        </w:rPr>
        <w:t>ggplot</w:t>
      </w:r>
      <w:r>
        <w:rPr>
          <w:rStyle w:val="NormalTok"/>
        </w:rPr>
        <w:t>(</w:t>
      </w:r>
      <w:r>
        <w:rPr>
          <w:rStyle w:val="FunctionTok"/>
        </w:rPr>
        <w:t>color_branches</w:t>
      </w:r>
      <w:r>
        <w:rPr>
          <w:rStyle w:val="NormalTok"/>
        </w:rPr>
        <w:t xml:space="preserve">(arbre, </w:t>
      </w:r>
      <w:r>
        <w:rPr>
          <w:rStyle w:val="AttributeTok"/>
        </w:rPr>
        <w:t>k =</w:t>
      </w:r>
      <w:r>
        <w:rPr>
          <w:rStyle w:val="NormalTok"/>
        </w:rPr>
        <w:t xml:space="preserve"> </w:t>
      </w:r>
      <w:r>
        <w:rPr>
          <w:rStyle w:val="DecValTok"/>
        </w:rPr>
        <w:t>9</w:t>
      </w:r>
      <w:r>
        <w:rPr>
          <w:rStyle w:val="NormalTok"/>
        </w:rPr>
        <w:t xml:space="preserve">), </w:t>
      </w:r>
      <w:r>
        <w:rPr>
          <w:rStyle w:val="AttributeTok"/>
        </w:rPr>
        <w:t>labels =</w:t>
      </w:r>
      <w:r>
        <w:rPr>
          <w:rStyle w:val="NormalTok"/>
        </w:rPr>
        <w:t xml:space="preserve"> </w:t>
      </w:r>
      <w:r>
        <w:rPr>
          <w:rStyle w:val="ConstantTok"/>
        </w:rPr>
        <w:t>FALSE</w:t>
      </w:r>
      <w:r>
        <w:rPr>
          <w:rStyle w:val="NormalTok"/>
        </w:rPr>
        <w:t>)</w:t>
      </w:r>
    </w:p>
    <w:p w14:paraId="23A0BC23" w14:textId="77777777" w:rsidR="00022B71" w:rsidRDefault="005B112A">
      <w:pPr>
        <w:pStyle w:val="Titre1Car"/>
      </w:pPr>
      <w:r>
        <w:rPr>
          <w:noProof/>
        </w:rPr>
        <w:drawing>
          <wp:inline distT="0" distB="0" distL="0" distR="0" wp14:anchorId="73740924" wp14:editId="458F9706">
            <wp:extent cx="4620126" cy="3696101"/>
            <wp:effectExtent l="0" t="0" r="0" b="0"/>
            <wp:docPr id="227" name="Picture"/>
            <wp:cNvGraphicFramePr/>
            <a:graphic xmlns:a="http://schemas.openxmlformats.org/drawingml/2006/main">
              <a:graphicData uri="http://schemas.openxmlformats.org/drawingml/2006/picture">
                <pic:pic xmlns:pic="http://schemas.openxmlformats.org/drawingml/2006/picture">
                  <pic:nvPicPr>
                    <pic:cNvPr id="228" name="Picture" descr="C:/Users/HP/Desktop/Analyse_r-seaux-sociaux-et-transition-l-ge-adulte-Qu-bec/rapport/Rapport_files/figure-docx/unnamed-chunk-111-1.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685E521F" w14:textId="77777777" w:rsidR="00022B71" w:rsidRDefault="005B112A">
      <w:pPr>
        <w:pStyle w:val="Titre2"/>
      </w:pPr>
      <w:bookmarkStart w:id="389" w:name="typologie-2"/>
      <w:bookmarkStart w:id="390" w:name="_Toc209544909"/>
      <w:bookmarkEnd w:id="387"/>
      <w:r>
        <w:t>Typologie</w:t>
      </w:r>
      <w:bookmarkEnd w:id="390"/>
    </w:p>
    <w:p w14:paraId="05814D13" w14:textId="77777777" w:rsidR="00022B71" w:rsidRDefault="005B112A">
      <w:pPr>
        <w:pStyle w:val="En-ttedetabledesmatires"/>
      </w:pPr>
      <w:r>
        <w:rPr>
          <w:rStyle w:val="NormalTok"/>
        </w:rPr>
        <w:t xml:space="preserve">typo </w:t>
      </w:r>
      <w:r>
        <w:rPr>
          <w:rStyle w:val="OtherTok"/>
        </w:rPr>
        <w:t>&lt;-</w:t>
      </w:r>
      <w:r>
        <w:rPr>
          <w:rStyle w:val="NormalTok"/>
        </w:rPr>
        <w:t xml:space="preserve"> </w:t>
      </w:r>
      <w:r>
        <w:rPr>
          <w:rStyle w:val="FunctionTok"/>
        </w:rPr>
        <w:t>cutree</w:t>
      </w:r>
      <w:r>
        <w:rPr>
          <w:rStyle w:val="NormalTok"/>
        </w:rPr>
        <w:t xml:space="preserve">(arbre, </w:t>
      </w:r>
      <w:r>
        <w:rPr>
          <w:rStyle w:val="DecValTok"/>
        </w:rPr>
        <w:t>9</w:t>
      </w:r>
      <w:r>
        <w:rPr>
          <w:rStyle w:val="NormalTok"/>
        </w:rPr>
        <w:t>)</w:t>
      </w:r>
      <w:r>
        <w:br/>
      </w:r>
      <w:r>
        <w:rPr>
          <w:rStyle w:val="FunctionTok"/>
        </w:rPr>
        <w:t>freq</w:t>
      </w:r>
      <w:r>
        <w:rPr>
          <w:rStyle w:val="NormalTok"/>
        </w:rPr>
        <w:t>(typo)</w:t>
      </w:r>
    </w:p>
    <w:p w14:paraId="4C769543" w14:textId="77777777" w:rsidR="00022B71" w:rsidRDefault="005B112A">
      <w:pPr>
        <w:pStyle w:val="En-ttedetabledesmatires"/>
      </w:pPr>
      <w:r>
        <w:rPr>
          <w:rStyle w:val="VerbatimChar"/>
        </w:rPr>
        <w:t xml:space="preserve">## Frequencies  </w:t>
      </w:r>
      <w:r>
        <w:br/>
      </w:r>
      <w:r>
        <w:rPr>
          <w:rStyle w:val="VerbatimChar"/>
        </w:rPr>
        <w:t xml:space="preserve">## typo  </w:t>
      </w:r>
      <w:r>
        <w:br/>
      </w:r>
      <w:r>
        <w:rPr>
          <w:rStyle w:val="VerbatimChar"/>
        </w:rPr>
        <w:t xml:space="preserve">## Type: Integer  </w:t>
      </w:r>
      <w:r>
        <w:br/>
      </w:r>
      <w:r>
        <w:rPr>
          <w:rStyle w:val="VerbatimChar"/>
        </w:rPr>
        <w:t xml:space="preserve">## </w:t>
      </w:r>
      <w:r>
        <w:br/>
      </w:r>
      <w:r>
        <w:rPr>
          <w:rStyle w:val="VerbatimChar"/>
        </w:rPr>
        <w:t>##               Freq   % Valid   % V</w:t>
      </w:r>
      <w:r>
        <w:rPr>
          <w:rStyle w:val="VerbatimChar"/>
        </w:rPr>
        <w:t>alid Cum.   % Total   % Total Cum.</w:t>
      </w:r>
      <w:r>
        <w:br/>
      </w:r>
      <w:r>
        <w:rPr>
          <w:rStyle w:val="VerbatimChar"/>
        </w:rPr>
        <w:t>## ----------- ------ --------- -------------- --------- --------------</w:t>
      </w:r>
      <w:r>
        <w:br/>
      </w:r>
      <w:r>
        <w:rPr>
          <w:rStyle w:val="VerbatimChar"/>
        </w:rPr>
        <w:t>##           1    141     19.50          19.50     19.50          19.50</w:t>
      </w:r>
      <w:r>
        <w:br/>
      </w:r>
      <w:r>
        <w:rPr>
          <w:rStyle w:val="VerbatimChar"/>
        </w:rPr>
        <w:t>##           2    138     19.09          38.59     19.09          38.59</w:t>
      </w:r>
      <w:r>
        <w:br/>
      </w:r>
      <w:r>
        <w:rPr>
          <w:rStyle w:val="VerbatimChar"/>
        </w:rPr>
        <w:t xml:space="preserve">##   </w:t>
      </w:r>
      <w:r>
        <w:rPr>
          <w:rStyle w:val="VerbatimChar"/>
        </w:rPr>
        <w:t xml:space="preserve">        3     48      6.64          45.23      6.64          45.23</w:t>
      </w:r>
      <w:r>
        <w:br/>
      </w:r>
      <w:r>
        <w:rPr>
          <w:rStyle w:val="VerbatimChar"/>
        </w:rPr>
        <w:t>##           4    134     18.53          63.76     18.53          63.76</w:t>
      </w:r>
      <w:r>
        <w:br/>
      </w:r>
      <w:r>
        <w:rPr>
          <w:rStyle w:val="VerbatimChar"/>
        </w:rPr>
        <w:t>##           5    180     24.90          88.66     24.90          88.66</w:t>
      </w:r>
      <w:r>
        <w:br/>
      </w:r>
      <w:r>
        <w:rPr>
          <w:rStyle w:val="VerbatimChar"/>
        </w:rPr>
        <w:t>##           6      6      0.83          89.4</w:t>
      </w:r>
      <w:r>
        <w:rPr>
          <w:rStyle w:val="VerbatimChar"/>
        </w:rPr>
        <w:t>9      0.83          89.49</w:t>
      </w:r>
      <w:r>
        <w:br/>
      </w:r>
      <w:r>
        <w:rPr>
          <w:rStyle w:val="VerbatimChar"/>
        </w:rPr>
        <w:t>##           7     23      3.18          92.67      3.18          92.67</w:t>
      </w:r>
      <w:r>
        <w:br/>
      </w:r>
      <w:r>
        <w:rPr>
          <w:rStyle w:val="VerbatimChar"/>
        </w:rPr>
        <w:t>##           8     21      2.90          95.57      2.90          95.57</w:t>
      </w:r>
      <w:r>
        <w:br/>
      </w:r>
      <w:r>
        <w:rPr>
          <w:rStyle w:val="VerbatimChar"/>
        </w:rPr>
        <w:t>##           9     32      4.43         100.00      4.43         100.00</w:t>
      </w:r>
      <w:r>
        <w:br/>
      </w:r>
      <w:r>
        <w:rPr>
          <w:rStyle w:val="VerbatimChar"/>
        </w:rPr>
        <w:t>##        &lt;NA</w:t>
      </w:r>
      <w:r>
        <w:rPr>
          <w:rStyle w:val="VerbatimChar"/>
        </w:rPr>
        <w:t>&gt;      0                               0.00         100.00</w:t>
      </w:r>
      <w:r>
        <w:br/>
      </w:r>
      <w:r>
        <w:rPr>
          <w:rStyle w:val="VerbatimChar"/>
        </w:rPr>
        <w:t>##       Total    723    100.00         100.00    100.00         100.00</w:t>
      </w:r>
    </w:p>
    <w:p w14:paraId="7C49107D" w14:textId="77777777" w:rsidR="00022B71" w:rsidRDefault="005B112A">
      <w:pPr>
        <w:pStyle w:val="En-ttedetabledesmatires"/>
      </w:pPr>
      <w:r>
        <w:rPr>
          <w:rStyle w:val="NormalTok"/>
        </w:rPr>
        <w:t>data_interest</w:t>
      </w:r>
      <w:r>
        <w:rPr>
          <w:rStyle w:val="SpecialCharTok"/>
        </w:rPr>
        <w:t>$</w:t>
      </w:r>
      <w:r>
        <w:rPr>
          <w:rStyle w:val="NormalTok"/>
        </w:rPr>
        <w:t>typo</w:t>
      </w:r>
      <w:r>
        <w:rPr>
          <w:rStyle w:val="OtherTok"/>
        </w:rPr>
        <w:t>&lt;-</w:t>
      </w:r>
      <w:r>
        <w:rPr>
          <w:rStyle w:val="NormalTok"/>
        </w:rPr>
        <w:t xml:space="preserve"> </w:t>
      </w:r>
      <w:r>
        <w:rPr>
          <w:rStyle w:val="FunctionTok"/>
        </w:rPr>
        <w:t>cutree</w:t>
      </w:r>
      <w:r>
        <w:rPr>
          <w:rStyle w:val="NormalTok"/>
        </w:rPr>
        <w:t>(arbre,</w:t>
      </w:r>
      <w:r>
        <w:rPr>
          <w:rStyle w:val="DecValTok"/>
        </w:rPr>
        <w:t>9</w:t>
      </w:r>
      <w:r>
        <w:rPr>
          <w:rStyle w:val="NormalTok"/>
        </w:rPr>
        <w:t>)</w:t>
      </w:r>
    </w:p>
    <w:p w14:paraId="1A0A93DB" w14:textId="77777777" w:rsidR="00022B71" w:rsidRDefault="005B112A">
      <w:pPr>
        <w:pStyle w:val="En-ttedetabledesmatires"/>
      </w:pPr>
      <w:r>
        <w:rPr>
          <w:rStyle w:val="NormalTok"/>
        </w:rPr>
        <w:t xml:space="preserve">data_interest </w:t>
      </w:r>
      <w:r>
        <w:rPr>
          <w:rStyle w:val="SpecialCharTok"/>
        </w:rPr>
        <w:t>%&gt;%</w:t>
      </w:r>
      <w:r>
        <w:br/>
      </w:r>
      <w:r>
        <w:rPr>
          <w:rStyle w:val="NormalTok"/>
        </w:rPr>
        <w:t xml:space="preserve">  </w:t>
      </w:r>
      <w:r>
        <w:rPr>
          <w:rStyle w:val="FunctionTok"/>
        </w:rPr>
        <w:t>tbl_summary</w:t>
      </w:r>
      <w:r>
        <w:rPr>
          <w:rStyle w:val="NormalTok"/>
        </w:rPr>
        <w:t>(</w:t>
      </w:r>
      <w:r>
        <w:rPr>
          <w:rStyle w:val="AttributeTok"/>
        </w:rPr>
        <w:t>by =</w:t>
      </w:r>
      <w:r>
        <w:rPr>
          <w:rStyle w:val="NormalTok"/>
        </w:rPr>
        <w:t xml:space="preserve"> typo)</w:t>
      </w:r>
    </w:p>
    <w:tbl>
      <w:tblPr>
        <w:tblStyle w:val="Table"/>
        <w:tblW w:w="0" w:type="auto"/>
        <w:jc w:val="center"/>
        <w:tblCellMar>
          <w:left w:w="60" w:type="dxa"/>
          <w:right w:w="60" w:type="dxa"/>
        </w:tblCellMar>
        <w:tblLook w:val="0000" w:firstRow="0" w:lastRow="0" w:firstColumn="0" w:lastColumn="0" w:noHBand="0" w:noVBand="0"/>
      </w:tblPr>
      <w:tblGrid>
        <w:gridCol w:w="2573"/>
        <w:gridCol w:w="776"/>
        <w:gridCol w:w="776"/>
        <w:gridCol w:w="751"/>
        <w:gridCol w:w="776"/>
        <w:gridCol w:w="776"/>
        <w:gridCol w:w="725"/>
        <w:gridCol w:w="751"/>
        <w:gridCol w:w="751"/>
        <w:gridCol w:w="751"/>
      </w:tblGrid>
      <w:tr w:rsidR="00022B71" w14:paraId="48E52E9E" w14:textId="77777777" w:rsidTr="00022B71">
        <w:trPr>
          <w:cantSplit/>
          <w:tblHeader/>
          <w:jc w:val="center"/>
        </w:trPr>
        <w:tc>
          <w:tcPr>
            <w:tcW w:w="0" w:type="auto"/>
            <w:tcBorders>
              <w:top w:val="single" w:sz="16" w:space="0" w:color="D3D3D3"/>
              <w:left w:val="single" w:sz="0" w:space="0" w:color="D3D3D3"/>
              <w:bottom w:val="single" w:sz="16" w:space="0" w:color="D3D3D3"/>
            </w:tcBorders>
          </w:tcPr>
          <w:p w14:paraId="22D7098F" w14:textId="77777777" w:rsidR="00022B71" w:rsidRDefault="005B112A">
            <w:pPr>
              <w:keepNext/>
              <w:spacing w:after="60"/>
            </w:pPr>
            <w:r>
              <w:rPr>
                <w:rFonts w:ascii="Calibri" w:hAnsi="Calibri"/>
                <w:b/>
                <w:sz w:val="20"/>
              </w:rPr>
              <w:t>Characteristic</w:t>
            </w:r>
          </w:p>
        </w:tc>
        <w:tc>
          <w:tcPr>
            <w:tcW w:w="0" w:type="auto"/>
            <w:tcBorders>
              <w:top w:val="single" w:sz="16" w:space="0" w:color="D3D3D3"/>
              <w:bottom w:val="single" w:sz="16" w:space="0" w:color="D3D3D3"/>
            </w:tcBorders>
          </w:tcPr>
          <w:p w14:paraId="2E9673FD" w14:textId="77777777" w:rsidR="00022B71" w:rsidRDefault="005B112A">
            <w:pPr>
              <w:keepNext/>
              <w:spacing w:after="60"/>
              <w:jc w:val="center"/>
            </w:pPr>
            <w:r>
              <w:rPr>
                <w:rFonts w:ascii="Calibri" w:hAnsi="Calibri"/>
                <w:b/>
                <w:sz w:val="20"/>
              </w:rPr>
              <w:t>1</w:t>
            </w:r>
            <w:r>
              <w:rPr>
                <w:rFonts w:ascii="Calibri" w:hAnsi="Calibri"/>
                <w:sz w:val="20"/>
              </w:rPr>
              <w:t xml:space="preserve"> N = 141</w:t>
            </w:r>
            <w:r>
              <w:rPr>
                <w:rFonts w:ascii="Calibri" w:hAnsi="Calibri"/>
                <w:i/>
                <w:sz w:val="20"/>
                <w:vertAlign w:val="superscript"/>
              </w:rPr>
              <w:t>1</w:t>
            </w:r>
          </w:p>
        </w:tc>
        <w:tc>
          <w:tcPr>
            <w:tcW w:w="0" w:type="auto"/>
            <w:tcBorders>
              <w:top w:val="single" w:sz="16" w:space="0" w:color="D3D3D3"/>
              <w:bottom w:val="single" w:sz="16" w:space="0" w:color="D3D3D3"/>
            </w:tcBorders>
          </w:tcPr>
          <w:p w14:paraId="5CEC7DDC" w14:textId="77777777" w:rsidR="00022B71" w:rsidRDefault="005B112A">
            <w:pPr>
              <w:keepNext/>
              <w:spacing w:after="60"/>
              <w:jc w:val="center"/>
            </w:pPr>
            <w:r>
              <w:rPr>
                <w:rFonts w:ascii="Calibri" w:hAnsi="Calibri"/>
                <w:b/>
                <w:sz w:val="20"/>
              </w:rPr>
              <w:t>2</w:t>
            </w:r>
            <w:r>
              <w:rPr>
                <w:rFonts w:ascii="Calibri" w:hAnsi="Calibri"/>
                <w:sz w:val="20"/>
              </w:rPr>
              <w:t xml:space="preserve"> N = 138</w:t>
            </w:r>
            <w:r>
              <w:rPr>
                <w:rFonts w:ascii="Calibri" w:hAnsi="Calibri"/>
                <w:i/>
                <w:sz w:val="20"/>
                <w:vertAlign w:val="superscript"/>
              </w:rPr>
              <w:t>1</w:t>
            </w:r>
          </w:p>
        </w:tc>
        <w:tc>
          <w:tcPr>
            <w:tcW w:w="0" w:type="auto"/>
            <w:tcBorders>
              <w:top w:val="single" w:sz="16" w:space="0" w:color="D3D3D3"/>
              <w:bottom w:val="single" w:sz="16" w:space="0" w:color="D3D3D3"/>
            </w:tcBorders>
          </w:tcPr>
          <w:p w14:paraId="77A54FAA" w14:textId="77777777" w:rsidR="00022B71" w:rsidRDefault="005B112A">
            <w:pPr>
              <w:keepNext/>
              <w:spacing w:after="60"/>
              <w:jc w:val="center"/>
            </w:pPr>
            <w:r>
              <w:rPr>
                <w:rFonts w:ascii="Calibri" w:hAnsi="Calibri"/>
                <w:b/>
                <w:sz w:val="20"/>
              </w:rPr>
              <w:t>3</w:t>
            </w:r>
            <w:r>
              <w:rPr>
                <w:rFonts w:ascii="Calibri" w:hAnsi="Calibri"/>
                <w:sz w:val="20"/>
              </w:rPr>
              <w:t xml:space="preserve"> </w:t>
            </w:r>
            <w:r>
              <w:rPr>
                <w:rFonts w:ascii="Calibri" w:hAnsi="Calibri"/>
                <w:sz w:val="20"/>
              </w:rPr>
              <w:t>N = 48</w:t>
            </w:r>
            <w:r>
              <w:rPr>
                <w:rFonts w:ascii="Calibri" w:hAnsi="Calibri"/>
                <w:i/>
                <w:sz w:val="20"/>
                <w:vertAlign w:val="superscript"/>
              </w:rPr>
              <w:t>1</w:t>
            </w:r>
          </w:p>
        </w:tc>
        <w:tc>
          <w:tcPr>
            <w:tcW w:w="0" w:type="auto"/>
            <w:tcBorders>
              <w:top w:val="single" w:sz="16" w:space="0" w:color="D3D3D3"/>
              <w:bottom w:val="single" w:sz="16" w:space="0" w:color="D3D3D3"/>
            </w:tcBorders>
          </w:tcPr>
          <w:p w14:paraId="1BEE186F" w14:textId="77777777" w:rsidR="00022B71" w:rsidRDefault="005B112A">
            <w:pPr>
              <w:keepNext/>
              <w:spacing w:after="60"/>
              <w:jc w:val="center"/>
            </w:pPr>
            <w:r>
              <w:rPr>
                <w:rFonts w:ascii="Calibri" w:hAnsi="Calibri"/>
                <w:b/>
                <w:sz w:val="20"/>
              </w:rPr>
              <w:t>4</w:t>
            </w:r>
            <w:r>
              <w:rPr>
                <w:rFonts w:ascii="Calibri" w:hAnsi="Calibri"/>
                <w:sz w:val="20"/>
              </w:rPr>
              <w:t xml:space="preserve"> N = 134</w:t>
            </w:r>
            <w:r>
              <w:rPr>
                <w:rFonts w:ascii="Calibri" w:hAnsi="Calibri"/>
                <w:i/>
                <w:sz w:val="20"/>
                <w:vertAlign w:val="superscript"/>
              </w:rPr>
              <w:t>1</w:t>
            </w:r>
          </w:p>
        </w:tc>
        <w:tc>
          <w:tcPr>
            <w:tcW w:w="0" w:type="auto"/>
            <w:tcBorders>
              <w:top w:val="single" w:sz="16" w:space="0" w:color="D3D3D3"/>
              <w:bottom w:val="single" w:sz="16" w:space="0" w:color="D3D3D3"/>
            </w:tcBorders>
          </w:tcPr>
          <w:p w14:paraId="182C0E8D" w14:textId="77777777" w:rsidR="00022B71" w:rsidRDefault="005B112A">
            <w:pPr>
              <w:keepNext/>
              <w:spacing w:after="60"/>
              <w:jc w:val="center"/>
            </w:pPr>
            <w:r>
              <w:rPr>
                <w:rFonts w:ascii="Calibri" w:hAnsi="Calibri"/>
                <w:b/>
                <w:sz w:val="20"/>
              </w:rPr>
              <w:t>5</w:t>
            </w:r>
            <w:r>
              <w:rPr>
                <w:rFonts w:ascii="Calibri" w:hAnsi="Calibri"/>
                <w:sz w:val="20"/>
              </w:rPr>
              <w:t xml:space="preserve"> N = 180</w:t>
            </w:r>
            <w:r>
              <w:rPr>
                <w:rFonts w:ascii="Calibri" w:hAnsi="Calibri"/>
                <w:i/>
                <w:sz w:val="20"/>
                <w:vertAlign w:val="superscript"/>
              </w:rPr>
              <w:t>1</w:t>
            </w:r>
          </w:p>
        </w:tc>
        <w:tc>
          <w:tcPr>
            <w:tcW w:w="0" w:type="auto"/>
            <w:tcBorders>
              <w:top w:val="single" w:sz="16" w:space="0" w:color="D3D3D3"/>
              <w:bottom w:val="single" w:sz="16" w:space="0" w:color="D3D3D3"/>
            </w:tcBorders>
          </w:tcPr>
          <w:p w14:paraId="6D3701D9" w14:textId="77777777" w:rsidR="00022B71" w:rsidRDefault="005B112A">
            <w:pPr>
              <w:keepNext/>
              <w:spacing w:after="60"/>
              <w:jc w:val="center"/>
            </w:pPr>
            <w:r>
              <w:rPr>
                <w:rFonts w:ascii="Calibri" w:hAnsi="Calibri"/>
                <w:b/>
                <w:sz w:val="20"/>
              </w:rPr>
              <w:t>6</w:t>
            </w:r>
            <w:r>
              <w:rPr>
                <w:rFonts w:ascii="Calibri" w:hAnsi="Calibri"/>
                <w:sz w:val="20"/>
              </w:rPr>
              <w:t xml:space="preserve"> N = 6</w:t>
            </w:r>
            <w:r>
              <w:rPr>
                <w:rFonts w:ascii="Calibri" w:hAnsi="Calibri"/>
                <w:i/>
                <w:sz w:val="20"/>
                <w:vertAlign w:val="superscript"/>
              </w:rPr>
              <w:t>1</w:t>
            </w:r>
          </w:p>
        </w:tc>
        <w:tc>
          <w:tcPr>
            <w:tcW w:w="0" w:type="auto"/>
            <w:tcBorders>
              <w:top w:val="single" w:sz="16" w:space="0" w:color="D3D3D3"/>
              <w:bottom w:val="single" w:sz="16" w:space="0" w:color="D3D3D3"/>
            </w:tcBorders>
          </w:tcPr>
          <w:p w14:paraId="724EDEBC" w14:textId="77777777" w:rsidR="00022B71" w:rsidRDefault="005B112A">
            <w:pPr>
              <w:keepNext/>
              <w:spacing w:after="60"/>
              <w:jc w:val="center"/>
            </w:pPr>
            <w:r>
              <w:rPr>
                <w:rFonts w:ascii="Calibri" w:hAnsi="Calibri"/>
                <w:b/>
                <w:sz w:val="20"/>
              </w:rPr>
              <w:t>7</w:t>
            </w:r>
            <w:r>
              <w:rPr>
                <w:rFonts w:ascii="Calibri" w:hAnsi="Calibri"/>
                <w:sz w:val="20"/>
              </w:rPr>
              <w:t xml:space="preserve"> N = 23</w:t>
            </w:r>
            <w:r>
              <w:rPr>
                <w:rFonts w:ascii="Calibri" w:hAnsi="Calibri"/>
                <w:i/>
                <w:sz w:val="20"/>
                <w:vertAlign w:val="superscript"/>
              </w:rPr>
              <w:t>1</w:t>
            </w:r>
          </w:p>
        </w:tc>
        <w:tc>
          <w:tcPr>
            <w:tcW w:w="0" w:type="auto"/>
            <w:tcBorders>
              <w:top w:val="single" w:sz="16" w:space="0" w:color="D3D3D3"/>
              <w:bottom w:val="single" w:sz="16" w:space="0" w:color="D3D3D3"/>
            </w:tcBorders>
          </w:tcPr>
          <w:p w14:paraId="56C3CAB5" w14:textId="77777777" w:rsidR="00022B71" w:rsidRDefault="005B112A">
            <w:pPr>
              <w:keepNext/>
              <w:spacing w:after="60"/>
              <w:jc w:val="center"/>
            </w:pPr>
            <w:r>
              <w:rPr>
                <w:rFonts w:ascii="Calibri" w:hAnsi="Calibri"/>
                <w:b/>
                <w:sz w:val="20"/>
              </w:rPr>
              <w:t>8</w:t>
            </w:r>
            <w:r>
              <w:rPr>
                <w:rFonts w:ascii="Calibri" w:hAnsi="Calibri"/>
                <w:sz w:val="20"/>
              </w:rPr>
              <w:t xml:space="preserve"> N = 21</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304457B3" w14:textId="77777777" w:rsidR="00022B71" w:rsidRDefault="005B112A">
            <w:pPr>
              <w:keepNext/>
              <w:spacing w:after="60"/>
              <w:jc w:val="center"/>
            </w:pPr>
            <w:r>
              <w:rPr>
                <w:rFonts w:ascii="Calibri" w:hAnsi="Calibri"/>
                <w:b/>
                <w:sz w:val="20"/>
              </w:rPr>
              <w:t>9</w:t>
            </w:r>
            <w:r>
              <w:rPr>
                <w:rFonts w:ascii="Calibri" w:hAnsi="Calibri"/>
                <w:sz w:val="20"/>
              </w:rPr>
              <w:t xml:space="preserve"> N = 32</w:t>
            </w:r>
            <w:r>
              <w:rPr>
                <w:rFonts w:ascii="Calibri" w:hAnsi="Calibri"/>
                <w:i/>
                <w:sz w:val="20"/>
                <w:vertAlign w:val="superscript"/>
              </w:rPr>
              <w:t>1</w:t>
            </w:r>
          </w:p>
        </w:tc>
      </w:tr>
      <w:tr w:rsidR="00022B71" w14:paraId="6525848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3A2CE8" w14:textId="77777777" w:rsidR="00022B71" w:rsidRDefault="005B112A">
            <w:pPr>
              <w:keepNext/>
              <w:spacing w:after="60"/>
            </w:pPr>
            <w:r>
              <w:rPr>
                <w:rFonts w:ascii="Calibri" w:hAnsi="Calibri"/>
                <w:sz w:val="20"/>
              </w:rPr>
              <w:t>Somme_Importance</w:t>
            </w:r>
          </w:p>
        </w:tc>
        <w:tc>
          <w:tcPr>
            <w:tcW w:w="0" w:type="auto"/>
            <w:tcBorders>
              <w:top w:val="single" w:sz="0" w:space="0" w:color="D3D3D3"/>
              <w:left w:val="single" w:sz="0" w:space="0" w:color="D3D3D3"/>
              <w:bottom w:val="single" w:sz="0" w:space="0" w:color="D3D3D3"/>
              <w:right w:val="single" w:sz="0" w:space="0" w:color="D3D3D3"/>
            </w:tcBorders>
          </w:tcPr>
          <w:p w14:paraId="21D97B0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517E9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472C99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2AC720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CA078D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349F18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C3C52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700FDD"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91D53D3" w14:textId="77777777" w:rsidR="00022B71" w:rsidRDefault="00022B71">
            <w:pPr>
              <w:keepNext/>
              <w:spacing w:after="60"/>
              <w:jc w:val="center"/>
            </w:pPr>
          </w:p>
        </w:tc>
      </w:tr>
      <w:tr w:rsidR="00022B71" w14:paraId="292DE64B"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9A500" w14:textId="77777777" w:rsidR="00022B71" w:rsidRDefault="005B112A">
            <w:pPr>
              <w:keepNext/>
              <w:spacing w:after="60"/>
            </w:pPr>
            <w:r>
              <w:rPr>
                <w:rFonts w:ascii="Calibri" w:hAnsi="Calibri"/>
                <w:sz w:val="20"/>
              </w:rPr>
              <w:t>    0 oui (rien n’est important)</w:t>
            </w:r>
          </w:p>
        </w:tc>
        <w:tc>
          <w:tcPr>
            <w:tcW w:w="0" w:type="auto"/>
            <w:tcBorders>
              <w:top w:val="single" w:sz="0" w:space="0" w:color="D3D3D3"/>
              <w:left w:val="single" w:sz="0" w:space="0" w:color="D3D3D3"/>
              <w:bottom w:val="single" w:sz="0" w:space="0" w:color="D3D3D3"/>
              <w:right w:val="single" w:sz="0" w:space="0" w:color="D3D3D3"/>
            </w:tcBorders>
          </w:tcPr>
          <w:p w14:paraId="691BE42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E0D002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3CB399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66D783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0AA142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7D3CFCC" w14:textId="77777777" w:rsidR="00022B71" w:rsidRDefault="005B112A">
            <w:pPr>
              <w:keepNext/>
              <w:spacing w:after="60"/>
              <w:jc w:val="center"/>
            </w:pPr>
            <w:r>
              <w:rPr>
                <w:rFonts w:ascii="Calibri" w:hAnsi="Calibri"/>
                <w:sz w:val="20"/>
              </w:rPr>
              <w:t>2 (33%)</w:t>
            </w:r>
          </w:p>
        </w:tc>
        <w:tc>
          <w:tcPr>
            <w:tcW w:w="0" w:type="auto"/>
            <w:tcBorders>
              <w:top w:val="single" w:sz="0" w:space="0" w:color="D3D3D3"/>
              <w:left w:val="single" w:sz="0" w:space="0" w:color="D3D3D3"/>
              <w:bottom w:val="single" w:sz="0" w:space="0" w:color="D3D3D3"/>
              <w:right w:val="single" w:sz="0" w:space="0" w:color="D3D3D3"/>
            </w:tcBorders>
          </w:tcPr>
          <w:p w14:paraId="03D77E5C" w14:textId="77777777" w:rsidR="00022B71" w:rsidRDefault="005B112A">
            <w:pPr>
              <w:keepNext/>
              <w:spacing w:after="60"/>
              <w:jc w:val="center"/>
            </w:pPr>
            <w:r>
              <w:rPr>
                <w:rFonts w:ascii="Calibri" w:hAnsi="Calibri"/>
                <w:sz w:val="20"/>
              </w:rPr>
              <w:t>23 (100%)</w:t>
            </w:r>
          </w:p>
        </w:tc>
        <w:tc>
          <w:tcPr>
            <w:tcW w:w="0" w:type="auto"/>
            <w:tcBorders>
              <w:top w:val="single" w:sz="0" w:space="0" w:color="D3D3D3"/>
              <w:left w:val="single" w:sz="0" w:space="0" w:color="D3D3D3"/>
              <w:bottom w:val="single" w:sz="0" w:space="0" w:color="D3D3D3"/>
              <w:right w:val="single" w:sz="0" w:space="0" w:color="D3D3D3"/>
            </w:tcBorders>
          </w:tcPr>
          <w:p w14:paraId="7D173A34" w14:textId="77777777" w:rsidR="00022B71" w:rsidRDefault="005B112A">
            <w:pPr>
              <w:keepNext/>
              <w:spacing w:after="60"/>
              <w:jc w:val="center"/>
            </w:pPr>
            <w:r>
              <w:rPr>
                <w:rFonts w:ascii="Calibri" w:hAnsi="Calibri"/>
                <w:sz w:val="20"/>
              </w:rPr>
              <w:t>3 (14%)</w:t>
            </w:r>
          </w:p>
        </w:tc>
        <w:tc>
          <w:tcPr>
            <w:tcW w:w="0" w:type="auto"/>
            <w:tcBorders>
              <w:top w:val="single" w:sz="0" w:space="0" w:color="D3D3D3"/>
              <w:left w:val="single" w:sz="0" w:space="0" w:color="D3D3D3"/>
              <w:bottom w:val="single" w:sz="0" w:space="0" w:color="D3D3D3"/>
              <w:right w:val="single" w:sz="0" w:space="0" w:color="D3D3D3"/>
            </w:tcBorders>
          </w:tcPr>
          <w:p w14:paraId="7F20D23A" w14:textId="77777777" w:rsidR="00022B71" w:rsidRDefault="005B112A">
            <w:pPr>
              <w:keepNext/>
              <w:spacing w:after="60"/>
              <w:jc w:val="center"/>
            </w:pPr>
            <w:r>
              <w:rPr>
                <w:rFonts w:ascii="Calibri" w:hAnsi="Calibri"/>
                <w:sz w:val="20"/>
              </w:rPr>
              <w:t>0 (0%)</w:t>
            </w:r>
          </w:p>
        </w:tc>
      </w:tr>
      <w:tr w:rsidR="00022B71" w14:paraId="2C9A5EA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E8A263" w14:textId="77777777" w:rsidR="00022B71" w:rsidRDefault="005B112A">
            <w:pPr>
              <w:keepNext/>
              <w:spacing w:after="60"/>
            </w:pPr>
            <w:r>
              <w:rPr>
                <w:rFonts w:ascii="Calibri" w:hAnsi="Calibri"/>
                <w:sz w:val="20"/>
              </w:rPr>
              <w:t>    1 oui</w:t>
            </w:r>
          </w:p>
        </w:tc>
        <w:tc>
          <w:tcPr>
            <w:tcW w:w="0" w:type="auto"/>
            <w:tcBorders>
              <w:top w:val="single" w:sz="0" w:space="0" w:color="D3D3D3"/>
              <w:left w:val="single" w:sz="0" w:space="0" w:color="D3D3D3"/>
              <w:bottom w:val="single" w:sz="0" w:space="0" w:color="D3D3D3"/>
              <w:right w:val="single" w:sz="0" w:space="0" w:color="D3D3D3"/>
            </w:tcBorders>
          </w:tcPr>
          <w:p w14:paraId="57AA9352"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5E2851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E185DBC" w14:textId="77777777" w:rsidR="00022B71" w:rsidRDefault="005B112A">
            <w:pPr>
              <w:keepNext/>
              <w:spacing w:after="60"/>
              <w:jc w:val="center"/>
            </w:pPr>
            <w:r>
              <w:rPr>
                <w:rFonts w:ascii="Calibri" w:hAnsi="Calibri"/>
                <w:sz w:val="20"/>
              </w:rPr>
              <w:t>48 (100%)</w:t>
            </w:r>
          </w:p>
        </w:tc>
        <w:tc>
          <w:tcPr>
            <w:tcW w:w="0" w:type="auto"/>
            <w:tcBorders>
              <w:top w:val="single" w:sz="0" w:space="0" w:color="D3D3D3"/>
              <w:left w:val="single" w:sz="0" w:space="0" w:color="D3D3D3"/>
              <w:bottom w:val="single" w:sz="0" w:space="0" w:color="D3D3D3"/>
              <w:right w:val="single" w:sz="0" w:space="0" w:color="D3D3D3"/>
            </w:tcBorders>
          </w:tcPr>
          <w:p w14:paraId="27D0A66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A8B89B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63001D6" w14:textId="77777777" w:rsidR="00022B71" w:rsidRDefault="005B112A">
            <w:pPr>
              <w:keepNext/>
              <w:spacing w:after="60"/>
              <w:jc w:val="center"/>
            </w:pPr>
            <w:r>
              <w:rPr>
                <w:rFonts w:ascii="Calibri" w:hAnsi="Calibri"/>
                <w:sz w:val="20"/>
              </w:rPr>
              <w:t xml:space="preserve">0 </w:t>
            </w: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AC330F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D3AD68A" w14:textId="77777777" w:rsidR="00022B71" w:rsidRDefault="005B112A">
            <w:pPr>
              <w:keepNext/>
              <w:spacing w:after="60"/>
              <w:jc w:val="center"/>
            </w:pPr>
            <w:r>
              <w:rPr>
                <w:rFonts w:ascii="Calibri" w:hAnsi="Calibri"/>
                <w:sz w:val="20"/>
              </w:rPr>
              <w:t>3 (14%)</w:t>
            </w:r>
          </w:p>
        </w:tc>
        <w:tc>
          <w:tcPr>
            <w:tcW w:w="0" w:type="auto"/>
            <w:tcBorders>
              <w:top w:val="single" w:sz="0" w:space="0" w:color="D3D3D3"/>
              <w:left w:val="single" w:sz="0" w:space="0" w:color="D3D3D3"/>
              <w:bottom w:val="single" w:sz="0" w:space="0" w:color="D3D3D3"/>
              <w:right w:val="single" w:sz="0" w:space="0" w:color="D3D3D3"/>
            </w:tcBorders>
          </w:tcPr>
          <w:p w14:paraId="65453F4D" w14:textId="77777777" w:rsidR="00022B71" w:rsidRDefault="005B112A">
            <w:pPr>
              <w:keepNext/>
              <w:spacing w:after="60"/>
              <w:jc w:val="center"/>
            </w:pPr>
            <w:r>
              <w:rPr>
                <w:rFonts w:ascii="Calibri" w:hAnsi="Calibri"/>
                <w:sz w:val="20"/>
              </w:rPr>
              <w:t>3 (9.4%)</w:t>
            </w:r>
          </w:p>
        </w:tc>
      </w:tr>
      <w:tr w:rsidR="00022B71" w14:paraId="36FD3AC2"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2D821C" w14:textId="77777777" w:rsidR="00022B71" w:rsidRDefault="005B112A">
            <w:pPr>
              <w:keepNext/>
              <w:spacing w:after="60"/>
            </w:pPr>
            <w:r>
              <w:rPr>
                <w:rFonts w:ascii="Calibri" w:hAnsi="Calibri"/>
                <w:sz w:val="20"/>
              </w:rPr>
              <w:t>    2 oui</w:t>
            </w:r>
          </w:p>
        </w:tc>
        <w:tc>
          <w:tcPr>
            <w:tcW w:w="0" w:type="auto"/>
            <w:tcBorders>
              <w:top w:val="single" w:sz="0" w:space="0" w:color="D3D3D3"/>
              <w:left w:val="single" w:sz="0" w:space="0" w:color="D3D3D3"/>
              <w:bottom w:val="single" w:sz="0" w:space="0" w:color="D3D3D3"/>
              <w:right w:val="single" w:sz="0" w:space="0" w:color="D3D3D3"/>
            </w:tcBorders>
          </w:tcPr>
          <w:p w14:paraId="21E53F6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2BEBE2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A9155DB"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4975FE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E46838C" w14:textId="77777777" w:rsidR="00022B71" w:rsidRDefault="005B112A">
            <w:pPr>
              <w:keepNext/>
              <w:spacing w:after="60"/>
              <w:jc w:val="center"/>
            </w:pPr>
            <w:r>
              <w:rPr>
                <w:rFonts w:ascii="Calibri" w:hAnsi="Calibri"/>
                <w:sz w:val="20"/>
              </w:rPr>
              <w:t>180 (100%)</w:t>
            </w:r>
          </w:p>
        </w:tc>
        <w:tc>
          <w:tcPr>
            <w:tcW w:w="0" w:type="auto"/>
            <w:tcBorders>
              <w:top w:val="single" w:sz="0" w:space="0" w:color="D3D3D3"/>
              <w:left w:val="single" w:sz="0" w:space="0" w:color="D3D3D3"/>
              <w:bottom w:val="single" w:sz="0" w:space="0" w:color="D3D3D3"/>
              <w:right w:val="single" w:sz="0" w:space="0" w:color="D3D3D3"/>
            </w:tcBorders>
          </w:tcPr>
          <w:p w14:paraId="023163E9" w14:textId="77777777" w:rsidR="00022B71" w:rsidRDefault="005B112A">
            <w:pPr>
              <w:keepNext/>
              <w:spacing w:after="60"/>
              <w:jc w:val="center"/>
            </w:pPr>
            <w:r>
              <w:rPr>
                <w:rFonts w:ascii="Calibri" w:hAnsi="Calibri"/>
                <w:sz w:val="20"/>
              </w:rPr>
              <w:t>2 (33%)</w:t>
            </w:r>
          </w:p>
        </w:tc>
        <w:tc>
          <w:tcPr>
            <w:tcW w:w="0" w:type="auto"/>
            <w:tcBorders>
              <w:top w:val="single" w:sz="0" w:space="0" w:color="D3D3D3"/>
              <w:left w:val="single" w:sz="0" w:space="0" w:color="D3D3D3"/>
              <w:bottom w:val="single" w:sz="0" w:space="0" w:color="D3D3D3"/>
              <w:right w:val="single" w:sz="0" w:space="0" w:color="D3D3D3"/>
            </w:tcBorders>
          </w:tcPr>
          <w:p w14:paraId="3BD2912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8173ECB" w14:textId="77777777" w:rsidR="00022B71" w:rsidRDefault="005B112A">
            <w:pPr>
              <w:keepNext/>
              <w:spacing w:after="60"/>
              <w:jc w:val="center"/>
            </w:pPr>
            <w:r>
              <w:rPr>
                <w:rFonts w:ascii="Calibri" w:hAnsi="Calibri"/>
                <w:sz w:val="20"/>
              </w:rPr>
              <w:t>7 (33%)</w:t>
            </w:r>
          </w:p>
        </w:tc>
        <w:tc>
          <w:tcPr>
            <w:tcW w:w="0" w:type="auto"/>
            <w:tcBorders>
              <w:top w:val="single" w:sz="0" w:space="0" w:color="D3D3D3"/>
              <w:left w:val="single" w:sz="0" w:space="0" w:color="D3D3D3"/>
              <w:bottom w:val="single" w:sz="0" w:space="0" w:color="D3D3D3"/>
              <w:right w:val="single" w:sz="0" w:space="0" w:color="D3D3D3"/>
            </w:tcBorders>
          </w:tcPr>
          <w:p w14:paraId="4ED0B003" w14:textId="77777777" w:rsidR="00022B71" w:rsidRDefault="005B112A">
            <w:pPr>
              <w:keepNext/>
              <w:spacing w:after="60"/>
              <w:jc w:val="center"/>
            </w:pPr>
            <w:r>
              <w:rPr>
                <w:rFonts w:ascii="Calibri" w:hAnsi="Calibri"/>
                <w:sz w:val="20"/>
              </w:rPr>
              <w:t>8 (25%)</w:t>
            </w:r>
          </w:p>
        </w:tc>
      </w:tr>
      <w:tr w:rsidR="00022B71" w14:paraId="1630D56C"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C3EBE3" w14:textId="77777777" w:rsidR="00022B71" w:rsidRDefault="005B112A">
            <w:pPr>
              <w:keepNext/>
              <w:spacing w:after="60"/>
            </w:pPr>
            <w:r>
              <w:rPr>
                <w:rFonts w:ascii="Calibri" w:hAnsi="Calibri"/>
                <w:sz w:val="20"/>
              </w:rPr>
              <w:t>    3 oui</w:t>
            </w:r>
          </w:p>
        </w:tc>
        <w:tc>
          <w:tcPr>
            <w:tcW w:w="0" w:type="auto"/>
            <w:tcBorders>
              <w:top w:val="single" w:sz="0" w:space="0" w:color="D3D3D3"/>
              <w:left w:val="single" w:sz="0" w:space="0" w:color="D3D3D3"/>
              <w:bottom w:val="single" w:sz="0" w:space="0" w:color="D3D3D3"/>
              <w:right w:val="single" w:sz="0" w:space="0" w:color="D3D3D3"/>
            </w:tcBorders>
          </w:tcPr>
          <w:p w14:paraId="163D1AEA" w14:textId="77777777" w:rsidR="00022B71" w:rsidRDefault="005B112A">
            <w:pPr>
              <w:keepNext/>
              <w:spacing w:after="60"/>
              <w:jc w:val="center"/>
            </w:pPr>
            <w:r>
              <w:rPr>
                <w:rFonts w:ascii="Calibri" w:hAnsi="Calibri"/>
                <w:sz w:val="20"/>
              </w:rPr>
              <w:t>141 (100%)</w:t>
            </w:r>
          </w:p>
        </w:tc>
        <w:tc>
          <w:tcPr>
            <w:tcW w:w="0" w:type="auto"/>
            <w:tcBorders>
              <w:top w:val="single" w:sz="0" w:space="0" w:color="D3D3D3"/>
              <w:left w:val="single" w:sz="0" w:space="0" w:color="D3D3D3"/>
              <w:bottom w:val="single" w:sz="0" w:space="0" w:color="D3D3D3"/>
              <w:right w:val="single" w:sz="0" w:space="0" w:color="D3D3D3"/>
            </w:tcBorders>
          </w:tcPr>
          <w:p w14:paraId="413E465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D1E694E"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2BA910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A5B970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6BD082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CEEDDF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2C63B1A" w14:textId="77777777" w:rsidR="00022B71" w:rsidRDefault="005B112A">
            <w:pPr>
              <w:keepNext/>
              <w:spacing w:after="60"/>
              <w:jc w:val="center"/>
            </w:pPr>
            <w:r>
              <w:rPr>
                <w:rFonts w:ascii="Calibri" w:hAnsi="Calibri"/>
                <w:sz w:val="20"/>
              </w:rPr>
              <w:t>4 (19%)</w:t>
            </w:r>
          </w:p>
        </w:tc>
        <w:tc>
          <w:tcPr>
            <w:tcW w:w="0" w:type="auto"/>
            <w:tcBorders>
              <w:top w:val="single" w:sz="0" w:space="0" w:color="D3D3D3"/>
              <w:left w:val="single" w:sz="0" w:space="0" w:color="D3D3D3"/>
              <w:bottom w:val="single" w:sz="0" w:space="0" w:color="D3D3D3"/>
              <w:right w:val="single" w:sz="0" w:space="0" w:color="D3D3D3"/>
            </w:tcBorders>
          </w:tcPr>
          <w:p w14:paraId="29D61D5A" w14:textId="77777777" w:rsidR="00022B71" w:rsidRDefault="005B112A">
            <w:pPr>
              <w:keepNext/>
              <w:spacing w:after="60"/>
              <w:jc w:val="center"/>
            </w:pPr>
            <w:r>
              <w:rPr>
                <w:rFonts w:ascii="Calibri" w:hAnsi="Calibri"/>
                <w:sz w:val="20"/>
              </w:rPr>
              <w:t>10 (31%)</w:t>
            </w:r>
          </w:p>
        </w:tc>
      </w:tr>
      <w:tr w:rsidR="00022B71" w14:paraId="209315A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784DE6" w14:textId="77777777" w:rsidR="00022B71" w:rsidRDefault="005B112A">
            <w:pPr>
              <w:keepNext/>
              <w:spacing w:after="60"/>
            </w:pPr>
            <w:r>
              <w:rPr>
                <w:rFonts w:ascii="Calibri" w:hAnsi="Calibri"/>
                <w:sz w:val="20"/>
              </w:rPr>
              <w:t>    4 oui</w:t>
            </w:r>
          </w:p>
        </w:tc>
        <w:tc>
          <w:tcPr>
            <w:tcW w:w="0" w:type="auto"/>
            <w:tcBorders>
              <w:top w:val="single" w:sz="0" w:space="0" w:color="D3D3D3"/>
              <w:left w:val="single" w:sz="0" w:space="0" w:color="D3D3D3"/>
              <w:bottom w:val="single" w:sz="0" w:space="0" w:color="D3D3D3"/>
              <w:right w:val="single" w:sz="0" w:space="0" w:color="D3D3D3"/>
            </w:tcBorders>
          </w:tcPr>
          <w:p w14:paraId="24515D34"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07155E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6F959B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6F43A77" w14:textId="77777777" w:rsidR="00022B71" w:rsidRDefault="005B112A">
            <w:pPr>
              <w:keepNext/>
              <w:spacing w:after="60"/>
              <w:jc w:val="center"/>
            </w:pPr>
            <w:r>
              <w:rPr>
                <w:rFonts w:ascii="Calibri" w:hAnsi="Calibri"/>
                <w:sz w:val="20"/>
              </w:rPr>
              <w:t>134 (100%)</w:t>
            </w:r>
          </w:p>
        </w:tc>
        <w:tc>
          <w:tcPr>
            <w:tcW w:w="0" w:type="auto"/>
            <w:tcBorders>
              <w:top w:val="single" w:sz="0" w:space="0" w:color="D3D3D3"/>
              <w:left w:val="single" w:sz="0" w:space="0" w:color="D3D3D3"/>
              <w:bottom w:val="single" w:sz="0" w:space="0" w:color="D3D3D3"/>
              <w:right w:val="single" w:sz="0" w:space="0" w:color="D3D3D3"/>
            </w:tcBorders>
          </w:tcPr>
          <w:p w14:paraId="7273D7D8"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12C79E5" w14:textId="77777777" w:rsidR="00022B71" w:rsidRDefault="005B112A">
            <w:pPr>
              <w:keepNext/>
              <w:spacing w:after="60"/>
              <w:jc w:val="center"/>
            </w:pPr>
            <w:r>
              <w:rPr>
                <w:rFonts w:ascii="Calibri" w:hAnsi="Calibri"/>
                <w:sz w:val="20"/>
              </w:rPr>
              <w:t>2 (33%)</w:t>
            </w:r>
          </w:p>
        </w:tc>
        <w:tc>
          <w:tcPr>
            <w:tcW w:w="0" w:type="auto"/>
            <w:tcBorders>
              <w:top w:val="single" w:sz="0" w:space="0" w:color="D3D3D3"/>
              <w:left w:val="single" w:sz="0" w:space="0" w:color="D3D3D3"/>
              <w:bottom w:val="single" w:sz="0" w:space="0" w:color="D3D3D3"/>
              <w:right w:val="single" w:sz="0" w:space="0" w:color="D3D3D3"/>
            </w:tcBorders>
          </w:tcPr>
          <w:p w14:paraId="024D2CEC" w14:textId="77777777" w:rsidR="00022B71" w:rsidRDefault="005B112A">
            <w:pPr>
              <w:keepNext/>
              <w:spacing w:after="60"/>
              <w:jc w:val="center"/>
            </w:pPr>
            <w:r>
              <w:rPr>
                <w:rFonts w:ascii="Calibri" w:hAnsi="Calibri"/>
                <w:sz w:val="20"/>
              </w:rPr>
              <w:t xml:space="preserve">0 </w:t>
            </w: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5C10E55" w14:textId="77777777" w:rsidR="00022B71" w:rsidRDefault="005B112A">
            <w:pPr>
              <w:keepNext/>
              <w:spacing w:after="60"/>
              <w:jc w:val="center"/>
            </w:pPr>
            <w:r>
              <w:rPr>
                <w:rFonts w:ascii="Calibri" w:hAnsi="Calibri"/>
                <w:sz w:val="20"/>
              </w:rPr>
              <w:t>1 (4.8%)</w:t>
            </w:r>
          </w:p>
        </w:tc>
        <w:tc>
          <w:tcPr>
            <w:tcW w:w="0" w:type="auto"/>
            <w:tcBorders>
              <w:top w:val="single" w:sz="0" w:space="0" w:color="D3D3D3"/>
              <w:left w:val="single" w:sz="0" w:space="0" w:color="D3D3D3"/>
              <w:bottom w:val="single" w:sz="0" w:space="0" w:color="D3D3D3"/>
              <w:right w:val="single" w:sz="0" w:space="0" w:color="D3D3D3"/>
            </w:tcBorders>
          </w:tcPr>
          <w:p w14:paraId="3A4FC05A" w14:textId="77777777" w:rsidR="00022B71" w:rsidRDefault="005B112A">
            <w:pPr>
              <w:keepNext/>
              <w:spacing w:after="60"/>
              <w:jc w:val="center"/>
            </w:pPr>
            <w:r>
              <w:rPr>
                <w:rFonts w:ascii="Calibri" w:hAnsi="Calibri"/>
                <w:sz w:val="20"/>
              </w:rPr>
              <w:t>5 (16%)</w:t>
            </w:r>
          </w:p>
        </w:tc>
      </w:tr>
      <w:tr w:rsidR="00022B71" w14:paraId="54DFE058"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B1D8FE" w14:textId="77777777" w:rsidR="00022B71" w:rsidRDefault="005B112A">
            <w:pPr>
              <w:keepNext/>
              <w:spacing w:after="60"/>
            </w:pPr>
            <w:r>
              <w:rPr>
                <w:rFonts w:ascii="Calibri" w:hAnsi="Calibri"/>
                <w:sz w:val="20"/>
              </w:rPr>
              <w:t>    5 oui (tout est important)</w:t>
            </w:r>
          </w:p>
        </w:tc>
        <w:tc>
          <w:tcPr>
            <w:tcW w:w="0" w:type="auto"/>
            <w:tcBorders>
              <w:top w:val="single" w:sz="0" w:space="0" w:color="D3D3D3"/>
              <w:left w:val="single" w:sz="0" w:space="0" w:color="D3D3D3"/>
              <w:bottom w:val="single" w:sz="0" w:space="0" w:color="D3D3D3"/>
              <w:right w:val="single" w:sz="0" w:space="0" w:color="D3D3D3"/>
            </w:tcBorders>
          </w:tcPr>
          <w:p w14:paraId="52DE6CC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9FEF1D8"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0490BB1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F674AF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8B389C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AB93292"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DD5C30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CA717DE" w14:textId="77777777" w:rsidR="00022B71" w:rsidRDefault="005B112A">
            <w:pPr>
              <w:keepNext/>
              <w:spacing w:after="60"/>
              <w:jc w:val="center"/>
            </w:pPr>
            <w:r>
              <w:rPr>
                <w:rFonts w:ascii="Calibri" w:hAnsi="Calibri"/>
                <w:sz w:val="20"/>
              </w:rPr>
              <w:t>3 (14%)</w:t>
            </w:r>
          </w:p>
        </w:tc>
        <w:tc>
          <w:tcPr>
            <w:tcW w:w="0" w:type="auto"/>
            <w:tcBorders>
              <w:top w:val="single" w:sz="0" w:space="0" w:color="D3D3D3"/>
              <w:left w:val="single" w:sz="0" w:space="0" w:color="D3D3D3"/>
              <w:bottom w:val="single" w:sz="0" w:space="0" w:color="D3D3D3"/>
              <w:right w:val="single" w:sz="0" w:space="0" w:color="D3D3D3"/>
            </w:tcBorders>
          </w:tcPr>
          <w:p w14:paraId="514B67F4" w14:textId="77777777" w:rsidR="00022B71" w:rsidRDefault="005B112A">
            <w:pPr>
              <w:keepNext/>
              <w:spacing w:after="60"/>
              <w:jc w:val="center"/>
            </w:pPr>
            <w:r>
              <w:rPr>
                <w:rFonts w:ascii="Calibri" w:hAnsi="Calibri"/>
                <w:sz w:val="20"/>
              </w:rPr>
              <w:t>6 (19%)</w:t>
            </w:r>
          </w:p>
        </w:tc>
      </w:tr>
      <w:tr w:rsidR="00022B71" w14:paraId="71A6BE55"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AE6E9B" w14:textId="77777777" w:rsidR="00022B71" w:rsidRDefault="005B112A">
            <w:pPr>
              <w:keepNext/>
              <w:spacing w:after="60"/>
            </w:pPr>
            <w:r>
              <w:rPr>
                <w:rFonts w:ascii="Calibri" w:hAnsi="Calibri"/>
                <w:sz w:val="20"/>
              </w:rPr>
              <w:t>Somme_Importance_subjectif</w:t>
            </w:r>
          </w:p>
        </w:tc>
        <w:tc>
          <w:tcPr>
            <w:tcW w:w="0" w:type="auto"/>
            <w:tcBorders>
              <w:top w:val="single" w:sz="0" w:space="0" w:color="D3D3D3"/>
              <w:left w:val="single" w:sz="0" w:space="0" w:color="D3D3D3"/>
              <w:bottom w:val="single" w:sz="0" w:space="0" w:color="D3D3D3"/>
              <w:right w:val="single" w:sz="0" w:space="0" w:color="D3D3D3"/>
            </w:tcBorders>
          </w:tcPr>
          <w:p w14:paraId="5DD5F39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3EEEC6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FF0119F"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7E0D150"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CAA7A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78E9758"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50F78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1354A8B"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4796F10" w14:textId="77777777" w:rsidR="00022B71" w:rsidRDefault="00022B71">
            <w:pPr>
              <w:keepNext/>
              <w:spacing w:after="60"/>
              <w:jc w:val="center"/>
            </w:pPr>
          </w:p>
        </w:tc>
      </w:tr>
      <w:tr w:rsidR="00022B71" w14:paraId="17B941E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E0C27C" w14:textId="77777777" w:rsidR="00022B71" w:rsidRDefault="005B112A">
            <w:pPr>
              <w:keepNext/>
              <w:spacing w:after="60"/>
            </w:pPr>
            <w:r>
              <w:rPr>
                <w:rFonts w:ascii="Calibri" w:hAnsi="Calibri"/>
                <w:sz w:val="20"/>
              </w:rPr>
              <w:t>    0 oui (rien n’est important)</w:t>
            </w:r>
          </w:p>
        </w:tc>
        <w:tc>
          <w:tcPr>
            <w:tcW w:w="0" w:type="auto"/>
            <w:tcBorders>
              <w:top w:val="single" w:sz="0" w:space="0" w:color="D3D3D3"/>
              <w:left w:val="single" w:sz="0" w:space="0" w:color="D3D3D3"/>
              <w:bottom w:val="single" w:sz="0" w:space="0" w:color="D3D3D3"/>
              <w:right w:val="single" w:sz="0" w:space="0" w:color="D3D3D3"/>
            </w:tcBorders>
          </w:tcPr>
          <w:p w14:paraId="5D91CF69"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DCECA1C"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12C5B4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DB69B1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168BB9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9F066F7" w14:textId="77777777" w:rsidR="00022B71" w:rsidRDefault="005B112A">
            <w:pPr>
              <w:keepNext/>
              <w:spacing w:after="60"/>
              <w:jc w:val="center"/>
            </w:pPr>
            <w:r>
              <w:rPr>
                <w:rFonts w:ascii="Calibri" w:hAnsi="Calibri"/>
                <w:sz w:val="20"/>
              </w:rPr>
              <w:t>6 (100%)</w:t>
            </w:r>
          </w:p>
        </w:tc>
        <w:tc>
          <w:tcPr>
            <w:tcW w:w="0" w:type="auto"/>
            <w:tcBorders>
              <w:top w:val="single" w:sz="0" w:space="0" w:color="D3D3D3"/>
              <w:left w:val="single" w:sz="0" w:space="0" w:color="D3D3D3"/>
              <w:bottom w:val="single" w:sz="0" w:space="0" w:color="D3D3D3"/>
              <w:right w:val="single" w:sz="0" w:space="0" w:color="D3D3D3"/>
            </w:tcBorders>
          </w:tcPr>
          <w:p w14:paraId="46AB01E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974AB2C"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BD78FEC" w14:textId="77777777" w:rsidR="00022B71" w:rsidRDefault="005B112A">
            <w:pPr>
              <w:keepNext/>
              <w:spacing w:after="60"/>
              <w:jc w:val="center"/>
            </w:pPr>
            <w:r>
              <w:rPr>
                <w:rFonts w:ascii="Calibri" w:hAnsi="Calibri"/>
                <w:sz w:val="20"/>
              </w:rPr>
              <w:t xml:space="preserve">0 </w:t>
            </w:r>
            <w:r>
              <w:rPr>
                <w:rFonts w:ascii="Calibri" w:hAnsi="Calibri"/>
                <w:sz w:val="20"/>
              </w:rPr>
              <w:t>(0%)</w:t>
            </w:r>
          </w:p>
        </w:tc>
      </w:tr>
      <w:tr w:rsidR="00022B71" w14:paraId="1B329C1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211301" w14:textId="77777777" w:rsidR="00022B71" w:rsidRDefault="005B112A">
            <w:pPr>
              <w:keepNext/>
              <w:spacing w:after="60"/>
            </w:pPr>
            <w:r>
              <w:rPr>
                <w:rFonts w:ascii="Calibri" w:hAnsi="Calibri"/>
                <w:sz w:val="20"/>
              </w:rPr>
              <w:t>    1 oui</w:t>
            </w:r>
          </w:p>
        </w:tc>
        <w:tc>
          <w:tcPr>
            <w:tcW w:w="0" w:type="auto"/>
            <w:tcBorders>
              <w:top w:val="single" w:sz="0" w:space="0" w:color="D3D3D3"/>
              <w:left w:val="single" w:sz="0" w:space="0" w:color="D3D3D3"/>
              <w:bottom w:val="single" w:sz="0" w:space="0" w:color="D3D3D3"/>
              <w:right w:val="single" w:sz="0" w:space="0" w:color="D3D3D3"/>
            </w:tcBorders>
          </w:tcPr>
          <w:p w14:paraId="44E2E508"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F792B50"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67F79DF"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37349B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8E0968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6AFB7BBA"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CC681BC"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66BEA2D" w14:textId="77777777" w:rsidR="00022B71" w:rsidRDefault="005B112A">
            <w:pPr>
              <w:keepNext/>
              <w:spacing w:after="60"/>
              <w:jc w:val="center"/>
            </w:pPr>
            <w:r>
              <w:rPr>
                <w:rFonts w:ascii="Calibri" w:hAnsi="Calibri"/>
                <w:sz w:val="20"/>
              </w:rPr>
              <w:t>21 (100%)</w:t>
            </w:r>
          </w:p>
        </w:tc>
        <w:tc>
          <w:tcPr>
            <w:tcW w:w="0" w:type="auto"/>
            <w:tcBorders>
              <w:top w:val="single" w:sz="0" w:space="0" w:color="D3D3D3"/>
              <w:left w:val="single" w:sz="0" w:space="0" w:color="D3D3D3"/>
              <w:bottom w:val="single" w:sz="0" w:space="0" w:color="D3D3D3"/>
              <w:right w:val="single" w:sz="0" w:space="0" w:color="D3D3D3"/>
            </w:tcBorders>
          </w:tcPr>
          <w:p w14:paraId="2503BB3B" w14:textId="77777777" w:rsidR="00022B71" w:rsidRDefault="005B112A">
            <w:pPr>
              <w:keepNext/>
              <w:spacing w:after="60"/>
              <w:jc w:val="center"/>
            </w:pPr>
            <w:r>
              <w:rPr>
                <w:rFonts w:ascii="Calibri" w:hAnsi="Calibri"/>
                <w:sz w:val="20"/>
              </w:rPr>
              <w:t>0 (0%)</w:t>
            </w:r>
          </w:p>
        </w:tc>
      </w:tr>
      <w:tr w:rsidR="00022B71" w14:paraId="6AA42E67"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9A7657" w14:textId="77777777" w:rsidR="00022B71" w:rsidRDefault="005B112A">
            <w:pPr>
              <w:keepNext/>
              <w:spacing w:after="60"/>
            </w:pPr>
            <w:r>
              <w:rPr>
                <w:rFonts w:ascii="Calibri" w:hAnsi="Calibri"/>
                <w:sz w:val="20"/>
              </w:rPr>
              <w:t>    2 oui</w:t>
            </w:r>
          </w:p>
        </w:tc>
        <w:tc>
          <w:tcPr>
            <w:tcW w:w="0" w:type="auto"/>
            <w:tcBorders>
              <w:top w:val="single" w:sz="0" w:space="0" w:color="D3D3D3"/>
              <w:left w:val="single" w:sz="0" w:space="0" w:color="D3D3D3"/>
              <w:bottom w:val="single" w:sz="0" w:space="0" w:color="D3D3D3"/>
              <w:right w:val="single" w:sz="0" w:space="0" w:color="D3D3D3"/>
            </w:tcBorders>
          </w:tcPr>
          <w:p w14:paraId="63BAE7F5"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46181B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7BB9150D"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66984F1"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91DD6B6"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8C2D0B2"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54CD0891" w14:textId="77777777" w:rsidR="00022B71" w:rsidRDefault="005B112A">
            <w:pPr>
              <w:keepNext/>
              <w:spacing w:after="60"/>
              <w:jc w:val="center"/>
            </w:pPr>
            <w:r>
              <w:rPr>
                <w:rFonts w:ascii="Calibri" w:hAnsi="Calibri"/>
                <w:sz w:val="20"/>
              </w:rPr>
              <w:t>5 (22%)</w:t>
            </w:r>
          </w:p>
        </w:tc>
        <w:tc>
          <w:tcPr>
            <w:tcW w:w="0" w:type="auto"/>
            <w:tcBorders>
              <w:top w:val="single" w:sz="0" w:space="0" w:color="D3D3D3"/>
              <w:left w:val="single" w:sz="0" w:space="0" w:color="D3D3D3"/>
              <w:bottom w:val="single" w:sz="0" w:space="0" w:color="D3D3D3"/>
              <w:right w:val="single" w:sz="0" w:space="0" w:color="D3D3D3"/>
            </w:tcBorders>
          </w:tcPr>
          <w:p w14:paraId="58CE7C97"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048E8580" w14:textId="77777777" w:rsidR="00022B71" w:rsidRDefault="005B112A">
            <w:pPr>
              <w:keepNext/>
              <w:spacing w:after="60"/>
              <w:jc w:val="center"/>
            </w:pPr>
            <w:r>
              <w:rPr>
                <w:rFonts w:ascii="Calibri" w:hAnsi="Calibri"/>
                <w:sz w:val="20"/>
              </w:rPr>
              <w:t>32 (100%)</w:t>
            </w:r>
          </w:p>
        </w:tc>
      </w:tr>
      <w:tr w:rsidR="00022B71" w14:paraId="0CFA1BC3"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951A62" w14:textId="77777777" w:rsidR="00022B71" w:rsidRDefault="005B112A">
            <w:pPr>
              <w:keepNext/>
              <w:spacing w:after="60"/>
            </w:pPr>
            <w:r>
              <w:rPr>
                <w:rFonts w:ascii="Calibri" w:hAnsi="Calibri"/>
                <w:sz w:val="20"/>
              </w:rPr>
              <w:t>    3 oui (tout est important)</w:t>
            </w:r>
          </w:p>
        </w:tc>
        <w:tc>
          <w:tcPr>
            <w:tcW w:w="0" w:type="auto"/>
            <w:tcBorders>
              <w:top w:val="single" w:sz="0" w:space="0" w:color="D3D3D3"/>
              <w:left w:val="single" w:sz="0" w:space="0" w:color="D3D3D3"/>
              <w:bottom w:val="single" w:sz="0" w:space="0" w:color="D3D3D3"/>
              <w:right w:val="single" w:sz="0" w:space="0" w:color="D3D3D3"/>
            </w:tcBorders>
          </w:tcPr>
          <w:p w14:paraId="6E21E9D4" w14:textId="77777777" w:rsidR="00022B71" w:rsidRDefault="005B112A">
            <w:pPr>
              <w:keepNext/>
              <w:spacing w:after="60"/>
              <w:jc w:val="center"/>
            </w:pPr>
            <w:r>
              <w:rPr>
                <w:rFonts w:ascii="Calibri" w:hAnsi="Calibri"/>
                <w:sz w:val="20"/>
              </w:rPr>
              <w:t>141 (100%)</w:t>
            </w:r>
          </w:p>
        </w:tc>
        <w:tc>
          <w:tcPr>
            <w:tcW w:w="0" w:type="auto"/>
            <w:tcBorders>
              <w:top w:val="single" w:sz="0" w:space="0" w:color="D3D3D3"/>
              <w:left w:val="single" w:sz="0" w:space="0" w:color="D3D3D3"/>
              <w:bottom w:val="single" w:sz="0" w:space="0" w:color="D3D3D3"/>
              <w:right w:val="single" w:sz="0" w:space="0" w:color="D3D3D3"/>
            </w:tcBorders>
          </w:tcPr>
          <w:p w14:paraId="26146E1E" w14:textId="77777777" w:rsidR="00022B71" w:rsidRDefault="005B112A">
            <w:pPr>
              <w:keepNext/>
              <w:spacing w:after="60"/>
              <w:jc w:val="center"/>
            </w:pPr>
            <w:r>
              <w:rPr>
                <w:rFonts w:ascii="Calibri" w:hAnsi="Calibri"/>
                <w:sz w:val="20"/>
              </w:rPr>
              <w:t>138 (100%)</w:t>
            </w:r>
          </w:p>
        </w:tc>
        <w:tc>
          <w:tcPr>
            <w:tcW w:w="0" w:type="auto"/>
            <w:tcBorders>
              <w:top w:val="single" w:sz="0" w:space="0" w:color="D3D3D3"/>
              <w:left w:val="single" w:sz="0" w:space="0" w:color="D3D3D3"/>
              <w:bottom w:val="single" w:sz="0" w:space="0" w:color="D3D3D3"/>
              <w:right w:val="single" w:sz="0" w:space="0" w:color="D3D3D3"/>
            </w:tcBorders>
          </w:tcPr>
          <w:p w14:paraId="78D1315D" w14:textId="77777777" w:rsidR="00022B71" w:rsidRDefault="005B112A">
            <w:pPr>
              <w:keepNext/>
              <w:spacing w:after="60"/>
              <w:jc w:val="center"/>
            </w:pPr>
            <w:r>
              <w:rPr>
                <w:rFonts w:ascii="Calibri" w:hAnsi="Calibri"/>
                <w:sz w:val="20"/>
              </w:rPr>
              <w:t>48 (100%)</w:t>
            </w:r>
          </w:p>
        </w:tc>
        <w:tc>
          <w:tcPr>
            <w:tcW w:w="0" w:type="auto"/>
            <w:tcBorders>
              <w:top w:val="single" w:sz="0" w:space="0" w:color="D3D3D3"/>
              <w:left w:val="single" w:sz="0" w:space="0" w:color="D3D3D3"/>
              <w:bottom w:val="single" w:sz="0" w:space="0" w:color="D3D3D3"/>
              <w:right w:val="single" w:sz="0" w:space="0" w:color="D3D3D3"/>
            </w:tcBorders>
          </w:tcPr>
          <w:p w14:paraId="0C5FAD08" w14:textId="77777777" w:rsidR="00022B71" w:rsidRDefault="005B112A">
            <w:pPr>
              <w:keepNext/>
              <w:spacing w:after="60"/>
              <w:jc w:val="center"/>
            </w:pPr>
            <w:r>
              <w:rPr>
                <w:rFonts w:ascii="Calibri" w:hAnsi="Calibri"/>
                <w:sz w:val="20"/>
              </w:rPr>
              <w:t>134 (100%)</w:t>
            </w:r>
          </w:p>
        </w:tc>
        <w:tc>
          <w:tcPr>
            <w:tcW w:w="0" w:type="auto"/>
            <w:tcBorders>
              <w:top w:val="single" w:sz="0" w:space="0" w:color="D3D3D3"/>
              <w:left w:val="single" w:sz="0" w:space="0" w:color="D3D3D3"/>
              <w:bottom w:val="single" w:sz="0" w:space="0" w:color="D3D3D3"/>
              <w:right w:val="single" w:sz="0" w:space="0" w:color="D3D3D3"/>
            </w:tcBorders>
          </w:tcPr>
          <w:p w14:paraId="4D7DC347" w14:textId="77777777" w:rsidR="00022B71" w:rsidRDefault="005B112A">
            <w:pPr>
              <w:keepNext/>
              <w:spacing w:after="60"/>
              <w:jc w:val="center"/>
            </w:pPr>
            <w:r>
              <w:rPr>
                <w:rFonts w:ascii="Calibri" w:hAnsi="Calibri"/>
                <w:sz w:val="20"/>
              </w:rPr>
              <w:t>180 (100%)</w:t>
            </w:r>
          </w:p>
        </w:tc>
        <w:tc>
          <w:tcPr>
            <w:tcW w:w="0" w:type="auto"/>
            <w:tcBorders>
              <w:top w:val="single" w:sz="0" w:space="0" w:color="D3D3D3"/>
              <w:left w:val="single" w:sz="0" w:space="0" w:color="D3D3D3"/>
              <w:bottom w:val="single" w:sz="0" w:space="0" w:color="D3D3D3"/>
              <w:right w:val="single" w:sz="0" w:space="0" w:color="D3D3D3"/>
            </w:tcBorders>
          </w:tcPr>
          <w:p w14:paraId="6CB95D8C"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E46AD23" w14:textId="77777777" w:rsidR="00022B71" w:rsidRDefault="005B112A">
            <w:pPr>
              <w:keepNext/>
              <w:spacing w:after="60"/>
              <w:jc w:val="center"/>
            </w:pPr>
            <w:r>
              <w:rPr>
                <w:rFonts w:ascii="Calibri" w:hAnsi="Calibri"/>
                <w:sz w:val="20"/>
              </w:rPr>
              <w:t>18 (78%)</w:t>
            </w:r>
          </w:p>
        </w:tc>
        <w:tc>
          <w:tcPr>
            <w:tcW w:w="0" w:type="auto"/>
            <w:tcBorders>
              <w:top w:val="single" w:sz="0" w:space="0" w:color="D3D3D3"/>
              <w:left w:val="single" w:sz="0" w:space="0" w:color="D3D3D3"/>
              <w:bottom w:val="single" w:sz="0" w:space="0" w:color="D3D3D3"/>
              <w:right w:val="single" w:sz="0" w:space="0" w:color="D3D3D3"/>
            </w:tcBorders>
          </w:tcPr>
          <w:p w14:paraId="186CD323" w14:textId="77777777" w:rsidR="00022B71" w:rsidRDefault="005B112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1EC9AC4" w14:textId="77777777" w:rsidR="00022B71" w:rsidRDefault="005B112A">
            <w:pPr>
              <w:keepNext/>
              <w:spacing w:after="60"/>
              <w:jc w:val="center"/>
            </w:pPr>
            <w:r>
              <w:rPr>
                <w:rFonts w:ascii="Calibri" w:hAnsi="Calibri"/>
                <w:sz w:val="20"/>
              </w:rPr>
              <w:t>0 (0%)</w:t>
            </w:r>
          </w:p>
        </w:tc>
      </w:tr>
      <w:tr w:rsidR="00022B71" w14:paraId="3597460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07B10C" w14:textId="77777777" w:rsidR="00022B71" w:rsidRDefault="005B112A">
            <w:pPr>
              <w:keepNext/>
              <w:spacing w:after="60"/>
            </w:pPr>
            <w:r>
              <w:rPr>
                <w:rFonts w:ascii="Calibri" w:hAnsi="Calibri"/>
                <w:sz w:val="20"/>
              </w:rPr>
              <w:t>gpe_age</w:t>
            </w:r>
          </w:p>
        </w:tc>
        <w:tc>
          <w:tcPr>
            <w:tcW w:w="0" w:type="auto"/>
            <w:tcBorders>
              <w:top w:val="single" w:sz="0" w:space="0" w:color="D3D3D3"/>
              <w:left w:val="single" w:sz="0" w:space="0" w:color="D3D3D3"/>
              <w:bottom w:val="single" w:sz="0" w:space="0" w:color="D3D3D3"/>
              <w:right w:val="single" w:sz="0" w:space="0" w:color="D3D3D3"/>
            </w:tcBorders>
          </w:tcPr>
          <w:p w14:paraId="2C2015D1"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5F1C186"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69A2047"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1D4FB2A"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B45D03"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61255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5E3427E"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A7AB039" w14:textId="77777777" w:rsidR="00022B71" w:rsidRDefault="00022B71">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C72305" w14:textId="77777777" w:rsidR="00022B71" w:rsidRDefault="00022B71">
            <w:pPr>
              <w:keepNext/>
              <w:spacing w:after="60"/>
              <w:jc w:val="center"/>
            </w:pPr>
          </w:p>
        </w:tc>
      </w:tr>
      <w:tr w:rsidR="00022B71" w14:paraId="0CD5AFF4"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65E112" w14:textId="77777777" w:rsidR="00022B71" w:rsidRDefault="005B112A">
            <w:pPr>
              <w:keepNext/>
              <w:spacing w:after="60"/>
            </w:pPr>
            <w:r>
              <w:rPr>
                <w:rFonts w:ascii="Calibri" w:hAnsi="Calibri"/>
                <w:sz w:val="20"/>
              </w:rPr>
              <w:t>    18-24 ans</w:t>
            </w:r>
          </w:p>
        </w:tc>
        <w:tc>
          <w:tcPr>
            <w:tcW w:w="0" w:type="auto"/>
            <w:tcBorders>
              <w:top w:val="single" w:sz="0" w:space="0" w:color="D3D3D3"/>
              <w:left w:val="single" w:sz="0" w:space="0" w:color="D3D3D3"/>
              <w:bottom w:val="single" w:sz="0" w:space="0" w:color="D3D3D3"/>
              <w:right w:val="single" w:sz="0" w:space="0" w:color="D3D3D3"/>
            </w:tcBorders>
          </w:tcPr>
          <w:p w14:paraId="6A782C4E" w14:textId="77777777" w:rsidR="00022B71" w:rsidRDefault="005B112A">
            <w:pPr>
              <w:keepNext/>
              <w:spacing w:after="60"/>
              <w:jc w:val="center"/>
            </w:pPr>
            <w:r>
              <w:rPr>
                <w:rFonts w:ascii="Calibri" w:hAnsi="Calibri"/>
                <w:sz w:val="20"/>
              </w:rPr>
              <w:t>64 (45%)</w:t>
            </w:r>
          </w:p>
        </w:tc>
        <w:tc>
          <w:tcPr>
            <w:tcW w:w="0" w:type="auto"/>
            <w:tcBorders>
              <w:top w:val="single" w:sz="0" w:space="0" w:color="D3D3D3"/>
              <w:left w:val="single" w:sz="0" w:space="0" w:color="D3D3D3"/>
              <w:bottom w:val="single" w:sz="0" w:space="0" w:color="D3D3D3"/>
              <w:right w:val="single" w:sz="0" w:space="0" w:color="D3D3D3"/>
            </w:tcBorders>
          </w:tcPr>
          <w:p w14:paraId="1F489217" w14:textId="77777777" w:rsidR="00022B71" w:rsidRDefault="005B112A">
            <w:pPr>
              <w:keepNext/>
              <w:spacing w:after="60"/>
              <w:jc w:val="center"/>
            </w:pPr>
            <w:r>
              <w:rPr>
                <w:rFonts w:ascii="Calibri" w:hAnsi="Calibri"/>
                <w:sz w:val="20"/>
              </w:rPr>
              <w:t>66 (48%)</w:t>
            </w:r>
          </w:p>
        </w:tc>
        <w:tc>
          <w:tcPr>
            <w:tcW w:w="0" w:type="auto"/>
            <w:tcBorders>
              <w:top w:val="single" w:sz="0" w:space="0" w:color="D3D3D3"/>
              <w:left w:val="single" w:sz="0" w:space="0" w:color="D3D3D3"/>
              <w:bottom w:val="single" w:sz="0" w:space="0" w:color="D3D3D3"/>
              <w:right w:val="single" w:sz="0" w:space="0" w:color="D3D3D3"/>
            </w:tcBorders>
          </w:tcPr>
          <w:p w14:paraId="3E194975" w14:textId="77777777" w:rsidR="00022B71" w:rsidRDefault="005B112A">
            <w:pPr>
              <w:keepNext/>
              <w:spacing w:after="60"/>
              <w:jc w:val="center"/>
            </w:pPr>
            <w:r>
              <w:rPr>
                <w:rFonts w:ascii="Calibri" w:hAnsi="Calibri"/>
                <w:sz w:val="20"/>
              </w:rPr>
              <w:t>23 (48%)</w:t>
            </w:r>
          </w:p>
        </w:tc>
        <w:tc>
          <w:tcPr>
            <w:tcW w:w="0" w:type="auto"/>
            <w:tcBorders>
              <w:top w:val="single" w:sz="0" w:space="0" w:color="D3D3D3"/>
              <w:left w:val="single" w:sz="0" w:space="0" w:color="D3D3D3"/>
              <w:bottom w:val="single" w:sz="0" w:space="0" w:color="D3D3D3"/>
              <w:right w:val="single" w:sz="0" w:space="0" w:color="D3D3D3"/>
            </w:tcBorders>
          </w:tcPr>
          <w:p w14:paraId="6B23E3D2" w14:textId="77777777" w:rsidR="00022B71" w:rsidRDefault="005B112A">
            <w:pPr>
              <w:keepNext/>
              <w:spacing w:after="60"/>
              <w:jc w:val="center"/>
            </w:pPr>
            <w:r>
              <w:rPr>
                <w:rFonts w:ascii="Calibri" w:hAnsi="Calibri"/>
                <w:sz w:val="20"/>
              </w:rPr>
              <w:t>59 (44%)</w:t>
            </w:r>
          </w:p>
        </w:tc>
        <w:tc>
          <w:tcPr>
            <w:tcW w:w="0" w:type="auto"/>
            <w:tcBorders>
              <w:top w:val="single" w:sz="0" w:space="0" w:color="D3D3D3"/>
              <w:left w:val="single" w:sz="0" w:space="0" w:color="D3D3D3"/>
              <w:bottom w:val="single" w:sz="0" w:space="0" w:color="D3D3D3"/>
              <w:right w:val="single" w:sz="0" w:space="0" w:color="D3D3D3"/>
            </w:tcBorders>
          </w:tcPr>
          <w:p w14:paraId="5AE7D2B8" w14:textId="77777777" w:rsidR="00022B71" w:rsidRDefault="005B112A">
            <w:pPr>
              <w:keepNext/>
              <w:spacing w:after="60"/>
              <w:jc w:val="center"/>
            </w:pPr>
            <w:r>
              <w:rPr>
                <w:rFonts w:ascii="Calibri" w:hAnsi="Calibri"/>
                <w:sz w:val="20"/>
              </w:rPr>
              <w:t>81 (45%)</w:t>
            </w:r>
          </w:p>
        </w:tc>
        <w:tc>
          <w:tcPr>
            <w:tcW w:w="0" w:type="auto"/>
            <w:tcBorders>
              <w:top w:val="single" w:sz="0" w:space="0" w:color="D3D3D3"/>
              <w:left w:val="single" w:sz="0" w:space="0" w:color="D3D3D3"/>
              <w:bottom w:val="single" w:sz="0" w:space="0" w:color="D3D3D3"/>
              <w:right w:val="single" w:sz="0" w:space="0" w:color="D3D3D3"/>
            </w:tcBorders>
          </w:tcPr>
          <w:p w14:paraId="0A8BB82F" w14:textId="77777777" w:rsidR="00022B71" w:rsidRDefault="005B112A">
            <w:pPr>
              <w:keepNext/>
              <w:spacing w:after="60"/>
              <w:jc w:val="center"/>
            </w:pPr>
            <w:r>
              <w:rPr>
                <w:rFonts w:ascii="Calibri" w:hAnsi="Calibri"/>
                <w:sz w:val="20"/>
              </w:rPr>
              <w:t>1 (17%)</w:t>
            </w:r>
          </w:p>
        </w:tc>
        <w:tc>
          <w:tcPr>
            <w:tcW w:w="0" w:type="auto"/>
            <w:tcBorders>
              <w:top w:val="single" w:sz="0" w:space="0" w:color="D3D3D3"/>
              <w:left w:val="single" w:sz="0" w:space="0" w:color="D3D3D3"/>
              <w:bottom w:val="single" w:sz="0" w:space="0" w:color="D3D3D3"/>
              <w:right w:val="single" w:sz="0" w:space="0" w:color="D3D3D3"/>
            </w:tcBorders>
          </w:tcPr>
          <w:p w14:paraId="2D25A6A9" w14:textId="77777777" w:rsidR="00022B71" w:rsidRDefault="005B112A">
            <w:pPr>
              <w:keepNext/>
              <w:spacing w:after="60"/>
              <w:jc w:val="center"/>
            </w:pPr>
            <w:r>
              <w:rPr>
                <w:rFonts w:ascii="Calibri" w:hAnsi="Calibri"/>
                <w:sz w:val="20"/>
              </w:rPr>
              <w:t>14 (61%)</w:t>
            </w:r>
          </w:p>
        </w:tc>
        <w:tc>
          <w:tcPr>
            <w:tcW w:w="0" w:type="auto"/>
            <w:tcBorders>
              <w:top w:val="single" w:sz="0" w:space="0" w:color="D3D3D3"/>
              <w:left w:val="single" w:sz="0" w:space="0" w:color="D3D3D3"/>
              <w:bottom w:val="single" w:sz="0" w:space="0" w:color="D3D3D3"/>
              <w:right w:val="single" w:sz="0" w:space="0" w:color="D3D3D3"/>
            </w:tcBorders>
          </w:tcPr>
          <w:p w14:paraId="18777518" w14:textId="77777777" w:rsidR="00022B71" w:rsidRDefault="005B112A">
            <w:pPr>
              <w:keepNext/>
              <w:spacing w:after="60"/>
              <w:jc w:val="center"/>
            </w:pPr>
            <w:r>
              <w:rPr>
                <w:rFonts w:ascii="Calibri" w:hAnsi="Calibri"/>
                <w:sz w:val="20"/>
              </w:rPr>
              <w:t>15 (71%)</w:t>
            </w:r>
          </w:p>
        </w:tc>
        <w:tc>
          <w:tcPr>
            <w:tcW w:w="0" w:type="auto"/>
            <w:tcBorders>
              <w:top w:val="single" w:sz="0" w:space="0" w:color="D3D3D3"/>
              <w:left w:val="single" w:sz="0" w:space="0" w:color="D3D3D3"/>
              <w:bottom w:val="single" w:sz="0" w:space="0" w:color="D3D3D3"/>
              <w:right w:val="single" w:sz="0" w:space="0" w:color="D3D3D3"/>
            </w:tcBorders>
          </w:tcPr>
          <w:p w14:paraId="39D3C913" w14:textId="77777777" w:rsidR="00022B71" w:rsidRDefault="005B112A">
            <w:pPr>
              <w:keepNext/>
              <w:spacing w:after="60"/>
              <w:jc w:val="center"/>
            </w:pPr>
            <w:r>
              <w:rPr>
                <w:rFonts w:ascii="Calibri" w:hAnsi="Calibri"/>
                <w:sz w:val="20"/>
              </w:rPr>
              <w:t>17 (53%)</w:t>
            </w:r>
          </w:p>
        </w:tc>
      </w:tr>
      <w:tr w:rsidR="00022B71" w14:paraId="3347C8D1" w14:textId="77777777" w:rsidTr="00022B71">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CBD324" w14:textId="77777777" w:rsidR="00022B71" w:rsidRDefault="005B112A">
            <w:pPr>
              <w:keepNext/>
              <w:spacing w:after="60"/>
            </w:pPr>
            <w:r>
              <w:rPr>
                <w:rFonts w:ascii="Calibri" w:hAnsi="Calibri"/>
                <w:sz w:val="20"/>
              </w:rPr>
              <w:t>    25-34 ans</w:t>
            </w:r>
          </w:p>
        </w:tc>
        <w:tc>
          <w:tcPr>
            <w:tcW w:w="0" w:type="auto"/>
            <w:tcBorders>
              <w:top w:val="single" w:sz="0" w:space="0" w:color="D3D3D3"/>
              <w:left w:val="single" w:sz="0" w:space="0" w:color="D3D3D3"/>
              <w:bottom w:val="single" w:sz="0" w:space="0" w:color="D3D3D3"/>
              <w:right w:val="single" w:sz="0" w:space="0" w:color="D3D3D3"/>
            </w:tcBorders>
          </w:tcPr>
          <w:p w14:paraId="3270126D" w14:textId="77777777" w:rsidR="00022B71" w:rsidRDefault="005B112A">
            <w:pPr>
              <w:keepNext/>
              <w:spacing w:after="60"/>
              <w:jc w:val="center"/>
            </w:pPr>
            <w:r>
              <w:rPr>
                <w:rFonts w:ascii="Calibri" w:hAnsi="Calibri"/>
                <w:sz w:val="20"/>
              </w:rPr>
              <w:t>77 (55%)</w:t>
            </w:r>
          </w:p>
        </w:tc>
        <w:tc>
          <w:tcPr>
            <w:tcW w:w="0" w:type="auto"/>
            <w:tcBorders>
              <w:top w:val="single" w:sz="0" w:space="0" w:color="D3D3D3"/>
              <w:left w:val="single" w:sz="0" w:space="0" w:color="D3D3D3"/>
              <w:bottom w:val="single" w:sz="0" w:space="0" w:color="D3D3D3"/>
              <w:right w:val="single" w:sz="0" w:space="0" w:color="D3D3D3"/>
            </w:tcBorders>
          </w:tcPr>
          <w:p w14:paraId="107FAD4D" w14:textId="77777777" w:rsidR="00022B71" w:rsidRDefault="005B112A">
            <w:pPr>
              <w:keepNext/>
              <w:spacing w:after="60"/>
              <w:jc w:val="center"/>
            </w:pPr>
            <w:r>
              <w:rPr>
                <w:rFonts w:ascii="Calibri" w:hAnsi="Calibri"/>
                <w:sz w:val="20"/>
              </w:rPr>
              <w:t>72 (52%)</w:t>
            </w:r>
          </w:p>
        </w:tc>
        <w:tc>
          <w:tcPr>
            <w:tcW w:w="0" w:type="auto"/>
            <w:tcBorders>
              <w:top w:val="single" w:sz="0" w:space="0" w:color="D3D3D3"/>
              <w:left w:val="single" w:sz="0" w:space="0" w:color="D3D3D3"/>
              <w:bottom w:val="single" w:sz="0" w:space="0" w:color="D3D3D3"/>
              <w:right w:val="single" w:sz="0" w:space="0" w:color="D3D3D3"/>
            </w:tcBorders>
          </w:tcPr>
          <w:p w14:paraId="0D282450" w14:textId="77777777" w:rsidR="00022B71" w:rsidRDefault="005B112A">
            <w:pPr>
              <w:keepNext/>
              <w:spacing w:after="60"/>
              <w:jc w:val="center"/>
            </w:pPr>
            <w:r>
              <w:rPr>
                <w:rFonts w:ascii="Calibri" w:hAnsi="Calibri"/>
                <w:sz w:val="20"/>
              </w:rPr>
              <w:t>25 (52%)</w:t>
            </w:r>
          </w:p>
        </w:tc>
        <w:tc>
          <w:tcPr>
            <w:tcW w:w="0" w:type="auto"/>
            <w:tcBorders>
              <w:top w:val="single" w:sz="0" w:space="0" w:color="D3D3D3"/>
              <w:left w:val="single" w:sz="0" w:space="0" w:color="D3D3D3"/>
              <w:bottom w:val="single" w:sz="0" w:space="0" w:color="D3D3D3"/>
              <w:right w:val="single" w:sz="0" w:space="0" w:color="D3D3D3"/>
            </w:tcBorders>
          </w:tcPr>
          <w:p w14:paraId="5805D386" w14:textId="77777777" w:rsidR="00022B71" w:rsidRDefault="005B112A">
            <w:pPr>
              <w:keepNext/>
              <w:spacing w:after="60"/>
              <w:jc w:val="center"/>
            </w:pPr>
            <w:r>
              <w:rPr>
                <w:rFonts w:ascii="Calibri" w:hAnsi="Calibri"/>
                <w:sz w:val="20"/>
              </w:rPr>
              <w:t>75 (56%)</w:t>
            </w:r>
          </w:p>
        </w:tc>
        <w:tc>
          <w:tcPr>
            <w:tcW w:w="0" w:type="auto"/>
            <w:tcBorders>
              <w:top w:val="single" w:sz="0" w:space="0" w:color="D3D3D3"/>
              <w:left w:val="single" w:sz="0" w:space="0" w:color="D3D3D3"/>
              <w:bottom w:val="single" w:sz="0" w:space="0" w:color="D3D3D3"/>
              <w:right w:val="single" w:sz="0" w:space="0" w:color="D3D3D3"/>
            </w:tcBorders>
          </w:tcPr>
          <w:p w14:paraId="729099F0" w14:textId="77777777" w:rsidR="00022B71" w:rsidRDefault="005B112A">
            <w:pPr>
              <w:keepNext/>
              <w:spacing w:after="60"/>
              <w:jc w:val="center"/>
            </w:pPr>
            <w:r>
              <w:rPr>
                <w:rFonts w:ascii="Calibri" w:hAnsi="Calibri"/>
                <w:sz w:val="20"/>
              </w:rPr>
              <w:t>99 (55%)</w:t>
            </w:r>
          </w:p>
        </w:tc>
        <w:tc>
          <w:tcPr>
            <w:tcW w:w="0" w:type="auto"/>
            <w:tcBorders>
              <w:top w:val="single" w:sz="0" w:space="0" w:color="D3D3D3"/>
              <w:left w:val="single" w:sz="0" w:space="0" w:color="D3D3D3"/>
              <w:bottom w:val="single" w:sz="0" w:space="0" w:color="D3D3D3"/>
              <w:right w:val="single" w:sz="0" w:space="0" w:color="D3D3D3"/>
            </w:tcBorders>
          </w:tcPr>
          <w:p w14:paraId="306E795C" w14:textId="77777777" w:rsidR="00022B71" w:rsidRDefault="005B112A">
            <w:pPr>
              <w:keepNext/>
              <w:spacing w:after="60"/>
              <w:jc w:val="center"/>
            </w:pPr>
            <w:r>
              <w:rPr>
                <w:rFonts w:ascii="Calibri" w:hAnsi="Calibri"/>
                <w:sz w:val="20"/>
              </w:rPr>
              <w:t>5 (83%)</w:t>
            </w:r>
          </w:p>
        </w:tc>
        <w:tc>
          <w:tcPr>
            <w:tcW w:w="0" w:type="auto"/>
            <w:tcBorders>
              <w:top w:val="single" w:sz="0" w:space="0" w:color="D3D3D3"/>
              <w:left w:val="single" w:sz="0" w:space="0" w:color="D3D3D3"/>
              <w:bottom w:val="single" w:sz="0" w:space="0" w:color="D3D3D3"/>
              <w:right w:val="single" w:sz="0" w:space="0" w:color="D3D3D3"/>
            </w:tcBorders>
          </w:tcPr>
          <w:p w14:paraId="19328AED" w14:textId="77777777" w:rsidR="00022B71" w:rsidRDefault="005B112A">
            <w:pPr>
              <w:keepNext/>
              <w:spacing w:after="60"/>
              <w:jc w:val="center"/>
            </w:pPr>
            <w:r>
              <w:rPr>
                <w:rFonts w:ascii="Calibri" w:hAnsi="Calibri"/>
                <w:sz w:val="20"/>
              </w:rPr>
              <w:t>9 (39%)</w:t>
            </w:r>
          </w:p>
        </w:tc>
        <w:tc>
          <w:tcPr>
            <w:tcW w:w="0" w:type="auto"/>
            <w:tcBorders>
              <w:top w:val="single" w:sz="0" w:space="0" w:color="D3D3D3"/>
              <w:left w:val="single" w:sz="0" w:space="0" w:color="D3D3D3"/>
              <w:bottom w:val="single" w:sz="0" w:space="0" w:color="D3D3D3"/>
              <w:right w:val="single" w:sz="0" w:space="0" w:color="D3D3D3"/>
            </w:tcBorders>
          </w:tcPr>
          <w:p w14:paraId="43086B08" w14:textId="77777777" w:rsidR="00022B71" w:rsidRDefault="005B112A">
            <w:pPr>
              <w:keepNext/>
              <w:spacing w:after="60"/>
              <w:jc w:val="center"/>
            </w:pPr>
            <w:r>
              <w:rPr>
                <w:rFonts w:ascii="Calibri" w:hAnsi="Calibri"/>
                <w:sz w:val="20"/>
              </w:rPr>
              <w:t>6 (29%)</w:t>
            </w:r>
          </w:p>
        </w:tc>
        <w:tc>
          <w:tcPr>
            <w:tcW w:w="0" w:type="auto"/>
            <w:tcBorders>
              <w:top w:val="single" w:sz="0" w:space="0" w:color="D3D3D3"/>
              <w:left w:val="single" w:sz="0" w:space="0" w:color="D3D3D3"/>
              <w:bottom w:val="single" w:sz="0" w:space="0" w:color="D3D3D3"/>
              <w:right w:val="single" w:sz="0" w:space="0" w:color="D3D3D3"/>
            </w:tcBorders>
          </w:tcPr>
          <w:p w14:paraId="34FEEFF1" w14:textId="77777777" w:rsidR="00022B71" w:rsidRDefault="005B112A">
            <w:pPr>
              <w:keepNext/>
              <w:spacing w:after="60"/>
              <w:jc w:val="center"/>
            </w:pPr>
            <w:r>
              <w:rPr>
                <w:rFonts w:ascii="Calibri" w:hAnsi="Calibri"/>
                <w:sz w:val="20"/>
              </w:rPr>
              <w:t>15 (47%)</w:t>
            </w:r>
          </w:p>
        </w:tc>
      </w:tr>
      <w:tr w:rsidR="00022B71" w14:paraId="027399B1" w14:textId="77777777" w:rsidTr="00022B71">
        <w:trPr>
          <w:cantSplit/>
          <w:jc w:val="center"/>
        </w:trPr>
        <w:tc>
          <w:tcPr>
            <w:tcW w:w="0" w:type="auto"/>
            <w:gridSpan w:val="10"/>
          </w:tcPr>
          <w:p w14:paraId="63EFD2B7" w14:textId="77777777" w:rsidR="00022B71" w:rsidRDefault="005B112A">
            <w:pPr>
              <w:keepNext/>
              <w:spacing w:after="60"/>
            </w:pPr>
            <w:r>
              <w:rPr>
                <w:rFonts w:ascii="Calibri" w:hAnsi="Calibri"/>
                <w:i/>
                <w:sz w:val="20"/>
                <w:vertAlign w:val="superscript"/>
              </w:rPr>
              <w:t>1</w:t>
            </w:r>
            <w:r>
              <w:rPr>
                <w:rFonts w:ascii="Calibri" w:hAnsi="Calibri"/>
                <w:sz w:val="20"/>
              </w:rPr>
              <w:t>n (%)</w:t>
            </w:r>
          </w:p>
        </w:tc>
      </w:tr>
    </w:tbl>
    <w:p w14:paraId="27DBBB4C" w14:textId="77777777" w:rsidR="00022B71" w:rsidRDefault="005B112A">
      <w:pPr>
        <w:pStyle w:val="En-ttedetabledesmatires"/>
      </w:pPr>
      <w:r>
        <w:rPr>
          <w:rStyle w:val="CommentTok"/>
        </w:rPr>
        <w:t>#data_interest</w:t>
      </w:r>
    </w:p>
    <w:p w14:paraId="33AD1B98" w14:textId="77777777" w:rsidR="00022B71" w:rsidRDefault="005B112A">
      <w:pPr>
        <w:pStyle w:val="Titre1"/>
      </w:pPr>
      <w:bookmarkStart w:id="391" w:name="regression-logistique"/>
      <w:bookmarkStart w:id="392" w:name="_Toc209544910"/>
      <w:bookmarkEnd w:id="381"/>
      <w:bookmarkEnd w:id="389"/>
      <w:r>
        <w:t>Regression logistique</w:t>
      </w:r>
      <w:bookmarkEnd w:id="392"/>
    </w:p>
    <w:p w14:paraId="13085D8E" w14:textId="77777777" w:rsidR="00022B71" w:rsidRDefault="005B112A">
      <w:pPr>
        <w:pStyle w:val="En-ttedetabledesmatires"/>
      </w:pPr>
      <w:r>
        <w:rPr>
          <w:rStyle w:val="CommentTok"/>
        </w:rPr>
        <w:t>#  Fonction pour exécuter la régression logistique</w:t>
      </w:r>
      <w:r>
        <w:br/>
      </w:r>
      <w:r>
        <w:rPr>
          <w:rStyle w:val="CommentTok"/>
        </w:rPr>
        <w:t>#install.packages(c("dplyr", "broom", "ggplot2", "purrr", "forestmodel"))</w:t>
      </w:r>
      <w:r>
        <w:br/>
      </w:r>
      <w:r>
        <w:br/>
      </w:r>
      <w:r>
        <w:rPr>
          <w:rStyle w:val="FunctionTok"/>
        </w:rPr>
        <w:t>library</w:t>
      </w:r>
      <w:r>
        <w:rPr>
          <w:rStyle w:val="NormalTok"/>
        </w:rPr>
        <w:t>(dplyr)</w:t>
      </w:r>
      <w:r>
        <w:br/>
      </w:r>
      <w:r>
        <w:rPr>
          <w:rStyle w:val="FunctionTok"/>
        </w:rPr>
        <w:t>library</w:t>
      </w:r>
      <w:r>
        <w:rPr>
          <w:rStyle w:val="NormalTok"/>
        </w:rPr>
        <w:t>(broom)</w:t>
      </w:r>
      <w:r>
        <w:br/>
      </w:r>
      <w:r>
        <w:rPr>
          <w:rStyle w:val="FunctionTok"/>
        </w:rPr>
        <w:t>library</w:t>
      </w:r>
      <w:r>
        <w:rPr>
          <w:rStyle w:val="NormalTok"/>
        </w:rPr>
        <w:t>(ggplot2)</w:t>
      </w:r>
      <w:r>
        <w:br/>
      </w:r>
      <w:r>
        <w:rPr>
          <w:rStyle w:val="FunctionTok"/>
        </w:rPr>
        <w:t>library</w:t>
      </w:r>
      <w:r>
        <w:rPr>
          <w:rStyle w:val="NormalTok"/>
        </w:rPr>
        <w:t>(purrr)</w:t>
      </w:r>
      <w:r>
        <w:br/>
      </w:r>
      <w:r>
        <w:rPr>
          <w:rStyle w:val="FunctionTok"/>
        </w:rPr>
        <w:t>library</w:t>
      </w:r>
      <w:r>
        <w:rPr>
          <w:rStyle w:val="NormalTok"/>
        </w:rPr>
        <w:t>(forestmodel)</w:t>
      </w:r>
      <w:r>
        <w:br/>
      </w:r>
      <w:r>
        <w:br/>
      </w:r>
      <w:r>
        <w:br/>
      </w:r>
      <w:r>
        <w:rPr>
          <w:rStyle w:val="CommentTok"/>
        </w:rPr>
        <w:t># Foncti</w:t>
      </w:r>
      <w:r>
        <w:rPr>
          <w:rStyle w:val="CommentTok"/>
        </w:rPr>
        <w:t>on pour exécuter la régression logistique et extraire les résultats</w:t>
      </w:r>
      <w:r>
        <w:br/>
      </w:r>
      <w:r>
        <w:rPr>
          <w:rStyle w:val="NormalTok"/>
        </w:rPr>
        <w:t xml:space="preserve">run_logistic_regression </w:t>
      </w:r>
      <w:r>
        <w:rPr>
          <w:rStyle w:val="OtherTok"/>
        </w:rPr>
        <w:t>&lt;-</w:t>
      </w:r>
      <w:r>
        <w:rPr>
          <w:rStyle w:val="NormalTok"/>
        </w:rPr>
        <w:t xml:space="preserve"> </w:t>
      </w:r>
      <w:r>
        <w:rPr>
          <w:rStyle w:val="ControlFlowTok"/>
        </w:rPr>
        <w:t>function</w:t>
      </w:r>
      <w:r>
        <w:rPr>
          <w:rStyle w:val="NormalTok"/>
        </w:rPr>
        <w:t>(dep_var, indep_vars, model_name,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xml:space="preserve">, </w:t>
      </w:r>
      <w:r>
        <w:rPr>
          <w:rStyle w:val="FunctionTok"/>
        </w:rPr>
        <w:t>paste</w:t>
      </w:r>
      <w:r>
        <w:rPr>
          <w:rStyle w:val="NormalTok"/>
        </w:rPr>
        <w:t xml:space="preserve">(indep_vars, </w:t>
      </w:r>
      <w:r>
        <w:rPr>
          <w:rStyle w:val="AttributeTok"/>
        </w:rPr>
        <w:t>collapse =</w:t>
      </w:r>
      <w:r>
        <w:rPr>
          <w:rStyle w:val="NormalTok"/>
        </w:rPr>
        <w:t xml:space="preserve"> </w:t>
      </w:r>
      <w:r>
        <w:rPr>
          <w:rStyle w:val="StringTok"/>
        </w:rPr>
        <w:t>" + "</w:t>
      </w:r>
      <w:r>
        <w:rPr>
          <w:rStyle w:val="NormalTok"/>
        </w:rPr>
        <w:t>)))</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 xml:space="preserve">data </w:t>
      </w:r>
      <w:r>
        <w:rPr>
          <w:rStyle w:val="AttributeTok"/>
        </w:rPr>
        <w:t>=</w:t>
      </w:r>
      <w:r>
        <w:rPr>
          <w:rStyle w:val="NormalTok"/>
        </w:rPr>
        <w:t xml:space="preserve"> data, </w:t>
      </w:r>
      <w:r>
        <w:rPr>
          <w:rStyle w:val="AttributeTok"/>
        </w:rPr>
        <w:t>family =</w:t>
      </w:r>
      <w:r>
        <w:rPr>
          <w:rStyle w:val="NormalTok"/>
        </w:rPr>
        <w:t xml:space="preserve"> binomial)</w:t>
      </w:r>
      <w:r>
        <w:br/>
      </w:r>
      <w:r>
        <w:rPr>
          <w:rStyle w:val="NormalTok"/>
        </w:rPr>
        <w:t xml:space="preserve">  </w:t>
      </w:r>
      <w:r>
        <w:br/>
      </w:r>
      <w:r>
        <w:rPr>
          <w:rStyle w:val="NormalTok"/>
        </w:rPr>
        <w:t xml:space="preserve">  </w:t>
      </w:r>
      <w:r>
        <w:rPr>
          <w:rStyle w:val="FunctionTok"/>
        </w:rPr>
        <w:t>tidy</w:t>
      </w:r>
      <w:r>
        <w:rPr>
          <w:rStyle w:val="NormalTok"/>
        </w:rPr>
        <w:t xml:space="preserve">(model, </w:t>
      </w:r>
      <w:r>
        <w:rPr>
          <w:rStyle w:val="AttributeTok"/>
        </w:rPr>
        <w:t>exponentiate =</w:t>
      </w:r>
      <w:r>
        <w:rPr>
          <w:rStyle w:val="NormalTok"/>
        </w:rPr>
        <w:t xml:space="preserve"> </w:t>
      </w:r>
      <w:r>
        <w:rPr>
          <w:rStyle w:val="ConstantTok"/>
        </w:rPr>
        <w:t>TRUE</w:t>
      </w:r>
      <w:r>
        <w:rPr>
          <w:rStyle w:val="NormalTok"/>
        </w:rPr>
        <w:t xml:space="preserve">,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Model =</w:t>
      </w:r>
      <w:r>
        <w:rPr>
          <w:rStyle w:val="NormalTok"/>
        </w:rPr>
        <w:t xml:space="preserve"> model_name, </w:t>
      </w:r>
      <w:r>
        <w:rPr>
          <w:rStyle w:val="AttributeTok"/>
        </w:rPr>
        <w:t>Dependent =</w:t>
      </w:r>
      <w:r>
        <w:rPr>
          <w:rStyle w:val="NormalTok"/>
        </w:rPr>
        <w:t xml:space="preserve"> dep_var) </w:t>
      </w:r>
      <w:r>
        <w:rPr>
          <w:rStyle w:val="SpecialCharTok"/>
        </w:rPr>
        <w:t>%&gt;%</w:t>
      </w:r>
      <w:r>
        <w:br/>
      </w:r>
      <w:r>
        <w:rPr>
          <w:rStyle w:val="NormalTok"/>
        </w:rPr>
        <w:t xml:space="preserve">    </w:t>
      </w:r>
      <w:r>
        <w:rPr>
          <w:rStyle w:val="FunctionTok"/>
        </w:rPr>
        <w:t>select</w:t>
      </w:r>
      <w:r>
        <w:rPr>
          <w:rStyle w:val="NormalTok"/>
        </w:rPr>
        <w:t>(term, estimate, conf.low, conf.high, Model, Dependent)</w:t>
      </w:r>
      <w:r>
        <w:br/>
      </w:r>
      <w:r>
        <w:rPr>
          <w:rStyle w:val="NormalTok"/>
        </w:rPr>
        <w:t>}</w:t>
      </w:r>
    </w:p>
    <w:p w14:paraId="42F9C111" w14:textId="77777777" w:rsidR="00022B71" w:rsidRDefault="005B112A">
      <w:pPr>
        <w:pStyle w:val="En-ttedetabledesmatires"/>
      </w:pPr>
      <w:r>
        <w:rPr>
          <w:rStyle w:val="CommentTok"/>
        </w:rPr>
        <w:t xml:space="preserve"># 3 .Forest avec forest_model </w:t>
      </w:r>
      <w:r>
        <w:br/>
      </w:r>
      <w:r>
        <w:rPr>
          <w:rStyle w:val="CommentTok"/>
        </w:rPr>
        <w:t>#Définition des variables dépendantes et indépendantes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w:t>
      </w:r>
      <w:r>
        <w:rPr>
          <w:rStyle w:val="StringTok"/>
        </w:rPr>
        <w:t>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Liste des modèles logistiques par variable dépendante</w:t>
      </w:r>
      <w:r>
        <w:br/>
      </w:r>
      <w:r>
        <w:rPr>
          <w:rStyle w:val="NormalTok"/>
        </w:rPr>
        <w:t xml:space="preserve">models </w:t>
      </w:r>
      <w:r>
        <w:rPr>
          <w:rStyle w:val="OtherTok"/>
        </w:rPr>
        <w:t>&lt;-</w:t>
      </w:r>
      <w:r>
        <w:rPr>
          <w:rStyle w:val="NormalTok"/>
        </w:rPr>
        <w:t xml:space="preserve"> </w:t>
      </w:r>
      <w:r>
        <w:rPr>
          <w:rStyle w:val="FunctionTok"/>
        </w:rPr>
        <w:t>lapply</w:t>
      </w:r>
      <w:r>
        <w:rPr>
          <w:rStyle w:val="NormalTok"/>
        </w:rPr>
        <w:t xml:space="preserve">(dependent_vars, </w:t>
      </w:r>
      <w:r>
        <w:rPr>
          <w:rStyle w:val="ControlFlowTok"/>
        </w:rPr>
        <w:t>functi</w:t>
      </w:r>
      <w:r>
        <w:rPr>
          <w:rStyle w:val="ControlFlowTok"/>
        </w:rPr>
        <w:t>on</w:t>
      </w:r>
      <w:r>
        <w:rPr>
          <w:rStyle w:val="NormalTok"/>
        </w:rPr>
        <w:t>(dep_var) {</w:t>
      </w:r>
      <w:r>
        <w:br/>
      </w:r>
      <w:r>
        <w:rPr>
          <w:rStyle w:val="NormalTok"/>
        </w:rPr>
        <w:t xml:space="preserve">  </w:t>
      </w:r>
      <w:r>
        <w:rPr>
          <w:rStyle w:val="FunctionTok"/>
        </w:rPr>
        <w:t>list</w:t>
      </w:r>
      <w:r>
        <w:rPr>
          <w:rStyle w:val="NormalTok"/>
        </w:rPr>
        <w:t>(</w:t>
      </w:r>
      <w:r>
        <w:br/>
      </w:r>
      <w:r>
        <w:rPr>
          <w:rStyle w:val="NormalTok"/>
        </w:rPr>
        <w:t xml:space="preserve">    </w:t>
      </w:r>
      <w:r>
        <w:rPr>
          <w:rStyle w:val="StringTok"/>
        </w:rPr>
        <w:t>"Modèle 1a"</w:t>
      </w:r>
      <w:r>
        <w:rPr>
          <w:rStyle w:val="NormalTok"/>
        </w:rPr>
        <w:t xml:space="preserve"> </w:t>
      </w:r>
      <w:r>
        <w:rPr>
          <w:rStyle w:val="OtherTok"/>
        </w:rPr>
        <w:t>=</w:t>
      </w:r>
      <w:r>
        <w:rPr>
          <w:rStyle w:val="NormalTok"/>
        </w:rPr>
        <w:t xml:space="preserve"> </w:t>
      </w:r>
      <w:r>
        <w:rPr>
          <w:rStyle w:val="FunctionTok"/>
        </w:rPr>
        <w:t>glm</w:t>
      </w:r>
      <w:r>
        <w:rPr>
          <w:rStyle w:val="NormalTok"/>
        </w:rPr>
        <w:t>(</w:t>
      </w:r>
      <w:r>
        <w:rPr>
          <w:rStyle w:val="FunctionTok"/>
        </w:rPr>
        <w:t>as.formula</w:t>
      </w:r>
      <w:r>
        <w:rPr>
          <w:rStyle w:val="NormalTok"/>
        </w:rPr>
        <w:t>(</w:t>
      </w:r>
      <w:r>
        <w:rPr>
          <w:rStyle w:val="FunctionTok"/>
        </w:rPr>
        <w:t>paste</w:t>
      </w:r>
      <w:r>
        <w:rPr>
          <w:rStyle w:val="NormalTok"/>
        </w:rPr>
        <w:t xml:space="preserve">(dep_var, </w:t>
      </w:r>
      <w:r>
        <w:rPr>
          <w:rStyle w:val="StringTok"/>
        </w:rPr>
        <w:t>"~ Nbr_compte_MS"</w:t>
      </w:r>
      <w:r>
        <w:rPr>
          <w:rStyle w:val="NormalTok"/>
        </w:rPr>
        <w:t xml:space="preserve">)), </w:t>
      </w:r>
      <w:r>
        <w:rPr>
          <w:rStyle w:val="AttributeTok"/>
        </w:rPr>
        <w:t>data =</w:t>
      </w:r>
      <w:r>
        <w:rPr>
          <w:rStyle w:val="NormalTok"/>
        </w:rPr>
        <w:t xml:space="preserve"> data_P3_, </w:t>
      </w:r>
      <w:r>
        <w:rPr>
          <w:rStyle w:val="AttributeTok"/>
        </w:rPr>
        <w:t>family =</w:t>
      </w:r>
      <w:r>
        <w:rPr>
          <w:rStyle w:val="NormalTok"/>
        </w:rPr>
        <w:t xml:space="preserve"> binomial),</w:t>
      </w:r>
      <w:r>
        <w:br/>
      </w:r>
      <w:r>
        <w:rPr>
          <w:rStyle w:val="NormalTok"/>
        </w:rPr>
        <w:t xml:space="preserve">    </w:t>
      </w:r>
      <w:r>
        <w:rPr>
          <w:rStyle w:val="StringTok"/>
        </w:rPr>
        <w:t>"Modèle 1b"</w:t>
      </w:r>
      <w:r>
        <w:rPr>
          <w:rStyle w:val="NormalTok"/>
        </w:rPr>
        <w:t xml:space="preserve"> </w:t>
      </w:r>
      <w:r>
        <w:rPr>
          <w:rStyle w:val="OtherTok"/>
        </w:rPr>
        <w:t>=</w:t>
      </w:r>
      <w:r>
        <w:rPr>
          <w:rStyle w:val="NormalTok"/>
        </w:rPr>
        <w:t xml:space="preserve"> </w:t>
      </w:r>
      <w:r>
        <w:rPr>
          <w:rStyle w:val="FunctionTok"/>
        </w:rPr>
        <w:t>glm</w:t>
      </w:r>
      <w:r>
        <w:rPr>
          <w:rStyle w:val="NormalTok"/>
        </w:rPr>
        <w:t>(</w:t>
      </w:r>
      <w:r>
        <w:rPr>
          <w:rStyle w:val="FunctionTok"/>
        </w:rPr>
        <w:t>as.formula</w:t>
      </w:r>
      <w:r>
        <w:rPr>
          <w:rStyle w:val="NormalTok"/>
        </w:rPr>
        <w:t>(</w:t>
      </w:r>
      <w:r>
        <w:rPr>
          <w:rStyle w:val="FunctionTok"/>
        </w:rPr>
        <w:t>paste</w:t>
      </w:r>
      <w:r>
        <w:rPr>
          <w:rStyle w:val="NormalTok"/>
        </w:rPr>
        <w:t xml:space="preserve">(dep_var, </w:t>
      </w:r>
      <w:r>
        <w:rPr>
          <w:rStyle w:val="StringTok"/>
        </w:rPr>
        <w:t>"~ Nbr_compte_MS_regulier"</w:t>
      </w:r>
      <w:r>
        <w:rPr>
          <w:rStyle w:val="NormalTok"/>
        </w:rPr>
        <w:t xml:space="preserve">)), </w:t>
      </w:r>
      <w:r>
        <w:rPr>
          <w:rStyle w:val="AttributeTok"/>
        </w:rPr>
        <w:t>data =</w:t>
      </w:r>
      <w:r>
        <w:rPr>
          <w:rStyle w:val="NormalTok"/>
        </w:rPr>
        <w:t xml:space="preserve"> data_P3_, </w:t>
      </w:r>
      <w:r>
        <w:rPr>
          <w:rStyle w:val="AttributeTok"/>
        </w:rPr>
        <w:t>family =</w:t>
      </w:r>
      <w:r>
        <w:rPr>
          <w:rStyle w:val="NormalTok"/>
        </w:rPr>
        <w:t xml:space="preserve"> binomial),</w:t>
      </w:r>
      <w:r>
        <w:br/>
      </w:r>
      <w:r>
        <w:rPr>
          <w:rStyle w:val="NormalTok"/>
        </w:rPr>
        <w:t xml:space="preserve">    </w:t>
      </w:r>
      <w:r>
        <w:rPr>
          <w:rStyle w:val="StringTok"/>
        </w:rPr>
        <w:t>"Modèle 1c"</w:t>
      </w:r>
      <w:r>
        <w:rPr>
          <w:rStyle w:val="NormalTok"/>
        </w:rPr>
        <w:t xml:space="preserve"> </w:t>
      </w:r>
      <w:r>
        <w:rPr>
          <w:rStyle w:val="OtherTok"/>
        </w:rPr>
        <w:t>=</w:t>
      </w:r>
      <w:r>
        <w:rPr>
          <w:rStyle w:val="NormalTok"/>
        </w:rPr>
        <w:t xml:space="preserve"> </w:t>
      </w:r>
      <w:r>
        <w:rPr>
          <w:rStyle w:val="FunctionTok"/>
        </w:rPr>
        <w:t>glm</w:t>
      </w:r>
      <w:r>
        <w:rPr>
          <w:rStyle w:val="NormalTok"/>
        </w:rPr>
        <w:t>(</w:t>
      </w:r>
      <w:r>
        <w:rPr>
          <w:rStyle w:val="FunctionTok"/>
        </w:rPr>
        <w:t>as.formula</w:t>
      </w:r>
      <w:r>
        <w:rPr>
          <w:rStyle w:val="NormalTok"/>
        </w:rPr>
        <w:t>(</w:t>
      </w:r>
      <w:r>
        <w:rPr>
          <w:rStyle w:val="FunctionTok"/>
        </w:rPr>
        <w:t>paste</w:t>
      </w:r>
      <w:r>
        <w:rPr>
          <w:rStyle w:val="NormalTok"/>
        </w:rPr>
        <w:t xml:space="preserve">(dep_var, </w:t>
      </w:r>
      <w:r>
        <w:rPr>
          <w:rStyle w:val="StringTok"/>
        </w:rPr>
        <w:t>"~ Nbr_compte_MS + Nbr_compte_MS_regulier"</w:t>
      </w:r>
      <w:r>
        <w:rPr>
          <w:rStyle w:val="NormalTok"/>
        </w:rPr>
        <w:t xml:space="preserve">)), </w:t>
      </w:r>
      <w:r>
        <w:rPr>
          <w:rStyle w:val="AttributeTok"/>
        </w:rPr>
        <w:t>data =</w:t>
      </w:r>
      <w:r>
        <w:rPr>
          <w:rStyle w:val="NormalTok"/>
        </w:rPr>
        <w:t xml:space="preserve"> data_P3_, </w:t>
      </w:r>
      <w:r>
        <w:rPr>
          <w:rStyle w:val="AttributeTok"/>
        </w:rPr>
        <w:t>family =</w:t>
      </w:r>
      <w:r>
        <w:rPr>
          <w:rStyle w:val="NormalTok"/>
        </w:rPr>
        <w:t xml:space="preserve"> binomial),</w:t>
      </w:r>
      <w:r>
        <w:br/>
      </w:r>
      <w:r>
        <w:rPr>
          <w:rStyle w:val="NormalTok"/>
        </w:rPr>
        <w:t xml:space="preserve">    </w:t>
      </w:r>
      <w:r>
        <w:rPr>
          <w:rStyle w:val="StringTok"/>
        </w:rPr>
        <w:t>"Modèle 2"</w:t>
      </w:r>
      <w:r>
        <w:rPr>
          <w:rStyle w:val="NormalTok"/>
        </w:rPr>
        <w:t xml:space="preserve">  </w:t>
      </w:r>
      <w:r>
        <w:rPr>
          <w:rStyle w:val="OtherTok"/>
        </w:rPr>
        <w:t>=</w:t>
      </w:r>
      <w:r>
        <w:rPr>
          <w:rStyle w:val="NormalTok"/>
        </w:rPr>
        <w:t xml:space="preserve"> </w:t>
      </w:r>
      <w:r>
        <w:rPr>
          <w:rStyle w:val="FunctionTok"/>
        </w:rPr>
        <w:t>glm</w:t>
      </w:r>
      <w:r>
        <w:rPr>
          <w:rStyle w:val="NormalTok"/>
        </w:rPr>
        <w:t>(</w:t>
      </w:r>
      <w:r>
        <w:rPr>
          <w:rStyle w:val="FunctionTok"/>
        </w:rPr>
        <w:t>as.formula</w:t>
      </w:r>
      <w:r>
        <w:rPr>
          <w:rStyle w:val="NormalTok"/>
        </w:rPr>
        <w:t>(</w:t>
      </w:r>
      <w:r>
        <w:rPr>
          <w:rStyle w:val="FunctionTok"/>
        </w:rPr>
        <w:t>paste</w:t>
      </w:r>
      <w:r>
        <w:rPr>
          <w:rStyle w:val="NormalTok"/>
        </w:rPr>
        <w:t xml:space="preserve">(dep_var, </w:t>
      </w:r>
      <w:r>
        <w:rPr>
          <w:rStyle w:val="StringTok"/>
        </w:rPr>
        <w:t>"~ Nbr_compte_MS + Nbr_compte_MS_regulier + gpe_age + sexe + Lieu_de_residence"</w:t>
      </w:r>
      <w:r>
        <w:rPr>
          <w:rStyle w:val="NormalTok"/>
        </w:rPr>
        <w:t>))</w:t>
      </w:r>
      <w:r>
        <w:rPr>
          <w:rStyle w:val="NormalTok"/>
        </w:rPr>
        <w:t xml:space="preserve">, </w:t>
      </w:r>
      <w:r>
        <w:rPr>
          <w:rStyle w:val="AttributeTok"/>
        </w:rPr>
        <w:t>data =</w:t>
      </w:r>
      <w:r>
        <w:rPr>
          <w:rStyle w:val="NormalTok"/>
        </w:rPr>
        <w:t xml:space="preserve"> data_P3_, </w:t>
      </w:r>
      <w:r>
        <w:rPr>
          <w:rStyle w:val="AttributeTok"/>
        </w:rPr>
        <w:t>family =</w:t>
      </w:r>
      <w:r>
        <w:rPr>
          <w:rStyle w:val="NormalTok"/>
        </w:rPr>
        <w:t xml:space="preserve"> binomial)</w:t>
      </w:r>
      <w:r>
        <w:br/>
      </w:r>
      <w:r>
        <w:rPr>
          <w:rStyle w:val="NormalTok"/>
        </w:rPr>
        <w:t xml:space="preserve">  )</w:t>
      </w:r>
      <w:r>
        <w:br/>
      </w:r>
      <w:r>
        <w:rPr>
          <w:rStyle w:val="NormalTok"/>
        </w:rPr>
        <w:t>})</w:t>
      </w:r>
    </w:p>
    <w:p w14:paraId="027070A9" w14:textId="77777777" w:rsidR="00022B71" w:rsidRDefault="005B112A">
      <w:pPr>
        <w:pStyle w:val="Titre2"/>
      </w:pPr>
      <w:bookmarkStart w:id="393" w:name="forest-plot"/>
      <w:bookmarkStart w:id="394" w:name="_Toc209544911"/>
      <w:r>
        <w:t>Forest plot</w:t>
      </w:r>
      <w:bookmarkEnd w:id="394"/>
    </w:p>
    <w:p w14:paraId="2E9EC1D0" w14:textId="77777777" w:rsidR="00022B71" w:rsidRDefault="005B112A">
      <w:pPr>
        <w:pStyle w:val="Titre1Car"/>
      </w:pPr>
      <w:r>
        <w:t>dependent_vars &lt;- c(“Quiter_nid_rec”, “Emploi_TPL_rec”, “Vivre_en_couple_rec”, “Marier_1er_fois_rec”, “Parent_1er_fois_rec”, “Propres_responsabilites_rec”, “Propres_decisions_rec”, “Independance_fina</w:t>
      </w:r>
      <w:r>
        <w:t>nce_rec”)</w:t>
      </w:r>
    </w:p>
    <w:p w14:paraId="1B7E07CF" w14:textId="77777777" w:rsidR="00022B71" w:rsidRDefault="005B112A">
      <w:pPr>
        <w:pStyle w:val="En-ttedetabledesmatires"/>
      </w:pPr>
      <w:r>
        <w:rPr>
          <w:rStyle w:val="VerbatimChar"/>
        </w:rPr>
        <w:t>"Modèle 1a" = Nbr_compte_MS"</w:t>
      </w:r>
      <w:r>
        <w:br/>
      </w:r>
      <w:r>
        <w:rPr>
          <w:rStyle w:val="VerbatimChar"/>
        </w:rPr>
        <w:t>"Modèle 1b" =  Nbr_compte_MS_regulier</w:t>
      </w:r>
      <w:r>
        <w:br/>
      </w:r>
      <w:r>
        <w:rPr>
          <w:rStyle w:val="VerbatimChar"/>
        </w:rPr>
        <w:t>"Modèle 1c" =  Nbr_compte_MS + Nbr_compte_MS_regulier</w:t>
      </w:r>
      <w:r>
        <w:br/>
      </w:r>
      <w:r>
        <w:rPr>
          <w:rStyle w:val="VerbatimChar"/>
        </w:rPr>
        <w:t>"Modèle 2"  =  Nbr_compte_MS + Nbr_compte_MS_regulier + gpe_age + sexe + Lieu_de_residence</w:t>
      </w:r>
    </w:p>
    <w:p w14:paraId="4CFE4001" w14:textId="77777777" w:rsidR="00022B71" w:rsidRDefault="005B112A">
      <w:pPr>
        <w:pStyle w:val="En-ttedetabledesmatires"/>
      </w:pPr>
      <w:r>
        <w:rPr>
          <w:rStyle w:val="CommentTok"/>
        </w:rPr>
        <w:t># 3.1. Appliquer forest_model à ch</w:t>
      </w:r>
      <w:r>
        <w:rPr>
          <w:rStyle w:val="CommentTok"/>
        </w:rPr>
        <w:t>aque modèle en ajoutant des options de format</w:t>
      </w:r>
      <w:r>
        <w:br/>
      </w:r>
      <w:r>
        <w:rPr>
          <w:rStyle w:val="CommentTok"/>
        </w:rPr>
        <w:t># Appliquer forest_model à chaque modèle en ajoutant des options de format</w:t>
      </w:r>
      <w:r>
        <w:br/>
      </w:r>
      <w:r>
        <w:rPr>
          <w:rStyle w:val="FunctionTok"/>
        </w:rPr>
        <w:t>lapply</w:t>
      </w:r>
      <w:r>
        <w:rPr>
          <w:rStyle w:val="NormalTok"/>
        </w:rPr>
        <w:t>(</w:t>
      </w:r>
      <w:r>
        <w:rPr>
          <w:rStyle w:val="FunctionTok"/>
        </w:rPr>
        <w:t>seq_along</w:t>
      </w:r>
      <w:r>
        <w:rPr>
          <w:rStyle w:val="NormalTok"/>
        </w:rPr>
        <w:t xml:space="preserve">(models), </w:t>
      </w:r>
      <w:r>
        <w:rPr>
          <w:rStyle w:val="ControlFlowTok"/>
        </w:rPr>
        <w:t>function</w:t>
      </w:r>
      <w:r>
        <w:rPr>
          <w:rStyle w:val="NormalTok"/>
        </w:rPr>
        <w:t>(i) {</w:t>
      </w:r>
      <w:r>
        <w:br/>
      </w:r>
      <w:r>
        <w:rPr>
          <w:rStyle w:val="NormalTok"/>
        </w:rPr>
        <w:t xml:space="preserve">  dep_var </w:t>
      </w:r>
      <w:r>
        <w:rPr>
          <w:rStyle w:val="OtherTok"/>
        </w:rPr>
        <w:t>&lt;-</w:t>
      </w:r>
      <w:r>
        <w:rPr>
          <w:rStyle w:val="NormalTok"/>
        </w:rPr>
        <w:t xml:space="preserve"> dependent_vars[i]</w:t>
      </w:r>
      <w:r>
        <w:br/>
      </w:r>
      <w:r>
        <w:rPr>
          <w:rStyle w:val="NormalTok"/>
        </w:rPr>
        <w:t xml:space="preserve">  </w:t>
      </w:r>
      <w:r>
        <w:rPr>
          <w:rStyle w:val="FunctionTok"/>
        </w:rPr>
        <w:t>lapply</w:t>
      </w:r>
      <w:r>
        <w:rPr>
          <w:rStyle w:val="NormalTok"/>
        </w:rPr>
        <w:t>(</w:t>
      </w:r>
      <w:r>
        <w:rPr>
          <w:rStyle w:val="FunctionTok"/>
        </w:rPr>
        <w:t>names</w:t>
      </w:r>
      <w:r>
        <w:rPr>
          <w:rStyle w:val="NormalTok"/>
        </w:rPr>
        <w:t xml:space="preserve">(models[[i]]), </w:t>
      </w:r>
      <w:r>
        <w:rPr>
          <w:rStyle w:val="ControlFlowTok"/>
        </w:rPr>
        <w:t>function</w:t>
      </w:r>
      <w:r>
        <w:rPr>
          <w:rStyle w:val="NormalTok"/>
        </w:rPr>
        <w:t>(model_name)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 Forest Plot pour"</w:t>
      </w:r>
      <w:r>
        <w:rPr>
          <w:rStyle w:val="NormalTok"/>
        </w:rPr>
        <w:t xml:space="preserve">, dep_var, </w:t>
      </w:r>
      <w:r>
        <w:rPr>
          <w:rStyle w:val="StringTok"/>
        </w:rPr>
        <w:t>"-"</w:t>
      </w:r>
      <w:r>
        <w:rPr>
          <w:rStyle w:val="NormalTok"/>
        </w:rPr>
        <w:t xml:space="preserve">, model_name, </w:t>
      </w:r>
      <w:r>
        <w:rPr>
          <w:rStyle w:val="StringTok"/>
        </w:rPr>
        <w:t>"---</w:t>
      </w:r>
      <w:r>
        <w:rPr>
          <w:rStyle w:val="SpecialCharTok"/>
        </w:rPr>
        <w:t>\n</w:t>
      </w:r>
      <w:r>
        <w:rPr>
          <w:rStyle w:val="StringTok"/>
        </w:rPr>
        <w:t>"</w:t>
      </w:r>
      <w:r>
        <w:rPr>
          <w:rStyle w:val="NormalTok"/>
        </w:rPr>
        <w:t xml:space="preserve">)  </w:t>
      </w:r>
      <w:r>
        <w:rPr>
          <w:rStyle w:val="CommentTok"/>
        </w:rPr>
        <w:t># Ajouter un titre clair</w:t>
      </w:r>
      <w:r>
        <w:br/>
      </w:r>
      <w:r>
        <w:rPr>
          <w:rStyle w:val="NormalTok"/>
        </w:rPr>
        <w:t xml:space="preserve">    </w:t>
      </w:r>
      <w:r>
        <w:br/>
      </w:r>
      <w:r>
        <w:rPr>
          <w:rStyle w:val="NormalTok"/>
        </w:rPr>
        <w:t xml:space="preserve">    </w:t>
      </w:r>
      <w:r>
        <w:rPr>
          <w:rStyle w:val="CommentTok"/>
        </w:rPr>
        <w:t># Générer le Forest Plot avec format ajusté</w:t>
      </w:r>
      <w:r>
        <w:br/>
      </w:r>
      <w:r>
        <w:rPr>
          <w:rStyle w:val="NormalTok"/>
        </w:rPr>
        <w:t xml:space="preserve">    </w:t>
      </w:r>
      <w:r>
        <w:rPr>
          <w:rStyle w:val="FunctionTok"/>
        </w:rPr>
        <w:t>print</w:t>
      </w:r>
      <w:r>
        <w:rPr>
          <w:rStyle w:val="NormalTok"/>
        </w:rPr>
        <w:t>(</w:t>
      </w:r>
      <w:r>
        <w:rPr>
          <w:rStyle w:val="FunctionTok"/>
        </w:rPr>
        <w:t>forest_model</w:t>
      </w:r>
      <w:r>
        <w:rPr>
          <w:rStyle w:val="NormalTok"/>
        </w:rPr>
        <w:t xml:space="preserve">(models[[i]][[model_name]], </w:t>
      </w:r>
      <w:r>
        <w:rPr>
          <w:rStyle w:val="AttributeTok"/>
        </w:rPr>
        <w:t>factor_separate_line =</w:t>
      </w:r>
      <w:r>
        <w:rPr>
          <w:rStyle w:val="NormalTok"/>
        </w:rPr>
        <w:t xml:space="preserve"> T, </w:t>
      </w:r>
      <w:r>
        <w:br/>
      </w:r>
      <w:r>
        <w:rPr>
          <w:rStyle w:val="NormalTok"/>
        </w:rPr>
        <w:t xml:space="preserve">                       </w:t>
      </w:r>
      <w:r>
        <w:rPr>
          <w:rStyle w:val="AttributeTok"/>
        </w:rPr>
        <w:t>format_options =</w:t>
      </w:r>
      <w:r>
        <w:rPr>
          <w:rStyle w:val="NormalTok"/>
        </w:rPr>
        <w:t xml:space="preserve"> </w:t>
      </w:r>
      <w:r>
        <w:rPr>
          <w:rStyle w:val="FunctionTok"/>
        </w:rPr>
        <w:t>list</w:t>
      </w:r>
      <w:r>
        <w:rPr>
          <w:rStyle w:val="NormalTok"/>
        </w:rPr>
        <w:t>(</w:t>
      </w:r>
      <w:r>
        <w:rPr>
          <w:rStyle w:val="AttributeTok"/>
        </w:rPr>
        <w:t>colour =</w:t>
      </w:r>
      <w:r>
        <w:rPr>
          <w:rStyle w:val="NormalTok"/>
        </w:rPr>
        <w:t xml:space="preserve"> </w:t>
      </w:r>
      <w:r>
        <w:rPr>
          <w:rStyle w:val="StringTok"/>
        </w:rPr>
        <w:t>"black"</w:t>
      </w:r>
      <w:r>
        <w:rPr>
          <w:rStyle w:val="NormalTok"/>
        </w:rPr>
        <w:t xml:space="preserve">, </w:t>
      </w:r>
      <w:r>
        <w:rPr>
          <w:rStyle w:val="AttributeTok"/>
        </w:rPr>
        <w:t>shape =</w:t>
      </w:r>
      <w:r>
        <w:rPr>
          <w:rStyle w:val="NormalTok"/>
        </w:rPr>
        <w:t xml:space="preserve"> </w:t>
      </w:r>
      <w:r>
        <w:rPr>
          <w:rStyle w:val="DecValTok"/>
        </w:rPr>
        <w:t>20</w:t>
      </w:r>
      <w:r>
        <w:rPr>
          <w:rStyle w:val="NormalTok"/>
        </w:rPr>
        <w:t xml:space="preserve">, </w:t>
      </w:r>
      <w:r>
        <w:rPr>
          <w:rStyle w:val="AttributeTok"/>
        </w:rPr>
        <w:t>banded =</w:t>
      </w:r>
      <w:r>
        <w:rPr>
          <w:rStyle w:val="NormalTok"/>
        </w:rPr>
        <w:t xml:space="preserve"> T, </w:t>
      </w:r>
      <w:r>
        <w:br/>
      </w:r>
      <w:r>
        <w:rPr>
          <w:rStyle w:val="NormalTok"/>
        </w:rPr>
        <w:t xml:space="preserve">                                             </w:t>
      </w:r>
      <w:r>
        <w:rPr>
          <w:rStyle w:val="AttributeTok"/>
        </w:rPr>
        <w:t>text_size =</w:t>
      </w:r>
      <w:r>
        <w:rPr>
          <w:rStyle w:val="NormalTok"/>
        </w:rPr>
        <w:t xml:space="preserve"> </w:t>
      </w:r>
      <w:r>
        <w:rPr>
          <w:rStyle w:val="DecValTok"/>
        </w:rPr>
        <w:t>5</w:t>
      </w:r>
      <w:r>
        <w:rPr>
          <w:rStyle w:val="NormalTok"/>
        </w:rPr>
        <w:t xml:space="preserve">, </w:t>
      </w:r>
      <w:r>
        <w:rPr>
          <w:rStyle w:val="AttributeTok"/>
        </w:rPr>
        <w:t>point_size =</w:t>
      </w:r>
      <w:r>
        <w:rPr>
          <w:rStyle w:val="NormalTok"/>
        </w:rPr>
        <w:t xml:space="preserve"> </w:t>
      </w:r>
      <w:r>
        <w:rPr>
          <w:rStyle w:val="DecValTok"/>
        </w:rPr>
        <w:t>2</w:t>
      </w:r>
      <w:r>
        <w:rPr>
          <w:rStyle w:val="NormalTok"/>
        </w:rPr>
        <w:t xml:space="preserve">)))  </w:t>
      </w:r>
      <w:r>
        <w:br/>
      </w:r>
      <w:r>
        <w:rPr>
          <w:rStyle w:val="NormalTok"/>
        </w:rPr>
        <w:t xml:space="preserve">  })</w:t>
      </w:r>
      <w:r>
        <w:br/>
      </w:r>
      <w:r>
        <w:rPr>
          <w:rStyle w:val="NormalTok"/>
        </w:rPr>
        <w:t>})</w:t>
      </w:r>
    </w:p>
    <w:p w14:paraId="50EA3BDB" w14:textId="77777777" w:rsidR="00022B71" w:rsidRDefault="005B112A">
      <w:pPr>
        <w:pStyle w:val="En-ttedetabledesmatires"/>
      </w:pPr>
      <w:r>
        <w:rPr>
          <w:rStyle w:val="VerbatimChar"/>
        </w:rPr>
        <w:t xml:space="preserve">## </w:t>
      </w:r>
      <w:r>
        <w:br/>
      </w:r>
      <w:r>
        <w:rPr>
          <w:rStyle w:val="VerbatimChar"/>
        </w:rPr>
        <w:t>## --- Forest Plot pour Quiter_nid_rec - Modèle 1a ---</w:t>
      </w:r>
    </w:p>
    <w:p w14:paraId="45072410" w14:textId="77777777" w:rsidR="00022B71" w:rsidRDefault="005B112A">
      <w:pPr>
        <w:pStyle w:val="Titre1Car"/>
      </w:pPr>
      <w:r>
        <w:rPr>
          <w:noProof/>
        </w:rPr>
        <w:drawing>
          <wp:inline distT="0" distB="0" distL="0" distR="0" wp14:anchorId="30A19F37" wp14:editId="4365D93F">
            <wp:extent cx="4620126" cy="3696101"/>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C:/Users/HP/Desktop/Analyse_r-seaux-sociaux-et-transition-l-ge-adulte-Qu-bec/rapport/Rapport_files/figure-docx/unnamed-chunk-117-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3DFF5C0B" w14:textId="77777777" w:rsidR="00022B71" w:rsidRDefault="005B112A">
      <w:pPr>
        <w:pStyle w:val="En-ttedetabledesmatires"/>
      </w:pPr>
      <w:r>
        <w:rPr>
          <w:rStyle w:val="VerbatimChar"/>
        </w:rPr>
        <w:t xml:space="preserve">## </w:t>
      </w:r>
      <w:r>
        <w:br/>
      </w:r>
      <w:r>
        <w:rPr>
          <w:rStyle w:val="VerbatimChar"/>
        </w:rPr>
        <w:t>## --- Forest Plot pour Quiter_nid_rec - Modèle 1b ---</w:t>
      </w:r>
    </w:p>
    <w:p w14:paraId="087AF0DC" w14:textId="77777777" w:rsidR="00022B71" w:rsidRDefault="005B112A">
      <w:pPr>
        <w:pStyle w:val="Titre1Car"/>
      </w:pPr>
      <w:r>
        <w:rPr>
          <w:noProof/>
        </w:rPr>
        <w:drawing>
          <wp:inline distT="0" distB="0" distL="0" distR="0" wp14:anchorId="354C1EAD" wp14:editId="4441B60E">
            <wp:extent cx="4620126" cy="3696101"/>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C:/Users/HP/Desktop/Analyse_r-seaux-sociaux-et-transition-l-ge-adulte-Qu-bec/rapport/Rapport_files/figure-docx/unnamed-chunk-117-2.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6F76D9BF" w14:textId="77777777" w:rsidR="00022B71" w:rsidRDefault="005B112A">
      <w:pPr>
        <w:pStyle w:val="En-ttedetabledesmatires"/>
      </w:pPr>
      <w:r>
        <w:rPr>
          <w:rStyle w:val="VerbatimChar"/>
        </w:rPr>
        <w:t xml:space="preserve">## </w:t>
      </w:r>
      <w:r>
        <w:br/>
      </w:r>
      <w:r>
        <w:rPr>
          <w:rStyle w:val="VerbatimChar"/>
        </w:rPr>
        <w:t>## --- Forest Plot pour Quiter_nid_rec - Modèle 1c ---</w:t>
      </w:r>
    </w:p>
    <w:p w14:paraId="3D8C6C92" w14:textId="77777777" w:rsidR="00022B71" w:rsidRDefault="005B112A">
      <w:pPr>
        <w:pStyle w:val="Titre1Car"/>
      </w:pPr>
      <w:r>
        <w:rPr>
          <w:noProof/>
        </w:rPr>
        <w:drawing>
          <wp:inline distT="0" distB="0" distL="0" distR="0" wp14:anchorId="27F1FD72" wp14:editId="0994C766">
            <wp:extent cx="4620126" cy="3696101"/>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C:/Users/HP/Desktop/Analyse_r-seaux-sociaux-et-transition-l-ge-adulte-Qu-bec/rapport/Rapport_files/figure-docx/unnamed-chunk-117-3.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4F2E045D" w14:textId="77777777" w:rsidR="00022B71" w:rsidRDefault="005B112A">
      <w:pPr>
        <w:pStyle w:val="En-ttedetabledesmatires"/>
      </w:pPr>
      <w:r>
        <w:rPr>
          <w:rStyle w:val="VerbatimChar"/>
        </w:rPr>
        <w:t xml:space="preserve">## </w:t>
      </w:r>
      <w:r>
        <w:br/>
      </w:r>
      <w:r>
        <w:rPr>
          <w:rStyle w:val="VerbatimChar"/>
        </w:rPr>
        <w:t>## --- Forest Plot pour Quiter_nid_rec - Modèle 2 ---</w:t>
      </w:r>
    </w:p>
    <w:p w14:paraId="336A5022" w14:textId="77777777" w:rsidR="00022B71" w:rsidRDefault="005B112A">
      <w:pPr>
        <w:pStyle w:val="Titre1Car"/>
      </w:pPr>
      <w:r>
        <w:rPr>
          <w:noProof/>
        </w:rPr>
        <w:drawing>
          <wp:inline distT="0" distB="0" distL="0" distR="0" wp14:anchorId="2BB24463" wp14:editId="70F64382">
            <wp:extent cx="4620126" cy="3696101"/>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C:/Users/HP/Desktop/Analyse_r-seaux-sociaux-et-transition-l-ge-adulte-Qu-bec/rapport/Rapport_files/figure-docx/unnamed-chunk-117-4.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1090F4DB" w14:textId="77777777" w:rsidR="00022B71" w:rsidRDefault="005B112A">
      <w:pPr>
        <w:pStyle w:val="En-ttedetabledesmatires"/>
      </w:pPr>
      <w:r>
        <w:rPr>
          <w:rStyle w:val="VerbatimChar"/>
        </w:rPr>
        <w:t xml:space="preserve">## </w:t>
      </w:r>
      <w:r>
        <w:br/>
      </w:r>
      <w:r>
        <w:rPr>
          <w:rStyle w:val="VerbatimChar"/>
        </w:rPr>
        <w:t>## --- Forest Plot pour Emploi_TPL_rec - Modèle 1a ---</w:t>
      </w:r>
    </w:p>
    <w:p w14:paraId="240E3A7F" w14:textId="77777777" w:rsidR="00022B71" w:rsidRDefault="005B112A">
      <w:pPr>
        <w:pStyle w:val="Titre1Car"/>
      </w:pPr>
      <w:r>
        <w:rPr>
          <w:noProof/>
        </w:rPr>
        <w:drawing>
          <wp:inline distT="0" distB="0" distL="0" distR="0" wp14:anchorId="3288BF40" wp14:editId="431DB8D1">
            <wp:extent cx="4620126" cy="3696101"/>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C:/Users/HP/Desktop/Analyse_r-seaux-sociaux-et-transition-l-ge-adulte-Qu-bec/rapport/Rapport_files/figure-docx/unnamed-chunk-117-5.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50E6D1CF" w14:textId="77777777" w:rsidR="00022B71" w:rsidRDefault="005B112A">
      <w:pPr>
        <w:pStyle w:val="En-ttedetabledesmatires"/>
      </w:pPr>
      <w:r>
        <w:rPr>
          <w:rStyle w:val="VerbatimChar"/>
        </w:rPr>
        <w:t xml:space="preserve">## </w:t>
      </w:r>
      <w:r>
        <w:br/>
      </w:r>
      <w:r>
        <w:rPr>
          <w:rStyle w:val="VerbatimChar"/>
        </w:rPr>
        <w:t>## --- Forest Plot pour Emploi_TPL_rec - Modèle 1b ---</w:t>
      </w:r>
    </w:p>
    <w:p w14:paraId="420BCA77" w14:textId="77777777" w:rsidR="00022B71" w:rsidRDefault="005B112A">
      <w:pPr>
        <w:pStyle w:val="Titre1Car"/>
      </w:pPr>
      <w:r>
        <w:rPr>
          <w:noProof/>
        </w:rPr>
        <w:drawing>
          <wp:inline distT="0" distB="0" distL="0" distR="0" wp14:anchorId="6647F71A" wp14:editId="71DF7DBA">
            <wp:extent cx="4620126" cy="3696101"/>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C:/Users/HP/Desktop/Analyse_r-seaux-sociaux-et-transition-l-ge-adulte-Qu-bec/rapport/Rapport_files/figure-docx/unnamed-chunk-117-6.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59631005" w14:textId="77777777" w:rsidR="00022B71" w:rsidRDefault="005B112A">
      <w:pPr>
        <w:pStyle w:val="En-ttedetabledesmatires"/>
      </w:pPr>
      <w:r>
        <w:rPr>
          <w:rStyle w:val="VerbatimChar"/>
        </w:rPr>
        <w:t xml:space="preserve">## </w:t>
      </w:r>
      <w:r>
        <w:br/>
      </w:r>
      <w:r>
        <w:rPr>
          <w:rStyle w:val="VerbatimChar"/>
        </w:rPr>
        <w:t>## --- Forest Plot pour Emploi_TPL_rec - Modèle 1c ---</w:t>
      </w:r>
    </w:p>
    <w:p w14:paraId="486A7305" w14:textId="77777777" w:rsidR="00022B71" w:rsidRDefault="005B112A">
      <w:pPr>
        <w:pStyle w:val="Titre1Car"/>
      </w:pPr>
      <w:r>
        <w:rPr>
          <w:noProof/>
        </w:rPr>
        <w:drawing>
          <wp:inline distT="0" distB="0" distL="0" distR="0" wp14:anchorId="25E74E3F" wp14:editId="35B17C29">
            <wp:extent cx="4620126" cy="3696101"/>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C:/Users/HP/Desktop/Analyse_r-seaux-sociaux-et-transition-l-ge-adulte-Qu-bec/rapport/Rapport_files/figure-docx/unnamed-chunk-117-7.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36CB738A" w14:textId="77777777" w:rsidR="00022B71" w:rsidRDefault="005B112A">
      <w:pPr>
        <w:pStyle w:val="En-ttedetabledesmatires"/>
      </w:pPr>
      <w:r>
        <w:rPr>
          <w:rStyle w:val="VerbatimChar"/>
        </w:rPr>
        <w:t xml:space="preserve">## </w:t>
      </w:r>
      <w:r>
        <w:br/>
      </w:r>
      <w:r>
        <w:rPr>
          <w:rStyle w:val="VerbatimChar"/>
        </w:rPr>
        <w:t>## --- Forest Plot pour Emploi_TPL_rec - Modèle 2 ---</w:t>
      </w:r>
    </w:p>
    <w:p w14:paraId="361C3E1D" w14:textId="77777777" w:rsidR="00022B71" w:rsidRDefault="005B112A">
      <w:pPr>
        <w:pStyle w:val="Titre1Car"/>
      </w:pPr>
      <w:r>
        <w:rPr>
          <w:noProof/>
        </w:rPr>
        <w:drawing>
          <wp:inline distT="0" distB="0" distL="0" distR="0" wp14:anchorId="74F5105A" wp14:editId="78813644">
            <wp:extent cx="4620126" cy="3696101"/>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C:/Users/HP/Desktop/Analyse_r-seaux-sociaux-et-transition-l-ge-adulte-Qu-bec/rapport/Rapport_files/figure-docx/unnamed-chunk-117-8.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7487B539" w14:textId="77777777" w:rsidR="00022B71" w:rsidRDefault="005B112A">
      <w:pPr>
        <w:pStyle w:val="En-ttedetabledesmatires"/>
      </w:pPr>
      <w:r>
        <w:rPr>
          <w:rStyle w:val="VerbatimChar"/>
        </w:rPr>
        <w:t xml:space="preserve">## </w:t>
      </w:r>
      <w:r>
        <w:br/>
      </w:r>
      <w:r>
        <w:rPr>
          <w:rStyle w:val="VerbatimChar"/>
        </w:rPr>
        <w:t>## --- Forest Plot pour Vivre_en_couple_rec - Modèle 1a ---</w:t>
      </w:r>
    </w:p>
    <w:p w14:paraId="154051FB" w14:textId="77777777" w:rsidR="00022B71" w:rsidRDefault="005B112A">
      <w:pPr>
        <w:pStyle w:val="Titre1Car"/>
      </w:pPr>
      <w:r>
        <w:rPr>
          <w:noProof/>
        </w:rPr>
        <w:drawing>
          <wp:inline distT="0" distB="0" distL="0" distR="0" wp14:anchorId="100BCC5C" wp14:editId="2FABB06D">
            <wp:extent cx="4620126" cy="3696101"/>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C:/Users/HP/Desktop/Analyse_r-seaux-sociaux-et-transition-l-ge-adulte-Qu-bec/rapport/Rapport_files/figure-docx/unnamed-chunk-117-9.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5F95D0D7" w14:textId="77777777" w:rsidR="00022B71" w:rsidRDefault="005B112A">
      <w:pPr>
        <w:pStyle w:val="En-ttedetabledesmatires"/>
      </w:pPr>
      <w:r>
        <w:rPr>
          <w:rStyle w:val="VerbatimChar"/>
        </w:rPr>
        <w:t xml:space="preserve">## </w:t>
      </w:r>
      <w:r>
        <w:br/>
      </w:r>
      <w:r>
        <w:rPr>
          <w:rStyle w:val="VerbatimChar"/>
        </w:rPr>
        <w:t>## --- Forest Plot pour Vivre_en_couple_rec - Modèle 1b ---</w:t>
      </w:r>
    </w:p>
    <w:p w14:paraId="1179ACF6" w14:textId="77777777" w:rsidR="00022B71" w:rsidRDefault="005B112A">
      <w:pPr>
        <w:pStyle w:val="Titre1Car"/>
      </w:pPr>
      <w:r>
        <w:rPr>
          <w:noProof/>
        </w:rPr>
        <w:drawing>
          <wp:inline distT="0" distB="0" distL="0" distR="0" wp14:anchorId="689C189E" wp14:editId="47694921">
            <wp:extent cx="4620126" cy="3696101"/>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C:/Users/HP/Desktop/Analyse_r-seaux-sociaux-et-transition-l-ge-adulte-Qu-bec/rapport/Rapport_files/figure-docx/unnamed-chunk-117-10.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03ED1F94" w14:textId="77777777" w:rsidR="00022B71" w:rsidRDefault="005B112A">
      <w:pPr>
        <w:pStyle w:val="En-ttedetabledesmatires"/>
      </w:pPr>
      <w:r>
        <w:rPr>
          <w:rStyle w:val="VerbatimChar"/>
        </w:rPr>
        <w:t xml:space="preserve">## </w:t>
      </w:r>
      <w:r>
        <w:br/>
      </w:r>
      <w:r>
        <w:rPr>
          <w:rStyle w:val="VerbatimChar"/>
        </w:rPr>
        <w:t>## --- Forest Plot pour Vivre_en_couple_rec - Modèle 1c ---</w:t>
      </w:r>
    </w:p>
    <w:p w14:paraId="3AE12BCF" w14:textId="77777777" w:rsidR="00022B71" w:rsidRDefault="005B112A">
      <w:pPr>
        <w:pStyle w:val="Titre1Car"/>
      </w:pPr>
      <w:r>
        <w:rPr>
          <w:noProof/>
        </w:rPr>
        <w:drawing>
          <wp:inline distT="0" distB="0" distL="0" distR="0" wp14:anchorId="2D2747C3" wp14:editId="56F8D656">
            <wp:extent cx="4620126" cy="3696101"/>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C:/Users/HP/Desktop/Analyse_r-seaux-sociaux-et-transition-l-ge-adulte-Qu-bec/rapport/Rapport_files/figure-docx/unnamed-chunk-117-11.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6B5A8322" w14:textId="77777777" w:rsidR="00022B71" w:rsidRDefault="005B112A">
      <w:pPr>
        <w:pStyle w:val="En-ttedetabledesmatires"/>
      </w:pPr>
      <w:r>
        <w:rPr>
          <w:rStyle w:val="VerbatimChar"/>
        </w:rPr>
        <w:t xml:space="preserve">## </w:t>
      </w:r>
      <w:r>
        <w:br/>
      </w:r>
      <w:r>
        <w:rPr>
          <w:rStyle w:val="VerbatimChar"/>
        </w:rPr>
        <w:t>## --- Forest Plot pour Vivre_en_couple_rec - Modèle 2 ---</w:t>
      </w:r>
    </w:p>
    <w:p w14:paraId="0A658E84" w14:textId="77777777" w:rsidR="00022B71" w:rsidRDefault="005B112A">
      <w:pPr>
        <w:pStyle w:val="Titre1Car"/>
      </w:pPr>
      <w:r>
        <w:rPr>
          <w:noProof/>
        </w:rPr>
        <w:drawing>
          <wp:inline distT="0" distB="0" distL="0" distR="0" wp14:anchorId="23437A8F" wp14:editId="6EC18734">
            <wp:extent cx="4620126" cy="3696101"/>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C:/Users/HP/Desktop/Analyse_r-seaux-sociaux-et-transition-l-ge-adulte-Qu-bec/rapport/Rapport_files/figure-docx/unnamed-chunk-117-12.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14:paraId="75190570" w14:textId="77777777" w:rsidR="00022B71" w:rsidRDefault="005B112A">
      <w:pPr>
        <w:pStyle w:val="En-ttedetabledesmatires"/>
      </w:pPr>
      <w:r>
        <w:rPr>
          <w:rStyle w:val="VerbatimChar"/>
        </w:rPr>
        <w:t xml:space="preserve">## </w:t>
      </w:r>
      <w:r>
        <w:br/>
      </w:r>
      <w:r>
        <w:rPr>
          <w:rStyle w:val="VerbatimChar"/>
        </w:rPr>
        <w:t>## --- Forest Plot pour Marier_1er_fois_rec - Modèle 1a ---</w:t>
      </w:r>
    </w:p>
    <w:p w14:paraId="5BF28F53" w14:textId="77777777" w:rsidR="00022B71" w:rsidRDefault="005B112A">
      <w:pPr>
        <w:pStyle w:val="Titre1Car"/>
      </w:pPr>
      <w:r>
        <w:rPr>
          <w:noProof/>
        </w:rPr>
        <w:drawing>
          <wp:inline distT="0" distB="0" distL="0" distR="0" wp14:anchorId="116CCC21" wp14:editId="15DFD9BE">
            <wp:extent cx="4620126" cy="3696101"/>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C:/Users/HP/Desktop/Analyse_r-seaux-sociaux-et-transition-l-ge-adulte-Qu-bec/rapport/Rapport_files/figure-docx/unnamed-chunk-117-13.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14:paraId="037143E4" w14:textId="77777777" w:rsidR="00022B71" w:rsidRDefault="005B112A">
      <w:pPr>
        <w:pStyle w:val="En-ttedetabledesmatires"/>
      </w:pPr>
      <w:r>
        <w:rPr>
          <w:rStyle w:val="VerbatimChar"/>
        </w:rPr>
        <w:t xml:space="preserve">## </w:t>
      </w:r>
      <w:r>
        <w:br/>
      </w:r>
      <w:r>
        <w:rPr>
          <w:rStyle w:val="VerbatimChar"/>
        </w:rPr>
        <w:t>## --- Forest Plot pour Marier_1er_fois_rec - Modèle 1b ---</w:t>
      </w:r>
    </w:p>
    <w:p w14:paraId="2B46220D" w14:textId="77777777" w:rsidR="00022B71" w:rsidRDefault="005B112A">
      <w:pPr>
        <w:pStyle w:val="Titre1Car"/>
      </w:pPr>
      <w:r>
        <w:rPr>
          <w:noProof/>
        </w:rPr>
        <w:drawing>
          <wp:inline distT="0" distB="0" distL="0" distR="0" wp14:anchorId="47B11A00" wp14:editId="703F52E1">
            <wp:extent cx="4620126" cy="3696101"/>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273" name="Picture" descr="C:/Users/HP/Desktop/Analyse_r-seaux-sociaux-et-transition-l-ge-adulte-Qu-bec/rapport/Rapport_files/figure-docx/unnamed-chunk-117-14.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3C95043F" w14:textId="77777777" w:rsidR="00022B71" w:rsidRDefault="005B112A">
      <w:pPr>
        <w:pStyle w:val="En-ttedetabledesmatires"/>
      </w:pPr>
      <w:r>
        <w:rPr>
          <w:rStyle w:val="VerbatimChar"/>
        </w:rPr>
        <w:t xml:space="preserve">## </w:t>
      </w:r>
      <w:r>
        <w:br/>
      </w:r>
      <w:r>
        <w:rPr>
          <w:rStyle w:val="VerbatimChar"/>
        </w:rPr>
        <w:t>## --- Forest Plot pour Marier_1er_fois_rec - Modèle 1c ---</w:t>
      </w:r>
    </w:p>
    <w:p w14:paraId="3BD0AF37" w14:textId="77777777" w:rsidR="00022B71" w:rsidRDefault="005B112A">
      <w:pPr>
        <w:pStyle w:val="Titre1Car"/>
      </w:pPr>
      <w:r>
        <w:rPr>
          <w:noProof/>
        </w:rPr>
        <w:drawing>
          <wp:inline distT="0" distB="0" distL="0" distR="0" wp14:anchorId="485B7C9F" wp14:editId="78C8B567">
            <wp:extent cx="4620126" cy="3696101"/>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C:/Users/HP/Desktop/Analyse_r-seaux-sociaux-et-transition-l-ge-adulte-Qu-bec/rapport/Rapport_files/figure-docx/unnamed-chunk-117-15.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14:paraId="4FDEB203" w14:textId="77777777" w:rsidR="00022B71" w:rsidRDefault="005B112A">
      <w:pPr>
        <w:pStyle w:val="En-ttedetabledesmatires"/>
      </w:pPr>
      <w:r>
        <w:rPr>
          <w:rStyle w:val="VerbatimChar"/>
        </w:rPr>
        <w:t xml:space="preserve">## </w:t>
      </w:r>
      <w:r>
        <w:br/>
      </w:r>
      <w:r>
        <w:rPr>
          <w:rStyle w:val="VerbatimChar"/>
        </w:rPr>
        <w:t>## --- Forest Plot pour Marier_1er_fois_rec - Modèl</w:t>
      </w:r>
      <w:r>
        <w:rPr>
          <w:rStyle w:val="VerbatimChar"/>
        </w:rPr>
        <w:t>e 2 ---</w:t>
      </w:r>
    </w:p>
    <w:p w14:paraId="2D5FFF8C" w14:textId="77777777" w:rsidR="00022B71" w:rsidRDefault="005B112A">
      <w:pPr>
        <w:pStyle w:val="Titre1Car"/>
      </w:pPr>
      <w:r>
        <w:rPr>
          <w:noProof/>
        </w:rPr>
        <w:drawing>
          <wp:inline distT="0" distB="0" distL="0" distR="0" wp14:anchorId="46E421DC" wp14:editId="38F3CF10">
            <wp:extent cx="4620126" cy="3696101"/>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C:/Users/HP/Desktop/Analyse_r-seaux-sociaux-et-transition-l-ge-adulte-Qu-bec/rapport/Rapport_files/figure-docx/unnamed-chunk-117-16.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14:paraId="56DB6B42" w14:textId="77777777" w:rsidR="00022B71" w:rsidRDefault="005B112A">
      <w:pPr>
        <w:pStyle w:val="En-ttedetabledesmatires"/>
      </w:pPr>
      <w:r>
        <w:rPr>
          <w:rStyle w:val="VerbatimChar"/>
        </w:rPr>
        <w:t xml:space="preserve">## </w:t>
      </w:r>
      <w:r>
        <w:br/>
      </w:r>
      <w:r>
        <w:rPr>
          <w:rStyle w:val="VerbatimChar"/>
        </w:rPr>
        <w:t>## --- Forest Plot pour Parent_1er_fois_rec - Modèle 1a ---</w:t>
      </w:r>
    </w:p>
    <w:p w14:paraId="3AAEB52B" w14:textId="77777777" w:rsidR="00022B71" w:rsidRDefault="005B112A">
      <w:pPr>
        <w:pStyle w:val="Titre1Car"/>
      </w:pPr>
      <w:r>
        <w:rPr>
          <w:noProof/>
        </w:rPr>
        <w:drawing>
          <wp:inline distT="0" distB="0" distL="0" distR="0" wp14:anchorId="7C5B5FFE" wp14:editId="587E828A">
            <wp:extent cx="4620126" cy="3696101"/>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C:/Users/HP/Desktop/Analyse_r-seaux-sociaux-et-transition-l-ge-adulte-Qu-bec/rapport/Rapport_files/figure-docx/unnamed-chunk-117-17.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14:paraId="5B690591" w14:textId="77777777" w:rsidR="00022B71" w:rsidRDefault="005B112A">
      <w:pPr>
        <w:pStyle w:val="En-ttedetabledesmatires"/>
      </w:pPr>
      <w:r>
        <w:rPr>
          <w:rStyle w:val="VerbatimChar"/>
        </w:rPr>
        <w:t xml:space="preserve">## </w:t>
      </w:r>
      <w:r>
        <w:br/>
      </w:r>
      <w:r>
        <w:rPr>
          <w:rStyle w:val="VerbatimChar"/>
        </w:rPr>
        <w:t>## --- Forest Plot pour Parent_1er_fois_rec - Modèle 1b ---</w:t>
      </w:r>
    </w:p>
    <w:p w14:paraId="6707686F" w14:textId="77777777" w:rsidR="00022B71" w:rsidRDefault="005B112A">
      <w:pPr>
        <w:pStyle w:val="Titre1Car"/>
      </w:pPr>
      <w:r>
        <w:rPr>
          <w:noProof/>
        </w:rPr>
        <w:drawing>
          <wp:inline distT="0" distB="0" distL="0" distR="0" wp14:anchorId="0862DE4C" wp14:editId="53F6CE3E">
            <wp:extent cx="4620126" cy="3696101"/>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C:/Users/HP/Desktop/Analyse_r-seaux-sociaux-et-transition-l-ge-adulte-Qu-bec/rapport/Rapport_files/figure-docx/unnamed-chunk-117-18.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14:paraId="223E6595" w14:textId="77777777" w:rsidR="00022B71" w:rsidRDefault="005B112A">
      <w:pPr>
        <w:pStyle w:val="En-ttedetabledesmatires"/>
      </w:pPr>
      <w:r>
        <w:rPr>
          <w:rStyle w:val="VerbatimChar"/>
        </w:rPr>
        <w:t xml:space="preserve">## </w:t>
      </w:r>
      <w:r>
        <w:br/>
      </w:r>
      <w:r>
        <w:rPr>
          <w:rStyle w:val="VerbatimChar"/>
        </w:rPr>
        <w:t>## --- Forest Plot pour Parent_1er_fois_rec - Modèle 1c ---</w:t>
      </w:r>
    </w:p>
    <w:p w14:paraId="4ECBD740" w14:textId="77777777" w:rsidR="00022B71" w:rsidRDefault="005B112A">
      <w:pPr>
        <w:pStyle w:val="Titre1Car"/>
      </w:pPr>
      <w:r>
        <w:rPr>
          <w:noProof/>
        </w:rPr>
        <w:drawing>
          <wp:inline distT="0" distB="0" distL="0" distR="0" wp14:anchorId="3E53090D" wp14:editId="128EFA1D">
            <wp:extent cx="4620126" cy="3696101"/>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C:/Users/HP/Desktop/Analyse_r-seaux-sociaux-et-transition-l-ge-adulte-Qu-bec/rapport/Rapport_files/figure-docx/unnamed-chunk-117-19.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14:paraId="7D0D8F15" w14:textId="77777777" w:rsidR="00022B71" w:rsidRDefault="005B112A">
      <w:pPr>
        <w:pStyle w:val="En-ttedetabledesmatires"/>
      </w:pPr>
      <w:r>
        <w:rPr>
          <w:rStyle w:val="VerbatimChar"/>
        </w:rPr>
        <w:t xml:space="preserve">## </w:t>
      </w:r>
      <w:r>
        <w:br/>
      </w:r>
      <w:r>
        <w:rPr>
          <w:rStyle w:val="VerbatimChar"/>
        </w:rPr>
        <w:t xml:space="preserve">## --- Forest Plot pour Parent_1er_fois_rec </w:t>
      </w:r>
      <w:r>
        <w:rPr>
          <w:rStyle w:val="VerbatimChar"/>
        </w:rPr>
        <w:t>- Modèle 2 ---</w:t>
      </w:r>
    </w:p>
    <w:p w14:paraId="0C371ADC" w14:textId="77777777" w:rsidR="00022B71" w:rsidRDefault="005B112A">
      <w:pPr>
        <w:pStyle w:val="Titre1Car"/>
      </w:pPr>
      <w:r>
        <w:rPr>
          <w:noProof/>
        </w:rPr>
        <w:drawing>
          <wp:inline distT="0" distB="0" distL="0" distR="0" wp14:anchorId="121DDB77" wp14:editId="1E792F29">
            <wp:extent cx="4620126" cy="3696101"/>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C:/Users/HP/Desktop/Analyse_r-seaux-sociaux-et-transition-l-ge-adulte-Qu-bec/rapport/Rapport_files/figure-docx/unnamed-chunk-117-20.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14:paraId="390E11B6" w14:textId="77777777" w:rsidR="00022B71" w:rsidRDefault="005B112A">
      <w:pPr>
        <w:pStyle w:val="En-ttedetabledesmatires"/>
      </w:pPr>
      <w:r>
        <w:rPr>
          <w:rStyle w:val="VerbatimChar"/>
        </w:rPr>
        <w:t xml:space="preserve">## </w:t>
      </w:r>
      <w:r>
        <w:br/>
      </w:r>
      <w:r>
        <w:rPr>
          <w:rStyle w:val="VerbatimChar"/>
        </w:rPr>
        <w:t>## --- Forest Plot pour Propres_responsabilites_rec - Modèle 1a ---</w:t>
      </w:r>
    </w:p>
    <w:p w14:paraId="6BCA37E6" w14:textId="77777777" w:rsidR="00022B71" w:rsidRDefault="005B112A">
      <w:pPr>
        <w:pStyle w:val="Titre1Car"/>
      </w:pPr>
      <w:r>
        <w:rPr>
          <w:noProof/>
        </w:rPr>
        <w:drawing>
          <wp:inline distT="0" distB="0" distL="0" distR="0" wp14:anchorId="2A1303F3" wp14:editId="368B42C4">
            <wp:extent cx="4620126" cy="3696101"/>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C:/Users/HP/Desktop/Analyse_r-seaux-sociaux-et-transition-l-ge-adulte-Qu-bec/rapport/Rapport_files/figure-docx/unnamed-chunk-117-21.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14:paraId="47CF6904" w14:textId="77777777" w:rsidR="00022B71" w:rsidRDefault="005B112A">
      <w:pPr>
        <w:pStyle w:val="En-ttedetabledesmatires"/>
      </w:pPr>
      <w:r>
        <w:rPr>
          <w:rStyle w:val="VerbatimChar"/>
        </w:rPr>
        <w:t xml:space="preserve">## </w:t>
      </w:r>
      <w:r>
        <w:br/>
      </w:r>
      <w:r>
        <w:rPr>
          <w:rStyle w:val="VerbatimChar"/>
        </w:rPr>
        <w:t>## --- Forest Plot pour Propres_responsabilites_rec - Modèle 1b ---</w:t>
      </w:r>
    </w:p>
    <w:p w14:paraId="7AFC9F08" w14:textId="77777777" w:rsidR="00022B71" w:rsidRDefault="005B112A">
      <w:pPr>
        <w:pStyle w:val="Titre1Car"/>
      </w:pPr>
      <w:r>
        <w:rPr>
          <w:noProof/>
        </w:rPr>
        <w:drawing>
          <wp:inline distT="0" distB="0" distL="0" distR="0" wp14:anchorId="178D299B" wp14:editId="1D81CEF7">
            <wp:extent cx="4620126" cy="3696101"/>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C:/Users/HP/Desktop/Analyse_r-seaux-sociaux-et-transition-l-ge-adulte-Qu-bec/rapport/Rapport_files/figure-docx/unnamed-chunk-117-22.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486DFB47" w14:textId="77777777" w:rsidR="00022B71" w:rsidRDefault="005B112A">
      <w:pPr>
        <w:pStyle w:val="En-ttedetabledesmatires"/>
      </w:pPr>
      <w:r>
        <w:rPr>
          <w:rStyle w:val="VerbatimChar"/>
        </w:rPr>
        <w:t xml:space="preserve">## </w:t>
      </w:r>
      <w:r>
        <w:br/>
      </w:r>
      <w:r>
        <w:rPr>
          <w:rStyle w:val="VerbatimChar"/>
        </w:rPr>
        <w:t>## --- Forest Plot pour Propres_responsabilites_rec - Modèle 1c ---</w:t>
      </w:r>
    </w:p>
    <w:p w14:paraId="3E4DB8EC" w14:textId="77777777" w:rsidR="00022B71" w:rsidRDefault="005B112A">
      <w:pPr>
        <w:pStyle w:val="Titre1Car"/>
      </w:pPr>
      <w:r>
        <w:rPr>
          <w:noProof/>
        </w:rPr>
        <w:drawing>
          <wp:inline distT="0" distB="0" distL="0" distR="0" wp14:anchorId="17EDA14A" wp14:editId="12515945">
            <wp:extent cx="4620126" cy="3696101"/>
            <wp:effectExtent l="0" t="0" r="0" b="0"/>
            <wp:docPr id="299" name="Picture"/>
            <wp:cNvGraphicFramePr/>
            <a:graphic xmlns:a="http://schemas.openxmlformats.org/drawingml/2006/main">
              <a:graphicData uri="http://schemas.openxmlformats.org/drawingml/2006/picture">
                <pic:pic xmlns:pic="http://schemas.openxmlformats.org/drawingml/2006/picture">
                  <pic:nvPicPr>
                    <pic:cNvPr id="300" name="Picture" descr="C:/Users/HP/Desktop/Analyse_r-seaux-sociaux-et-transition-l-ge-adulte-Qu-bec/rapport/Rapport_files/figure-docx/unnamed-chunk-117-23.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46BBFF50" w14:textId="77777777" w:rsidR="00022B71" w:rsidRDefault="005B112A">
      <w:pPr>
        <w:pStyle w:val="En-ttedetabledesmatires"/>
      </w:pPr>
      <w:r>
        <w:rPr>
          <w:rStyle w:val="VerbatimChar"/>
        </w:rPr>
        <w:t xml:space="preserve">## </w:t>
      </w:r>
      <w:r>
        <w:br/>
      </w:r>
      <w:r>
        <w:rPr>
          <w:rStyle w:val="VerbatimChar"/>
        </w:rPr>
        <w:t>## --- Forest Plot pour Propres_responsabilites_rec - Modèle 2 ---</w:t>
      </w:r>
    </w:p>
    <w:p w14:paraId="353E8824" w14:textId="77777777" w:rsidR="00022B71" w:rsidRDefault="005B112A">
      <w:pPr>
        <w:pStyle w:val="Titre1Car"/>
      </w:pPr>
      <w:r>
        <w:rPr>
          <w:noProof/>
        </w:rPr>
        <w:drawing>
          <wp:inline distT="0" distB="0" distL="0" distR="0" wp14:anchorId="55DA672F" wp14:editId="36B55BFA">
            <wp:extent cx="4620126" cy="3696101"/>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C:/Users/HP/Desktop/Analyse_r-seaux-sociaux-et-transition-l-ge-adulte-Qu-bec/rapport/Rapport_files/figure-docx/unnamed-chunk-117-24.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14:paraId="3AF98C05" w14:textId="77777777" w:rsidR="00022B71" w:rsidRDefault="005B112A">
      <w:pPr>
        <w:pStyle w:val="En-ttedetabledesmatires"/>
      </w:pPr>
      <w:r>
        <w:rPr>
          <w:rStyle w:val="VerbatimChar"/>
        </w:rPr>
        <w:t xml:space="preserve">## </w:t>
      </w:r>
      <w:r>
        <w:br/>
      </w:r>
      <w:r>
        <w:rPr>
          <w:rStyle w:val="VerbatimChar"/>
        </w:rPr>
        <w:t>## --- Forest Plot pour Propres_decisions_rec - Modèle 1a ---</w:t>
      </w:r>
    </w:p>
    <w:p w14:paraId="127D6579" w14:textId="77777777" w:rsidR="00022B71" w:rsidRDefault="005B112A">
      <w:pPr>
        <w:pStyle w:val="Titre1Car"/>
      </w:pPr>
      <w:r>
        <w:rPr>
          <w:noProof/>
        </w:rPr>
        <w:drawing>
          <wp:inline distT="0" distB="0" distL="0" distR="0" wp14:anchorId="669660DB" wp14:editId="320EA600">
            <wp:extent cx="4620126" cy="3696101"/>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C:/Users/HP/Desktop/Analyse_r-seaux-sociaux-et-transition-l-ge-adulte-Qu-bec/rapport/Rapport_files/figure-docx/unnamed-chunk-117-25.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6FAA9BA3" w14:textId="77777777" w:rsidR="00022B71" w:rsidRDefault="005B112A">
      <w:pPr>
        <w:pStyle w:val="En-ttedetabledesmatires"/>
      </w:pPr>
      <w:r>
        <w:rPr>
          <w:rStyle w:val="VerbatimChar"/>
        </w:rPr>
        <w:t xml:space="preserve">## </w:t>
      </w:r>
      <w:r>
        <w:br/>
      </w:r>
      <w:r>
        <w:rPr>
          <w:rStyle w:val="VerbatimChar"/>
        </w:rPr>
        <w:t>## --- Forest Plot pour Propres_decisions</w:t>
      </w:r>
      <w:r>
        <w:rPr>
          <w:rStyle w:val="VerbatimChar"/>
        </w:rPr>
        <w:t>_rec - Modèle 1b ---</w:t>
      </w:r>
    </w:p>
    <w:p w14:paraId="7F219D65" w14:textId="77777777" w:rsidR="00022B71" w:rsidRDefault="005B112A">
      <w:pPr>
        <w:pStyle w:val="Titre1Car"/>
      </w:pPr>
      <w:r>
        <w:rPr>
          <w:noProof/>
        </w:rPr>
        <w:drawing>
          <wp:inline distT="0" distB="0" distL="0" distR="0" wp14:anchorId="77030BD0" wp14:editId="4AE92525">
            <wp:extent cx="4620126" cy="3696101"/>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C:/Users/HP/Desktop/Analyse_r-seaux-sociaux-et-transition-l-ge-adulte-Qu-bec/rapport/Rapport_files/figure-docx/unnamed-chunk-117-26.png"/>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14:paraId="47A01C29" w14:textId="77777777" w:rsidR="00022B71" w:rsidRDefault="005B112A">
      <w:pPr>
        <w:pStyle w:val="En-ttedetabledesmatires"/>
      </w:pPr>
      <w:r>
        <w:rPr>
          <w:rStyle w:val="VerbatimChar"/>
        </w:rPr>
        <w:t xml:space="preserve">## </w:t>
      </w:r>
      <w:r>
        <w:br/>
      </w:r>
      <w:r>
        <w:rPr>
          <w:rStyle w:val="VerbatimChar"/>
        </w:rPr>
        <w:t>## --- Forest Plot pour Propres_decisions_rec - Modèle 1c ---</w:t>
      </w:r>
    </w:p>
    <w:p w14:paraId="64651D18" w14:textId="77777777" w:rsidR="00022B71" w:rsidRDefault="005B112A">
      <w:pPr>
        <w:pStyle w:val="Titre1Car"/>
      </w:pPr>
      <w:r>
        <w:rPr>
          <w:noProof/>
        </w:rPr>
        <w:drawing>
          <wp:inline distT="0" distB="0" distL="0" distR="0" wp14:anchorId="6D42DC92" wp14:editId="3914CEF7">
            <wp:extent cx="4620126" cy="3696101"/>
            <wp:effectExtent l="0" t="0" r="0" b="0"/>
            <wp:docPr id="311" name="Picture"/>
            <wp:cNvGraphicFramePr/>
            <a:graphic xmlns:a="http://schemas.openxmlformats.org/drawingml/2006/main">
              <a:graphicData uri="http://schemas.openxmlformats.org/drawingml/2006/picture">
                <pic:pic xmlns:pic="http://schemas.openxmlformats.org/drawingml/2006/picture">
                  <pic:nvPicPr>
                    <pic:cNvPr id="312" name="Picture" descr="C:/Users/HP/Desktop/Analyse_r-seaux-sociaux-et-transition-l-ge-adulte-Qu-bec/rapport/Rapport_files/figure-docx/unnamed-chunk-117-27.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14:paraId="161A1782" w14:textId="77777777" w:rsidR="00022B71" w:rsidRDefault="005B112A">
      <w:pPr>
        <w:pStyle w:val="En-ttedetabledesmatires"/>
      </w:pPr>
      <w:r>
        <w:rPr>
          <w:rStyle w:val="VerbatimChar"/>
        </w:rPr>
        <w:t xml:space="preserve">## </w:t>
      </w:r>
      <w:r>
        <w:br/>
      </w:r>
      <w:r>
        <w:rPr>
          <w:rStyle w:val="VerbatimChar"/>
        </w:rPr>
        <w:t>## --- Forest Plot pour Propres_decisions_rec - Modèle 2 ---</w:t>
      </w:r>
    </w:p>
    <w:p w14:paraId="02049E63" w14:textId="77777777" w:rsidR="00022B71" w:rsidRDefault="005B112A">
      <w:pPr>
        <w:pStyle w:val="Titre1Car"/>
      </w:pPr>
      <w:r>
        <w:rPr>
          <w:noProof/>
        </w:rPr>
        <w:drawing>
          <wp:inline distT="0" distB="0" distL="0" distR="0" wp14:anchorId="6E54B25E" wp14:editId="424BBBC8">
            <wp:extent cx="4620126" cy="3696101"/>
            <wp:effectExtent l="0" t="0" r="0" b="0"/>
            <wp:docPr id="314" name="Picture"/>
            <wp:cNvGraphicFramePr/>
            <a:graphic xmlns:a="http://schemas.openxmlformats.org/drawingml/2006/main">
              <a:graphicData uri="http://schemas.openxmlformats.org/drawingml/2006/picture">
                <pic:pic xmlns:pic="http://schemas.openxmlformats.org/drawingml/2006/picture">
                  <pic:nvPicPr>
                    <pic:cNvPr id="315" name="Picture" descr="C:/Users/HP/Desktop/Analyse_r-seaux-sociaux-et-transition-l-ge-adulte-Qu-bec/rapport/Rapport_files/figure-docx/unnamed-chunk-117-28.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14:paraId="063CEC5F" w14:textId="77777777" w:rsidR="00022B71" w:rsidRDefault="005B112A">
      <w:pPr>
        <w:pStyle w:val="En-ttedetabledesmatires"/>
      </w:pPr>
      <w:r>
        <w:rPr>
          <w:rStyle w:val="VerbatimChar"/>
        </w:rPr>
        <w:t xml:space="preserve">## </w:t>
      </w:r>
      <w:r>
        <w:br/>
      </w:r>
      <w:r>
        <w:rPr>
          <w:rStyle w:val="VerbatimChar"/>
        </w:rPr>
        <w:t>## --- Forest Plot pour Independance_finance_rec - Modèle 1a ---</w:t>
      </w:r>
    </w:p>
    <w:p w14:paraId="6A44B906" w14:textId="77777777" w:rsidR="00022B71" w:rsidRDefault="005B112A">
      <w:pPr>
        <w:pStyle w:val="Titre1Car"/>
      </w:pPr>
      <w:r>
        <w:rPr>
          <w:noProof/>
        </w:rPr>
        <w:drawing>
          <wp:inline distT="0" distB="0" distL="0" distR="0" wp14:anchorId="6E6FB667" wp14:editId="4EB589F3">
            <wp:extent cx="4620126" cy="3696101"/>
            <wp:effectExtent l="0" t="0" r="0" b="0"/>
            <wp:docPr id="317" name="Picture"/>
            <wp:cNvGraphicFramePr/>
            <a:graphic xmlns:a="http://schemas.openxmlformats.org/drawingml/2006/main">
              <a:graphicData uri="http://schemas.openxmlformats.org/drawingml/2006/picture">
                <pic:pic xmlns:pic="http://schemas.openxmlformats.org/drawingml/2006/picture">
                  <pic:nvPicPr>
                    <pic:cNvPr id="318" name="Picture" descr="C:/Users/HP/Desktop/Analyse_r-seaux-sociaux-et-transition-l-ge-adulte-Qu-bec/rapport/Rapport_files/figure-docx/unnamed-chunk-117-29.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14:paraId="697B1B12" w14:textId="77777777" w:rsidR="00022B71" w:rsidRDefault="005B112A">
      <w:pPr>
        <w:pStyle w:val="En-ttedetabledesmatires"/>
      </w:pPr>
      <w:r>
        <w:rPr>
          <w:rStyle w:val="VerbatimChar"/>
        </w:rPr>
        <w:t xml:space="preserve">## </w:t>
      </w:r>
      <w:r>
        <w:br/>
      </w:r>
      <w:r>
        <w:rPr>
          <w:rStyle w:val="VerbatimChar"/>
        </w:rPr>
        <w:t>## --- Forest Plot pour</w:t>
      </w:r>
      <w:r>
        <w:rPr>
          <w:rStyle w:val="VerbatimChar"/>
        </w:rPr>
        <w:t xml:space="preserve"> Independance_finance_rec - Modèle 1b ---</w:t>
      </w:r>
    </w:p>
    <w:p w14:paraId="32CA74C8" w14:textId="77777777" w:rsidR="00022B71" w:rsidRDefault="005B112A">
      <w:pPr>
        <w:pStyle w:val="Titre1Car"/>
      </w:pPr>
      <w:r>
        <w:rPr>
          <w:noProof/>
        </w:rPr>
        <w:drawing>
          <wp:inline distT="0" distB="0" distL="0" distR="0" wp14:anchorId="257A04EC" wp14:editId="551B9CD0">
            <wp:extent cx="4620126" cy="3696101"/>
            <wp:effectExtent l="0" t="0" r="0" b="0"/>
            <wp:docPr id="320" name="Picture"/>
            <wp:cNvGraphicFramePr/>
            <a:graphic xmlns:a="http://schemas.openxmlformats.org/drawingml/2006/main">
              <a:graphicData uri="http://schemas.openxmlformats.org/drawingml/2006/picture">
                <pic:pic xmlns:pic="http://schemas.openxmlformats.org/drawingml/2006/picture">
                  <pic:nvPicPr>
                    <pic:cNvPr id="321" name="Picture" descr="C:/Users/HP/Desktop/Analyse_r-seaux-sociaux-et-transition-l-ge-adulte-Qu-bec/rapport/Rapport_files/figure-docx/unnamed-chunk-117-30.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14:paraId="1BEEDE12" w14:textId="77777777" w:rsidR="00022B71" w:rsidRDefault="005B112A">
      <w:pPr>
        <w:pStyle w:val="En-ttedetabledesmatires"/>
      </w:pPr>
      <w:r>
        <w:rPr>
          <w:rStyle w:val="VerbatimChar"/>
        </w:rPr>
        <w:t xml:space="preserve">## </w:t>
      </w:r>
      <w:r>
        <w:br/>
      </w:r>
      <w:r>
        <w:rPr>
          <w:rStyle w:val="VerbatimChar"/>
        </w:rPr>
        <w:t>## --- Forest Plot pour Independance_finance_rec - Modèle 1c ---</w:t>
      </w:r>
    </w:p>
    <w:p w14:paraId="35CA21F8" w14:textId="77777777" w:rsidR="00022B71" w:rsidRDefault="005B112A">
      <w:pPr>
        <w:pStyle w:val="Titre1Car"/>
      </w:pPr>
      <w:r>
        <w:rPr>
          <w:noProof/>
        </w:rPr>
        <w:drawing>
          <wp:inline distT="0" distB="0" distL="0" distR="0" wp14:anchorId="1F5BB18E" wp14:editId="1BB74DD5">
            <wp:extent cx="4620126" cy="3696101"/>
            <wp:effectExtent l="0" t="0" r="0" b="0"/>
            <wp:docPr id="323" name="Picture"/>
            <wp:cNvGraphicFramePr/>
            <a:graphic xmlns:a="http://schemas.openxmlformats.org/drawingml/2006/main">
              <a:graphicData uri="http://schemas.openxmlformats.org/drawingml/2006/picture">
                <pic:pic xmlns:pic="http://schemas.openxmlformats.org/drawingml/2006/picture">
                  <pic:nvPicPr>
                    <pic:cNvPr id="324" name="Picture" descr="C:/Users/HP/Desktop/Analyse_r-seaux-sociaux-et-transition-l-ge-adulte-Qu-bec/rapport/Rapport_files/figure-docx/unnamed-chunk-117-31.png"/>
                    <pic:cNvPicPr>
                      <a:picLocks noChangeAspect="1" noChangeArrowheads="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14:paraId="2686013C" w14:textId="77777777" w:rsidR="00022B71" w:rsidRDefault="005B112A">
      <w:pPr>
        <w:pStyle w:val="En-ttedetabledesmatires"/>
      </w:pPr>
      <w:r>
        <w:rPr>
          <w:rStyle w:val="VerbatimChar"/>
        </w:rPr>
        <w:t xml:space="preserve">## </w:t>
      </w:r>
      <w:r>
        <w:br/>
      </w:r>
      <w:r>
        <w:rPr>
          <w:rStyle w:val="VerbatimChar"/>
        </w:rPr>
        <w:t>## --- Forest Plot pour Independance_finance_rec - Modèle 2 ---</w:t>
      </w:r>
    </w:p>
    <w:p w14:paraId="7DEA21FA" w14:textId="77777777" w:rsidR="00022B71" w:rsidRDefault="005B112A">
      <w:pPr>
        <w:pStyle w:val="Titre1Car"/>
      </w:pPr>
      <w:r>
        <w:rPr>
          <w:noProof/>
        </w:rPr>
        <w:drawing>
          <wp:inline distT="0" distB="0" distL="0" distR="0" wp14:anchorId="6231B586" wp14:editId="280DCB05">
            <wp:extent cx="4620126" cy="3696101"/>
            <wp:effectExtent l="0" t="0" r="0" b="0"/>
            <wp:docPr id="326" name="Picture"/>
            <wp:cNvGraphicFramePr/>
            <a:graphic xmlns:a="http://schemas.openxmlformats.org/drawingml/2006/main">
              <a:graphicData uri="http://schemas.openxmlformats.org/drawingml/2006/picture">
                <pic:pic xmlns:pic="http://schemas.openxmlformats.org/drawingml/2006/picture">
                  <pic:nvPicPr>
                    <pic:cNvPr id="327" name="Picture" descr="C:/Users/HP/Desktop/Analyse_r-seaux-sociaux-et-transition-l-ge-adulte-Qu-bec/rapport/Rapport_files/figure-docx/unnamed-chunk-117-32.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14:paraId="1A266317" w14:textId="77777777" w:rsidR="00022B71" w:rsidRDefault="005B112A">
      <w:pPr>
        <w:pStyle w:val="En-ttedetabledesmatires"/>
      </w:pPr>
      <w:r>
        <w:rPr>
          <w:rStyle w:val="VerbatimChar"/>
        </w:rPr>
        <w:t>## [[1]]</w:t>
      </w:r>
      <w:r>
        <w:br/>
      </w:r>
      <w:r>
        <w:rPr>
          <w:rStyle w:val="VerbatimChar"/>
        </w:rPr>
        <w:t>## [[1]][[1]]</w:t>
      </w:r>
    </w:p>
    <w:p w14:paraId="4DB43927" w14:textId="77777777" w:rsidR="00022B71" w:rsidRDefault="005B112A">
      <w:pPr>
        <w:pStyle w:val="Titre1Car"/>
      </w:pPr>
      <w:r>
        <w:rPr>
          <w:noProof/>
        </w:rPr>
        <w:drawing>
          <wp:inline distT="0" distB="0" distL="0" distR="0" wp14:anchorId="34324387" wp14:editId="07555B2D">
            <wp:extent cx="4620126" cy="3696101"/>
            <wp:effectExtent l="0" t="0" r="0" b="0"/>
            <wp:docPr id="329" name="Picture"/>
            <wp:cNvGraphicFramePr/>
            <a:graphic xmlns:a="http://schemas.openxmlformats.org/drawingml/2006/main">
              <a:graphicData uri="http://schemas.openxmlformats.org/drawingml/2006/picture">
                <pic:pic xmlns:pic="http://schemas.openxmlformats.org/drawingml/2006/picture">
                  <pic:nvPicPr>
                    <pic:cNvPr id="330" name="Picture" descr="C:/Users/HP/Desktop/Analyse_r-seaux-sociaux-et-transition-l-ge-adulte-Qu-bec/rapport/Rapport_files/figure-docx/unnamed-chunk-117-33.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1601782B" w14:textId="77777777" w:rsidR="00022B71" w:rsidRDefault="005B112A">
      <w:pPr>
        <w:pStyle w:val="En-ttedetabledesmatires"/>
      </w:pPr>
      <w:r>
        <w:rPr>
          <w:rStyle w:val="VerbatimChar"/>
        </w:rPr>
        <w:t xml:space="preserve">## </w:t>
      </w:r>
      <w:r>
        <w:br/>
      </w:r>
      <w:r>
        <w:rPr>
          <w:rStyle w:val="VerbatimChar"/>
        </w:rPr>
        <w:t>## [[1]][[2]]</w:t>
      </w:r>
    </w:p>
    <w:p w14:paraId="516BCBC8" w14:textId="77777777" w:rsidR="00022B71" w:rsidRDefault="005B112A">
      <w:pPr>
        <w:pStyle w:val="Titre1Car"/>
      </w:pPr>
      <w:r>
        <w:rPr>
          <w:noProof/>
        </w:rPr>
        <w:drawing>
          <wp:inline distT="0" distB="0" distL="0" distR="0" wp14:anchorId="70978B9C" wp14:editId="00D3DDB5">
            <wp:extent cx="4620126" cy="3696101"/>
            <wp:effectExtent l="0" t="0" r="0" b="0"/>
            <wp:docPr id="332" name="Picture"/>
            <wp:cNvGraphicFramePr/>
            <a:graphic xmlns:a="http://schemas.openxmlformats.org/drawingml/2006/main">
              <a:graphicData uri="http://schemas.openxmlformats.org/drawingml/2006/picture">
                <pic:pic xmlns:pic="http://schemas.openxmlformats.org/drawingml/2006/picture">
                  <pic:nvPicPr>
                    <pic:cNvPr id="333" name="Picture" descr="C:/Users/HP/Desktop/Analyse_r-seaux-sociaux-et-transition-l-ge-adulte-Qu-bec/rapport/Rapport_files/figure-docx/unnamed-chunk-117-34.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2F75A068" w14:textId="77777777" w:rsidR="00022B71" w:rsidRDefault="005B112A">
      <w:pPr>
        <w:pStyle w:val="En-ttedetabledesmatires"/>
      </w:pPr>
      <w:r>
        <w:rPr>
          <w:rStyle w:val="VerbatimChar"/>
        </w:rPr>
        <w:t xml:space="preserve">## </w:t>
      </w:r>
      <w:r>
        <w:br/>
      </w:r>
      <w:r>
        <w:rPr>
          <w:rStyle w:val="VerbatimChar"/>
        </w:rPr>
        <w:t>## [[1]][[3]]</w:t>
      </w:r>
    </w:p>
    <w:p w14:paraId="4E978D12" w14:textId="77777777" w:rsidR="00022B71" w:rsidRDefault="005B112A">
      <w:pPr>
        <w:pStyle w:val="Titre1Car"/>
      </w:pPr>
      <w:r>
        <w:rPr>
          <w:noProof/>
        </w:rPr>
        <w:drawing>
          <wp:inline distT="0" distB="0" distL="0" distR="0" wp14:anchorId="5AED09F2" wp14:editId="52A374A9">
            <wp:extent cx="4620126" cy="3696101"/>
            <wp:effectExtent l="0" t="0" r="0" b="0"/>
            <wp:docPr id="335" name="Picture"/>
            <wp:cNvGraphicFramePr/>
            <a:graphic xmlns:a="http://schemas.openxmlformats.org/drawingml/2006/main">
              <a:graphicData uri="http://schemas.openxmlformats.org/drawingml/2006/picture">
                <pic:pic xmlns:pic="http://schemas.openxmlformats.org/drawingml/2006/picture">
                  <pic:nvPicPr>
                    <pic:cNvPr id="336" name="Picture" descr="C:/Users/HP/Desktop/Analyse_r-seaux-sociaux-et-transition-l-ge-adulte-Qu-bec/rapport/Rapport_files/figure-docx/unnamed-chunk-117-35.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270BDCD5" w14:textId="77777777" w:rsidR="00022B71" w:rsidRDefault="005B112A">
      <w:pPr>
        <w:pStyle w:val="En-ttedetabledesmatires"/>
      </w:pPr>
      <w:r>
        <w:rPr>
          <w:rStyle w:val="VerbatimChar"/>
        </w:rPr>
        <w:t xml:space="preserve">## </w:t>
      </w:r>
      <w:r>
        <w:br/>
      </w:r>
      <w:r>
        <w:rPr>
          <w:rStyle w:val="VerbatimChar"/>
        </w:rPr>
        <w:t>##</w:t>
      </w:r>
      <w:r>
        <w:rPr>
          <w:rStyle w:val="VerbatimChar"/>
        </w:rPr>
        <w:t xml:space="preserve"> [[1]][[4]]</w:t>
      </w:r>
    </w:p>
    <w:p w14:paraId="0D23A36F" w14:textId="77777777" w:rsidR="00022B71" w:rsidRDefault="005B112A">
      <w:pPr>
        <w:pStyle w:val="Titre1Car"/>
      </w:pPr>
      <w:r>
        <w:rPr>
          <w:noProof/>
        </w:rPr>
        <w:drawing>
          <wp:inline distT="0" distB="0" distL="0" distR="0" wp14:anchorId="63BF6457" wp14:editId="40793B7E">
            <wp:extent cx="4620126" cy="3696101"/>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C:/Users/HP/Desktop/Analyse_r-seaux-sociaux-et-transition-l-ge-adulte-Qu-bec/rapport/Rapport_files/figure-docx/unnamed-chunk-117-36.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2B419AD0"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[[2]]</w:t>
      </w:r>
      <w:r>
        <w:br/>
      </w:r>
      <w:r>
        <w:rPr>
          <w:rStyle w:val="VerbatimChar"/>
        </w:rPr>
        <w:t>## [[2]][[1]]</w:t>
      </w:r>
    </w:p>
    <w:p w14:paraId="0EDCEDF7" w14:textId="77777777" w:rsidR="00022B71" w:rsidRDefault="005B112A">
      <w:pPr>
        <w:pStyle w:val="Titre1Car"/>
      </w:pPr>
      <w:r>
        <w:rPr>
          <w:noProof/>
        </w:rPr>
        <w:drawing>
          <wp:inline distT="0" distB="0" distL="0" distR="0" wp14:anchorId="05EC1B1B" wp14:editId="4DD8957A">
            <wp:extent cx="4620126" cy="3696101"/>
            <wp:effectExtent l="0" t="0" r="0" b="0"/>
            <wp:docPr id="341" name="Picture"/>
            <wp:cNvGraphicFramePr/>
            <a:graphic xmlns:a="http://schemas.openxmlformats.org/drawingml/2006/main">
              <a:graphicData uri="http://schemas.openxmlformats.org/drawingml/2006/picture">
                <pic:pic xmlns:pic="http://schemas.openxmlformats.org/drawingml/2006/picture">
                  <pic:nvPicPr>
                    <pic:cNvPr id="342" name="Picture" descr="C:/Users/HP/Desktop/Analyse_r-seaux-sociaux-et-transition-l-ge-adulte-Qu-bec/rapport/Rapport_files/figure-docx/unnamed-chunk-117-37.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4CA1CC62" w14:textId="77777777" w:rsidR="00022B71" w:rsidRDefault="005B112A">
      <w:pPr>
        <w:pStyle w:val="En-ttedetabledesmatires"/>
      </w:pPr>
      <w:r>
        <w:rPr>
          <w:rStyle w:val="VerbatimChar"/>
        </w:rPr>
        <w:t xml:space="preserve">## </w:t>
      </w:r>
      <w:r>
        <w:br/>
      </w:r>
      <w:r>
        <w:rPr>
          <w:rStyle w:val="VerbatimChar"/>
        </w:rPr>
        <w:t>## [[2]][[2]]</w:t>
      </w:r>
    </w:p>
    <w:p w14:paraId="762AB985" w14:textId="77777777" w:rsidR="00022B71" w:rsidRDefault="005B112A">
      <w:pPr>
        <w:pStyle w:val="Titre1Car"/>
      </w:pPr>
      <w:r>
        <w:rPr>
          <w:noProof/>
        </w:rPr>
        <w:drawing>
          <wp:inline distT="0" distB="0" distL="0" distR="0" wp14:anchorId="08EB4BC8" wp14:editId="45C6DEB2">
            <wp:extent cx="4620126" cy="3696101"/>
            <wp:effectExtent l="0" t="0" r="0" b="0"/>
            <wp:docPr id="344" name="Picture"/>
            <wp:cNvGraphicFramePr/>
            <a:graphic xmlns:a="http://schemas.openxmlformats.org/drawingml/2006/main">
              <a:graphicData uri="http://schemas.openxmlformats.org/drawingml/2006/picture">
                <pic:pic xmlns:pic="http://schemas.openxmlformats.org/drawingml/2006/picture">
                  <pic:nvPicPr>
                    <pic:cNvPr id="345" name="Picture" descr="C:/Users/HP/Desktop/Analyse_r-seaux-sociaux-et-transition-l-ge-adulte-Qu-bec/rapport/Rapport_files/figure-docx/unnamed-chunk-117-38.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601C0F10" w14:textId="77777777" w:rsidR="00022B71" w:rsidRDefault="005B112A">
      <w:pPr>
        <w:pStyle w:val="En-ttedetabledesmatires"/>
      </w:pPr>
      <w:r>
        <w:rPr>
          <w:rStyle w:val="VerbatimChar"/>
        </w:rPr>
        <w:t xml:space="preserve">## </w:t>
      </w:r>
      <w:r>
        <w:br/>
      </w:r>
      <w:r>
        <w:rPr>
          <w:rStyle w:val="VerbatimChar"/>
        </w:rPr>
        <w:t>## [[2]][[3]]</w:t>
      </w:r>
    </w:p>
    <w:p w14:paraId="2F7ABA72" w14:textId="77777777" w:rsidR="00022B71" w:rsidRDefault="005B112A">
      <w:pPr>
        <w:pStyle w:val="Titre1Car"/>
      </w:pPr>
      <w:r>
        <w:rPr>
          <w:noProof/>
        </w:rPr>
        <w:drawing>
          <wp:inline distT="0" distB="0" distL="0" distR="0" wp14:anchorId="795A1E7D" wp14:editId="11509AB9">
            <wp:extent cx="4620126" cy="3696101"/>
            <wp:effectExtent l="0" t="0" r="0" b="0"/>
            <wp:docPr id="347" name="Picture"/>
            <wp:cNvGraphicFramePr/>
            <a:graphic xmlns:a="http://schemas.openxmlformats.org/drawingml/2006/main">
              <a:graphicData uri="http://schemas.openxmlformats.org/drawingml/2006/picture">
                <pic:pic xmlns:pic="http://schemas.openxmlformats.org/drawingml/2006/picture">
                  <pic:nvPicPr>
                    <pic:cNvPr id="348" name="Picture" descr="C:/Users/HP/Desktop/Analyse_r-seaux-sociaux-et-transition-l-ge-adulte-Qu-bec/rapport/Rapport_files/figure-docx/unnamed-chunk-117-39.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124F74E5" w14:textId="77777777" w:rsidR="00022B71" w:rsidRDefault="005B112A">
      <w:pPr>
        <w:pStyle w:val="En-ttedetabledesmatires"/>
      </w:pPr>
      <w:r>
        <w:rPr>
          <w:rStyle w:val="VerbatimChar"/>
        </w:rPr>
        <w:t xml:space="preserve">## </w:t>
      </w:r>
      <w:r>
        <w:br/>
      </w:r>
      <w:r>
        <w:rPr>
          <w:rStyle w:val="VerbatimChar"/>
        </w:rPr>
        <w:t>## [[2]][[4]]</w:t>
      </w:r>
    </w:p>
    <w:p w14:paraId="0D4421A1" w14:textId="77777777" w:rsidR="00022B71" w:rsidRDefault="005B112A">
      <w:pPr>
        <w:pStyle w:val="Titre1Car"/>
      </w:pPr>
      <w:r>
        <w:rPr>
          <w:noProof/>
        </w:rPr>
        <w:drawing>
          <wp:inline distT="0" distB="0" distL="0" distR="0" wp14:anchorId="5C4C61AE" wp14:editId="794C2C12">
            <wp:extent cx="4620126" cy="3696101"/>
            <wp:effectExtent l="0" t="0" r="0" b="0"/>
            <wp:docPr id="350" name="Picture"/>
            <wp:cNvGraphicFramePr/>
            <a:graphic xmlns:a="http://schemas.openxmlformats.org/drawingml/2006/main">
              <a:graphicData uri="http://schemas.openxmlformats.org/drawingml/2006/picture">
                <pic:pic xmlns:pic="http://schemas.openxmlformats.org/drawingml/2006/picture">
                  <pic:nvPicPr>
                    <pic:cNvPr id="351" name="Picture" descr="C:/Users/HP/Desktop/Analyse_r-seaux-sociaux-et-transition-l-ge-adulte-Qu-bec/rapport/Rapport_files/figure-docx/unnamed-chunk-117-40.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09CAC5F4"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[[3]]</w:t>
      </w:r>
      <w:r>
        <w:br/>
      </w:r>
      <w:r>
        <w:rPr>
          <w:rStyle w:val="VerbatimChar"/>
        </w:rPr>
        <w:t>## [[3]][[1]]</w:t>
      </w:r>
    </w:p>
    <w:p w14:paraId="4318D86A" w14:textId="77777777" w:rsidR="00022B71" w:rsidRDefault="005B112A">
      <w:pPr>
        <w:pStyle w:val="Titre1Car"/>
      </w:pPr>
      <w:r>
        <w:rPr>
          <w:noProof/>
        </w:rPr>
        <w:drawing>
          <wp:inline distT="0" distB="0" distL="0" distR="0" wp14:anchorId="7A43A2E6" wp14:editId="0FCD5535">
            <wp:extent cx="4620126" cy="3696101"/>
            <wp:effectExtent l="0" t="0" r="0" b="0"/>
            <wp:docPr id="353" name="Picture"/>
            <wp:cNvGraphicFramePr/>
            <a:graphic xmlns:a="http://schemas.openxmlformats.org/drawingml/2006/main">
              <a:graphicData uri="http://schemas.openxmlformats.org/drawingml/2006/picture">
                <pic:pic xmlns:pic="http://schemas.openxmlformats.org/drawingml/2006/picture">
                  <pic:nvPicPr>
                    <pic:cNvPr id="354" name="Picture" descr="C:/Users/HP/Desktop/Analyse_r-seaux-sociaux-et-transition-l-ge-adulte-Qu-bec/rapport/Rapport_files/figure-docx/unnamed-chunk-117-41.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2B332BE2" w14:textId="77777777" w:rsidR="00022B71" w:rsidRDefault="005B112A">
      <w:pPr>
        <w:pStyle w:val="En-ttedetabledesmatires"/>
      </w:pPr>
      <w:r>
        <w:rPr>
          <w:rStyle w:val="VerbatimChar"/>
        </w:rPr>
        <w:t xml:space="preserve">## </w:t>
      </w:r>
      <w:r>
        <w:br/>
      </w:r>
      <w:r>
        <w:rPr>
          <w:rStyle w:val="VerbatimChar"/>
        </w:rPr>
        <w:t>## [[3]][[2]]</w:t>
      </w:r>
    </w:p>
    <w:p w14:paraId="65273A9E" w14:textId="77777777" w:rsidR="00022B71" w:rsidRDefault="005B112A">
      <w:pPr>
        <w:pStyle w:val="Titre1Car"/>
      </w:pPr>
      <w:r>
        <w:rPr>
          <w:noProof/>
        </w:rPr>
        <w:drawing>
          <wp:inline distT="0" distB="0" distL="0" distR="0" wp14:anchorId="534A8B46" wp14:editId="6DCDDF08">
            <wp:extent cx="4620126" cy="3696101"/>
            <wp:effectExtent l="0" t="0" r="0" b="0"/>
            <wp:docPr id="356" name="Picture"/>
            <wp:cNvGraphicFramePr/>
            <a:graphic xmlns:a="http://schemas.openxmlformats.org/drawingml/2006/main">
              <a:graphicData uri="http://schemas.openxmlformats.org/drawingml/2006/picture">
                <pic:pic xmlns:pic="http://schemas.openxmlformats.org/drawingml/2006/picture">
                  <pic:nvPicPr>
                    <pic:cNvPr id="357" name="Picture" descr="C:/Users/HP/Desktop/Analyse_r-seaux-sociaux-et-transition-l-ge-adulte-Qu-bec/rapport/Rapport_files/figure-docx/unnamed-chunk-117-42.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2D009E1C" w14:textId="77777777" w:rsidR="00022B71" w:rsidRDefault="005B112A">
      <w:pPr>
        <w:pStyle w:val="En-ttedetabledesmatires"/>
      </w:pPr>
      <w:r>
        <w:rPr>
          <w:rStyle w:val="VerbatimChar"/>
        </w:rPr>
        <w:t xml:space="preserve">## </w:t>
      </w:r>
      <w:r>
        <w:br/>
      </w:r>
      <w:r>
        <w:rPr>
          <w:rStyle w:val="VerbatimChar"/>
        </w:rPr>
        <w:t>## [[3]][[3]]</w:t>
      </w:r>
    </w:p>
    <w:p w14:paraId="0BBE626E" w14:textId="77777777" w:rsidR="00022B71" w:rsidRDefault="005B112A">
      <w:pPr>
        <w:pStyle w:val="Titre1Car"/>
      </w:pPr>
      <w:r>
        <w:rPr>
          <w:noProof/>
        </w:rPr>
        <w:drawing>
          <wp:inline distT="0" distB="0" distL="0" distR="0" wp14:anchorId="0DF2379C" wp14:editId="204C1F56">
            <wp:extent cx="4620126" cy="3696101"/>
            <wp:effectExtent l="0" t="0" r="0" b="0"/>
            <wp:docPr id="359" name="Picture"/>
            <wp:cNvGraphicFramePr/>
            <a:graphic xmlns:a="http://schemas.openxmlformats.org/drawingml/2006/main">
              <a:graphicData uri="http://schemas.openxmlformats.org/drawingml/2006/picture">
                <pic:pic xmlns:pic="http://schemas.openxmlformats.org/drawingml/2006/picture">
                  <pic:nvPicPr>
                    <pic:cNvPr id="360" name="Picture" descr="C:/Users/HP/Desktop/Analyse_r-seaux-sociaux-et-transition-l-ge-adulte-Qu-bec/rapport/Rapport_files/figure-docx/unnamed-chunk-117-43.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21D2C9AA" w14:textId="77777777" w:rsidR="00022B71" w:rsidRDefault="005B112A">
      <w:pPr>
        <w:pStyle w:val="En-ttedetabledesmatires"/>
      </w:pPr>
      <w:r>
        <w:rPr>
          <w:rStyle w:val="VerbatimChar"/>
        </w:rPr>
        <w:t xml:space="preserve">## </w:t>
      </w:r>
      <w:r>
        <w:br/>
      </w:r>
      <w:r>
        <w:rPr>
          <w:rStyle w:val="VerbatimChar"/>
        </w:rPr>
        <w:t>## [[3]][[4]]</w:t>
      </w:r>
    </w:p>
    <w:p w14:paraId="2E8F3EF9" w14:textId="77777777" w:rsidR="00022B71" w:rsidRDefault="005B112A">
      <w:pPr>
        <w:pStyle w:val="Titre1Car"/>
      </w:pPr>
      <w:r>
        <w:rPr>
          <w:noProof/>
        </w:rPr>
        <w:drawing>
          <wp:inline distT="0" distB="0" distL="0" distR="0" wp14:anchorId="235ADA8B" wp14:editId="6F7ED817">
            <wp:extent cx="4620126" cy="3696101"/>
            <wp:effectExtent l="0" t="0" r="0" b="0"/>
            <wp:docPr id="362" name="Picture"/>
            <wp:cNvGraphicFramePr/>
            <a:graphic xmlns:a="http://schemas.openxmlformats.org/drawingml/2006/main">
              <a:graphicData uri="http://schemas.openxmlformats.org/drawingml/2006/picture">
                <pic:pic xmlns:pic="http://schemas.openxmlformats.org/drawingml/2006/picture">
                  <pic:nvPicPr>
                    <pic:cNvPr id="363" name="Picture" descr="C:/Users/HP/Desktop/Analyse_r-seaux-sociaux-et-transition-l-ge-adulte-Qu-bec/rapport/Rapport_files/figure-docx/unnamed-chunk-117-44.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14:paraId="486FA37C"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[[4]]</w:t>
      </w:r>
      <w:r>
        <w:br/>
      </w:r>
      <w:r>
        <w:rPr>
          <w:rStyle w:val="VerbatimChar"/>
        </w:rPr>
        <w:t>## [[4]][[1]]</w:t>
      </w:r>
    </w:p>
    <w:p w14:paraId="7DDF9B64" w14:textId="77777777" w:rsidR="00022B71" w:rsidRDefault="005B112A">
      <w:pPr>
        <w:pStyle w:val="Titre1Car"/>
      </w:pPr>
      <w:r>
        <w:rPr>
          <w:noProof/>
        </w:rPr>
        <w:drawing>
          <wp:inline distT="0" distB="0" distL="0" distR="0" wp14:anchorId="7034E323" wp14:editId="37FAAE6D">
            <wp:extent cx="4620126" cy="3696101"/>
            <wp:effectExtent l="0" t="0" r="0" b="0"/>
            <wp:docPr id="365" name="Picture"/>
            <wp:cNvGraphicFramePr/>
            <a:graphic xmlns:a="http://schemas.openxmlformats.org/drawingml/2006/main">
              <a:graphicData uri="http://schemas.openxmlformats.org/drawingml/2006/picture">
                <pic:pic xmlns:pic="http://schemas.openxmlformats.org/drawingml/2006/picture">
                  <pic:nvPicPr>
                    <pic:cNvPr id="366" name="Picture" descr="C:/Users/HP/Desktop/Analyse_r-seaux-sociaux-et-transition-l-ge-adulte-Qu-bec/rapport/Rapport_files/figure-docx/unnamed-chunk-117-45.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14:paraId="0659593F" w14:textId="77777777" w:rsidR="00022B71" w:rsidRDefault="005B112A">
      <w:pPr>
        <w:pStyle w:val="En-ttedetabledesmatires"/>
      </w:pPr>
      <w:r>
        <w:rPr>
          <w:rStyle w:val="VerbatimChar"/>
        </w:rPr>
        <w:t xml:space="preserve">## </w:t>
      </w:r>
      <w:r>
        <w:br/>
      </w:r>
      <w:r>
        <w:rPr>
          <w:rStyle w:val="VerbatimChar"/>
        </w:rPr>
        <w:t>## [[4]][[2]]</w:t>
      </w:r>
    </w:p>
    <w:p w14:paraId="2CC17A90" w14:textId="77777777" w:rsidR="00022B71" w:rsidRDefault="005B112A">
      <w:pPr>
        <w:pStyle w:val="Titre1Car"/>
      </w:pPr>
      <w:r>
        <w:rPr>
          <w:noProof/>
        </w:rPr>
        <w:drawing>
          <wp:inline distT="0" distB="0" distL="0" distR="0" wp14:anchorId="2702570D" wp14:editId="1FD26431">
            <wp:extent cx="4620126" cy="3696101"/>
            <wp:effectExtent l="0" t="0" r="0" b="0"/>
            <wp:docPr id="368" name="Picture"/>
            <wp:cNvGraphicFramePr/>
            <a:graphic xmlns:a="http://schemas.openxmlformats.org/drawingml/2006/main">
              <a:graphicData uri="http://schemas.openxmlformats.org/drawingml/2006/picture">
                <pic:pic xmlns:pic="http://schemas.openxmlformats.org/drawingml/2006/picture">
                  <pic:nvPicPr>
                    <pic:cNvPr id="369" name="Picture" descr="C:/Users/HP/Desktop/Analyse_r-seaux-sociaux-et-transition-l-ge-adulte-Qu-bec/rapport/Rapport_files/figure-docx/unnamed-chunk-117-46.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1587B464" w14:textId="77777777" w:rsidR="00022B71" w:rsidRDefault="005B112A">
      <w:pPr>
        <w:pStyle w:val="En-ttedetabledesmatires"/>
      </w:pPr>
      <w:r>
        <w:rPr>
          <w:rStyle w:val="VerbatimChar"/>
        </w:rPr>
        <w:t xml:space="preserve">## </w:t>
      </w:r>
      <w:r>
        <w:br/>
      </w:r>
      <w:r>
        <w:rPr>
          <w:rStyle w:val="VerbatimChar"/>
        </w:rPr>
        <w:t>## [[4]][[3]]</w:t>
      </w:r>
    </w:p>
    <w:p w14:paraId="12201E26" w14:textId="77777777" w:rsidR="00022B71" w:rsidRDefault="005B112A">
      <w:pPr>
        <w:pStyle w:val="Titre1Car"/>
      </w:pPr>
      <w:r>
        <w:rPr>
          <w:noProof/>
        </w:rPr>
        <w:drawing>
          <wp:inline distT="0" distB="0" distL="0" distR="0" wp14:anchorId="655A76CD" wp14:editId="5A8C8FDB">
            <wp:extent cx="4620126" cy="3696101"/>
            <wp:effectExtent l="0" t="0" r="0" b="0"/>
            <wp:docPr id="371" name="Picture"/>
            <wp:cNvGraphicFramePr/>
            <a:graphic xmlns:a="http://schemas.openxmlformats.org/drawingml/2006/main">
              <a:graphicData uri="http://schemas.openxmlformats.org/drawingml/2006/picture">
                <pic:pic xmlns:pic="http://schemas.openxmlformats.org/drawingml/2006/picture">
                  <pic:nvPicPr>
                    <pic:cNvPr id="372" name="Picture" descr="C:/Users/HP/Desktop/Analyse_r-seaux-sociaux-et-transition-l-ge-adulte-Qu-bec/rapport/Rapport_files/figure-docx/unnamed-chunk-117-47.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14:paraId="753145A8" w14:textId="77777777" w:rsidR="00022B71" w:rsidRDefault="005B112A">
      <w:pPr>
        <w:pStyle w:val="En-ttedetabledesmatires"/>
      </w:pPr>
      <w:r>
        <w:rPr>
          <w:rStyle w:val="VerbatimChar"/>
        </w:rPr>
        <w:t xml:space="preserve">## </w:t>
      </w:r>
      <w:r>
        <w:br/>
      </w:r>
      <w:r>
        <w:rPr>
          <w:rStyle w:val="VerbatimChar"/>
        </w:rPr>
        <w:t>## [[4]][[4]]</w:t>
      </w:r>
    </w:p>
    <w:p w14:paraId="7E4A4486" w14:textId="77777777" w:rsidR="00022B71" w:rsidRDefault="005B112A">
      <w:pPr>
        <w:pStyle w:val="Titre1Car"/>
      </w:pPr>
      <w:r>
        <w:rPr>
          <w:noProof/>
        </w:rPr>
        <w:drawing>
          <wp:inline distT="0" distB="0" distL="0" distR="0" wp14:anchorId="5D77A849" wp14:editId="527FEFA8">
            <wp:extent cx="4620126" cy="3696101"/>
            <wp:effectExtent l="0" t="0" r="0" b="0"/>
            <wp:docPr id="374" name="Picture"/>
            <wp:cNvGraphicFramePr/>
            <a:graphic xmlns:a="http://schemas.openxmlformats.org/drawingml/2006/main">
              <a:graphicData uri="http://schemas.openxmlformats.org/drawingml/2006/picture">
                <pic:pic xmlns:pic="http://schemas.openxmlformats.org/drawingml/2006/picture">
                  <pic:nvPicPr>
                    <pic:cNvPr id="375" name="Picture" descr="C:/Users/HP/Desktop/Analyse_r-seaux-sociaux-et-transition-l-ge-adulte-Qu-bec/rapport/Rapport_files/figure-docx/unnamed-chunk-117-48.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14:paraId="0233CAAF"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[[5]]</w:t>
      </w:r>
      <w:r>
        <w:br/>
      </w:r>
      <w:r>
        <w:rPr>
          <w:rStyle w:val="VerbatimChar"/>
        </w:rPr>
        <w:t>## [[5]][[1]]</w:t>
      </w:r>
    </w:p>
    <w:p w14:paraId="17F354BF" w14:textId="77777777" w:rsidR="00022B71" w:rsidRDefault="005B112A">
      <w:pPr>
        <w:pStyle w:val="Titre1Car"/>
      </w:pPr>
      <w:r>
        <w:rPr>
          <w:noProof/>
        </w:rPr>
        <w:drawing>
          <wp:inline distT="0" distB="0" distL="0" distR="0" wp14:anchorId="1119D288" wp14:editId="26AE5E5C">
            <wp:extent cx="4620126" cy="3696101"/>
            <wp:effectExtent l="0" t="0" r="0" b="0"/>
            <wp:docPr id="377" name="Picture"/>
            <wp:cNvGraphicFramePr/>
            <a:graphic xmlns:a="http://schemas.openxmlformats.org/drawingml/2006/main">
              <a:graphicData uri="http://schemas.openxmlformats.org/drawingml/2006/picture">
                <pic:pic xmlns:pic="http://schemas.openxmlformats.org/drawingml/2006/picture">
                  <pic:nvPicPr>
                    <pic:cNvPr id="378" name="Picture" descr="C:/Users/HP/Desktop/Analyse_r-seaux-sociaux-et-transition-l-ge-adulte-Qu-bec/rapport/Rapport_files/figure-docx/unnamed-chunk-117-49.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14:paraId="6D06ED91" w14:textId="77777777" w:rsidR="00022B71" w:rsidRDefault="005B112A">
      <w:pPr>
        <w:pStyle w:val="En-ttedetabledesmatires"/>
      </w:pPr>
      <w:r>
        <w:rPr>
          <w:rStyle w:val="VerbatimChar"/>
        </w:rPr>
        <w:t xml:space="preserve">## </w:t>
      </w:r>
      <w:r>
        <w:br/>
      </w:r>
      <w:r>
        <w:rPr>
          <w:rStyle w:val="VerbatimChar"/>
        </w:rPr>
        <w:t>## [[5]][[2]]</w:t>
      </w:r>
    </w:p>
    <w:p w14:paraId="3DD4BDC6" w14:textId="77777777" w:rsidR="00022B71" w:rsidRDefault="005B112A">
      <w:pPr>
        <w:pStyle w:val="Titre1Car"/>
      </w:pPr>
      <w:r>
        <w:rPr>
          <w:noProof/>
        </w:rPr>
        <w:drawing>
          <wp:inline distT="0" distB="0" distL="0" distR="0" wp14:anchorId="0A66B6AF" wp14:editId="217B0116">
            <wp:extent cx="4620126" cy="3696101"/>
            <wp:effectExtent l="0" t="0" r="0" b="0"/>
            <wp:docPr id="380" name="Picture"/>
            <wp:cNvGraphicFramePr/>
            <a:graphic xmlns:a="http://schemas.openxmlformats.org/drawingml/2006/main">
              <a:graphicData uri="http://schemas.openxmlformats.org/drawingml/2006/picture">
                <pic:pic xmlns:pic="http://schemas.openxmlformats.org/drawingml/2006/picture">
                  <pic:nvPicPr>
                    <pic:cNvPr id="381" name="Picture" descr="C:/Users/HP/Desktop/Analyse_r-seaux-sociaux-et-transition-l-ge-adulte-Qu-bec/rapport/Rapport_files/figure-docx/unnamed-chunk-117-50.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14:paraId="25813690" w14:textId="77777777" w:rsidR="00022B71" w:rsidRDefault="005B112A">
      <w:pPr>
        <w:pStyle w:val="En-ttedetabledesmatires"/>
      </w:pPr>
      <w:r>
        <w:rPr>
          <w:rStyle w:val="VerbatimChar"/>
        </w:rPr>
        <w:t xml:space="preserve">## </w:t>
      </w:r>
      <w:r>
        <w:br/>
      </w:r>
      <w:r>
        <w:rPr>
          <w:rStyle w:val="VerbatimChar"/>
        </w:rPr>
        <w:t>## [[5]][[3]]</w:t>
      </w:r>
    </w:p>
    <w:p w14:paraId="6916FFC9" w14:textId="77777777" w:rsidR="00022B71" w:rsidRDefault="005B112A">
      <w:pPr>
        <w:pStyle w:val="Titre1Car"/>
      </w:pPr>
      <w:r>
        <w:rPr>
          <w:noProof/>
        </w:rPr>
        <w:drawing>
          <wp:inline distT="0" distB="0" distL="0" distR="0" wp14:anchorId="06E57499" wp14:editId="2BB6CFA0">
            <wp:extent cx="4620126" cy="3696101"/>
            <wp:effectExtent l="0" t="0" r="0" b="0"/>
            <wp:docPr id="383" name="Picture"/>
            <wp:cNvGraphicFramePr/>
            <a:graphic xmlns:a="http://schemas.openxmlformats.org/drawingml/2006/main">
              <a:graphicData uri="http://schemas.openxmlformats.org/drawingml/2006/picture">
                <pic:pic xmlns:pic="http://schemas.openxmlformats.org/drawingml/2006/picture">
                  <pic:nvPicPr>
                    <pic:cNvPr id="384" name="Picture" descr="C:/Users/HP/Desktop/Analyse_r-seaux-sociaux-et-transition-l-ge-adulte-Qu-bec/rapport/Rapport_files/figure-docx/unnamed-chunk-117-51.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14:paraId="325FBB2E" w14:textId="77777777" w:rsidR="00022B71" w:rsidRDefault="005B112A">
      <w:pPr>
        <w:pStyle w:val="En-ttedetabledesmatires"/>
      </w:pPr>
      <w:r>
        <w:rPr>
          <w:rStyle w:val="VerbatimChar"/>
        </w:rPr>
        <w:t xml:space="preserve">## </w:t>
      </w:r>
      <w:r>
        <w:br/>
      </w:r>
      <w:r>
        <w:rPr>
          <w:rStyle w:val="VerbatimChar"/>
        </w:rPr>
        <w:t>## [[5]][[4]]</w:t>
      </w:r>
    </w:p>
    <w:p w14:paraId="1D9CA28A" w14:textId="77777777" w:rsidR="00022B71" w:rsidRDefault="005B112A">
      <w:pPr>
        <w:pStyle w:val="Titre1Car"/>
      </w:pPr>
      <w:r>
        <w:rPr>
          <w:noProof/>
        </w:rPr>
        <w:drawing>
          <wp:inline distT="0" distB="0" distL="0" distR="0" wp14:anchorId="1F47EFE3" wp14:editId="25CAAB3D">
            <wp:extent cx="4620126" cy="3696101"/>
            <wp:effectExtent l="0" t="0" r="0" b="0"/>
            <wp:docPr id="386" name="Picture"/>
            <wp:cNvGraphicFramePr/>
            <a:graphic xmlns:a="http://schemas.openxmlformats.org/drawingml/2006/main">
              <a:graphicData uri="http://schemas.openxmlformats.org/drawingml/2006/picture">
                <pic:pic xmlns:pic="http://schemas.openxmlformats.org/drawingml/2006/picture">
                  <pic:nvPicPr>
                    <pic:cNvPr id="387" name="Picture" descr="C:/Users/HP/Desktop/Analyse_r-seaux-sociaux-et-transition-l-ge-adulte-Qu-bec/rapport/Rapport_files/figure-docx/unnamed-chunk-117-52.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14:paraId="1D143EE8"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[[6]]</w:t>
      </w:r>
      <w:r>
        <w:br/>
      </w:r>
      <w:r>
        <w:rPr>
          <w:rStyle w:val="VerbatimChar"/>
        </w:rPr>
        <w:t>## [[6]][[1]]</w:t>
      </w:r>
    </w:p>
    <w:p w14:paraId="2CBE1BA8" w14:textId="77777777" w:rsidR="00022B71" w:rsidRDefault="005B112A">
      <w:pPr>
        <w:pStyle w:val="Titre1Car"/>
      </w:pPr>
      <w:r>
        <w:rPr>
          <w:noProof/>
        </w:rPr>
        <w:drawing>
          <wp:inline distT="0" distB="0" distL="0" distR="0" wp14:anchorId="6B17F97B" wp14:editId="11CAD7FA">
            <wp:extent cx="4620126" cy="3696101"/>
            <wp:effectExtent l="0" t="0" r="0" b="0"/>
            <wp:docPr id="389" name="Picture"/>
            <wp:cNvGraphicFramePr/>
            <a:graphic xmlns:a="http://schemas.openxmlformats.org/drawingml/2006/main">
              <a:graphicData uri="http://schemas.openxmlformats.org/drawingml/2006/picture">
                <pic:pic xmlns:pic="http://schemas.openxmlformats.org/drawingml/2006/picture">
                  <pic:nvPicPr>
                    <pic:cNvPr id="390" name="Picture" descr="C:/Users/HP/Desktop/Analyse_r-seaux-sociaux-et-transition-l-ge-adulte-Qu-bec/rapport/Rapport_files/figure-docx/unnamed-chunk-117-53.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14:paraId="1437B98D" w14:textId="77777777" w:rsidR="00022B71" w:rsidRDefault="005B112A">
      <w:pPr>
        <w:pStyle w:val="En-ttedetabledesmatires"/>
      </w:pPr>
      <w:r>
        <w:rPr>
          <w:rStyle w:val="VerbatimChar"/>
        </w:rPr>
        <w:t xml:space="preserve">## </w:t>
      </w:r>
      <w:r>
        <w:br/>
      </w:r>
      <w:r>
        <w:rPr>
          <w:rStyle w:val="VerbatimChar"/>
        </w:rPr>
        <w:t>## [[6]][[2]]</w:t>
      </w:r>
    </w:p>
    <w:p w14:paraId="38D60E92" w14:textId="77777777" w:rsidR="00022B71" w:rsidRDefault="005B112A">
      <w:pPr>
        <w:pStyle w:val="Titre1Car"/>
      </w:pPr>
      <w:r>
        <w:rPr>
          <w:noProof/>
        </w:rPr>
        <w:drawing>
          <wp:inline distT="0" distB="0" distL="0" distR="0" wp14:anchorId="2DCC41B3" wp14:editId="10014C7E">
            <wp:extent cx="4620126" cy="3696101"/>
            <wp:effectExtent l="0" t="0" r="0" b="0"/>
            <wp:docPr id="392" name="Picture"/>
            <wp:cNvGraphicFramePr/>
            <a:graphic xmlns:a="http://schemas.openxmlformats.org/drawingml/2006/main">
              <a:graphicData uri="http://schemas.openxmlformats.org/drawingml/2006/picture">
                <pic:pic xmlns:pic="http://schemas.openxmlformats.org/drawingml/2006/picture">
                  <pic:nvPicPr>
                    <pic:cNvPr id="393" name="Picture" descr="C:/Users/HP/Desktop/Analyse_r-seaux-sociaux-et-transition-l-ge-adulte-Qu-bec/rapport/Rapport_files/figure-docx/unnamed-chunk-117-54.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06F9C14C" w14:textId="77777777" w:rsidR="00022B71" w:rsidRDefault="005B112A">
      <w:pPr>
        <w:pStyle w:val="En-ttedetabledesmatires"/>
      </w:pPr>
      <w:r>
        <w:rPr>
          <w:rStyle w:val="VerbatimChar"/>
        </w:rPr>
        <w:t xml:space="preserve">## </w:t>
      </w:r>
      <w:r>
        <w:br/>
      </w:r>
      <w:r>
        <w:rPr>
          <w:rStyle w:val="VerbatimChar"/>
        </w:rPr>
        <w:t>## [[6]][[3]]</w:t>
      </w:r>
    </w:p>
    <w:p w14:paraId="36793450" w14:textId="77777777" w:rsidR="00022B71" w:rsidRDefault="005B112A">
      <w:pPr>
        <w:pStyle w:val="Titre1Car"/>
      </w:pPr>
      <w:r>
        <w:rPr>
          <w:noProof/>
        </w:rPr>
        <w:drawing>
          <wp:inline distT="0" distB="0" distL="0" distR="0" wp14:anchorId="1CE036CC" wp14:editId="60A2EC5A">
            <wp:extent cx="4620126" cy="3696101"/>
            <wp:effectExtent l="0" t="0" r="0" b="0"/>
            <wp:docPr id="395" name="Picture"/>
            <wp:cNvGraphicFramePr/>
            <a:graphic xmlns:a="http://schemas.openxmlformats.org/drawingml/2006/main">
              <a:graphicData uri="http://schemas.openxmlformats.org/drawingml/2006/picture">
                <pic:pic xmlns:pic="http://schemas.openxmlformats.org/drawingml/2006/picture">
                  <pic:nvPicPr>
                    <pic:cNvPr id="396" name="Picture" descr="C:/Users/HP/Desktop/Analyse_r-seaux-sociaux-et-transition-l-ge-adulte-Qu-bec/rapport/Rapport_files/figure-docx/unnamed-chunk-117-55.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62D8A146" w14:textId="77777777" w:rsidR="00022B71" w:rsidRDefault="005B112A">
      <w:pPr>
        <w:pStyle w:val="En-ttedetabledesmatires"/>
      </w:pPr>
      <w:r>
        <w:rPr>
          <w:rStyle w:val="VerbatimChar"/>
        </w:rPr>
        <w:t xml:space="preserve">## </w:t>
      </w:r>
      <w:r>
        <w:br/>
      </w:r>
      <w:r>
        <w:rPr>
          <w:rStyle w:val="VerbatimChar"/>
        </w:rPr>
        <w:t>## [[6]][[4]]</w:t>
      </w:r>
    </w:p>
    <w:p w14:paraId="2BAFEDD2" w14:textId="77777777" w:rsidR="00022B71" w:rsidRDefault="005B112A">
      <w:pPr>
        <w:pStyle w:val="Titre1Car"/>
      </w:pPr>
      <w:r>
        <w:rPr>
          <w:noProof/>
        </w:rPr>
        <w:drawing>
          <wp:inline distT="0" distB="0" distL="0" distR="0" wp14:anchorId="65521408" wp14:editId="18D760DC">
            <wp:extent cx="4620126" cy="3696101"/>
            <wp:effectExtent l="0" t="0" r="0" b="0"/>
            <wp:docPr id="398" name="Picture"/>
            <wp:cNvGraphicFramePr/>
            <a:graphic xmlns:a="http://schemas.openxmlformats.org/drawingml/2006/main">
              <a:graphicData uri="http://schemas.openxmlformats.org/drawingml/2006/picture">
                <pic:pic xmlns:pic="http://schemas.openxmlformats.org/drawingml/2006/picture">
                  <pic:nvPicPr>
                    <pic:cNvPr id="399" name="Picture" descr="C:/Users/HP/Desktop/Analyse_r-seaux-sociaux-et-transition-l-ge-adulte-Qu-bec/rapport/Rapport_files/figure-docx/unnamed-chunk-117-56.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14:paraId="174360A4"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[[7]]</w:t>
      </w:r>
      <w:r>
        <w:br/>
      </w:r>
      <w:r>
        <w:rPr>
          <w:rStyle w:val="VerbatimChar"/>
        </w:rPr>
        <w:t>## [[7]][[1]]</w:t>
      </w:r>
    </w:p>
    <w:p w14:paraId="0EDF34C5" w14:textId="77777777" w:rsidR="00022B71" w:rsidRDefault="005B112A">
      <w:pPr>
        <w:pStyle w:val="Titre1Car"/>
      </w:pPr>
      <w:r>
        <w:rPr>
          <w:noProof/>
        </w:rPr>
        <w:drawing>
          <wp:inline distT="0" distB="0" distL="0" distR="0" wp14:anchorId="19AB8542" wp14:editId="6423E454">
            <wp:extent cx="4620126" cy="3696101"/>
            <wp:effectExtent l="0" t="0" r="0" b="0"/>
            <wp:docPr id="401" name="Picture"/>
            <wp:cNvGraphicFramePr/>
            <a:graphic xmlns:a="http://schemas.openxmlformats.org/drawingml/2006/main">
              <a:graphicData uri="http://schemas.openxmlformats.org/drawingml/2006/picture">
                <pic:pic xmlns:pic="http://schemas.openxmlformats.org/drawingml/2006/picture">
                  <pic:nvPicPr>
                    <pic:cNvPr id="402" name="Picture" descr="C:/Users/HP/Desktop/Analyse_r-seaux-sociaux-et-transition-l-ge-adulte-Qu-bec/rapport/Rapport_files/figure-docx/unnamed-chunk-117-57.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23F81E18" w14:textId="77777777" w:rsidR="00022B71" w:rsidRDefault="005B112A">
      <w:pPr>
        <w:pStyle w:val="En-ttedetabledesmatires"/>
      </w:pPr>
      <w:r>
        <w:rPr>
          <w:rStyle w:val="VerbatimChar"/>
        </w:rPr>
        <w:t xml:space="preserve">## </w:t>
      </w:r>
      <w:r>
        <w:br/>
      </w:r>
      <w:r>
        <w:rPr>
          <w:rStyle w:val="VerbatimChar"/>
        </w:rPr>
        <w:t>## [[7]][[2]]</w:t>
      </w:r>
    </w:p>
    <w:p w14:paraId="00A73EDD" w14:textId="77777777" w:rsidR="00022B71" w:rsidRDefault="005B112A">
      <w:pPr>
        <w:pStyle w:val="Titre1Car"/>
      </w:pPr>
      <w:r>
        <w:rPr>
          <w:noProof/>
        </w:rPr>
        <w:drawing>
          <wp:inline distT="0" distB="0" distL="0" distR="0" wp14:anchorId="4FFB62ED" wp14:editId="7A0EF3F6">
            <wp:extent cx="4620126" cy="3696101"/>
            <wp:effectExtent l="0" t="0" r="0" b="0"/>
            <wp:docPr id="404" name="Picture"/>
            <wp:cNvGraphicFramePr/>
            <a:graphic xmlns:a="http://schemas.openxmlformats.org/drawingml/2006/main">
              <a:graphicData uri="http://schemas.openxmlformats.org/drawingml/2006/picture">
                <pic:pic xmlns:pic="http://schemas.openxmlformats.org/drawingml/2006/picture">
                  <pic:nvPicPr>
                    <pic:cNvPr id="405" name="Picture" descr="C:/Users/HP/Desktop/Analyse_r-seaux-sociaux-et-transition-l-ge-adulte-Qu-bec/rapport/Rapport_files/figure-docx/unnamed-chunk-117-58.png"/>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14:paraId="2B2343FB" w14:textId="77777777" w:rsidR="00022B71" w:rsidRDefault="005B112A">
      <w:pPr>
        <w:pStyle w:val="En-ttedetabledesmatires"/>
      </w:pPr>
      <w:r>
        <w:rPr>
          <w:rStyle w:val="VerbatimChar"/>
        </w:rPr>
        <w:t xml:space="preserve">## </w:t>
      </w:r>
      <w:r>
        <w:br/>
      </w:r>
      <w:r>
        <w:rPr>
          <w:rStyle w:val="VerbatimChar"/>
        </w:rPr>
        <w:t>## [[7]][[3]]</w:t>
      </w:r>
    </w:p>
    <w:p w14:paraId="02F3C7A9" w14:textId="77777777" w:rsidR="00022B71" w:rsidRDefault="005B112A">
      <w:pPr>
        <w:pStyle w:val="Titre1Car"/>
      </w:pPr>
      <w:r>
        <w:rPr>
          <w:noProof/>
        </w:rPr>
        <w:drawing>
          <wp:inline distT="0" distB="0" distL="0" distR="0" wp14:anchorId="2AB22AB7" wp14:editId="101D7C2F">
            <wp:extent cx="4620126" cy="3696101"/>
            <wp:effectExtent l="0" t="0" r="0" b="0"/>
            <wp:docPr id="407" name="Picture"/>
            <wp:cNvGraphicFramePr/>
            <a:graphic xmlns:a="http://schemas.openxmlformats.org/drawingml/2006/main">
              <a:graphicData uri="http://schemas.openxmlformats.org/drawingml/2006/picture">
                <pic:pic xmlns:pic="http://schemas.openxmlformats.org/drawingml/2006/picture">
                  <pic:nvPicPr>
                    <pic:cNvPr id="408" name="Picture" descr="C:/Users/HP/Desktop/Analyse_r-seaux-sociaux-et-transition-l-ge-adulte-Qu-bec/rapport/Rapport_files/figure-docx/unnamed-chunk-117-59.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14:paraId="5D3F4458" w14:textId="77777777" w:rsidR="00022B71" w:rsidRDefault="005B112A">
      <w:pPr>
        <w:pStyle w:val="En-ttedetabledesmatires"/>
      </w:pPr>
      <w:r>
        <w:rPr>
          <w:rStyle w:val="VerbatimChar"/>
        </w:rPr>
        <w:t xml:space="preserve">## </w:t>
      </w:r>
      <w:r>
        <w:br/>
      </w:r>
      <w:r>
        <w:rPr>
          <w:rStyle w:val="VerbatimChar"/>
        </w:rPr>
        <w:t>## [[7]][[4]]</w:t>
      </w:r>
    </w:p>
    <w:p w14:paraId="5F2DD107" w14:textId="77777777" w:rsidR="00022B71" w:rsidRDefault="005B112A">
      <w:pPr>
        <w:pStyle w:val="Titre1Car"/>
      </w:pPr>
      <w:r>
        <w:rPr>
          <w:noProof/>
        </w:rPr>
        <w:drawing>
          <wp:inline distT="0" distB="0" distL="0" distR="0" wp14:anchorId="5631D869" wp14:editId="51481CF8">
            <wp:extent cx="4620126" cy="3696101"/>
            <wp:effectExtent l="0" t="0" r="0" b="0"/>
            <wp:docPr id="410" name="Picture"/>
            <wp:cNvGraphicFramePr/>
            <a:graphic xmlns:a="http://schemas.openxmlformats.org/drawingml/2006/main">
              <a:graphicData uri="http://schemas.openxmlformats.org/drawingml/2006/picture">
                <pic:pic xmlns:pic="http://schemas.openxmlformats.org/drawingml/2006/picture">
                  <pic:nvPicPr>
                    <pic:cNvPr id="411" name="Picture" descr="C:/Users/HP/Desktop/Analyse_r-seaux-sociaux-et-transition-l-ge-adulte-Qu-bec/rapport/Rapport_files/figure-docx/unnamed-chunk-117-60.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14:paraId="7BB8E5A9" w14:textId="77777777" w:rsidR="00022B71" w:rsidRDefault="005B112A">
      <w:pPr>
        <w:pStyle w:val="En-ttedetabledesmatires"/>
      </w:pPr>
      <w:r>
        <w:rPr>
          <w:rStyle w:val="VerbatimChar"/>
        </w:rPr>
        <w:t xml:space="preserve">## </w:t>
      </w:r>
      <w:r>
        <w:br/>
      </w:r>
      <w:r>
        <w:rPr>
          <w:rStyle w:val="VerbatimChar"/>
        </w:rPr>
        <w:t xml:space="preserve">## </w:t>
      </w:r>
      <w:r>
        <w:br/>
      </w:r>
      <w:r>
        <w:rPr>
          <w:rStyle w:val="VerbatimChar"/>
        </w:rPr>
        <w:t>## [[8]]</w:t>
      </w:r>
      <w:r>
        <w:br/>
      </w:r>
      <w:r>
        <w:rPr>
          <w:rStyle w:val="VerbatimChar"/>
        </w:rPr>
        <w:t>## [[8]][[1]]</w:t>
      </w:r>
    </w:p>
    <w:p w14:paraId="7F4F88B7" w14:textId="77777777" w:rsidR="00022B71" w:rsidRDefault="005B112A">
      <w:pPr>
        <w:pStyle w:val="Titre1Car"/>
      </w:pPr>
      <w:r>
        <w:rPr>
          <w:noProof/>
        </w:rPr>
        <w:drawing>
          <wp:inline distT="0" distB="0" distL="0" distR="0" wp14:anchorId="568C345A" wp14:editId="5BC14DDD">
            <wp:extent cx="4620126" cy="3696101"/>
            <wp:effectExtent l="0" t="0" r="0" b="0"/>
            <wp:docPr id="413" name="Picture"/>
            <wp:cNvGraphicFramePr/>
            <a:graphic xmlns:a="http://schemas.openxmlformats.org/drawingml/2006/main">
              <a:graphicData uri="http://schemas.openxmlformats.org/drawingml/2006/picture">
                <pic:pic xmlns:pic="http://schemas.openxmlformats.org/drawingml/2006/picture">
                  <pic:nvPicPr>
                    <pic:cNvPr id="414" name="Picture" descr="C:/Users/HP/Desktop/Analyse_r-seaux-sociaux-et-transition-l-ge-adulte-Qu-bec/rapport/Rapport_files/figure-docx/unnamed-chunk-117-61.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14:paraId="293CCC4B" w14:textId="77777777" w:rsidR="00022B71" w:rsidRDefault="005B112A">
      <w:pPr>
        <w:pStyle w:val="En-ttedetabledesmatires"/>
      </w:pPr>
      <w:r>
        <w:rPr>
          <w:rStyle w:val="VerbatimChar"/>
        </w:rPr>
        <w:t xml:space="preserve">## </w:t>
      </w:r>
      <w:r>
        <w:br/>
      </w:r>
      <w:r>
        <w:rPr>
          <w:rStyle w:val="VerbatimChar"/>
        </w:rPr>
        <w:t>## [[8]][[2]]</w:t>
      </w:r>
    </w:p>
    <w:p w14:paraId="1C761DCF" w14:textId="77777777" w:rsidR="00022B71" w:rsidRDefault="005B112A">
      <w:pPr>
        <w:pStyle w:val="Titre1Car"/>
      </w:pPr>
      <w:r>
        <w:rPr>
          <w:noProof/>
        </w:rPr>
        <w:drawing>
          <wp:inline distT="0" distB="0" distL="0" distR="0" wp14:anchorId="21D50A14" wp14:editId="04F05F3C">
            <wp:extent cx="4620126" cy="3696101"/>
            <wp:effectExtent l="0" t="0" r="0" b="0"/>
            <wp:docPr id="416" name="Picture"/>
            <wp:cNvGraphicFramePr/>
            <a:graphic xmlns:a="http://schemas.openxmlformats.org/drawingml/2006/main">
              <a:graphicData uri="http://schemas.openxmlformats.org/drawingml/2006/picture">
                <pic:pic xmlns:pic="http://schemas.openxmlformats.org/drawingml/2006/picture">
                  <pic:nvPicPr>
                    <pic:cNvPr id="417" name="Picture" descr="C:/Users/HP/Desktop/Analyse_r-seaux-sociaux-et-transition-l-ge-adulte-Qu-bec/rapport/Rapport_files/figure-docx/unnamed-chunk-117-62.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14:paraId="7A624964" w14:textId="77777777" w:rsidR="00022B71" w:rsidRDefault="005B112A">
      <w:pPr>
        <w:pStyle w:val="En-ttedetabledesmatires"/>
      </w:pPr>
      <w:r>
        <w:rPr>
          <w:rStyle w:val="VerbatimChar"/>
        </w:rPr>
        <w:t xml:space="preserve">## </w:t>
      </w:r>
      <w:r>
        <w:br/>
      </w:r>
      <w:r>
        <w:rPr>
          <w:rStyle w:val="VerbatimChar"/>
        </w:rPr>
        <w:t>## [[8]][[3]]</w:t>
      </w:r>
    </w:p>
    <w:p w14:paraId="27A66E33" w14:textId="77777777" w:rsidR="00022B71" w:rsidRDefault="005B112A">
      <w:pPr>
        <w:pStyle w:val="Titre1Car"/>
      </w:pPr>
      <w:r>
        <w:rPr>
          <w:noProof/>
        </w:rPr>
        <w:drawing>
          <wp:inline distT="0" distB="0" distL="0" distR="0" wp14:anchorId="14823C98" wp14:editId="635B44BF">
            <wp:extent cx="4620126" cy="3696101"/>
            <wp:effectExtent l="0" t="0" r="0" b="0"/>
            <wp:docPr id="419" name="Picture"/>
            <wp:cNvGraphicFramePr/>
            <a:graphic xmlns:a="http://schemas.openxmlformats.org/drawingml/2006/main">
              <a:graphicData uri="http://schemas.openxmlformats.org/drawingml/2006/picture">
                <pic:pic xmlns:pic="http://schemas.openxmlformats.org/drawingml/2006/picture">
                  <pic:nvPicPr>
                    <pic:cNvPr id="420" name="Picture" descr="C:/Users/HP/Desktop/Analyse_r-seaux-sociaux-et-transition-l-ge-adulte-Qu-bec/rapport/Rapport_files/figure-docx/unnamed-chunk-117-63.png"/>
                    <pic:cNvPicPr>
                      <a:picLocks noChangeAspect="1" noChangeArrowheads="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14:paraId="36DE7185" w14:textId="77777777" w:rsidR="00022B71" w:rsidRDefault="005B112A">
      <w:pPr>
        <w:pStyle w:val="En-ttedetabledesmatires"/>
      </w:pPr>
      <w:r>
        <w:rPr>
          <w:rStyle w:val="VerbatimChar"/>
        </w:rPr>
        <w:t xml:space="preserve">## </w:t>
      </w:r>
      <w:r>
        <w:br/>
      </w:r>
      <w:r>
        <w:rPr>
          <w:rStyle w:val="VerbatimChar"/>
        </w:rPr>
        <w:t>## [[8]][[4]]</w:t>
      </w:r>
    </w:p>
    <w:p w14:paraId="0EB5D0BD" w14:textId="77777777" w:rsidR="00022B71" w:rsidRDefault="005B112A">
      <w:pPr>
        <w:pStyle w:val="Titre1Car"/>
      </w:pPr>
      <w:r>
        <w:rPr>
          <w:noProof/>
        </w:rPr>
        <w:drawing>
          <wp:inline distT="0" distB="0" distL="0" distR="0" wp14:anchorId="3F692FB3" wp14:editId="4157B77A">
            <wp:extent cx="4620126" cy="3696101"/>
            <wp:effectExtent l="0" t="0" r="0" b="0"/>
            <wp:docPr id="422" name="Picture"/>
            <wp:cNvGraphicFramePr/>
            <a:graphic xmlns:a="http://schemas.openxmlformats.org/drawingml/2006/main">
              <a:graphicData uri="http://schemas.openxmlformats.org/drawingml/2006/picture">
                <pic:pic xmlns:pic="http://schemas.openxmlformats.org/drawingml/2006/picture">
                  <pic:nvPicPr>
                    <pic:cNvPr id="423" name="Picture" descr="C:/Users/HP/Desktop/Analyse_r-seaux-sociaux-et-transition-l-ge-adulte-Qu-bec/rapport/Rapport_files/figure-docx/unnamed-chunk-117-64.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14:paraId="701598D5" w14:textId="77777777" w:rsidR="00022B71" w:rsidRDefault="005B112A">
      <w:pPr>
        <w:pStyle w:val="Titre2"/>
      </w:pPr>
      <w:bookmarkStart w:id="395" w:name="X982029f1bf32ce9de26872afb998a3deacbc56e"/>
      <w:bookmarkStart w:id="396" w:name="_Toc209544912"/>
      <w:bookmarkEnd w:id="393"/>
      <w:r>
        <w:t>Regroupement des regression avec stargazer</w:t>
      </w:r>
      <w:bookmarkEnd w:id="396"/>
    </w:p>
    <w:p w14:paraId="079509BC" w14:textId="77777777" w:rsidR="00022B71" w:rsidRDefault="005B112A">
      <w:pPr>
        <w:pStyle w:val="En-ttedetabledesmatires"/>
      </w:pPr>
      <w:r>
        <w:rPr>
          <w:rStyle w:val="CommentTok"/>
        </w:rPr>
        <w:t>#install.packages(c("dplyr", "broom", "purrr", "stargazer"))</w:t>
      </w:r>
      <w:r>
        <w:br/>
      </w:r>
      <w:r>
        <w:br/>
      </w:r>
      <w:r>
        <w:rPr>
          <w:rStyle w:val="CommentTok"/>
        </w:rPr>
        <w:t># Charger les bibliothèques nécessaires</w:t>
      </w:r>
      <w:r>
        <w:br/>
      </w:r>
      <w:r>
        <w:rPr>
          <w:rStyle w:val="FunctionTok"/>
        </w:rPr>
        <w:t>library</w:t>
      </w:r>
      <w:r>
        <w:rPr>
          <w:rStyle w:val="NormalTok"/>
        </w:rPr>
        <w:t>(dplyr)</w:t>
      </w:r>
      <w:r>
        <w:br/>
      </w:r>
      <w:r>
        <w:rPr>
          <w:rStyle w:val="FunctionTok"/>
        </w:rPr>
        <w:t>library</w:t>
      </w:r>
      <w:r>
        <w:rPr>
          <w:rStyle w:val="NormalTok"/>
        </w:rPr>
        <w:t>(broom)</w:t>
      </w:r>
      <w:r>
        <w:br/>
      </w:r>
      <w:r>
        <w:rPr>
          <w:rStyle w:val="FunctionTok"/>
        </w:rPr>
        <w:t>library</w:t>
      </w:r>
      <w:r>
        <w:rPr>
          <w:rStyle w:val="NormalTok"/>
        </w:rPr>
        <w:t>(purrr)</w:t>
      </w:r>
      <w:r>
        <w:br/>
      </w:r>
      <w:r>
        <w:rPr>
          <w:rStyle w:val="FunctionTok"/>
        </w:rPr>
        <w:t>library</w:t>
      </w:r>
      <w:r>
        <w:rPr>
          <w:rStyle w:val="NormalTok"/>
        </w:rPr>
        <w:t>(stargazer)</w:t>
      </w:r>
      <w:r>
        <w:br/>
      </w:r>
      <w:r>
        <w:br/>
      </w:r>
      <w:r>
        <w:rPr>
          <w:rStyle w:val="CommentTok"/>
        </w:rPr>
        <w:t># Fonction pour exécuter une régression logist</w:t>
      </w:r>
      <w:r>
        <w:rPr>
          <w:rStyle w:val="CommentTok"/>
        </w:rPr>
        <w:t>ique et retourner le modèle</w:t>
      </w:r>
      <w:r>
        <w:br/>
      </w:r>
      <w:r>
        <w:rPr>
          <w:rStyle w:val="NormalTok"/>
        </w:rPr>
        <w:t xml:space="preserve">run_logistic_regression </w:t>
      </w:r>
      <w:r>
        <w:rPr>
          <w:rStyle w:val="OtherTok"/>
        </w:rPr>
        <w:t>&lt;-</w:t>
      </w:r>
      <w:r>
        <w:rPr>
          <w:rStyle w:val="NormalTok"/>
        </w:rPr>
        <w:t xml:space="preserve"> </w:t>
      </w:r>
      <w:r>
        <w:rPr>
          <w:rStyle w:val="ControlFlowTok"/>
        </w:rPr>
        <w:t>function</w:t>
      </w:r>
      <w:r>
        <w:rPr>
          <w:rStyle w:val="NormalTok"/>
        </w:rPr>
        <w:t>(dep_var, indep_vars,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xml:space="preserve">, </w:t>
      </w:r>
      <w:r>
        <w:rPr>
          <w:rStyle w:val="FunctionTok"/>
        </w:rPr>
        <w:t>paste</w:t>
      </w:r>
      <w:r>
        <w:rPr>
          <w:rStyle w:val="NormalTok"/>
        </w:rPr>
        <w:t xml:space="preserve">(indep_vars, </w:t>
      </w:r>
      <w:r>
        <w:rPr>
          <w:rStyle w:val="AttributeTok"/>
        </w:rPr>
        <w:t>collapse =</w:t>
      </w:r>
      <w:r>
        <w:rPr>
          <w:rStyle w:val="NormalTok"/>
        </w:rPr>
        <w:t xml:space="preserve"> </w:t>
      </w:r>
      <w:r>
        <w:rPr>
          <w:rStyle w:val="StringTok"/>
        </w:rPr>
        <w:t>" + "</w:t>
      </w:r>
      <w:r>
        <w:rPr>
          <w:rStyle w:val="NormalTok"/>
        </w:rPr>
        <w:t>)))</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 xml:space="preserve">(model)  </w:t>
      </w:r>
      <w:r>
        <w:rPr>
          <w:rStyle w:val="CommentTok"/>
        </w:rPr>
        <w:t># Retour</w:t>
      </w:r>
      <w:r>
        <w:rPr>
          <w:rStyle w:val="CommentTok"/>
        </w:rPr>
        <w:t>ne le modèle au lieu des résultats sous forme de tableau</w:t>
      </w:r>
      <w:r>
        <w:br/>
      </w:r>
      <w:r>
        <w:rPr>
          <w:rStyle w:val="NormalTok"/>
        </w:rPr>
        <w:t>}</w:t>
      </w:r>
      <w:r>
        <w:br/>
      </w:r>
      <w:r>
        <w:br/>
      </w:r>
      <w:r>
        <w:rPr>
          <w:rStyle w:val="CommentTok"/>
        </w:rPr>
        <w:t># Définition des variables dépendantes et indépendantes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w:t>
      </w:r>
      <w:r>
        <w:rPr>
          <w:rStyle w:val="StringTok"/>
        </w:rPr>
        <w:t>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NormalTok"/>
        </w:rPr>
        <w:t xml:space="preserve">indep_vars_list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"Modèle 1a"</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w:t>
      </w:r>
      <w:r>
        <w:br/>
      </w:r>
      <w:r>
        <w:rPr>
          <w:rStyle w:val="NormalTok"/>
        </w:rPr>
        <w:t xml:space="preserve">  </w:t>
      </w:r>
      <w:r>
        <w:rPr>
          <w:rStyle w:val="StringTok"/>
        </w:rPr>
        <w:t>"Modèle 1b"</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"Nbr_compte_MS"</w:t>
      </w:r>
      <w:r>
        <w:rPr>
          <w:rStyle w:val="NormalTok"/>
        </w:rPr>
        <w:t>),</w:t>
      </w:r>
      <w:r>
        <w:br/>
      </w:r>
      <w:r>
        <w:rPr>
          <w:rStyle w:val="NormalTok"/>
        </w:rPr>
        <w:t xml:space="preserve">  </w:t>
      </w:r>
      <w:r>
        <w:rPr>
          <w:rStyle w:val="StringTok"/>
        </w:rPr>
        <w:t>"Modèle 1c"</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"Nbr_compte_MS_regulier"</w:t>
      </w:r>
      <w:r>
        <w:rPr>
          <w:rStyle w:val="NormalTok"/>
        </w:rPr>
        <w:t>),</w:t>
      </w:r>
      <w:r>
        <w:br/>
      </w:r>
      <w:r>
        <w:rPr>
          <w:rStyle w:val="NormalTok"/>
        </w:rPr>
        <w:t xml:space="preserve">  </w:t>
      </w:r>
      <w:r>
        <w:rPr>
          <w:rStyle w:val="StringTok"/>
        </w:rPr>
        <w:t>"Modèle 1d"</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 xml:space="preserve">, </w:t>
      </w:r>
      <w:r>
        <w:rPr>
          <w:rStyle w:val="StringTok"/>
        </w:rPr>
        <w:t>"Nbr_compte_MS"</w:t>
      </w:r>
      <w:r>
        <w:rPr>
          <w:rStyle w:val="NormalTok"/>
        </w:rPr>
        <w:t xml:space="preserve">, </w:t>
      </w:r>
      <w:r>
        <w:rPr>
          <w:rStyle w:val="StringTok"/>
        </w:rPr>
        <w:t>"Nbr_compte_MS_regulier"</w:t>
      </w:r>
      <w:r>
        <w:rPr>
          <w:rStyle w:val="NormalTok"/>
        </w:rPr>
        <w:t>)</w:t>
      </w:r>
      <w:r>
        <w:br/>
      </w:r>
      <w:r>
        <w:rPr>
          <w:rStyle w:val="NormalTok"/>
        </w:rPr>
        <w:t>)</w:t>
      </w:r>
      <w:r>
        <w:br/>
      </w:r>
      <w:r>
        <w:br/>
      </w:r>
      <w:r>
        <w:rPr>
          <w:rStyle w:val="CommentTok"/>
        </w:rPr>
        <w:t># Exécuter toutes les régressions et stocker les modèles</w:t>
      </w:r>
      <w:r>
        <w:br/>
      </w:r>
      <w:r>
        <w:rPr>
          <w:rStyle w:val="NormalTok"/>
        </w:rPr>
        <w:t xml:space="preserve">models </w:t>
      </w:r>
      <w:r>
        <w:rPr>
          <w:rStyle w:val="OtherTok"/>
        </w:rPr>
        <w:t>&lt;-</w:t>
      </w:r>
      <w:r>
        <w:rPr>
          <w:rStyle w:val="NormalTok"/>
        </w:rPr>
        <w:t xml:space="preserve"> </w:t>
      </w:r>
      <w:r>
        <w:rPr>
          <w:rStyle w:val="FunctionTok"/>
        </w:rPr>
        <w:t>list</w:t>
      </w:r>
      <w:r>
        <w:rPr>
          <w:rStyle w:val="NormalTok"/>
        </w:rPr>
        <w:t>()</w:t>
      </w:r>
      <w:r>
        <w:br/>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w:t>
      </w:r>
      <w:r>
        <w:rPr>
          <w:rStyle w:val="ControlFlowTok"/>
        </w:rPr>
        <w:t>for</w:t>
      </w:r>
      <w:r>
        <w:rPr>
          <w:rStyle w:val="NormalTok"/>
        </w:rPr>
        <w:t xml:space="preserve"> (model_name </w:t>
      </w:r>
      <w:r>
        <w:rPr>
          <w:rStyle w:val="ControlFlowTok"/>
        </w:rPr>
        <w:t>in</w:t>
      </w:r>
      <w:r>
        <w:rPr>
          <w:rStyle w:val="NormalTok"/>
        </w:rPr>
        <w:t xml:space="preserve"> </w:t>
      </w:r>
      <w:r>
        <w:rPr>
          <w:rStyle w:val="FunctionTok"/>
        </w:rPr>
        <w:t>names</w:t>
      </w:r>
      <w:r>
        <w:rPr>
          <w:rStyle w:val="NormalTok"/>
        </w:rPr>
        <w:t>(indep_vars_list))</w:t>
      </w:r>
      <w:r>
        <w:rPr>
          <w:rStyle w:val="NormalTok"/>
        </w:rPr>
        <w:t xml:space="preserve"> {</w:t>
      </w:r>
      <w:r>
        <w:br/>
      </w:r>
      <w:r>
        <w:rPr>
          <w:rStyle w:val="NormalTok"/>
        </w:rPr>
        <w:t xml:space="preserve">    model </w:t>
      </w:r>
      <w:r>
        <w:rPr>
          <w:rStyle w:val="OtherTok"/>
        </w:rPr>
        <w:t>&lt;-</w:t>
      </w:r>
      <w:r>
        <w:rPr>
          <w:rStyle w:val="NormalTok"/>
        </w:rPr>
        <w:t xml:space="preserve"> </w:t>
      </w:r>
      <w:r>
        <w:rPr>
          <w:rStyle w:val="FunctionTok"/>
        </w:rPr>
        <w:t>run_logistic_regression</w:t>
      </w:r>
      <w:r>
        <w:rPr>
          <w:rStyle w:val="NormalTok"/>
        </w:rPr>
        <w:t>(dep_var, indep_vars_list[[model_name]], data_P3_)</w:t>
      </w:r>
      <w:r>
        <w:br/>
      </w:r>
      <w:r>
        <w:rPr>
          <w:rStyle w:val="NormalTok"/>
        </w:rPr>
        <w:t xml:space="preserve">    models[[</w:t>
      </w:r>
      <w:r>
        <w:rPr>
          <w:rStyle w:val="FunctionTok"/>
        </w:rPr>
        <w:t>paste</w:t>
      </w:r>
      <w:r>
        <w:rPr>
          <w:rStyle w:val="NormalTok"/>
        </w:rPr>
        <w:t xml:space="preserve">(dep_var, model_name, </w:t>
      </w:r>
      <w:r>
        <w:rPr>
          <w:rStyle w:val="AttributeTok"/>
        </w:rPr>
        <w:t>sep =</w:t>
      </w:r>
      <w:r>
        <w:rPr>
          <w:rStyle w:val="NormalTok"/>
        </w:rPr>
        <w:t xml:space="preserve"> </w:t>
      </w:r>
      <w:r>
        <w:rPr>
          <w:rStyle w:val="StringTok"/>
        </w:rPr>
        <w:t>"_"</w:t>
      </w:r>
      <w:r>
        <w:rPr>
          <w:rStyle w:val="NormalTok"/>
        </w:rPr>
        <w:t xml:space="preserve">)]] </w:t>
      </w:r>
      <w:r>
        <w:rPr>
          <w:rStyle w:val="OtherTok"/>
        </w:rPr>
        <w:t>&lt;-</w:t>
      </w:r>
      <w:r>
        <w:rPr>
          <w:rStyle w:val="NormalTok"/>
        </w:rPr>
        <w:t xml:space="preserve"> model</w:t>
      </w:r>
      <w:r>
        <w:br/>
      </w:r>
      <w:r>
        <w:rPr>
          <w:rStyle w:val="NormalTok"/>
        </w:rPr>
        <w:t xml:space="preserve">  }</w:t>
      </w:r>
      <w:r>
        <w:br/>
      </w:r>
      <w:r>
        <w:rPr>
          <w:rStyle w:val="NormalTok"/>
        </w:rPr>
        <w:t>}</w:t>
      </w:r>
      <w:r>
        <w:br/>
      </w:r>
      <w:r>
        <w:br/>
      </w:r>
      <w:r>
        <w:rPr>
          <w:rStyle w:val="CommentTok"/>
        </w:rPr>
        <w:t># Transformer la liste en un format utilisable par stargazer</w:t>
      </w:r>
      <w:r>
        <w:br/>
      </w:r>
      <w:r>
        <w:rPr>
          <w:rStyle w:val="NormalTok"/>
        </w:rPr>
        <w:t xml:space="preserve">models_flat </w:t>
      </w:r>
      <w:r>
        <w:rPr>
          <w:rStyle w:val="OtherTok"/>
        </w:rPr>
        <w:t>&lt;-</w:t>
      </w:r>
      <w:r>
        <w:rPr>
          <w:rStyle w:val="NormalTok"/>
        </w:rPr>
        <w:t xml:space="preserve"> </w:t>
      </w:r>
      <w:r>
        <w:rPr>
          <w:rStyle w:val="FunctionTok"/>
        </w:rPr>
        <w:t>unname</w:t>
      </w:r>
      <w:r>
        <w:rPr>
          <w:rStyle w:val="NormalTok"/>
        </w:rPr>
        <w:t xml:space="preserve">(models)  </w:t>
      </w:r>
      <w:r>
        <w:rPr>
          <w:rStyle w:val="CommentTok"/>
        </w:rPr>
        <w:t># Supprime les noms pour éviter les erreurs</w:t>
      </w:r>
      <w:r>
        <w:br/>
      </w:r>
      <w:r>
        <w:br/>
      </w:r>
      <w:r>
        <w:br/>
      </w:r>
      <w:r>
        <w:rPr>
          <w:rStyle w:val="CommentTok"/>
        </w:rPr>
        <w:t># Générer le tableau avec Stargazer et enregistrer dans le dossier 'rapport' avec 'here'</w:t>
      </w:r>
      <w:r>
        <w:br/>
      </w:r>
      <w:r>
        <w:rPr>
          <w:rStyle w:val="FunctionTok"/>
        </w:rPr>
        <w:t>stargazer</w:t>
      </w:r>
      <w:r>
        <w:rPr>
          <w:rStyle w:val="NormalTok"/>
        </w:rPr>
        <w:t xml:space="preserve">(models_flat, </w:t>
      </w:r>
      <w:r>
        <w:rPr>
          <w:rStyle w:val="AttributeTok"/>
        </w:rPr>
        <w:t>type =</w:t>
      </w:r>
      <w:r>
        <w:rPr>
          <w:rStyle w:val="NormalTok"/>
        </w:rPr>
        <w:t xml:space="preserve"> </w:t>
      </w:r>
      <w:r>
        <w:rPr>
          <w:rStyle w:val="StringTok"/>
        </w:rPr>
        <w:t>"html"</w:t>
      </w:r>
      <w:r>
        <w:rPr>
          <w:rStyle w:val="NormalTok"/>
        </w:rPr>
        <w:t xml:space="preserve">, </w:t>
      </w:r>
      <w:r>
        <w:rPr>
          <w:rStyle w:val="AttributeTok"/>
        </w:rPr>
        <w:t>title =</w:t>
      </w:r>
      <w:r>
        <w:rPr>
          <w:rStyle w:val="NormalTok"/>
        </w:rPr>
        <w:t xml:space="preserve"> </w:t>
      </w:r>
      <w:r>
        <w:rPr>
          <w:rStyle w:val="StringTok"/>
        </w:rPr>
        <w:t>"Résultats des régressions logistiques"</w:t>
      </w:r>
      <w:r>
        <w:rPr>
          <w:rStyle w:val="NormalTok"/>
        </w:rPr>
        <w:t>,</w:t>
      </w:r>
      <w:r>
        <w:br/>
      </w:r>
      <w:r>
        <w:rPr>
          <w:rStyle w:val="NormalTok"/>
        </w:rPr>
        <w:t xml:space="preserve">          </w:t>
      </w:r>
      <w:r>
        <w:rPr>
          <w:rStyle w:val="AttributeTok"/>
        </w:rPr>
        <w:t>style =</w:t>
      </w:r>
      <w:r>
        <w:rPr>
          <w:rStyle w:val="NormalTok"/>
        </w:rPr>
        <w:t xml:space="preserve"> </w:t>
      </w:r>
      <w:r>
        <w:rPr>
          <w:rStyle w:val="StringTok"/>
        </w:rPr>
        <w:t>"aer"</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AttributeTok"/>
        </w:rPr>
        <w:t>out =</w:t>
      </w:r>
      <w:r>
        <w:rPr>
          <w:rStyle w:val="NormalTok"/>
        </w:rPr>
        <w:t xml:space="preserve"> </w:t>
      </w:r>
      <w:r>
        <w:rPr>
          <w:rStyle w:val="FunctionTok"/>
        </w:rPr>
        <w:t>here</w:t>
      </w:r>
      <w:r>
        <w:rPr>
          <w:rStyle w:val="NormalTok"/>
        </w:rPr>
        <w:t>(</w:t>
      </w:r>
      <w:r>
        <w:rPr>
          <w:rStyle w:val="StringTok"/>
        </w:rPr>
        <w:t>"rapport"</w:t>
      </w:r>
      <w:r>
        <w:rPr>
          <w:rStyle w:val="NormalTok"/>
        </w:rPr>
        <w:t xml:space="preserve">, </w:t>
      </w:r>
      <w:r>
        <w:rPr>
          <w:rStyle w:val="StringTok"/>
        </w:rPr>
        <w:t>"resultats_regression.html"</w:t>
      </w:r>
      <w:r>
        <w:rPr>
          <w:rStyle w:val="NormalTok"/>
        </w:rPr>
        <w:t>))</w:t>
      </w:r>
    </w:p>
    <w:p w14:paraId="7BA32991" w14:textId="77777777" w:rsidR="00022B71" w:rsidRDefault="005B112A">
      <w:pPr>
        <w:pStyle w:val="En-ttedetabledesmatires"/>
      </w:pPr>
      <w:r>
        <w:rPr>
          <w:rStyle w:val="VerbatimChar"/>
        </w:rPr>
        <w:t xml:space="preserve">## </w:t>
      </w:r>
      <w:r>
        <w:br/>
      </w:r>
      <w:r>
        <w:rPr>
          <w:rStyle w:val="VerbatimChar"/>
        </w:rPr>
        <w:t>## &lt;table style="text-align:center"&gt;&lt;caption&gt;&lt;strong&gt;Résultats des régressions logistiques&lt;/strong&gt;&lt;/capt</w:t>
      </w:r>
      <w:r>
        <w:rPr>
          <w:rStyle w:val="VerbatimChar"/>
        </w:rPr>
        <w:t>ion&gt;</w:t>
      </w:r>
      <w:r>
        <w:br/>
      </w:r>
      <w:r>
        <w:rPr>
          <w:rStyle w:val="VerbatimChar"/>
        </w:rPr>
        <w:t>## &lt;tr&gt;&lt;td colspan="33" style="border-bottom: 1px solid black"&gt;&lt;/td&gt;&lt;/tr&gt;&lt;tr&gt;&lt;td style="text-align:left"&gt;&lt;/td&gt;&lt;td colspan="4"&gt;Quiter_nid_rec&lt;/td&gt;&lt;td colspan="4"&gt;Emploi_TPL_rec&lt;/td&gt;&lt;td colspan="4"&gt;Vivre_en_couple_rec&lt;/td&gt;&lt;td colspan="4"&gt;Marier_1er_fois</w:t>
      </w:r>
      <w:r>
        <w:rPr>
          <w:rStyle w:val="VerbatimChar"/>
        </w:rPr>
        <w:t>_rec&lt;/td&gt;&lt;td colspan="4"&gt;Parent_1er_fois_rec&lt;/td&gt;&lt;td colspan="4"&gt;Propres_responsabilites_rec&lt;/td&gt;&lt;td colspan="4"&gt;Propres_decisions_rec&lt;/td&gt;&lt;td colspan="4"&gt;Independance_finance_rec&lt;/td&gt;&lt;/tr&gt;</w:t>
      </w:r>
      <w:r>
        <w:br/>
      </w:r>
      <w:r>
        <w:rPr>
          <w:rStyle w:val="VerbatimChar"/>
        </w:rPr>
        <w:t>## &lt;tr&gt;&lt;td style="text-align:left"&gt;&lt;/td&gt;&lt;td&gt;(1)&lt;/td&gt;&lt;td&gt;(2)&lt;/td&gt;&lt;t</w:t>
      </w:r>
      <w:r>
        <w:rPr>
          <w:rStyle w:val="VerbatimChar"/>
        </w:rPr>
        <w:t>d&gt;(3)&lt;/td&gt;&lt;td&gt;(4)&lt;/td&gt;&lt;td&gt;(5)&lt;/td&gt;&lt;td&gt;(6)&lt;/td&gt;&lt;td&gt;(7)&lt;/td&gt;&lt;td&gt;(8)&lt;/td&gt;&lt;td&gt;(9)&lt;/td&gt;&lt;td&gt;(10)&lt;/td&gt;&lt;td&gt;(11)&lt;/td&gt;&lt;td&gt;(12)&lt;/td&gt;&lt;td&gt;(13)&lt;/td&gt;&lt;td&gt;(14)&lt;/td&gt;&lt;td&gt;(15)&lt;/td&gt;&lt;td&gt;(16)&lt;/td&gt;&lt;td&gt;(17)&lt;/td&gt;&lt;td&gt;(18)&lt;/td&gt;&lt;td&gt;(19)&lt;/td&gt;&lt;td&gt;(20)&lt;/td&gt;&lt;td&gt;(21)&lt;/td&gt;&lt;td&gt;(22)&lt;/td&gt;&lt;td&gt;(</w:t>
      </w:r>
      <w:r>
        <w:rPr>
          <w:rStyle w:val="VerbatimChar"/>
        </w:rPr>
        <w:t>23)&lt;/td&gt;&lt;td&gt;(24)&lt;/td&gt;&lt;td&gt;(25)&lt;/td&gt;&lt;td&gt;(26)&lt;/td&gt;&lt;td&gt;(27)&lt;/td&gt;&lt;td&gt;(28)&lt;/td&gt;&lt;td&gt;(29)&lt;/td&gt;&lt;td&gt;(30)&lt;/td&gt;&lt;td&gt;(31)&lt;/td&gt;&lt;td&gt;(32)&lt;/td&gt;&lt;/tr&gt;</w:t>
      </w:r>
      <w:r>
        <w:br/>
      </w:r>
      <w:r>
        <w:rPr>
          <w:rStyle w:val="VerbatimChar"/>
        </w:rPr>
        <w:t>## &lt;tr&gt;&lt;td colspan="33" style="border-bottom: 1px solid black"&gt;&lt;/td&gt;&lt;/tr&gt;&lt;tr&gt;&lt;td style="text-align:left"&gt;Usage_MSOui&lt;/td&gt;&lt;td&gt;</w:t>
      </w:r>
      <w:r>
        <w:rPr>
          <w:rStyle w:val="VerbatimChar"/>
        </w:rPr>
        <w:t>1.25&lt;sup&gt;***&lt;/sup&gt;&lt;/td&gt;&lt;td&gt;&lt;/td&gt;&lt;td&gt;&lt;/td&gt;&lt;td&gt;1.02&lt;/td&gt;&lt;td&gt;1.38&lt;sup&gt;***&lt;/sup&gt;&lt;/td&gt;&lt;td&gt;&lt;/td&gt;&lt;td&gt;&lt;/td&gt;&lt;td&gt;0.05&lt;/td&gt;&lt;td&gt;-0.17&lt;/td&gt;&lt;td&gt;&lt;/td&gt;&lt;td&gt;&lt;/td&gt;&lt;td&gt;-2.15&lt;sup&gt;*&lt;/sup&gt;&lt;/td&gt;&lt;td&gt;-1.16&lt;sup&gt;***&lt;/sup&gt;&lt;/td&gt;&lt;td&gt;&lt;/td&gt;&lt;td&gt;&lt;/td&gt;&lt;td&gt;-1.50&lt;/td&gt;&lt;td&gt;-0.82&lt;sup&gt;***&lt;/sup&gt;&lt;/t</w:t>
      </w:r>
      <w:r>
        <w:rPr>
          <w:rStyle w:val="VerbatimChar"/>
        </w:rPr>
        <w:t>d&gt;&lt;td&gt;&lt;/td&gt;&lt;td&gt;&lt;/td&gt;&lt;td&gt;-0.95&lt;/td&gt;&lt;td&gt;2.58&lt;sup&gt;***&lt;/sup&gt;&lt;/td&gt;&lt;td&gt;&lt;/td&gt;&lt;td&gt;&lt;/td&gt;&lt;td&gt;14.03&lt;/td&gt;&lt;td&gt;2.74&lt;sup&gt;***&lt;/sup&gt;&lt;/td&gt;&lt;td&gt;&lt;/td&gt;&lt;td&gt;&lt;/td&gt;&lt;td&gt;13.69&lt;/td&gt;&lt;td&gt;2.14&lt;sup&gt;***&lt;/sup&gt;&lt;/td&gt;&lt;td&gt;&lt;/td&gt;&lt;td&gt;&lt;/td&gt;&lt;td&gt;30.26&lt;/td&gt;&lt;/tr&gt;</w:t>
      </w:r>
      <w:r>
        <w:br/>
      </w:r>
      <w:r>
        <w:rPr>
          <w:rStyle w:val="VerbatimChar"/>
        </w:rPr>
        <w:t>## &lt;tr&gt;&lt;td style="text-align:left"&gt;&lt;/td</w:t>
      </w:r>
      <w:r>
        <w:rPr>
          <w:rStyle w:val="VerbatimChar"/>
        </w:rPr>
        <w:t>&gt;&lt;td&gt;(0.30)&lt;/td&gt;&lt;td&gt;&lt;/td&gt;&lt;td&gt;&lt;/td&gt;&lt;td&gt;(1.46)&lt;/td&gt;&lt;td&gt;(0.32)&lt;/td&gt;&lt;td&gt;&lt;/td&gt;&lt;td&gt;&lt;/td&gt;&lt;td&gt;(1.45)&lt;/td&gt;&lt;td&gt;(0.28)&lt;/td&gt;&lt;td&gt;&lt;/td&gt;&lt;td&gt;&lt;/td&gt;&lt;td&gt;(1.21)&lt;/td&gt;&lt;td&gt;(0.28)&lt;/td&gt;&lt;td&gt;&lt;/td&gt;&lt;td&gt;&lt;/td&gt;&lt;td&gt;(1.33)&lt;/td&gt;&lt;td&gt;(0.30)&lt;/td&gt;&lt;td&gt;&lt;/td&gt;&lt;td&gt;&lt;/td&gt;&lt;td&gt;(1.09)&lt;/td&gt;&lt;td&gt;(0.38)&lt;/td&gt;</w:t>
      </w:r>
      <w:r>
        <w:rPr>
          <w:rStyle w:val="VerbatimChar"/>
        </w:rPr>
        <w:t>&lt;td&gt;&lt;/td&gt;&lt;td&gt;&lt;/td&gt;&lt;td&gt;(855.46)&lt;/td&gt;&lt;td&gt;(0.41)&lt;/td&gt;&lt;td&gt;&lt;/td&gt;&lt;td&gt;&lt;/td&gt;&lt;td&gt;(830.95)&lt;/td&gt;&lt;td&gt;(0.38)&lt;/td&gt;&lt;td&gt;&lt;/td&gt;&lt;td&gt;&lt;/td&gt;&lt;td&gt;(2,135.27)&lt;/td&gt;&lt;/tr&gt;</w:t>
      </w:r>
      <w:r>
        <w:br/>
      </w:r>
      <w:r>
        <w:rPr>
          <w:rStyle w:val="VerbatimChar"/>
        </w:rPr>
        <w:t>## &lt;tr&gt;&lt;td style="text-align:left"&gt;&lt;/td&gt;&lt;td&gt;&lt;/td&gt;&lt;td&gt;&lt;/td&gt;&lt;td&gt;&lt;/td&gt;&lt;td&gt;&lt;/td&gt;&lt;td&gt;&lt;/td&gt;&lt;td&gt;&lt;/td&gt;&lt;td&gt;&lt;/td&gt;&lt;td&gt;&lt;/td&gt;&lt;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w:t>
      </w:r>
      <w:r>
        <w:rPr>
          <w:rStyle w:val="VerbatimChar"/>
        </w:rPr>
        <w:t>Nbr_compte_MS1 ou 2 comptes&lt;/td&gt;&lt;td&gt;&lt;/td&gt;&lt;td&gt;1.07&lt;sup&gt;***&lt;/sup&gt;&lt;/td&gt;&lt;td&gt;&lt;/td&gt;&lt;td&gt;0.32&lt;/td&gt;&lt;td&gt;&lt;/td&gt;&lt;td&gt;1.12&lt;sup&gt;***&lt;/sup&gt;&lt;/td&gt;&lt;td&gt;&lt;/td&gt;&lt;td&gt;1.05&lt;/td&gt;&lt;td&gt;&lt;/td&gt;&lt;td&gt;0.19&lt;/td&gt;&lt;td&gt;&lt;/td&gt;&lt;td&gt;1.16&lt;/td&gt;&lt;td&gt;&lt;/td&gt;&lt;td&gt;-1.03&lt;sup&gt;***&lt;/sup&gt;&lt;/td&gt;&lt;td&gt;&lt;/td&gt;&lt;td&gt;0.43&lt;/td&gt;&lt;td&gt;&lt;</w:t>
      </w:r>
      <w:r>
        <w:rPr>
          <w:rStyle w:val="VerbatimChar"/>
        </w:rPr>
        <w:t>/td&gt;&lt;td&gt;-0.63&lt;sup&gt;**&lt;/sup&gt;&lt;/td&gt;&lt;td&gt;&lt;/td&gt;&lt;td&gt;-0.05&lt;/td&gt;&lt;td&gt;&lt;/td&gt;&lt;td&gt;2.51&lt;sup&gt;***&lt;/sup&gt;&lt;/td&gt;&lt;td&gt;&lt;/td&gt;&lt;td&gt;2.17&lt;sup&gt;*&lt;/sup&gt;&lt;/td&gt;&lt;td&gt;&lt;/td&gt;&lt;td&gt;2.95&lt;sup&gt;***&lt;/sup&gt;&lt;/td&gt;&lt;td&gt;&lt;/td&gt;&lt;td&gt;2.80&lt;sup&gt;**&lt;/sup&gt;&lt;/td&gt;&lt;td&gt;&lt;/td&gt;&lt;td&gt;1.75&lt;sup&gt;***&lt;/sup&gt;&lt;/td&gt;&lt;td&gt;&lt;/td&gt;&lt;td&gt;-14.08&lt;/td&gt;&lt;</w:t>
      </w:r>
      <w:r>
        <w:rPr>
          <w:rStyle w:val="VerbatimChar"/>
        </w:rPr>
        <w:t>/tr&gt;</w:t>
      </w:r>
      <w:r>
        <w:br/>
      </w:r>
      <w:r>
        <w:rPr>
          <w:rStyle w:val="VerbatimChar"/>
        </w:rPr>
        <w:t>## &lt;tr&gt;&lt;td style="text-align:left"&gt;&lt;/td&gt;&lt;td&gt;&lt;/td&gt;&lt;td&gt;(0.33)&lt;/td&gt;&lt;td&gt;&lt;/td&gt;&lt;td&gt;(1.15)&lt;/td&gt;&lt;td&gt;&lt;/td&gt;&lt;td&gt;(0.37)&lt;/td&gt;&lt;td&gt;&lt;/td&gt;&lt;td&gt;(1.20)&lt;/td&gt;&lt;td&gt;&lt;/td&gt;&lt;td&gt;(0.30)&lt;/td&gt;&lt;td&gt;&lt;/td&gt;&lt;td&gt;(0.91)&lt;/td&gt;&lt;td&gt;&lt;/td&gt;&lt;td&gt;(0.30)&lt;/td&gt;&lt;td&gt;&lt;/td&gt;&lt;td&gt;(1.13)&lt;/td&gt;&lt;td&gt;&lt;/td&gt;&lt;td&gt;(0.31)</w:t>
      </w:r>
      <w:r>
        <w:rPr>
          <w:rStyle w:val="VerbatimChar"/>
        </w:rPr>
        <w:t>&lt;/td&gt;&lt;td&gt;&lt;/td&gt;&lt;td&gt;(0.85)&lt;/td&gt;&lt;td&gt;&lt;/td&gt;&lt;td&gt;(0.54)&lt;/td&gt;&lt;td&gt;&lt;/td&gt;&lt;td&gt;(1.30)&lt;/td&gt;&lt;td&gt;&lt;/td&gt;&lt;td&gt;(0.65)&lt;/td&gt;&lt;td&gt;&lt;/td&gt;&lt;td&gt;(1.38)&lt;/td&gt;&lt;td&gt;&lt;/td&gt;&lt;td&gt;(0.48)&lt;/td&gt;&lt;td&gt;&lt;/td&gt;&lt;td&gt;(1,559.36)&lt;/td&gt;&lt;/tr&gt;</w:t>
      </w:r>
      <w:r>
        <w:br/>
      </w:r>
      <w:r>
        <w:rPr>
          <w:rStyle w:val="VerbatimChar"/>
        </w:rPr>
        <w:t>## &lt;tr&gt;&lt;td style="text-align:left"&gt;&lt;/td&gt;&lt;td&gt;&lt;/td&gt;&lt;td&gt;&lt;/td&gt;&lt;td&gt;&lt;/td&gt;&lt;td&gt;&lt;/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/tr&gt;</w:t>
      </w:r>
      <w:r>
        <w:br/>
      </w:r>
      <w:r>
        <w:rPr>
          <w:rStyle w:val="VerbatimChar"/>
        </w:rPr>
        <w:t>## &lt;tr&gt;&lt;td style="text-align:left"&gt;Nbr_compte_MS3 à 5 comptes&lt;/td&gt;&lt;td&gt;&lt;/td&gt;&lt;td&gt;1.26&lt;sup&gt;***&lt;/sup&gt;&lt;/td&gt;&lt;td&gt;&lt;/td&gt;&lt;td&gt;0.28&lt;/td&gt;&lt;td&gt;&lt;/td&gt;&lt;td&gt;1.42&lt;sup&gt;***&lt;/sup&gt;&lt;/td&gt;&lt;td&gt;&lt;/td&gt;&lt;td&gt;0.96&lt;/td&gt;&lt;td&gt;&lt;/td&gt;&lt;td&gt;-0.04&lt;/td&gt;&lt;td&gt;&lt;/td&gt;&lt;td&gt;0.62&lt;/td&gt;&lt;td&gt;&lt;/td&gt;&lt;td&gt;-0.91&lt;sup&gt;*</w:t>
      </w:r>
      <w:r>
        <w:rPr>
          <w:rStyle w:val="VerbatimChar"/>
        </w:rPr>
        <w:t>**&lt;/sup&gt;&lt;/td&gt;&lt;td&gt;&lt;/td&gt;&lt;td&gt;0.67&lt;/td&gt;&lt;td&gt;&lt;/td&gt;&lt;td&gt;-0.73&lt;sup&gt;**&lt;/sup&gt;&lt;/td&gt;&lt;td&gt;&lt;/td&gt;&lt;td&gt;-0.22&lt;/td&gt;&lt;td&gt;&lt;/td&gt;&lt;td&gt;2.49&lt;sup&gt;***&lt;/sup&gt;&lt;/td&gt;&lt;td&gt;&lt;/td&gt;&lt;td&gt;2.07&lt;sup&gt;*&lt;/sup&gt;&lt;/td&gt;&lt;td&gt;&lt;/td&gt;&lt;td&gt;2.61&lt;sup&gt;***&lt;/sup&gt;&lt;/td&gt;&lt;td&gt;&lt;/td&gt;&lt;td&gt;2.47&lt;sup&gt;**&lt;/sup&gt;&lt;/td&gt;&lt;td&gt;&lt;/td&gt;&lt;td&gt;2.13&lt;sup</w:t>
      </w:r>
      <w:r>
        <w:rPr>
          <w:rStyle w:val="VerbatimChar"/>
        </w:rPr>
        <w:t>&gt;***&lt;/sup&gt;&lt;/td&gt;&lt;td&gt;&lt;/td&gt;&lt;td&gt;-14.12&lt;/td&gt;&lt;/tr&gt;</w:t>
      </w:r>
      <w:r>
        <w:br/>
      </w:r>
      <w:r>
        <w:rPr>
          <w:rStyle w:val="VerbatimChar"/>
        </w:rPr>
        <w:t>## &lt;tr&gt;&lt;td style="text-align:left"&gt;&lt;/td&gt;&lt;td&gt;&lt;/td&gt;&lt;td&gt;(0.30)&lt;/td&gt;&lt;td&gt;&lt;/td&gt;&lt;td&gt;(1.14)&lt;/td&gt;&lt;td&gt;&lt;/td&gt;&lt;td&gt;(0.34)&lt;/td&gt;&lt;td&gt;&lt;/td&gt;&lt;td&gt;(1.20)&lt;/td&gt;&lt;td&gt;&lt;/td&gt;&lt;td&gt;(0.28)&lt;/td&gt;&lt;td&gt;&lt;/td&gt;&lt;td&gt;(0.90)&lt;/td&gt;&lt;td&gt;&lt;/td&gt;&lt;td&gt;(0.28)&lt;/td&gt;&lt;td</w:t>
      </w:r>
      <w:r>
        <w:rPr>
          <w:rStyle w:val="VerbatimChar"/>
        </w:rPr>
        <w:t>&gt;&lt;/td&gt;&lt;td&gt;(1.12)&lt;/td&gt;&lt;td&gt;&lt;/td&gt;&lt;td&gt;(0.29)&lt;/td&gt;&lt;td&gt;&lt;/td&gt;&lt;td&gt;(0.84)&lt;/td&gt;&lt;td&gt;&lt;/td&gt;&lt;td&gt;(0.42)&lt;/td&gt;&lt;td&gt;&lt;/td&gt;&lt;td&gt;(1.21)&lt;/td&gt;&lt;td&gt;&lt;/td&gt;&lt;td&gt;(0.45)&lt;/td&gt;&lt;td&gt;&lt;/td&gt;&lt;td&gt;(1.25)&lt;/td&gt;&lt;td&gt;&lt;/td&gt;&lt;td&gt;(0.43)&lt;/td&gt;&lt;td&gt;&lt;/td&gt;&lt;td&gt;(1,559.36)&lt;/td&gt;&lt;/tr&gt;</w:t>
      </w:r>
      <w:r>
        <w:br/>
      </w:r>
      <w:r>
        <w:rPr>
          <w:rStyle w:val="VerbatimChar"/>
        </w:rPr>
        <w:t>## &lt;tr&gt;&lt;td style="text-align:left</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td&gt;&lt;td&gt;&lt;/td&gt;&lt;td&gt;&lt;/td&gt;&lt;td&gt;&lt;/td&gt;&lt;td&gt;&lt;/td&gt;&lt;/tr&gt;</w:t>
      </w:r>
      <w:r>
        <w:br/>
      </w:r>
      <w:r>
        <w:rPr>
          <w:rStyle w:val="VerbatimChar"/>
        </w:rPr>
        <w:t>## &lt;tr&gt;&lt;td style="text-align:left"&gt;Nbr_compte_MS6 comptes et plus&lt;/td&gt;&lt;td&gt;&lt;/td&gt;&lt;td&gt;0.96&lt;sup&gt;**&lt;/sup&gt;&lt;/td&gt;&lt;td&gt;&lt;/td&gt;&lt;td&gt;-0.28&lt;/td&gt;&lt;td&gt;&lt;/td&gt;&lt;td&gt;1.45&lt;sup&gt;***&lt;/sup&gt;&lt;/td&gt;&lt;td&gt;&lt;/td&gt;&lt;td&gt;0.37&lt;/td&gt;&lt;td&gt;&lt;/td&gt;&lt;td&gt;-0.64&lt;sup&gt;*&lt;</w:t>
      </w:r>
      <w:r>
        <w:rPr>
          <w:rStyle w:val="VerbatimChar"/>
        </w:rPr>
        <w:t>/sup&gt;&lt;/td&gt;&lt;td&gt;&lt;/td&gt;&lt;td&gt;-0.02&lt;/td&gt;&lt;td&gt;&lt;/td&gt;&lt;td&gt;-1.55&lt;sup&gt;***&lt;/sup&gt;&lt;/td&gt;&lt;td&gt;&lt;/td&gt;&lt;td&gt;0.14&lt;/td&gt;&lt;td&gt;&lt;/td&gt;&lt;td&gt;-1.05&lt;sup&gt;***&lt;/sup&gt;&lt;/td&gt;&lt;td&gt;&lt;/td&gt;&lt;td&gt;-0.48&lt;/td&gt;&lt;td&gt;&lt;/td&gt;&lt;td&gt;3.39&lt;sup&gt;***&lt;/sup&gt;&lt;/td&gt;&lt;td&gt;&lt;/td&gt;&lt;td&gt;3.02&lt;sup&gt;**&lt;/sup&gt;&lt;/td&gt;&lt;td&gt;&lt;/td&gt;&lt;td&gt;3.30&lt;sup&gt;***&lt;/sup&gt;&lt;/</w:t>
      </w:r>
      <w:r>
        <w:rPr>
          <w:rStyle w:val="VerbatimChar"/>
        </w:rPr>
        <w:t>td&gt;&lt;td&gt;&lt;/td&gt;&lt;td&gt;3.07&lt;sup&gt;**&lt;/sup&gt;&lt;/td&gt;&lt;td&gt;&lt;/td&gt;&lt;td&gt;1.99&lt;sup&gt;***&lt;/sup&gt;&lt;/td&gt;&lt;td&gt;&lt;/td&gt;&lt;td&gt;-14.34&lt;/td&gt;&lt;/tr&gt;</w:t>
      </w:r>
      <w:r>
        <w:br/>
      </w:r>
      <w:r>
        <w:rPr>
          <w:rStyle w:val="VerbatimChar"/>
        </w:rPr>
        <w:t>## &lt;tr&gt;&lt;td style="text-align:left"&gt;&lt;/td&gt;&lt;td&gt;&lt;/td&gt;&lt;td&gt;(0.39)&lt;/td&gt;&lt;td&gt;&lt;/td&gt;&lt;td&gt;(1.17)&lt;/td&gt;&lt;td&gt;&lt;/td&gt;&lt;td&gt;(0.49)&lt;/td&gt;&lt;td&gt;&lt;/td&gt;&lt;td&gt;(1.26)&lt;/td&gt;&lt;td&gt;&lt;/td&gt;&lt;td&gt;(0.</w:t>
      </w:r>
      <w:r>
        <w:rPr>
          <w:rStyle w:val="VerbatimChar"/>
        </w:rPr>
        <w:t>34)&lt;/td&gt;&lt;td&gt;&lt;/td&gt;&lt;td&gt;(0.92)&lt;/td&gt;&lt;td&gt;&lt;/td&gt;&lt;td&gt;(0.38)&lt;/td&gt;&lt;td&gt;&lt;/td&gt;&lt;td&gt;(1.15)&lt;/td&gt;&lt;td&gt;&lt;/td&gt;&lt;td&gt;(0.35)&lt;/td&gt;&lt;td&gt;&lt;/td&gt;&lt;td&gt;(0.86)&lt;/td&gt;&lt;td&gt;&lt;/td&gt;&lt;td&gt;(1.05)&lt;/td&gt;&lt;td&gt;&lt;/td&gt;&lt;td&gt;(1.52)&lt;/td&gt;&lt;td&gt;&lt;/td&gt;&lt;td&gt;(1.05)&lt;/td&gt;&lt;td&gt;&lt;/td&gt;&lt;td&gt;(1.54)&lt;/td&gt;&lt;td&gt;&lt;/td&gt;&lt;td&gt;(0.67)&lt;/td&gt;&lt;td&gt;&lt;/td</w:t>
      </w:r>
      <w:r>
        <w:rPr>
          <w:rStyle w:val="VerbatimChar"/>
        </w:rPr>
        <w:t>&gt;&lt;td&gt;(1,559.36)&lt;/td&gt;&lt;/tr&gt;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td&gt;&lt;/td&gt;&lt;td&gt;&lt;/td&gt;&lt;td&gt;&lt;/td&gt;&lt;td&gt;&lt;/td&gt;&lt;td&gt;&lt;/td&gt;&lt;td&gt;&lt;/td&gt;&lt;td&gt;&lt;/td&gt;&lt;td&gt;&lt;/td&gt;&lt;td&gt;&lt;/td&gt;&lt;td&gt;&lt;/td&gt;&lt;td&gt;&lt;/td&gt;&lt;/tr&gt;</w:t>
      </w:r>
      <w:r>
        <w:br/>
      </w:r>
      <w:r>
        <w:rPr>
          <w:rStyle w:val="VerbatimChar"/>
        </w:rPr>
        <w:t>## &lt;tr&gt;&lt;td style="text-align:left"&gt;Nbr_compte_MS_regulierUn&lt;/td&gt;&lt;td&gt;&lt;/td&gt;&lt;td&gt;&lt;/td&gt;&lt;td&gt;1.19&lt;sup&gt;***&lt;/sup&gt;&lt;/td&gt;&lt;td&gt;-0.02&lt;/td&gt;&lt;td&gt;&lt;/td&gt;&lt;td&gt;&lt;/td&gt;&lt;td&gt;1.24&lt;su</w:t>
      </w:r>
      <w:r>
        <w:rPr>
          <w:rStyle w:val="VerbatimChar"/>
        </w:rPr>
        <w:t>p&gt;***&lt;/sup&gt;&lt;/td&gt;&lt;td&gt;0.26&lt;/td&gt;&lt;td&gt;&lt;/td&gt;&lt;td&gt;&lt;/td&gt;&lt;td&gt;-0.01&lt;/td&gt;&lt;td&gt;0.98&lt;/td&gt;&lt;td&gt;&lt;/td&gt;&lt;td&gt;&lt;/td&gt;&lt;td&gt;-1.06&lt;sup&gt;***&lt;/sup&gt;&lt;/td&gt;&lt;td&gt;-0.14&lt;/td&gt;&lt;td&gt;&lt;/td&gt;&lt;td&gt;&lt;/td&gt;&lt;td&gt;-0.80&lt;sup&gt;**&lt;/sup&gt;&lt;/td&gt;&lt;td&gt;0.11&lt;/td&gt;&lt;td&gt;&lt;/td&gt;&lt;td&gt;&lt;/td&gt;&lt;td&gt;2.45&lt;sup&gt;***&lt;/sup&gt;&lt;/td&gt;&lt;td&gt;-13.52&lt;/td&gt;&lt;td&gt;</w:t>
      </w:r>
      <w:r>
        <w:rPr>
          <w:rStyle w:val="VerbatimChar"/>
        </w:rPr>
        <w:t>&lt;/td&gt;&lt;td&gt;&lt;/td&gt;&lt;td&gt;2.36&lt;sup&gt;***&lt;/sup&gt;&lt;/td&gt;&lt;td&gt;-13.81&lt;/td&gt;&lt;td&gt;&lt;/td&gt;&lt;td&gt;&lt;/td&gt;&lt;td&gt;1.54&lt;sup&gt;***&lt;/sup&gt;&lt;/td&gt;&lt;td&gt;-14.48&lt;/td&gt;&lt;/tr&gt;</w:t>
      </w:r>
      <w:r>
        <w:br/>
      </w:r>
      <w:r>
        <w:rPr>
          <w:rStyle w:val="VerbatimChar"/>
        </w:rPr>
        <w:t>## &lt;tr&gt;&lt;td style="text-align:left"&gt;&lt;/td&gt;&lt;td&gt;&lt;/td&gt;&lt;td&gt;&lt;/td&gt;&lt;td&gt;(0.38)&lt;/td&gt;&lt;td&gt;(1.13)&lt;/td&gt;&lt;td&gt;&lt;/td&gt;&lt;td&gt;&lt;/td&gt;&lt;td&gt;(0.43)&lt;/td&gt;&lt;td&gt;(1.17)&lt;/t</w:t>
      </w:r>
      <w:r>
        <w:rPr>
          <w:rStyle w:val="VerbatimChar"/>
        </w:rPr>
        <w:t>d&gt;&lt;td&gt;&lt;/td&gt;&lt;td&gt;&lt;/td&gt;&lt;td&gt;(0.32)&lt;/td&gt;&lt;td&gt;(0.87)&lt;/td&gt;&lt;td&gt;&lt;/td&gt;&lt;td&gt;&lt;/td&gt;&lt;td&gt;(0.33)&lt;/td&gt;&lt;td&gt;(0.88)&lt;/td&gt;&lt;td&gt;&lt;/td&gt;&lt;td&gt;&lt;/td&gt;&lt;td&gt;(0.32)&lt;/td&gt;&lt;td&gt;(0.80)&lt;/td&gt;&lt;td&gt;&lt;/td&gt;&lt;td&gt;&lt;/td&gt;&lt;td&gt;(0.66)&lt;/td&gt;&lt;td&gt;(855.46)&lt;/td&gt;&lt;td&gt;&lt;/td&gt;&lt;td&gt;&lt;/td&gt;&lt;td&gt;(0.66)&lt;/td&gt;&lt;td&gt;(830.95)&lt;/td&gt;&lt;td&gt;&lt;/td&gt;&lt;</w:t>
      </w:r>
      <w:r>
        <w:rPr>
          <w:rStyle w:val="VerbatimChar"/>
        </w:rPr>
        <w:t>td&gt;&lt;/td&gt;&lt;td&gt;(0.52)&lt;/td&gt;&lt;td&gt;(1,458.68)&lt;/td&gt;&lt;/tr&gt;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r&gt;</w:t>
      </w:r>
      <w:r>
        <w:br/>
      </w:r>
      <w:r>
        <w:rPr>
          <w:rStyle w:val="VerbatimChar"/>
        </w:rPr>
        <w:t>## &lt;tr&gt;&lt;td style="text-align:left"&gt;Nbr_compte_MS_regulierDeux&lt;/td&gt;&lt;td&gt;&lt;/td&gt;&lt;td&gt;&lt;/td&gt;&lt;td&gt;0.84&lt;sup&gt;***&lt;/sup&gt;&lt;/td&gt;&lt;td&gt;-0.35&lt;/td&gt;&lt;td&gt;&lt;</w:t>
      </w:r>
      <w:r>
        <w:rPr>
          <w:rStyle w:val="VerbatimChar"/>
        </w:rPr>
        <w:t>/td&gt;&lt;td&gt;&lt;/td&gt;&lt;td&gt;0.87&lt;sup&gt;**&lt;/sup&gt;&lt;/td&gt;&lt;td&gt;-0.08&lt;/td&gt;&lt;td&gt;&lt;/td&gt;&lt;td&gt;&lt;/td&gt;&lt;td&gt;0.05&lt;/td&gt;&lt;td&gt;1.23&lt;/td&gt;&lt;td&gt;&lt;/td&gt;&lt;td&gt;&lt;/td&gt;&lt;td&gt;-0.89&lt;sup&gt;***&lt;/sup&gt;&lt;/td&gt;&lt;td&gt;-0.05&lt;/td&gt;&lt;td&gt;&lt;/td&gt;&lt;td&gt;&lt;/td&gt;&lt;td&gt;-0.49&lt;/td&gt;&lt;td&gt;0.48&lt;/td&gt;&lt;td&gt;&lt;/td&gt;&lt;td&gt;&lt;/td&gt;&lt;td&gt;2.19&lt;sup&gt;***&lt;/sup&gt;&lt;/td&gt;&lt;td&gt;-13.7</w:t>
      </w:r>
      <w:r>
        <w:rPr>
          <w:rStyle w:val="VerbatimChar"/>
        </w:rPr>
        <w:t>8&lt;/td&gt;&lt;td&gt;&lt;/td&gt;&lt;td&gt;&lt;/td&gt;&lt;td&gt;2.97&lt;sup&gt;***&lt;/sup&gt;&lt;/td&gt;&lt;td&gt;-13.13&lt;/td&gt;&lt;td&gt;&lt;/td&gt;&lt;td&gt;&lt;/td&gt;&lt;td&gt;1.87&lt;sup&gt;***&lt;/sup&gt;&lt;/td&gt;&lt;td&gt;-14.13&lt;/td&gt;&lt;/tr&gt;</w:t>
      </w:r>
      <w:r>
        <w:br/>
      </w:r>
      <w:r>
        <w:rPr>
          <w:rStyle w:val="VerbatimChar"/>
        </w:rPr>
        <w:t>## &lt;tr&gt;&lt;td style="text-align:left"&gt;&lt;/td&gt;&lt;td&gt;&lt;/td&gt;&lt;td&gt;&lt;/td&gt;&lt;td&gt;(0.32)&lt;/td&gt;&lt;td&gt;(1.11)&lt;/td&gt;&lt;td&gt;&lt;/td&gt;&lt;td&gt;&lt;/td&gt;&lt;td&gt;(0.35)&lt;/td&gt;&lt;td&gt;(1.15)&lt;/td&gt;&lt;td&gt;&lt;/td&gt;&lt;td&gt;&lt;/td&gt;&lt;td&gt;(0.29)&lt;/td&gt;&lt;td&gt;(0.87)&lt;/td&gt;&lt;td&gt;&lt;/td&gt;&lt;td&gt;&lt;/td&gt;&lt;td&gt;(0.29)&lt;/td&gt;&lt;td&gt;(0.86)&lt;/td&gt;&lt;td&gt;&lt;/td&gt;&lt;td&gt;&lt;/td&gt;&lt;td&gt;(0</w:t>
      </w:r>
      <w:r>
        <w:rPr>
          <w:rStyle w:val="VerbatimChar"/>
        </w:rPr>
        <w:t>.30)&lt;/td&gt;&lt;td&gt;(0.79)&lt;/td&gt;&lt;td&gt;&lt;/td&gt;&lt;td&gt;&lt;/td&gt;&lt;td&gt;(0.49)&lt;/td&gt;&lt;td&gt;(855.46)&lt;/td&gt;&lt;td&gt;&lt;/td&gt;&lt;td&gt;&lt;/td&gt;&lt;td&gt;(0.66)&lt;/td&gt;&lt;td&gt;(830.95)&lt;/td&gt;&lt;td&gt;&lt;/td&gt;&lt;td&gt;&lt;/td&gt;&lt;td&gt;(0.48)&lt;/td&gt;&lt;td&gt;(1,458.68)&lt;/td&gt;&lt;/tr&gt;</w:t>
      </w:r>
      <w:r>
        <w:br/>
      </w:r>
      <w:r>
        <w:rPr>
          <w:rStyle w:val="VerbatimChar"/>
        </w:rPr>
        <w:t>## &lt;tr&gt;&lt;td style="text-align:left"&gt;&lt;/td&gt;&lt;td&gt;&lt;/td&gt;&lt;td&gt;&lt;/td&gt;&lt;td&gt;&lt;/td&gt;&lt;td&gt;&lt;/t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tr&gt;</w:t>
      </w:r>
      <w:r>
        <w:br/>
      </w:r>
      <w:r>
        <w:rPr>
          <w:rStyle w:val="VerbatimChar"/>
        </w:rPr>
        <w:t>## &lt;tr&gt;&lt;td style="text-align:left"&gt;Nbr_compte_MS_regulierTrois&lt;/td&gt;&lt;td&gt;&lt;/td&gt;&lt;td&gt;&lt;/td&gt;&lt;td&gt;1.52&lt;sup&gt;***&lt;/sup&gt;&lt;/td&gt;&lt;td&gt;0.43&lt;/td&gt;&lt;td&gt;&lt;/td&gt;&lt;td&gt;&lt;/td&gt;&lt;td&gt;1.43&lt;sup&gt;***&lt;/sup&gt;&lt;/td&gt;&lt;td&gt;0.60&lt;/td&gt;&lt;td&gt;&lt;/td&gt;&lt;td&gt;&lt;/td&gt;&lt;td&gt;0.15&lt;/td&gt;&lt;td&gt;1.64&lt;sup&gt;*&lt;/sup&gt;&lt;/td&gt;&lt;td&gt;&lt;/td&gt;&lt;td&gt;</w:t>
      </w:r>
      <w:r>
        <w:rPr>
          <w:rStyle w:val="VerbatimChar"/>
        </w:rPr>
        <w:t>&lt;/td&gt;&lt;td&gt;-0.92&lt;sup&gt;***&lt;/sup&gt;&lt;/td&gt;&lt;td&gt;-0.13&lt;/td&gt;&lt;td&gt;&lt;/td&gt;&lt;td&gt;&lt;/td&gt;&lt;td&gt;-0.58&lt;sup&gt;*&lt;/sup&gt;&lt;/td&gt;&lt;td&gt;0.50&lt;/td&gt;&lt;td&gt;&lt;/td&gt;&lt;td&gt;&lt;/td&gt;&lt;td&gt;2.57&lt;sup&gt;***&lt;/sup&gt;&lt;/td&gt;&lt;td&gt;-13.46&lt;/td&gt;&lt;td&gt;&lt;/td&gt;&lt;td&gt;&lt;/td&gt;&lt;td&gt;2.48&lt;sup&gt;***&lt;/sup&gt;&lt;/td&gt;&lt;td&gt;-13.59&lt;/td&gt;&lt;td&gt;&lt;/td&gt;&lt;td&gt;&lt;/td&gt;&lt;td&gt;3.10&lt;sup&gt;*</w:t>
      </w:r>
      <w:r>
        <w:rPr>
          <w:rStyle w:val="VerbatimChar"/>
        </w:rPr>
        <w:t>**&lt;/sup&gt;&lt;/td&gt;&lt;td&gt;-12.86&lt;/td&gt;&lt;/tr&gt;</w:t>
      </w:r>
      <w:r>
        <w:br/>
      </w:r>
      <w:r>
        <w:rPr>
          <w:rStyle w:val="VerbatimChar"/>
        </w:rPr>
        <w:t>## &lt;tr&gt;&lt;td style="text-align:left"&gt;&lt;/td&gt;&lt;td&gt;&lt;/td&gt;&lt;td&gt;&lt;/td&gt;&lt;td&gt;(0.36)&lt;/td&gt;&lt;td&gt;(1.14)&lt;/td&gt;&lt;td&gt;&lt;/td&gt;&lt;td&gt;&lt;/td&gt;&lt;td&gt;(0.40)&lt;/td&gt;&lt;td&gt;(1.18)&lt;/td&gt;&lt;td&gt;&lt;/td&gt;&lt;td&gt;&lt;/td&gt;&lt;td&gt;(0.30)&lt;/td&gt;&lt;td&gt;(0.88)&lt;/td&gt;&lt;td&gt;&lt;/td&gt;&lt;td&gt;&lt;/td&gt;&lt;td&gt;(0.30)&lt;/td&gt;&lt;td&gt;(</w:t>
      </w:r>
      <w:r>
        <w:rPr>
          <w:rStyle w:val="VerbatimChar"/>
        </w:rPr>
        <w:t>0.88)&lt;/td&gt;&lt;td&gt;&lt;/td&gt;&lt;td&gt;&lt;/td&gt;&lt;td&gt;(0.31)&lt;/td&gt;&lt;td&gt;(0.80)&lt;/td&gt;&lt;td&gt;&lt;/td&gt;&lt;td&gt;&lt;/td&gt;&lt;td&gt;(0.59)&lt;/td&gt;&lt;td&gt;(855.46)&lt;/td&gt;&lt;td&gt;&lt;/td&gt;&lt;td&gt;&lt;/td&gt;&lt;td&gt;(0.59)&lt;/td&gt;&lt;td&gt;(830.95)&lt;/td&gt;&lt;td&gt;&lt;/td&gt;&lt;td&gt;&lt;/td&gt;&lt;td&gt;(0.78)&lt;/td&gt;&lt;td&gt;(1,458.68)&lt;/td&gt;&lt;/tr&gt;</w:t>
      </w:r>
      <w:r>
        <w:br/>
      </w:r>
      <w:r>
        <w:rPr>
          <w:rStyle w:val="VerbatimChar"/>
        </w:rPr>
        <w:t>## &lt;tr&gt;&lt;td style="text-align:left"&gt;&lt;/td&gt;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&lt;/td&gt;&lt;td&gt;&lt;/td&gt;&lt;td&gt;&lt;/td&gt;&lt;td&gt;&lt;/td&gt;&lt;/tr&gt;</w:t>
      </w:r>
      <w:r>
        <w:br/>
      </w:r>
      <w:r>
        <w:rPr>
          <w:rStyle w:val="VerbatimChar"/>
        </w:rPr>
        <w:t>## &lt;tr&gt;&lt;td style="text-align:left"&gt;Nbr_compte_MS_regulierQuatre&lt;/td&gt;&lt;td&gt;&lt;/td&gt;&lt;td&gt;&lt;/td&gt;&lt;td&gt;1.00&lt;sup&gt;***&lt;/sup&gt;&lt;/td&gt;&lt;td&gt;-0.07&lt;/td&gt;&lt;td&gt;&lt;/td&gt;&lt;td&gt;&lt;/td&gt;&lt;td&gt;1.92&lt;sup&gt;***&lt;/sup&gt;&lt;/td&gt;&lt;td&gt;1.13&lt;/td&gt;&lt;td&gt;&lt;/td&gt;&lt;td&gt;&lt;/td&gt;&lt;td&gt;-0.20&lt;/td&gt;&lt;</w:t>
      </w:r>
      <w:r>
        <w:rPr>
          <w:rStyle w:val="VerbatimChar"/>
        </w:rPr>
        <w:t>td&gt;1.32&lt;/td&gt;&lt;td&gt;&lt;/td&gt;&lt;td&gt;&lt;/td&gt;&lt;td&gt;-1.44&lt;sup&gt;***&lt;/sup&gt;&lt;/td&gt;&lt;td&gt;-0.63&lt;/td&gt;&lt;td&gt;&lt;/td&gt;&lt;td&gt;&lt;/td&gt;&lt;td&gt;-1.06&lt;sup&gt;***&lt;/sup&gt;&lt;/td&gt;&lt;td&gt;0.02&lt;/td&gt;&lt;td&gt;&lt;/td&gt;&lt;td&gt;&lt;/td&gt;&lt;td&gt;2.70&lt;sup&gt;***&lt;/sup&gt;&lt;/td&gt;&lt;td&gt;-13.30&lt;/td&gt;&lt;td&gt;&lt;/td&gt;&lt;td&gt;&lt;/td&gt;&lt;td&gt;2.19&lt;sup&gt;***&lt;/sup&gt;&lt;/td&gt;&lt;td&gt;-13.82&lt;/td&gt;&lt;td&gt;&lt;</w:t>
      </w:r>
      <w:r>
        <w:rPr>
          <w:rStyle w:val="VerbatimChar"/>
        </w:rPr>
        <w:t>/td&gt;&lt;td&gt;&lt;/td&gt;&lt;td&gt;1.57&lt;sup&gt;***&lt;/sup&gt;&lt;/td&gt;&lt;td&gt;-14.39&lt;/td&gt;&lt;/tr&gt;</w:t>
      </w:r>
      <w:r>
        <w:br/>
      </w:r>
      <w:r>
        <w:rPr>
          <w:rStyle w:val="VerbatimChar"/>
        </w:rPr>
        <w:t>## &lt;tr&gt;&lt;td style="text-align:left"&gt;&lt;/td&gt;&lt;td&gt;&lt;/td&gt;&lt;td&gt;&lt;/td&gt;&lt;td&gt;(0.38)&lt;/td&gt;&lt;td&gt;(1.15)&lt;/td&gt;&lt;td&gt;&lt;/td&gt;&lt;td&gt;&lt;/td&gt;&lt;td&gt;(0.54)&lt;/td&gt;&lt;td&gt;(1.24)&lt;/td&gt;&lt;td&gt;&lt;/td&gt;&lt;td&gt;&lt;/td&gt;&lt;td&gt;(0.32)&lt;/td&gt;&lt;td&gt;(0.89)&lt;/td&gt;&lt;td&gt;&lt;/td&gt;&lt;t</w:t>
      </w:r>
      <w:r>
        <w:rPr>
          <w:rStyle w:val="VerbatimChar"/>
        </w:rPr>
        <w:t>d&gt;&lt;/td&gt;&lt;td&gt;(0.36)&lt;/td&gt;&lt;td&gt;(0.90)&lt;/td&gt;&lt;td&gt;&lt;/td&gt;&lt;td&gt;&lt;/td&gt;&lt;td&gt;(0.34)&lt;/td&gt;&lt;td&gt;(0.81)&lt;/td&gt;&lt;td&gt;&lt;/td&gt;&lt;td&gt;&lt;/td&gt;&lt;td&gt;(0.77)&lt;/td&gt;&lt;td&gt;(855.46)&lt;/td&gt;&lt;td&gt;&lt;/td&gt;&lt;td&gt;&lt;/td&gt;&lt;td&gt;(0.66)&lt;/td&gt;&lt;td&gt;(830.95)&lt;/td&gt;&lt;td&gt;&lt;/td&gt;&lt;td&gt;&lt;/td&gt;&lt;td&gt;(0.55)&lt;/td&gt;&lt;td&gt;(1,458.68)&lt;/td&gt;&lt;/tr&gt;</w:t>
      </w:r>
      <w:r>
        <w:br/>
      </w:r>
      <w:r>
        <w:rPr>
          <w:rStyle w:val="VerbatimChar"/>
        </w:rPr>
        <w:t>## &lt;tr&gt;&lt;td st</w:t>
      </w:r>
      <w:r>
        <w:rPr>
          <w:rStyle w:val="VerbatimChar"/>
        </w:rPr>
        <w: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&lt;/td&gt;&lt;td&gt;&lt;/td&gt;&lt;td&gt;&lt;/td&gt;&lt;td&gt;&lt;/td&gt;&lt;td&gt;&lt;/td&gt;&lt;td&gt;&lt;/td&gt;&lt;td&gt;&lt;/td&gt;&lt;/tr&gt;</w:t>
      </w:r>
      <w:r>
        <w:br/>
      </w:r>
      <w:r>
        <w:rPr>
          <w:rStyle w:val="VerbatimChar"/>
        </w:rPr>
        <w:t>## &lt;tr&gt;&lt;td style="text-align:left"&gt;Nbr_compte_MS_regulierPlus de quatre&lt;/td&gt;&lt;td&gt;&lt;/td&gt;&lt;td&gt;&lt;/td&gt;&lt;td&gt;1.41&lt;sup&gt;***&lt;/sup&gt;&lt;/td&gt;&lt;td&gt;0.57&lt;/td&gt;&lt;td&gt;&lt;/td&gt;&lt;td&gt;&lt;/td&gt;&lt;td&gt;2.52&lt;sup&gt;***&lt;/sup&gt;&lt;/td&gt;&lt;td&gt;1.98&lt;/td</w:t>
      </w:r>
      <w:r>
        <w:rPr>
          <w:rStyle w:val="VerbatimChar"/>
        </w:rPr>
        <w:t>&gt;&lt;td&gt;&lt;/td&gt;&lt;td&gt;&lt;/td&gt;&lt;td&gt;-0.37&lt;/td&gt;&lt;td&gt;1.39&lt;/td&gt;&lt;td&gt;&lt;/td&gt;&lt;td&gt;&lt;/td&gt;&lt;td&gt;-1.40&lt;sup&gt;***&lt;/sup&gt;&lt;/td&gt;&lt;td&gt;-0.39&lt;/td&gt;&lt;td&gt;&lt;/td&gt;&lt;td&gt;&lt;/td&gt;&lt;td&gt;-0.88&lt;sup&gt;**&lt;/sup&gt;&lt;/td&gt;&lt;td&gt;0.29&lt;/td&gt;&lt;td&gt;&lt;/td&gt;&lt;td&gt;&lt;/td&gt;&lt;td&gt;2.35&lt;sup&gt;***&lt;/sup&gt;&lt;/td&gt;&lt;td&gt;-13.80&lt;/td&gt;&lt;td&gt;&lt;/td&gt;&lt;td&gt;&lt;/td&gt;&lt;td&gt;2.97&lt;sup&gt;*</w:t>
      </w:r>
      <w:r>
        <w:rPr>
          <w:rStyle w:val="VerbatimChar"/>
        </w:rPr>
        <w:t>**&lt;/sup&gt;&lt;/td&gt;&lt;td&gt;-13.02&lt;/td&gt;&lt;td&gt;&lt;/td&gt;&lt;td&gt;&lt;/td&gt;&lt;td&gt;2.16&lt;sup&gt;***&lt;/sup&gt;&lt;/td&gt;&lt;td&gt;-13.72&lt;/td&gt;&lt;/tr&gt;</w:t>
      </w:r>
      <w:r>
        <w:br/>
      </w:r>
      <w:r>
        <w:rPr>
          <w:rStyle w:val="VerbatimChar"/>
        </w:rPr>
        <w:t>## &lt;tr&gt;&lt;td style="text-align:left"&gt;&lt;/td&gt;&lt;td&gt;&lt;/td&gt;&lt;td&gt;&lt;/td&gt;&lt;td&gt;(0.46)&lt;/td&gt;&lt;td&gt;(1.19)&lt;/td&gt;&lt;td&gt;&lt;/td&gt;&lt;td&gt;&lt;/td&gt;&lt;td&gt;(0.77)&lt;/td&gt;&lt;td&gt;(1.37)&lt;/td&gt;&lt;td&gt;&lt;/td&gt;&lt;td&gt;&lt;/td&gt;&lt;td&gt;(0.3</w:t>
      </w:r>
      <w:r>
        <w:rPr>
          <w:rStyle w:val="VerbatimChar"/>
        </w:rPr>
        <w:t>5)&lt;/td&gt;&lt;td&gt;(0.91)&lt;/td&gt;&lt;td&gt;&lt;/td&gt;&lt;td&gt;&lt;/td&gt;&lt;td&gt;(0.39)&lt;/td&gt;&lt;td&gt;(0.92)&lt;/td&gt;&lt;td&gt;&lt;/td&gt;&lt;td&gt;&lt;/td&gt;&lt;td&gt;(0.36)&lt;/td&gt;&lt;td&gt;(0.83)&lt;/td&gt;&lt;td&gt;&lt;/td&gt;&lt;td&gt;&lt;/td&gt;&lt;td&gt;(0.78)&lt;/td&gt;&lt;td&gt;(855.46)&lt;/td&gt;&lt;td&gt;&lt;/td&gt;&lt;td&gt;&lt;/td&gt;&lt;td&gt;(1.05)&lt;/td&gt;&lt;td&gt;(830.95)&lt;/td&gt;&lt;td&gt;&lt;/td&gt;&lt;td&gt;&lt;/td&gt;&lt;td&gt;(0.78)&lt;/td&gt;&lt;td&gt;(</w:t>
      </w:r>
      <w:r>
        <w:rPr>
          <w:rStyle w:val="VerbatimChar"/>
        </w:rPr>
        <w:t>1,458.68)&lt;/td&gt;&lt;/tr&gt;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d&gt;&lt;td&gt;&lt;/td&gt;&lt;td&gt;&lt;/td&gt;&lt;td&gt;&lt;/td&gt;&lt;td&gt;&lt;/td&gt;&lt;td&gt;&lt;/td&gt;&lt;td&gt;&lt;/td&gt;&lt;td&gt;&lt;/td&gt;&lt;td&gt;&lt;/td&gt;&lt;td&gt;&lt;/td&gt;&lt;td&gt;&lt;/td&gt;&lt;/tr&gt;</w:t>
      </w:r>
      <w:r>
        <w:br/>
      </w:r>
      <w:r>
        <w:rPr>
          <w:rStyle w:val="VerbatimChar"/>
        </w:rPr>
        <w:t>## &lt;tr&gt;&lt;td style="text-align:left"&gt;Constant&lt;/td&gt;&lt;td&gt;0.51&lt;sup&gt;*&lt;/sup&gt;&lt;/td&gt;&lt;td&gt;0.60&lt;sup&gt;**&lt;/sup&gt;&lt;/td&gt;&lt;td&gt;0.62&lt;sup&gt;**&lt;/sup&gt;&lt;/td&gt;&lt;td&gt;0.51&lt;sup&gt;*&lt;/sup&gt;&lt;/td&gt;&lt;td&gt;0.92</w:t>
      </w:r>
      <w:r>
        <w:rPr>
          <w:rStyle w:val="VerbatimChar"/>
        </w:rPr>
        <w:t>&lt;sup&gt;***&lt;/sup&gt;&lt;/td&gt;&lt;td&gt;0.97&lt;sup&gt;***&lt;/sup&gt;&lt;/td&gt;&lt;td&gt;1.00&lt;sup&gt;***&lt;/sup&gt;&lt;/td&gt;&lt;td&gt;0.92&lt;sup&gt;***&lt;/sup&gt;&lt;/td&gt;&lt;td&gt;0.36&lt;/td&gt;&lt;td&gt;0.26&lt;/td&gt;&lt;td&gt;0.22&lt;/td&gt;&lt;td&gt;0.36&lt;/td&gt;&lt;td&gt;0.14&lt;/td&gt;&lt;td&gt;-0.00&lt;/td&gt;&lt;td&gt;0.03&lt;/td&gt;&lt;td&gt;0.14&lt;/td&gt;&lt;td&gt;0.75&lt;sup&gt;***&lt;/sup&gt;&lt;/td&gt;&lt;td&gt;0.67&lt;sup&gt;**&lt;/sup&gt;&lt;/t</w:t>
      </w:r>
      <w:r>
        <w:rPr>
          <w:rStyle w:val="VerbatimChar"/>
        </w:rPr>
        <w:t>d&gt;&lt;td&gt;0.62&lt;sup&gt;**&lt;/sup&gt;&lt;/td&gt;&lt;td&gt;0.75&lt;sup&gt;***&lt;/sup&gt;&lt;/td&gt;&lt;td&gt;1.01&lt;sup&gt;***&lt;/sup&gt;&lt;/td&gt;&lt;td&gt;1.06&lt;sup&gt;***&lt;/sup&gt;&lt;/td&gt;&lt;td&gt;1.16&lt;sup&gt;***&lt;/sup&gt;&lt;/td&gt;&lt;td&gt;1.01&lt;sup&gt;***&lt;/sup&gt;&lt;/td&gt;&lt;td&gt;1.10&lt;sup&gt;***&lt;/sup&gt;&lt;/td&gt;&lt;td&gt;1.14&lt;sup&gt;***&lt;/sup&gt;&lt;/td&gt;&lt;td&gt;1.25&lt;sup&gt;***&lt;/sup&gt;&lt;/td&gt;&lt;td&gt;1.10&lt;sup</w:t>
      </w:r>
      <w:r>
        <w:rPr>
          <w:rStyle w:val="VerbatimChar"/>
        </w:rPr>
        <w:t>&gt;***&lt;/sup&gt;&lt;/td&gt;&lt;td&gt;1.20&lt;sup&gt;***&lt;/sup&gt;&lt;/td&gt;&lt;td&gt;1.33&lt;sup&gt;***&lt;/sup&gt;&lt;/td&gt;&lt;td&gt;1.35&lt;sup&gt;***&lt;/sup&gt;&lt;/td&gt;&lt;td&gt;1.20&lt;sup&gt;***&lt;/sup&gt;&lt;/td&gt;&lt;/tr&gt;</w:t>
      </w:r>
      <w:r>
        <w:br/>
      </w:r>
      <w:r>
        <w:rPr>
          <w:rStyle w:val="VerbatimChar"/>
        </w:rPr>
        <w:t>## &lt;tr&gt;&lt;td style="text-align:left"&gt;&lt;/td&gt;&lt;td&gt;(0.28)&lt;/td&gt;&lt;td&gt;(0.27)&lt;/td&gt;&lt;td&gt;(0.26)&lt;/td&gt;&lt;td&gt;(0.28)&lt;/td&gt;&lt;td&gt;(0.30)&lt;/td&gt;&lt;td&gt;(0.28)&lt;/</w:t>
      </w:r>
      <w:r>
        <w:rPr>
          <w:rStyle w:val="VerbatimChar"/>
        </w:rPr>
        <w:t>td&gt;&lt;td&gt;(0.28)&lt;/td&gt;&lt;td&gt;(0.30)&lt;/td&gt;&lt;td&gt;(0.27)&lt;/td&gt;&lt;td&gt;(0.26)&lt;/td&gt;&lt;td&gt;(0.25)&lt;/td&gt;&lt;td&gt;(0.27)&lt;/td&gt;&lt;td&gt;(0.27)&lt;/td&gt;&lt;td&gt;(0.25)&lt;/td&gt;&lt;td&gt;(0.25)&lt;/td&gt;&lt;td&gt;(0.27)&lt;/td&gt;&lt;td&gt;(0.29)&lt;/td&gt;&lt;td&gt;(0.27)&lt;/td&gt;&lt;td&gt;(0.26)&lt;/td&gt;&lt;td&gt;(0.29)&lt;/td&gt;&lt;td&gt;(0.30)&lt;/td&gt;&lt;td&gt;(0.29)&lt;/td&gt;&lt;td&gt;(0.30)&lt;/t</w:t>
      </w:r>
      <w:r>
        <w:rPr>
          <w:rStyle w:val="VerbatimChar"/>
        </w:rPr>
        <w:t>d&gt;&lt;td&gt;(0.30)&lt;/td&gt;&lt;td&gt;(0.31)&lt;/td&gt;&lt;td&gt;(0.30)&lt;/td&gt;&lt;td&gt;(0.30)&lt;/td&gt;&lt;td&gt;(0.31)&lt;/td&gt;&lt;td&gt;(0.32)&lt;/td&gt;&lt;td&gt;(0.31)&lt;/td&gt;&lt;td&gt;(0.31)&lt;/td&gt;&lt;td&gt;(0.32)&lt;/td&gt;&lt;/tr&gt;</w:t>
      </w:r>
      <w:r>
        <w:br/>
      </w:r>
      <w:r>
        <w:rPr>
          <w:rStyle w:val="VerbatimChar"/>
        </w:rPr>
        <w:t>## &lt;tr&gt;&lt;td style="text-align:left"&gt;&lt;/td&gt;&lt;td&gt;&lt;/td&gt;&lt;td&gt;&lt;/td&gt;&lt;td&gt;&lt;/td&gt;&lt;td&gt;&lt;/td&gt;&lt;td&gt;&lt;/td&gt;&lt;td&gt;&lt;/td&gt;&lt;td&gt;&lt;/td&gt;&lt;td&gt;&lt;/td&gt;&lt;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w:t>
      </w:r>
      <w:r>
        <w:rPr>
          <w:rStyle w:val="VerbatimChar"/>
        </w:rPr>
        <w:t>Observations&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gt;&lt;td&gt;723&lt;/td</w:t>
      </w:r>
      <w:r>
        <w:rPr>
          <w:rStyle w:val="VerbatimChar"/>
        </w:rPr>
        <w:t>&gt;&lt;td&gt;723&lt;/td&gt;&lt;td&gt;723&lt;/td&gt;&lt;td&gt;723&lt;/td&gt;&lt;td&gt;723&lt;/td&gt;&lt;td&gt;723&lt;/td&gt;&lt;td&gt;723&lt;/td&gt;&lt;td&gt;723&lt;/td&gt;&lt;td&gt;723&lt;/td&gt;&lt;td&gt;723&lt;/td&gt;&lt;td&gt;723&lt;/td&gt;&lt;td&gt;723&lt;/td&gt;&lt;td&gt;723&lt;/td&gt;&lt;/tr&gt;</w:t>
      </w:r>
      <w:r>
        <w:br/>
      </w:r>
      <w:r>
        <w:rPr>
          <w:rStyle w:val="VerbatimChar"/>
        </w:rPr>
        <w:t>## &lt;tr&gt;&lt;td style="text-align:left"&gt;Log Likelihood&lt;/td&gt;&lt;td&gt;-315.41&lt;/td&gt;&lt;td&gt;-315.39&lt;/td&gt;&lt;td&gt;-313.21&lt;/td&gt;&lt;td</w:t>
      </w:r>
      <w:r>
        <w:rPr>
          <w:rStyle w:val="VerbatimChar"/>
        </w:rPr>
        <w:t>&gt;-311.17&lt;/td&gt;&lt;td&gt;-237.53&lt;/td&gt;&lt;td&gt;-237.03&lt;/td&gt;&lt;td&gt;-232.36&lt;/td&gt;&lt;td&gt;-231.00&lt;/td&gt;&lt;td&gt;-497.08&lt;/td&gt;&lt;td&gt;-492.34&lt;/td&gt;&lt;td&gt;-495.05&lt;/td&gt;&lt;td&gt;-487.95&lt;/td&gt;&lt;td&gt;-424.60&lt;/td&gt;&lt;td&gt;-423.55&lt;/td&gt;&lt;td&gt;-422.54&lt;/td&gt;&lt;td&gt;-419.93&lt;/td&gt;&lt;td&gt;-497.10&lt;/td&gt;&lt;td&gt;-496.17&lt;/td&gt;&lt;td&gt;-494.40&lt;/td&gt;&lt;td</w:t>
      </w:r>
      <w:r>
        <w:rPr>
          <w:rStyle w:val="VerbatimChar"/>
        </w:rPr>
        <w:t>&gt;-492.76&lt;/td&gt;&lt;td&gt;-115.32&lt;/td&gt;&lt;td&gt;-113.94&lt;/td&gt;&lt;td&gt;-116.87&lt;/td&gt;&lt;td&gt;-113.14&lt;/td&gt;&lt;td&gt;-99.44&lt;/td&gt;&lt;td&gt;-97.93&lt;/td&gt;&lt;td&gt;-100.55&lt;/td&gt;&lt;td&gt;-96.88&lt;/td&gt;&lt;td&gt;-130.39&lt;/td&gt;&lt;td&gt;-131.35&lt;/td&gt;&lt;td&gt;-129.13&lt;/td&gt;&lt;td&gt;-127.15&lt;/td&gt;&lt;/tr&gt;</w:t>
      </w:r>
      <w:r>
        <w:br/>
      </w:r>
      <w:r>
        <w:rPr>
          <w:rStyle w:val="VerbatimChar"/>
        </w:rPr>
        <w:t>## &lt;tr&gt;&lt;td style="text-align:left"&gt;Akaike Inf. C</w:t>
      </w:r>
      <w:r>
        <w:rPr>
          <w:rStyle w:val="VerbatimChar"/>
        </w:rPr>
        <w:t>rit.&lt;/td&gt;&lt;td&gt;634.83&lt;/td&gt;&lt;td&gt;638.78&lt;/td&gt;&lt;td&gt;638.43&lt;/td&gt;&lt;td&gt;642.33&lt;/td&gt;&lt;td&gt;479.06&lt;/td&gt;&lt;td&gt;482.07&lt;/td&gt;&lt;td&gt;476.72&lt;/td&gt;&lt;td&gt;481.99&lt;/td&gt;&lt;td&gt;998.15&lt;/td&gt;&lt;td&gt;992.68&lt;/td&gt;&lt;td&gt;1,002.10&lt;/td&gt;&lt;td&gt;995.89&lt;/td&gt;&lt;td&gt;853.19&lt;/td&gt;&lt;td&gt;855.10&lt;/td&gt;&lt;td&gt;857.08&lt;/td&gt;&lt;td&gt;859.86&lt;/td&gt;&lt;td&gt;9</w:t>
      </w:r>
      <w:r>
        <w:rPr>
          <w:rStyle w:val="VerbatimChar"/>
        </w:rPr>
        <w:t>98.19&lt;/td&gt;&lt;td&gt;1,000.33&lt;/td&gt;&lt;td&gt;1,000.80&lt;/td&gt;&lt;td&gt;1,005.52&lt;/td&gt;&lt;td&gt;234.64&lt;/td&gt;&lt;td&gt;235.87&lt;/td&gt;&lt;td&gt;245.73&lt;/td&gt;&lt;td&gt;246.29&lt;/td&gt;&lt;td&gt;202.87&lt;/td&gt;&lt;td&gt;203.86&lt;/td&gt;&lt;td&gt;213.09&lt;/td&gt;&lt;td&gt;213.77&lt;/td&gt;&lt;td&gt;264.78&lt;/td&gt;&lt;td&gt;270.71&lt;/td&gt;&lt;td&gt;270.26&lt;/td&gt;&lt;td&gt;274.29&lt;/td&gt;&lt;/tr&gt;</w:t>
      </w:r>
      <w:r>
        <w:br/>
      </w:r>
      <w:r>
        <w:rPr>
          <w:rStyle w:val="VerbatimChar"/>
        </w:rPr>
        <w:t>## &lt;tr&gt;&lt;t</w:t>
      </w:r>
      <w:r>
        <w:rPr>
          <w:rStyle w:val="VerbatimChar"/>
        </w:rPr>
        <w:t>d colspan="33" style="border-bottom: 1px solid black"&gt;&lt;/td&gt;&lt;/tr&gt;&lt;tr&gt;&lt;td style="text-align:left"&gt;&lt;em&gt;Notes:&lt;/em&gt;&lt;/td&gt;&lt;td colspan="32" style="text-align:left"&gt;&lt;sup&gt;***&lt;/sup&gt;Significant at the 1 percent level.&lt;/td&gt;&lt;/tr&gt;</w:t>
      </w:r>
      <w:r>
        <w:br/>
      </w:r>
      <w:r>
        <w:rPr>
          <w:rStyle w:val="VerbatimChar"/>
        </w:rPr>
        <w:t>## &lt;tr&gt;&lt;td style="text-align:left"&gt;&lt;/td</w:t>
      </w:r>
      <w:r>
        <w:rPr>
          <w:rStyle w:val="VerbatimChar"/>
        </w:rPr>
        <w:t>&gt;&lt;td colspan="32" style="text-align:left"&gt;&lt;sup&gt;**&lt;/sup&gt;Significant at the 5 percent level.&lt;/td&gt;&lt;/tr&gt;</w:t>
      </w:r>
      <w:r>
        <w:br/>
      </w:r>
      <w:r>
        <w:rPr>
          <w:rStyle w:val="VerbatimChar"/>
        </w:rPr>
        <w:t>## &lt;tr&gt;&lt;td style="text-align:left"&gt;&lt;/td&gt;&lt;td colspan="32" style="text-align:left"&gt;&lt;sup&gt;*&lt;/sup&gt;Significant at the 10 percent level.&lt;/td&gt;&lt;/tr&gt;</w:t>
      </w:r>
      <w:r>
        <w:br/>
      </w:r>
      <w:r>
        <w:rPr>
          <w:rStyle w:val="VerbatimChar"/>
        </w:rPr>
        <w:t>## &lt;/table&gt;</w:t>
      </w:r>
    </w:p>
    <w:p w14:paraId="3D7E8953" w14:textId="77777777" w:rsidR="00022B71" w:rsidRDefault="005B112A">
      <w:pPr>
        <w:pStyle w:val="Titre2"/>
      </w:pPr>
      <w:bookmarkStart w:id="397" w:name="stargazer-avec-autres-variables"/>
      <w:bookmarkStart w:id="398" w:name="_Toc209544913"/>
      <w:bookmarkEnd w:id="395"/>
      <w:r>
        <w:t>Stargazer avec autres variables</w:t>
      </w:r>
      <w:bookmarkEnd w:id="398"/>
    </w:p>
    <w:p w14:paraId="3A67137D" w14:textId="77777777" w:rsidR="00022B71" w:rsidRDefault="005B112A">
      <w:pPr>
        <w:pStyle w:val="En-ttedetabledesmatires"/>
      </w:pPr>
      <w:r>
        <w:rPr>
          <w:rStyle w:val="CommentTok"/>
        </w:rPr>
        <w:t>#install.packages(c("dplyr", "broom", "purrr", "stargazer"))</w:t>
      </w:r>
      <w:r>
        <w:br/>
      </w:r>
      <w:r>
        <w:rPr>
          <w:rStyle w:val="CommentTok"/>
        </w:rPr>
        <w:t># Charger les bibliothèques nécessaires</w:t>
      </w:r>
      <w:r>
        <w:br/>
      </w:r>
      <w:r>
        <w:rPr>
          <w:rStyle w:val="FunctionTok"/>
        </w:rPr>
        <w:t>library</w:t>
      </w:r>
      <w:r>
        <w:rPr>
          <w:rStyle w:val="NormalTok"/>
        </w:rPr>
        <w:t>(dplyr)</w:t>
      </w:r>
      <w:r>
        <w:br/>
      </w:r>
      <w:r>
        <w:rPr>
          <w:rStyle w:val="FunctionTok"/>
        </w:rPr>
        <w:t>library</w:t>
      </w:r>
      <w:r>
        <w:rPr>
          <w:rStyle w:val="NormalTok"/>
        </w:rPr>
        <w:t>(broom)</w:t>
      </w:r>
      <w:r>
        <w:br/>
      </w:r>
      <w:r>
        <w:rPr>
          <w:rStyle w:val="FunctionTok"/>
        </w:rPr>
        <w:t>library</w:t>
      </w:r>
      <w:r>
        <w:rPr>
          <w:rStyle w:val="NormalTok"/>
        </w:rPr>
        <w:t>(purrr)</w:t>
      </w:r>
      <w:r>
        <w:br/>
      </w:r>
      <w:r>
        <w:rPr>
          <w:rStyle w:val="FunctionTok"/>
        </w:rPr>
        <w:t>library</w:t>
      </w:r>
      <w:r>
        <w:rPr>
          <w:rStyle w:val="NormalTok"/>
        </w:rPr>
        <w:t>(stargazer)</w:t>
      </w:r>
      <w:r>
        <w:br/>
      </w:r>
      <w:r>
        <w:br/>
      </w:r>
      <w:r>
        <w:rPr>
          <w:rStyle w:val="CommentTok"/>
        </w:rPr>
        <w:t># Fonction pour exécuter une régression logistique et reto</w:t>
      </w:r>
      <w:r>
        <w:rPr>
          <w:rStyle w:val="CommentTok"/>
        </w:rPr>
        <w:t>urner le modèle</w:t>
      </w:r>
      <w:r>
        <w:br/>
      </w:r>
      <w:r>
        <w:rPr>
          <w:rStyle w:val="NormalTok"/>
        </w:rPr>
        <w:t xml:space="preserve">run_logistic_regression </w:t>
      </w:r>
      <w:r>
        <w:rPr>
          <w:rStyle w:val="OtherTok"/>
        </w:rPr>
        <w:t>&lt;-</w:t>
      </w:r>
      <w:r>
        <w:rPr>
          <w:rStyle w:val="NormalTok"/>
        </w:rPr>
        <w:t xml:space="preserve"> </w:t>
      </w:r>
      <w:r>
        <w:rPr>
          <w:rStyle w:val="ControlFlowTok"/>
        </w:rPr>
        <w:t>function</w:t>
      </w:r>
      <w:r>
        <w:rPr>
          <w:rStyle w:val="NormalTok"/>
        </w:rPr>
        <w:t>(dep_var, indep_vars,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xml:space="preserve">, </w:t>
      </w:r>
      <w:r>
        <w:rPr>
          <w:rStyle w:val="FunctionTok"/>
        </w:rPr>
        <w:t>paste</w:t>
      </w:r>
      <w:r>
        <w:rPr>
          <w:rStyle w:val="NormalTok"/>
        </w:rPr>
        <w:t xml:space="preserve">(indep_vars, </w:t>
      </w:r>
      <w:r>
        <w:rPr>
          <w:rStyle w:val="AttributeTok"/>
        </w:rPr>
        <w:t>collapse =</w:t>
      </w:r>
      <w:r>
        <w:rPr>
          <w:rStyle w:val="NormalTok"/>
        </w:rPr>
        <w:t xml:space="preserve"> </w:t>
      </w:r>
      <w:r>
        <w:rPr>
          <w:rStyle w:val="StringTok"/>
        </w:rPr>
        <w:t>" + "</w:t>
      </w:r>
      <w:r>
        <w:rPr>
          <w:rStyle w:val="NormalTok"/>
        </w:rPr>
        <w:t>)))</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 xml:space="preserve">(model)  </w:t>
      </w:r>
      <w:r>
        <w:rPr>
          <w:rStyle w:val="CommentTok"/>
        </w:rPr>
        <w:t># Retourne le modèle au lieu des résultats sous forme de tableau</w:t>
      </w:r>
      <w:r>
        <w:br/>
      </w:r>
      <w:r>
        <w:rPr>
          <w:rStyle w:val="NormalTok"/>
        </w:rPr>
        <w:t>}</w:t>
      </w:r>
      <w:r>
        <w:br/>
      </w:r>
      <w:r>
        <w:br/>
      </w:r>
      <w:r>
        <w:rPr>
          <w:rStyle w:val="CommentTok"/>
        </w:rPr>
        <w:t># Définition des variables dépendantes et indépendantes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w:t>
      </w:r>
      <w:r>
        <w:rPr>
          <w:rStyle w:val="StringTok"/>
        </w:rPr>
        <w:t>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NormalTok"/>
        </w:rPr>
        <w:t xml:space="preserve">indep_vars_list </w:t>
      </w:r>
      <w:r>
        <w:rPr>
          <w:rStyle w:val="OtherTok"/>
        </w:rPr>
        <w:t>&lt;-</w:t>
      </w:r>
      <w:r>
        <w:rPr>
          <w:rStyle w:val="NormalTok"/>
        </w:rPr>
        <w:t xml:space="preserve"> </w:t>
      </w:r>
      <w:r>
        <w:rPr>
          <w:rStyle w:val="FunctionTok"/>
        </w:rPr>
        <w:t>list</w:t>
      </w:r>
      <w:r>
        <w:rPr>
          <w:rStyle w:val="NormalTok"/>
        </w:rPr>
        <w:t>(</w:t>
      </w:r>
      <w:r>
        <w:br/>
      </w:r>
      <w:r>
        <w:rPr>
          <w:rStyle w:val="NormalTok"/>
        </w:rPr>
        <w:t xml:space="preserve">  </w:t>
      </w:r>
      <w:r>
        <w:br/>
      </w:r>
      <w:r>
        <w:rPr>
          <w:rStyle w:val="NormalTok"/>
        </w:rPr>
        <w:t xml:space="preserve">  </w:t>
      </w:r>
      <w:r>
        <w:rPr>
          <w:rStyle w:val="StringTok"/>
        </w:rPr>
        <w:t>"Modèle 1a"</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w:t>
      </w:r>
      <w:r>
        <w:br/>
      </w:r>
      <w:r>
        <w:rPr>
          <w:rStyle w:val="NormalTok"/>
        </w:rPr>
        <w:t xml:space="preserve">  </w:t>
      </w:r>
      <w:r>
        <w:br/>
      </w:r>
      <w:r>
        <w:rPr>
          <w:rStyle w:val="NormalTok"/>
        </w:rPr>
        <w:t xml:space="preserve">  </w:t>
      </w:r>
      <w:r>
        <w:rPr>
          <w:rStyle w:val="StringTok"/>
        </w:rPr>
        <w:t>"Modèle 1b"</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w:t>
      </w:r>
      <w:r>
        <w:rPr>
          <w:rStyle w:val="StringTok"/>
        </w:rPr>
        <w:t>"age"</w:t>
      </w:r>
      <w:r>
        <w:rPr>
          <w:rStyle w:val="NormalTok"/>
        </w:rPr>
        <w:t xml:space="preserve">, </w:t>
      </w:r>
      <w:r>
        <w:rPr>
          <w:rStyle w:val="StringTok"/>
        </w:rPr>
        <w:t>"sexe"</w:t>
      </w:r>
      <w:r>
        <w:rPr>
          <w:rStyle w:val="NormalTok"/>
        </w:rPr>
        <w:t xml:space="preserve">, </w:t>
      </w:r>
      <w:r>
        <w:rPr>
          <w:rStyle w:val="StringTok"/>
        </w:rPr>
        <w:t>"Lieu_de_</w:t>
      </w:r>
      <w:r>
        <w:rPr>
          <w:rStyle w:val="StringTok"/>
        </w:rPr>
        <w:t>residence"</w:t>
      </w:r>
      <w:r>
        <w:rPr>
          <w:rStyle w:val="NormalTok"/>
        </w:rPr>
        <w:t xml:space="preserve">, </w:t>
      </w:r>
      <w:r>
        <w:rPr>
          <w:rStyle w:val="StringTok"/>
        </w:rPr>
        <w:t>"lieu_de_naissance"</w:t>
      </w:r>
      <w:r>
        <w:rPr>
          <w:rStyle w:val="NormalTok"/>
        </w:rPr>
        <w:t xml:space="preserve">, </w:t>
      </w:r>
      <w:r>
        <w:br/>
      </w:r>
      <w:r>
        <w:rPr>
          <w:rStyle w:val="NormalTok"/>
        </w:rPr>
        <w:t xml:space="preserve">                  </w:t>
      </w:r>
      <w:r>
        <w:rPr>
          <w:rStyle w:val="StringTok"/>
        </w:rPr>
        <w:t>"Diplome_du_repondant"</w:t>
      </w:r>
      <w:r>
        <w:rPr>
          <w:rStyle w:val="NormalTok"/>
        </w:rPr>
        <w:t xml:space="preserve">, </w:t>
      </w:r>
      <w:r>
        <w:rPr>
          <w:rStyle w:val="StringTok"/>
        </w:rPr>
        <w:t>"Occupation_du_repondant"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StringTok"/>
        </w:rPr>
        <w:t>"Modèle 1c"</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w:t>
      </w:r>
      <w:r>
        <w:rPr>
          <w:rStyle w:val="StringTok"/>
        </w:rPr>
        <w:t>"age"</w:t>
      </w:r>
      <w:r>
        <w:rPr>
          <w:rStyle w:val="NormalTok"/>
        </w:rPr>
        <w:t xml:space="preserve">, </w:t>
      </w:r>
      <w:r>
        <w:rPr>
          <w:rStyle w:val="StringTok"/>
        </w:rPr>
        <w:t>"sexe"</w:t>
      </w:r>
      <w:r>
        <w:rPr>
          <w:rStyle w:val="NormalTok"/>
        </w:rPr>
        <w:t xml:space="preserve">, </w:t>
      </w:r>
      <w:r>
        <w:rPr>
          <w:rStyle w:val="StringTok"/>
        </w:rPr>
        <w:t>"Lieu_de_residence"</w:t>
      </w:r>
      <w:r>
        <w:rPr>
          <w:rStyle w:val="NormalTok"/>
        </w:rPr>
        <w:t xml:space="preserve">, </w:t>
      </w:r>
      <w:r>
        <w:rPr>
          <w:rStyle w:val="StringTok"/>
        </w:rPr>
        <w:t>"lieu_de_naissance"</w:t>
      </w:r>
      <w:r>
        <w:rPr>
          <w:rStyle w:val="NormalTok"/>
        </w:rPr>
        <w:t xml:space="preserve">, </w:t>
      </w:r>
      <w:r>
        <w:br/>
      </w:r>
      <w:r>
        <w:rPr>
          <w:rStyle w:val="NormalTok"/>
        </w:rPr>
        <w:t xml:space="preserve">                  </w:t>
      </w:r>
      <w:r>
        <w:rPr>
          <w:rStyle w:val="StringTok"/>
        </w:rPr>
        <w:t>"Diplome_du_repondant"</w:t>
      </w:r>
      <w:r>
        <w:rPr>
          <w:rStyle w:val="NormalTok"/>
        </w:rPr>
        <w:t xml:space="preserve">, </w:t>
      </w:r>
      <w:r>
        <w:rPr>
          <w:rStyle w:val="StringTok"/>
        </w:rPr>
        <w:t>"Occupation_du_repondant"</w:t>
      </w:r>
      <w:r>
        <w:rPr>
          <w:rStyle w:val="NormalTok"/>
        </w:rPr>
        <w:t>,</w:t>
      </w:r>
      <w:r>
        <w:rPr>
          <w:rStyle w:val="StringTok"/>
        </w:rPr>
        <w:t>"Diplome_mere"</w:t>
      </w:r>
      <w:r>
        <w:rPr>
          <w:rStyle w:val="NormalTok"/>
        </w:rPr>
        <w:t xml:space="preserve">, </w:t>
      </w:r>
      <w:r>
        <w:rPr>
          <w:rStyle w:val="StringTok"/>
        </w:rPr>
        <w:t>"Diplome_pere"</w:t>
      </w:r>
      <w:r>
        <w:rPr>
          <w:rStyle w:val="NormalTok"/>
        </w:rPr>
        <w:t xml:space="preserve">, </w:t>
      </w:r>
      <w:r>
        <w:rPr>
          <w:rStyle w:val="StringTok"/>
        </w:rPr>
        <w:t>"Situation_civile_parents"</w:t>
      </w:r>
      <w:r>
        <w:rPr>
          <w:rStyle w:val="NormalTok"/>
        </w:rPr>
        <w:t xml:space="preserve">, </w:t>
      </w:r>
      <w:r>
        <w:br/>
      </w:r>
      <w:r>
        <w:rPr>
          <w:rStyle w:val="NormalTok"/>
        </w:rPr>
        <w:t xml:space="preserve">                  </w:t>
      </w:r>
      <w:r>
        <w:rPr>
          <w:rStyle w:val="StringTok"/>
        </w:rPr>
        <w:t>"Occupation_mere"</w:t>
      </w:r>
      <w:r>
        <w:rPr>
          <w:rStyle w:val="NormalTok"/>
        </w:rPr>
        <w:t xml:space="preserve">, </w:t>
      </w:r>
      <w:r>
        <w:rPr>
          <w:rStyle w:val="StringTok"/>
        </w:rPr>
        <w:t>"Occupation_pere"</w:t>
      </w:r>
      <w:r>
        <w:rPr>
          <w:rStyle w:val="NormalTok"/>
        </w:rPr>
        <w:t>),</w:t>
      </w:r>
      <w:r>
        <w:br/>
      </w:r>
      <w:r>
        <w:rPr>
          <w:rStyle w:val="NormalTok"/>
        </w:rPr>
        <w:t xml:space="preserve">  </w:t>
      </w:r>
      <w:r>
        <w:br/>
      </w:r>
      <w:r>
        <w:rPr>
          <w:rStyle w:val="NormalTok"/>
        </w:rPr>
        <w:t xml:space="preserve">  </w:t>
      </w:r>
      <w:r>
        <w:rPr>
          <w:rStyle w:val="StringTok"/>
        </w:rPr>
        <w:t>"Modèle 1d"</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"Usage_MS"</w:t>
      </w:r>
      <w:r>
        <w:rPr>
          <w:rStyle w:val="NormalTok"/>
        </w:rPr>
        <w:t>,</w:t>
      </w:r>
      <w:r>
        <w:rPr>
          <w:rStyle w:val="StringTok"/>
        </w:rPr>
        <w:t>"Suivre_activité_amis_et_famille"</w:t>
      </w:r>
      <w:r>
        <w:rPr>
          <w:rStyle w:val="NormalTok"/>
        </w:rPr>
        <w:t xml:space="preserve">, </w:t>
      </w:r>
      <w:r>
        <w:rPr>
          <w:rStyle w:val="StringTok"/>
        </w:rPr>
        <w:t>"Communiquer_amis_et_</w:t>
      </w:r>
      <w:r>
        <w:rPr>
          <w:rStyle w:val="StringTok"/>
        </w:rPr>
        <w:t>famille"</w:t>
      </w:r>
      <w:r>
        <w:rPr>
          <w:rStyle w:val="NormalTok"/>
        </w:rPr>
        <w:t xml:space="preserve">, </w:t>
      </w:r>
      <w:r>
        <w:br/>
      </w:r>
      <w:r>
        <w:rPr>
          <w:rStyle w:val="NormalTok"/>
        </w:rPr>
        <w:t xml:space="preserve">                  </w:t>
      </w:r>
      <w:r>
        <w:rPr>
          <w:rStyle w:val="StringTok"/>
        </w:rPr>
        <w:t>"Partager_propre_matériel_avec_proches"</w:t>
      </w:r>
      <w:r>
        <w:rPr>
          <w:rStyle w:val="NormalTok"/>
        </w:rPr>
        <w:t xml:space="preserve">, </w:t>
      </w:r>
      <w:r>
        <w:rPr>
          <w:rStyle w:val="StringTok"/>
        </w:rPr>
        <w:t>"Partager_propre_matériel_publiquement"</w:t>
      </w:r>
      <w:r>
        <w:rPr>
          <w:rStyle w:val="NormalTok"/>
        </w:rPr>
        <w:t xml:space="preserve">, </w:t>
      </w:r>
      <w:r>
        <w:br/>
      </w:r>
      <w:r>
        <w:rPr>
          <w:rStyle w:val="NormalTok"/>
        </w:rPr>
        <w:t xml:space="preserve">                  </w:t>
      </w:r>
      <w:r>
        <w:rPr>
          <w:rStyle w:val="StringTok"/>
        </w:rPr>
        <w:t>"Suivre_actualités_sur_RSM"</w:t>
      </w:r>
      <w:r>
        <w:rPr>
          <w:rStyle w:val="NormalTok"/>
        </w:rPr>
        <w:t xml:space="preserve">, </w:t>
      </w:r>
      <w:r>
        <w:rPr>
          <w:rStyle w:val="StringTok"/>
        </w:rPr>
        <w:t>"Prendre_connaissance_programmes_gouv"</w:t>
      </w:r>
      <w:r>
        <w:rPr>
          <w:rStyle w:val="NormalTok"/>
        </w:rPr>
        <w:t xml:space="preserve">, </w:t>
      </w:r>
      <w:r>
        <w:br/>
      </w:r>
      <w:r>
        <w:rPr>
          <w:rStyle w:val="NormalTok"/>
        </w:rPr>
        <w:t xml:space="preserve">                  </w:t>
      </w:r>
      <w:r>
        <w:rPr>
          <w:rStyle w:val="StringTok"/>
        </w:rPr>
        <w:t>"Rechercher_information_generale"</w:t>
      </w:r>
      <w:r>
        <w:rPr>
          <w:rStyle w:val="NormalTok"/>
        </w:rPr>
        <w:t xml:space="preserve">, </w:t>
      </w:r>
      <w:r>
        <w:rPr>
          <w:rStyle w:val="StringTok"/>
        </w:rPr>
        <w:t>"Re</w:t>
      </w:r>
      <w:r>
        <w:rPr>
          <w:rStyle w:val="StringTok"/>
        </w:rPr>
        <w:t>chercher_info_importante_personnelle"</w:t>
      </w:r>
      <w:r>
        <w:rPr>
          <w:rStyle w:val="NormalTok"/>
        </w:rPr>
        <w:t xml:space="preserve">, </w:t>
      </w:r>
      <w:r>
        <w:br/>
      </w:r>
      <w:r>
        <w:rPr>
          <w:rStyle w:val="NormalTok"/>
        </w:rPr>
        <w:t xml:space="preserve">                  </w:t>
      </w:r>
      <w:r>
        <w:rPr>
          <w:rStyle w:val="StringTok"/>
        </w:rPr>
        <w:t>"Aucune"</w:t>
      </w:r>
      <w:r>
        <w:rPr>
          <w:rStyle w:val="NormalTok"/>
        </w:rPr>
        <w:t xml:space="preserve">, </w:t>
      </w:r>
      <w:r>
        <w:rPr>
          <w:rStyle w:val="StringTok"/>
        </w:rPr>
        <w:t>"Autre"</w:t>
      </w:r>
      <w:r>
        <w:rPr>
          <w:rStyle w:val="NormalTok"/>
        </w:rPr>
        <w:t>)</w:t>
      </w:r>
      <w:r>
        <w:br/>
      </w:r>
      <w:r>
        <w:rPr>
          <w:rStyle w:val="NormalTok"/>
        </w:rPr>
        <w:t>)</w:t>
      </w:r>
      <w:r>
        <w:br/>
      </w:r>
      <w:r>
        <w:br/>
      </w:r>
      <w:r>
        <w:rPr>
          <w:rStyle w:val="CommentTok"/>
        </w:rPr>
        <w:t># Exécuter toutes les régressions et stocker les modèles</w:t>
      </w:r>
      <w:r>
        <w:br/>
      </w:r>
      <w:r>
        <w:rPr>
          <w:rStyle w:val="NormalTok"/>
        </w:rPr>
        <w:t xml:space="preserve">models </w:t>
      </w:r>
      <w:r>
        <w:rPr>
          <w:rStyle w:val="OtherTok"/>
        </w:rPr>
        <w:t>&lt;-</w:t>
      </w:r>
      <w:r>
        <w:rPr>
          <w:rStyle w:val="NormalTok"/>
        </w:rPr>
        <w:t xml:space="preserve"> </w:t>
      </w:r>
      <w:r>
        <w:rPr>
          <w:rStyle w:val="FunctionTok"/>
        </w:rPr>
        <w:t>list</w:t>
      </w:r>
      <w:r>
        <w:rPr>
          <w:rStyle w:val="NormalTok"/>
        </w:rPr>
        <w:t>()</w:t>
      </w:r>
      <w:r>
        <w:br/>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w:t>
      </w:r>
      <w:r>
        <w:rPr>
          <w:rStyle w:val="ControlFlowTok"/>
        </w:rPr>
        <w:t>for</w:t>
      </w:r>
      <w:r>
        <w:rPr>
          <w:rStyle w:val="NormalTok"/>
        </w:rPr>
        <w:t xml:space="preserve"> (model_name </w:t>
      </w:r>
      <w:r>
        <w:rPr>
          <w:rStyle w:val="ControlFlowTok"/>
        </w:rPr>
        <w:t>in</w:t>
      </w:r>
      <w:r>
        <w:rPr>
          <w:rStyle w:val="NormalTok"/>
        </w:rPr>
        <w:t xml:space="preserve"> </w:t>
      </w:r>
      <w:r>
        <w:rPr>
          <w:rStyle w:val="FunctionTok"/>
        </w:rPr>
        <w:t>names</w:t>
      </w:r>
      <w:r>
        <w:rPr>
          <w:rStyle w:val="NormalTok"/>
        </w:rPr>
        <w:t>(indep_vars_list)) {</w:t>
      </w:r>
      <w:r>
        <w:br/>
      </w:r>
      <w:r>
        <w:rPr>
          <w:rStyle w:val="NormalTok"/>
        </w:rPr>
        <w:t xml:space="preserve">    model </w:t>
      </w:r>
      <w:r>
        <w:rPr>
          <w:rStyle w:val="OtherTok"/>
        </w:rPr>
        <w:t>&lt;-</w:t>
      </w:r>
      <w:r>
        <w:rPr>
          <w:rStyle w:val="NormalTok"/>
        </w:rPr>
        <w:t xml:space="preserve"> </w:t>
      </w:r>
      <w:r>
        <w:rPr>
          <w:rStyle w:val="FunctionTok"/>
        </w:rPr>
        <w:t>run_logistic_regression</w:t>
      </w:r>
      <w:r>
        <w:rPr>
          <w:rStyle w:val="NormalTok"/>
        </w:rPr>
        <w:t>(dep_var, indep_vars_list[[model_name]], data_P3_)</w:t>
      </w:r>
      <w:r>
        <w:br/>
      </w:r>
      <w:r>
        <w:rPr>
          <w:rStyle w:val="NormalTok"/>
        </w:rPr>
        <w:t xml:space="preserve">    models[[</w:t>
      </w:r>
      <w:r>
        <w:rPr>
          <w:rStyle w:val="FunctionTok"/>
        </w:rPr>
        <w:t>paste</w:t>
      </w:r>
      <w:r>
        <w:rPr>
          <w:rStyle w:val="NormalTok"/>
        </w:rPr>
        <w:t xml:space="preserve">(dep_var, model_name, </w:t>
      </w:r>
      <w:r>
        <w:rPr>
          <w:rStyle w:val="AttributeTok"/>
        </w:rPr>
        <w:t>sep =</w:t>
      </w:r>
      <w:r>
        <w:rPr>
          <w:rStyle w:val="NormalTok"/>
        </w:rPr>
        <w:t xml:space="preserve"> </w:t>
      </w:r>
      <w:r>
        <w:rPr>
          <w:rStyle w:val="StringTok"/>
        </w:rPr>
        <w:t>"_"</w:t>
      </w:r>
      <w:r>
        <w:rPr>
          <w:rStyle w:val="NormalTok"/>
        </w:rPr>
        <w:t xml:space="preserve">)]] </w:t>
      </w:r>
      <w:r>
        <w:rPr>
          <w:rStyle w:val="OtherTok"/>
        </w:rPr>
        <w:t>&lt;-</w:t>
      </w:r>
      <w:r>
        <w:rPr>
          <w:rStyle w:val="NormalTok"/>
        </w:rPr>
        <w:t xml:space="preserve"> model</w:t>
      </w:r>
      <w:r>
        <w:br/>
      </w:r>
      <w:r>
        <w:rPr>
          <w:rStyle w:val="NormalTok"/>
        </w:rPr>
        <w:t xml:space="preserve">  }</w:t>
      </w:r>
      <w:r>
        <w:br/>
      </w:r>
      <w:r>
        <w:rPr>
          <w:rStyle w:val="NormalTok"/>
        </w:rPr>
        <w:t>}</w:t>
      </w:r>
      <w:r>
        <w:br/>
      </w:r>
      <w:r>
        <w:br/>
      </w:r>
      <w:r>
        <w:rPr>
          <w:rStyle w:val="CommentTok"/>
        </w:rPr>
        <w:t># Transformer la liste en un format utilisable par stargazer</w:t>
      </w:r>
      <w:r>
        <w:br/>
      </w:r>
      <w:r>
        <w:rPr>
          <w:rStyle w:val="NormalTok"/>
        </w:rPr>
        <w:t xml:space="preserve">models_flat </w:t>
      </w:r>
      <w:r>
        <w:rPr>
          <w:rStyle w:val="OtherTok"/>
        </w:rPr>
        <w:t>&lt;-</w:t>
      </w:r>
      <w:r>
        <w:rPr>
          <w:rStyle w:val="NormalTok"/>
        </w:rPr>
        <w:t xml:space="preserve"> </w:t>
      </w:r>
      <w:r>
        <w:rPr>
          <w:rStyle w:val="FunctionTok"/>
        </w:rPr>
        <w:t>unname</w:t>
      </w:r>
      <w:r>
        <w:rPr>
          <w:rStyle w:val="NormalTok"/>
        </w:rPr>
        <w:t xml:space="preserve">(models)  </w:t>
      </w:r>
      <w:r>
        <w:rPr>
          <w:rStyle w:val="CommentTok"/>
        </w:rPr>
        <w:t># Supprime les noms po</w:t>
      </w:r>
      <w:r>
        <w:rPr>
          <w:rStyle w:val="CommentTok"/>
        </w:rPr>
        <w:t>ur éviter les erreurs</w:t>
      </w:r>
      <w:r>
        <w:br/>
      </w:r>
      <w:r>
        <w:br/>
      </w:r>
      <w:r>
        <w:br/>
      </w:r>
      <w:r>
        <w:rPr>
          <w:rStyle w:val="CommentTok"/>
        </w:rPr>
        <w:t># Générer le tableau avec Stargazer et enregistrer dans le dossier 'rapport' avec 'here'</w:t>
      </w:r>
      <w:r>
        <w:br/>
      </w:r>
      <w:r>
        <w:rPr>
          <w:rStyle w:val="FunctionTok"/>
        </w:rPr>
        <w:t>stargazer</w:t>
      </w:r>
      <w:r>
        <w:rPr>
          <w:rStyle w:val="NormalTok"/>
        </w:rPr>
        <w:t xml:space="preserve">(models_flat, </w:t>
      </w:r>
      <w:r>
        <w:rPr>
          <w:rStyle w:val="AttributeTok"/>
        </w:rPr>
        <w:t>type =</w:t>
      </w:r>
      <w:r>
        <w:rPr>
          <w:rStyle w:val="NormalTok"/>
        </w:rPr>
        <w:t xml:space="preserve"> </w:t>
      </w:r>
      <w:r>
        <w:rPr>
          <w:rStyle w:val="StringTok"/>
        </w:rPr>
        <w:t>"html"</w:t>
      </w:r>
      <w:r>
        <w:rPr>
          <w:rStyle w:val="NormalTok"/>
        </w:rPr>
        <w:t xml:space="preserve">, </w:t>
      </w:r>
      <w:r>
        <w:rPr>
          <w:rStyle w:val="AttributeTok"/>
        </w:rPr>
        <w:t>title =</w:t>
      </w:r>
      <w:r>
        <w:rPr>
          <w:rStyle w:val="NormalTok"/>
        </w:rPr>
        <w:t xml:space="preserve"> </w:t>
      </w:r>
      <w:r>
        <w:rPr>
          <w:rStyle w:val="StringTok"/>
        </w:rPr>
        <w:t>"Résultats des régressions logistiques"</w:t>
      </w:r>
      <w:r>
        <w:rPr>
          <w:rStyle w:val="NormalTok"/>
        </w:rPr>
        <w:t>,</w:t>
      </w:r>
      <w:r>
        <w:br/>
      </w:r>
      <w:r>
        <w:rPr>
          <w:rStyle w:val="NormalTok"/>
        </w:rPr>
        <w:t xml:space="preserve">          </w:t>
      </w:r>
      <w:r>
        <w:rPr>
          <w:rStyle w:val="AttributeTok"/>
        </w:rPr>
        <w:t>style =</w:t>
      </w:r>
      <w:r>
        <w:rPr>
          <w:rStyle w:val="NormalTok"/>
        </w:rPr>
        <w:t xml:space="preserve"> </w:t>
      </w:r>
      <w:r>
        <w:rPr>
          <w:rStyle w:val="StringTok"/>
        </w:rPr>
        <w:t>"aer"</w:t>
      </w:r>
      <w:r>
        <w:rPr>
          <w:rStyle w:val="NormalTok"/>
        </w:rPr>
        <w:t xml:space="preserve">, </w:t>
      </w:r>
      <w:r>
        <w:rPr>
          <w:rStyle w:val="AttributeTok"/>
        </w:rPr>
        <w:t>digits =</w:t>
      </w:r>
      <w:r>
        <w:rPr>
          <w:rStyle w:val="NormalTok"/>
        </w:rPr>
        <w:t xml:space="preserve"> </w:t>
      </w:r>
      <w:r>
        <w:rPr>
          <w:rStyle w:val="DecValTok"/>
        </w:rPr>
        <w:t>2</w:t>
      </w:r>
      <w:r>
        <w:rPr>
          <w:rStyle w:val="NormalTok"/>
        </w:rPr>
        <w:t xml:space="preserve">, </w:t>
      </w:r>
      <w:r>
        <w:rPr>
          <w:rStyle w:val="AttributeTok"/>
        </w:rPr>
        <w:t>out =</w:t>
      </w:r>
      <w:r>
        <w:rPr>
          <w:rStyle w:val="NormalTok"/>
        </w:rPr>
        <w:t xml:space="preserve"> </w:t>
      </w:r>
      <w:r>
        <w:rPr>
          <w:rStyle w:val="FunctionTok"/>
        </w:rPr>
        <w:t>here</w:t>
      </w:r>
      <w:r>
        <w:rPr>
          <w:rStyle w:val="NormalTok"/>
        </w:rPr>
        <w:t>(</w:t>
      </w:r>
      <w:r>
        <w:rPr>
          <w:rStyle w:val="StringTok"/>
        </w:rPr>
        <w:t>"rapport</w:t>
      </w:r>
      <w:r>
        <w:rPr>
          <w:rStyle w:val="StringTok"/>
        </w:rPr>
        <w:t>"</w:t>
      </w:r>
      <w:r>
        <w:rPr>
          <w:rStyle w:val="NormalTok"/>
        </w:rPr>
        <w:t xml:space="preserve">, </w:t>
      </w:r>
      <w:r>
        <w:rPr>
          <w:rStyle w:val="StringTok"/>
        </w:rPr>
        <w:t>"resultats_regression_1.html"</w:t>
      </w:r>
      <w:r>
        <w:rPr>
          <w:rStyle w:val="NormalTok"/>
        </w:rPr>
        <w:t>))</w:t>
      </w:r>
    </w:p>
    <w:p w14:paraId="1F637030" w14:textId="77777777" w:rsidR="00022B71" w:rsidRDefault="005B112A">
      <w:pPr>
        <w:pStyle w:val="En-ttedetabledesmatires"/>
      </w:pPr>
      <w:r>
        <w:rPr>
          <w:rStyle w:val="VerbatimChar"/>
        </w:rPr>
        <w:t xml:space="preserve">## </w:t>
      </w:r>
      <w:r>
        <w:br/>
      </w:r>
      <w:r>
        <w:rPr>
          <w:rStyle w:val="VerbatimChar"/>
        </w:rPr>
        <w:t>## &lt;table style="text-align:center"&gt;&lt;caption&gt;&lt;strong&gt;Résultats des régressions logistiques&lt;/strong&gt;&lt;/caption&gt;</w:t>
      </w:r>
      <w:r>
        <w:br/>
      </w:r>
      <w:r>
        <w:rPr>
          <w:rStyle w:val="VerbatimChar"/>
        </w:rPr>
        <w:t>## &lt;tr&gt;&lt;td colspan="33" style="border-bottom: 1px solid black"&gt;&lt;/td&gt;&lt;/tr&gt;&lt;tr&gt;&lt;td style="text-align:left"&gt;&lt;/</w:t>
      </w:r>
      <w:r>
        <w:rPr>
          <w:rStyle w:val="VerbatimChar"/>
        </w:rPr>
        <w:t>td&gt;&lt;td colspan="4"&gt;Quiter_nid_rec&lt;/td&gt;&lt;td colspan="4"&gt;Emploi_TPL_rec&lt;/td&gt;&lt;td colspan="4"&gt;Vivre_en_couple_rec&lt;/td&gt;&lt;td colspan="4"&gt;Marier_1er_fois_rec&lt;/td&gt;&lt;td colspan="4"&gt;Parent_1er_fois_rec&lt;/td&gt;&lt;td colspan="4"&gt;Propres_responsabilites_rec&lt;/td&gt;&lt;td colspan="4"</w:t>
      </w:r>
      <w:r>
        <w:rPr>
          <w:rStyle w:val="VerbatimChar"/>
        </w:rPr>
        <w:t>&gt;Propres_decisions_rec&lt;/td&gt;&lt;td colspan="4"&gt;Independance_finance_rec&lt;/td&gt;&lt;/tr&gt;</w:t>
      </w:r>
      <w:r>
        <w:br/>
      </w:r>
      <w:r>
        <w:rPr>
          <w:rStyle w:val="VerbatimChar"/>
        </w:rPr>
        <w:t>## &lt;tr&gt;&lt;td style="text-align:left"&gt;&lt;/td&gt;&lt;td&gt;(1)&lt;/td&gt;&lt;td&gt;(2)&lt;/td&gt;&lt;td&gt;(3)&lt;/td&gt;&lt;td&gt;(4)&lt;/td&gt;&lt;td&gt;(5)&lt;/td&gt;&lt;td&gt;(6)&lt;/td&gt;&lt;td&gt;(7)&lt;/td&gt;&lt;td&gt;(8)&lt;/td&gt;&lt;td&gt;(9)&lt;/td&gt;&lt;td&gt;(10)&lt;/td&gt;&lt;td&gt;(11)&lt;/td&gt;&lt;td&gt;</w:t>
      </w:r>
      <w:r>
        <w:rPr>
          <w:rStyle w:val="VerbatimChar"/>
        </w:rPr>
        <w:t>(12)&lt;/td&gt;&lt;td&gt;(13)&lt;/td&gt;&lt;td&gt;(14)&lt;/td&gt;&lt;td&gt;(15)&lt;/td&gt;&lt;td&gt;(16)&lt;/td&gt;&lt;td&gt;(17)&lt;/td&gt;&lt;td&gt;(18)&lt;/td&gt;&lt;td&gt;(19)&lt;/td&gt;&lt;td&gt;(20)&lt;/td&gt;&lt;td&gt;(21)&lt;/td&gt;&lt;td&gt;(22)&lt;/td&gt;&lt;td&gt;(23)&lt;/td&gt;&lt;td&gt;(24)&lt;/td&gt;&lt;td&gt;(25)&lt;/td&gt;&lt;td&gt;(26)&lt;/td&gt;&lt;td&gt;(27)&lt;/td&gt;&lt;td&gt;(28)&lt;/td&gt;&lt;td&gt;(29)&lt;/td&gt;&lt;td&gt;(30)&lt;/td&gt;&lt;td&gt;(31)&lt;/td&gt;</w:t>
      </w:r>
      <w:r>
        <w:rPr>
          <w:rStyle w:val="VerbatimChar"/>
        </w:rPr>
        <w:t>&lt;td&gt;(32)&lt;/td&gt;&lt;/tr&gt;</w:t>
      </w:r>
      <w:r>
        <w:br/>
      </w:r>
      <w:r>
        <w:rPr>
          <w:rStyle w:val="VerbatimChar"/>
        </w:rPr>
        <w:t>## &lt;tr&gt;&lt;td colspan="33" style="border-bottom: 1px solid black"&gt;&lt;/td&gt;&lt;/tr&gt;&lt;tr&gt;&lt;td style="text-align:left"&gt;Usage_MSOui&lt;/td&gt;&lt;td&gt;1.25&lt;sup&gt;***&lt;/sup&gt;&lt;/td&gt;&lt;td&gt;1.04&lt;sup&gt;***&lt;/sup&gt;&lt;/td&gt;&lt;td&gt;1.08&lt;sup&gt;***&lt;/sup&gt;&lt;/td&gt;&lt;td&gt;0.73&lt;sup&gt;*&lt;/sup&gt;&lt;/td&gt;&lt;td&gt;1.38&lt;s</w:t>
      </w:r>
      <w:r>
        <w:rPr>
          <w:rStyle w:val="VerbatimChar"/>
        </w:rPr>
        <w:t>up&gt;***&lt;/sup&gt;&lt;/td&gt;&lt;td&gt;1.29&lt;sup&gt;***&lt;/sup&gt;&lt;/td&gt;&lt;td&gt;1.32&lt;sup&gt;***&lt;/sup&gt;&lt;/td&gt;&lt;td&gt;0.83&lt;sup&gt;*&lt;/sup&gt;&lt;/td&gt;&lt;td&gt;-0.17&lt;/td&gt;&lt;td&gt;-0.31&lt;/td&gt;&lt;td&gt;-0.26&lt;/td&gt;&lt;td&gt;-0.23&lt;/td&gt;&lt;td&gt;-1.16&lt;sup&gt;***&lt;/sup&gt;&lt;/td&gt;&lt;td&gt;-1.31&lt;sup&gt;***&lt;/sup&gt;&lt;/td&gt;&lt;td&gt;-1.51&lt;sup&gt;***&lt;/sup&gt;&lt;/td&gt;&lt;td&gt;-0.90&lt;sup&gt;**&lt;/su</w:t>
      </w:r>
      <w:r>
        <w:rPr>
          <w:rStyle w:val="VerbatimChar"/>
        </w:rPr>
        <w:t>p&gt;&lt;/td&gt;&lt;td&gt;-0.82&lt;sup&gt;***&lt;/sup&gt;&lt;/td&gt;&lt;td&gt;-0.90&lt;sup&gt;***&lt;/sup&gt;&lt;/td&gt;&lt;td&gt;-1.01&lt;sup&gt;***&lt;/sup&gt;&lt;/td&gt;&lt;td&gt;-0.37&lt;/td&gt;&lt;td&gt;2.58&lt;sup&gt;***&lt;/sup&gt;&lt;/td&gt;&lt;td&gt;2.46&lt;sup&gt;***&lt;/sup&gt;&lt;/td&gt;&lt;td&gt;2.68&lt;sup&gt;***&lt;/sup&gt;&lt;/td&gt;&lt;td&gt;1.57&lt;sup&gt;**&lt;/sup&gt;&lt;/td&gt;&lt;td&gt;2.74&lt;sup&gt;***&lt;/sup&gt;&lt;/td&gt;&lt;td&gt;2.61&lt;sup&gt;***&lt;</w:t>
      </w:r>
      <w:r>
        <w:rPr>
          <w:rStyle w:val="VerbatimChar"/>
        </w:rPr>
        <w:t>/sup&gt;&lt;/td&gt;&lt;td&gt;3.05&lt;sup&gt;***&lt;/sup&gt;&lt;/td&gt;&lt;td&gt;2.06&lt;sup&gt;***&lt;/sup&gt;&lt;/td&gt;&lt;td&gt;2.14&lt;sup&gt;***&lt;/sup&gt;&lt;/td&gt;&lt;td&gt;1.74&lt;sup&gt;***&lt;/sup&gt;&lt;/td&gt;&lt;td&gt;1.79&lt;sup&gt;***&lt;/sup&gt;&lt;/td&gt;&lt;td&gt;1.30&lt;sup&gt;**&lt;/sup&gt;&lt;/td&gt;&lt;/tr&gt;</w:t>
      </w:r>
      <w:r>
        <w:br/>
      </w:r>
      <w:r>
        <w:rPr>
          <w:rStyle w:val="VerbatimChar"/>
        </w:rPr>
        <w:t>## &lt;tr&gt;&lt;td style="text-align:left"&gt;&lt;/td&gt;&lt;td&gt;(0.30)&lt;/td&gt;&lt;td&gt;(0.33)&lt;/td&gt;&lt;td&gt;(0.37</w:t>
      </w:r>
      <w:r>
        <w:rPr>
          <w:rStyle w:val="VerbatimChar"/>
        </w:rPr>
        <w:t>)&lt;/td&gt;&lt;td&gt;(0.42)&lt;/td&gt;&lt;td&gt;(0.32)&lt;/td&gt;&lt;td&gt;(0.38)&lt;/td&gt;&lt;td&gt;(0.46)&lt;/td&gt;&lt;td&gt;(0.47)&lt;/td&gt;&lt;td&gt;(0.28)&lt;/td&gt;&lt;td&gt;(0.31)&lt;/td&gt;&lt;td&gt;(0.34)&lt;/td&gt;&lt;td&gt;(0.37)&lt;/td&gt;&lt;td&gt;(0.28)&lt;/td&gt;&lt;td&gt;(0.31)&lt;/td&gt;&lt;td&gt;(0.35)&lt;/td&gt;&lt;td&gt;(0.38)&lt;/td&gt;&lt;td&gt;(0.30)&lt;/td&gt;&lt;td&gt;(0.32)&lt;/td&gt;&lt;td&gt;(0.36)&lt;/td&gt;&lt;td&gt;(0.38)</w:t>
      </w:r>
      <w:r>
        <w:rPr>
          <w:rStyle w:val="VerbatimChar"/>
        </w:rPr>
        <w:t>&lt;/td&gt;&lt;td&gt;(0.38)&lt;/td&gt;&lt;td&gt;(0.47)&lt;/td&gt;&lt;td&gt;(0.56)&lt;/td&gt;&lt;td&gt;(0.64)&lt;/td&gt;&lt;td&gt;(0.41)&lt;/td&gt;&lt;td&gt;(0.50)&lt;/td&gt;&lt;td&gt;(0.63)&lt;/td&gt;&lt;td&gt;(0.75)&lt;/td&gt;&lt;td&gt;(0.38)&lt;/td&gt;&lt;td&gt;(0.45)&lt;/td&gt;&lt;td&gt;(0.50)&lt;/td&gt;&lt;td&gt;(0.59)&lt;/td&gt;&lt;/tr&gt;</w:t>
      </w:r>
      <w:r>
        <w:br/>
      </w:r>
      <w:r>
        <w:rPr>
          <w:rStyle w:val="VerbatimChar"/>
        </w:rPr>
        <w:t>## &lt;tr&gt;&lt;td style="text-align:left"&gt;&lt;/td&gt;&lt;td&gt;&lt;/td&gt;&lt;td&gt;&lt;/td&gt;&lt;td&gt;&lt;/t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d&gt;&lt;/td&gt;&lt;/tr&gt;</w:t>
      </w:r>
      <w:r>
        <w:br/>
      </w:r>
      <w:r>
        <w:rPr>
          <w:rStyle w:val="VerbatimChar"/>
        </w:rPr>
        <w:t>## &lt;tr&gt;&lt;td style="text-align:left"&gt;age&lt;/td&gt;&lt;td&gt;&lt;/td&gt;&lt;td&gt;0.02&lt;/td&gt;&lt;td&gt;0.04&lt;/td&gt;&lt;td&gt;&lt;/td&gt;&lt;td&gt;&lt;/td&gt;&lt;td&gt;-0.01&lt;/td&gt;&lt;td&gt;0.01&lt;/td&gt;&lt;td&gt;&lt;/td&gt;&lt;td&gt;&lt;/td&gt;&lt;td&gt;0.05&lt;sup&gt;**&lt;/sup&gt;&lt;/td&gt;&lt;td&gt;0.08&lt;sup&gt;***&lt;/sup&gt;&lt;/td&gt;&lt;td&gt;&lt;/td&gt;&lt;td&gt;&lt;/td&gt;&lt;td&gt;-0.03&lt;/td&gt;&lt;td&gt;-0.01&lt;/td&gt;&lt;td</w:t>
      </w:r>
      <w:r>
        <w:rPr>
          <w:rStyle w:val="VerbatimChar"/>
        </w:rPr>
        <w:t>&gt;&lt;/td&gt;&lt;td&gt;&lt;/td&gt;&lt;td&gt;-0.02&lt;/td&gt;&lt;td&gt;-0.01&lt;/td&gt;&lt;td&gt;&lt;/td&gt;&lt;td&gt;&lt;/td&gt;&lt;td&gt;-0.07&lt;/td&gt;&lt;td&gt;-0.03&lt;/td&gt;&lt;td&gt;&lt;/td&gt;&lt;td&gt;&lt;/td&gt;&lt;td&gt;-0.02&lt;/td&gt;&lt;td&gt;-0.00&lt;/td&gt;&lt;td&gt;&lt;/td&gt;&lt;td&gt;&lt;/td&gt;&lt;td&gt;0.04&lt;/td&gt;&lt;td&gt;0.11&lt;sup&gt;*&lt;/sup&gt;&lt;/td&gt;&lt;td&gt;&lt;/td&gt;&lt;/tr&gt;</w:t>
      </w:r>
      <w:r>
        <w:br/>
      </w:r>
      <w:r>
        <w:rPr>
          <w:rStyle w:val="VerbatimChar"/>
        </w:rPr>
        <w:t>## &lt;tr&gt;&lt;td style="text-align:left"&gt;&lt;/td&gt;&lt;td&gt;&lt;/td&gt;&lt;</w:t>
      </w:r>
      <w:r>
        <w:rPr>
          <w:rStyle w:val="VerbatimChar"/>
        </w:rPr>
        <w:t>td&gt;(0.03)&lt;/td&gt;&lt;td&gt;(0.03)&lt;/td&gt;&lt;td&gt;&lt;/td&gt;&lt;td&gt;&lt;/td&gt;&lt;td&gt;(0.04)&lt;/td&gt;&lt;td&gt;(0.05)&lt;/td&gt;&lt;td&gt;&lt;/td&gt;&lt;td&gt;&lt;/td&gt;&lt;td&gt;(0.02)&lt;/td&gt;&lt;td&gt;(0.03)&lt;/td&gt;&lt;td&gt;&lt;/td&gt;&lt;td&gt;&lt;/td&gt;&lt;td&gt;(0.03)&lt;/td&gt;&lt;td&gt;(0.03)&lt;/td&gt;&lt;td&gt;&lt;/td&gt;&lt;td&gt;&lt;/td&gt;&lt;td&gt;(0.02)&lt;/td&gt;&lt;td&gt;(0.03)&lt;/td&gt;&lt;td&gt;&lt;/td&gt;&lt;td&gt;&lt;/td&gt;&lt;td&gt;(0.06)&lt;/td&gt;&lt;t</w:t>
      </w:r>
      <w:r>
        <w:rPr>
          <w:rStyle w:val="VerbatimChar"/>
        </w:rPr>
        <w:t>d&gt;(0.07)&lt;/td&gt;&lt;td&gt;&lt;/td&gt;&lt;td&gt;&lt;/td&gt;&lt;td&gt;(0.06)&lt;/td&gt;&lt;td&gt;(0.08)&lt;/td&gt;&lt;td&gt;&lt;/td&gt;&lt;td&gt;&lt;/td&gt;&lt;td&gt;(0.05)&lt;/td&gt;&lt;td&gt;(0.07)&lt;/td&gt;&lt;td&gt;&lt;/td&gt;&lt;/tr&gt;</w:t>
      </w:r>
      <w:r>
        <w:br/>
      </w:r>
      <w:r>
        <w:rPr>
          <w:rStyle w:val="VerbatimChar"/>
        </w:rPr>
        <w:t>## &lt;tr&gt;&lt;td style="text-align:left"&gt;&lt;/td&gt;&lt;td&gt;&lt;/td&gt;&lt;td&gt;&lt;/td&gt;&lt;td&gt;&lt;/td&gt;&lt;td&gt;&lt;/td&gt;&lt;td&gt;&lt;/td&gt;&lt;td&gt;&lt;/td&gt;&lt;td&gt;&lt;/td&gt;&lt;td&gt;&lt;/td&gt;&lt;td&gt;&lt;/td&gt;&lt;td&gt;&lt;/td&gt;&lt;t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style="text-align:left"&gt;sexeHomme&lt;/td&gt;&lt;td&gt;&lt;</w:t>
      </w:r>
      <w:r>
        <w:rPr>
          <w:rStyle w:val="VerbatimChar"/>
        </w:rPr>
        <w:t>/td&gt;&lt;td&gt;-0.68&lt;sup&gt;***&lt;/sup&gt;&lt;/td&gt;&lt;td&gt;-0.65&lt;sup&gt;***&lt;/sup&gt;&lt;/td&gt;&lt;td&gt;&lt;/td&gt;&lt;td&gt;&lt;/td&gt;&lt;td&gt;-0.29&lt;/td&gt;&lt;td&gt;-0.15&lt;/td&gt;&lt;td&gt;&lt;/td&gt;&lt;td&gt;&lt;/td&gt;&lt;td&gt;-0.21&lt;/td&gt;&lt;td&gt;-0.25&lt;/td&gt;&lt;td&gt;&lt;/td&gt;&lt;td&gt;&lt;/td&gt;&lt;td&gt;-0.12&lt;/td&gt;&lt;td&gt;-0.29&lt;/td&gt;&lt;td&gt;&lt;/td&gt;&lt;td&gt;&lt;/td&gt;&lt;td&gt;-0.07&lt;/td&gt;&lt;td&gt;-0.17&lt;/td&gt;&lt;td&gt;&lt;/td&gt;&lt;td</w:t>
      </w:r>
      <w:r>
        <w:rPr>
          <w:rStyle w:val="VerbatimChar"/>
        </w:rPr>
        <w:t>&gt;&lt;/td&gt;&lt;td&gt;-1.00&lt;sup&gt;**&lt;/sup&gt;&lt;/td&gt;&lt;td&gt;-0.76&lt;/td&gt;&lt;td&gt;&lt;/td&gt;&lt;td&gt;&lt;/td&gt;&lt;td&gt;-1.08&lt;sup&gt;**&lt;/sup&gt;&lt;/td&gt;&lt;td&gt;-0.87&lt;/td&gt;&lt;td&gt;&lt;/td&gt;&lt;td&gt;&lt;/td&gt;&lt;td&gt;-1.26&lt;sup&gt;***&lt;/sup&gt;&lt;/td&gt;&lt;td&gt;-1.61&lt;sup&gt;***&lt;/sup&gt;&lt;/td&gt;&lt;td&gt;&lt;/td&gt;&lt;/tr&gt;</w:t>
      </w:r>
      <w:r>
        <w:br/>
      </w:r>
      <w:r>
        <w:rPr>
          <w:rStyle w:val="VerbatimChar"/>
        </w:rPr>
        <w:t>## &lt;tr&gt;&lt;td style="text-align:left"&gt;&lt;/td&gt;&lt;td&gt;&lt;/td&gt;&lt;td&gt;(0.22)&lt;/</w:t>
      </w:r>
      <w:r>
        <w:rPr>
          <w:rStyle w:val="VerbatimChar"/>
        </w:rPr>
        <w:t>td&gt;&lt;td&gt;(0.24)&lt;/td&gt;&lt;td&gt;&lt;/td&gt;&lt;td&gt;&lt;/td&gt;&lt;td&gt;(0.27)&lt;/td&gt;&lt;td&gt;(0.30)&lt;/td&gt;&lt;td&gt;&lt;/td&gt;&lt;td&gt;&lt;/td&gt;&lt;td&gt;(0.16)&lt;/td&gt;&lt;td&gt;(0.18)&lt;/td&gt;&lt;td&gt;&lt;/td&gt;&lt;td&gt;&lt;/td&gt;&lt;td&gt;(0.19)&lt;/td&gt;&lt;td&gt;(0.21)&lt;/td&gt;&lt;td&gt;&lt;/td&gt;&lt;td&gt;&lt;/td&gt;&lt;td&gt;(0.16)&lt;/td&gt;&lt;td&gt;(0.18)&lt;/td&gt;&lt;td&gt;&lt;/td&gt;&lt;td&gt;&lt;/td&gt;&lt;td&gt;(0.46)&lt;/td&gt;&lt;td&gt;(0.50)&lt;/t</w:t>
      </w:r>
      <w:r>
        <w:rPr>
          <w:rStyle w:val="VerbatimChar"/>
        </w:rPr>
        <w:t>d&gt;&lt;td&gt;&lt;/td&gt;&lt;td&gt;&lt;/td&gt;&lt;td&gt;(0.50)&lt;/td&gt;&lt;td&gt;(0.58)&lt;/td&gt;&lt;td&gt;&lt;/td&gt;&lt;td&gt;&lt;/td&gt;&lt;td&gt;(0.42)&lt;/td&gt;&lt;td&gt;(0.49)&lt;/td&gt;&lt;td&gt;&lt;/td&gt;&lt;/tr&gt;</w:t>
      </w:r>
      <w:r>
        <w:br/>
      </w:r>
      <w:r>
        <w:rPr>
          <w:rStyle w:val="VerbatimChar"/>
        </w:rPr>
        <w:t>## &lt;tr&gt;&lt;td style="text-align:left"&gt;&lt;/td&gt;&lt;td&gt;&lt;/td&gt;&lt;td&gt;&lt;/td&gt;&lt;td&gt;&lt;/td&gt;&lt;td&gt;&lt;/td&gt;&lt;td&gt;&lt;/td&gt;&lt;td&gt;&lt;/td&gt;&lt;td&gt;&lt;/td&gt;&lt;td&gt;&lt;/td&gt;&lt;td&gt;&lt;/td&gt;&lt;td&gt;&lt;/td&gt;&lt;td&gt;&lt;/td&gt;&lt;td&gt;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style="text-align:left"&gt;Lieu_de_residenceGrand Motreal</w:t>
      </w:r>
      <w:r>
        <w:rPr>
          <w:rStyle w:val="VerbatimChar"/>
        </w:rPr>
        <w:t>&lt;/td&gt;&lt;td&gt;&lt;/td&gt;&lt;td&gt;0.40&lt;sup&gt;*&lt;/sup&gt;&lt;/td&gt;&lt;td&gt;0.29&lt;/td&gt;&lt;td&gt;&lt;/td&gt;&lt;td&gt;&lt;/td&gt;&lt;td&gt;0.15&lt;/td&gt;&lt;td&gt;0.10&lt;/td&gt;&lt;td&gt;&lt;/td&gt;&lt;td&gt;&lt;/td&gt;&lt;td&gt;0.15&lt;/td&gt;&lt;td&gt;0.01&lt;/td&gt;&lt;td&gt;&lt;/td&gt;&lt;td&gt;&lt;/td&gt;&lt;td&gt;-0.25&lt;/td&gt;&lt;td&gt;-0.39&lt;sup&gt;*&lt;/sup&gt;&lt;/td&gt;&lt;td&gt;&lt;/td&gt;&lt;td&gt;&lt;/td&gt;&lt;td&gt;0.14&lt;/td&gt;&lt;td&gt;0.05&lt;/td&gt;&lt;td&gt;&lt;/td&gt;&lt;td&gt;&lt;</w:t>
      </w:r>
      <w:r>
        <w:rPr>
          <w:rStyle w:val="VerbatimChar"/>
        </w:rPr>
        <w:t>/td&gt;&lt;td&gt;0.73&lt;sup&gt;*&lt;/sup&gt;&lt;/td&gt;&lt;td&gt;1.09&lt;sup&gt;**&lt;/sup&gt;&lt;/td&gt;&lt;td&gt;&lt;/td&gt;&lt;td&gt;&lt;/td&gt;&lt;td&gt;0.62&lt;/td&gt;&lt;td&gt;0.56&lt;/td&gt;&lt;td&gt;&lt;/td&gt;&lt;td&gt;&lt;/td&gt;&lt;td&gt;0.37&lt;/td&gt;&lt;td&gt;0.28&lt;/td&gt;&lt;td&gt;&lt;/td&gt;&lt;/tr&gt;</w:t>
      </w:r>
      <w:r>
        <w:br/>
      </w:r>
      <w:r>
        <w:rPr>
          <w:rStyle w:val="VerbatimChar"/>
        </w:rPr>
        <w:t>## &lt;tr&gt;&lt;td style="text-align:left"&gt;&lt;/td&gt;&lt;td&gt;&lt;/td&gt;&lt;td&gt;(0.21)&lt;/td&gt;&lt;td&gt;(0.24)&lt;/td&gt;&lt;td&gt;&lt;/td&gt;&lt;td&gt;&lt;/td&gt;&lt;</w:t>
      </w:r>
      <w:r>
        <w:rPr>
          <w:rStyle w:val="VerbatimChar"/>
        </w:rPr>
        <w:t>td&gt;(0.26)&lt;/td&gt;&lt;td&gt;(0.30)&lt;/td&gt;&lt;td&gt;&lt;/td&gt;&lt;td&gt;&lt;/td&gt;&lt;td&gt;(0.16)&lt;/td&gt;&lt;td&gt;(0.18)&lt;/td&gt;&lt;td&gt;&lt;/td&gt;&lt;td&gt;&lt;/td&gt;&lt;td&gt;(0.18)&lt;/td&gt;&lt;td&gt;(0.20)&lt;/td&gt;&lt;td&gt;&lt;/td&gt;&lt;td&gt;&lt;/td&gt;&lt;td&gt;(0.16)&lt;/td&gt;&lt;td&gt;(0.18)&lt;/td&gt;&lt;td&gt;&lt;/td&gt;&lt;td&gt;&lt;/td&gt;&lt;td&gt;(0.40)&lt;/td&gt;&lt;td&gt;(0.48)&lt;/td&gt;&lt;td&gt;&lt;/td&gt;&lt;td&gt;&lt;/td&gt;&lt;td&gt;(0.45)&lt;/td&gt;&lt;t</w:t>
      </w:r>
      <w:r>
        <w:rPr>
          <w:rStyle w:val="VerbatimChar"/>
        </w:rPr>
        <w:t>d&gt;(0.57)&lt;/td&gt;&lt;td&gt;&lt;/td&gt;&lt;td&gt;&lt;/td&gt;&lt;td&gt;(0.37)&lt;/td&gt;&lt;td&gt;(0.42)&lt;/td&gt;&lt;td&gt;&lt;/td&gt;&lt;/tr&gt;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&lt;td&gt;&lt;/td&gt;&lt;td&gt;&lt;/td&gt;&lt;td&gt;&lt;/td&gt;&lt;td&gt;&lt;/td&gt;&lt;td&gt;&lt;/td&gt;&lt;td&gt;&lt;/td&gt;&lt;td&gt;&lt;/td&gt;&lt;td&gt;&lt;/td&gt;&lt;/tr&gt;</w:t>
      </w:r>
      <w:r>
        <w:br/>
      </w:r>
      <w:r>
        <w:rPr>
          <w:rStyle w:val="VerbatimChar"/>
        </w:rPr>
        <w:t>## &lt;tr&gt;&lt;td style="text-align:left"&gt;lieu_de_naissanceHors du Quebec&lt;/td&gt;&lt;td&gt;&lt;/td&gt;&lt;td&gt;-1.24&lt;/td&gt;&lt;td&gt;12.10&lt;/td&gt;&lt;td&gt;&lt;/td&gt;&lt;td&gt;&lt;/td&gt;&lt;td&gt;-0.44&lt;/td&gt;&lt;td&gt;-1.50&lt;/td&gt;&lt;td&gt;&lt;/td&gt;&lt;td&gt;&lt;/td&gt;&lt;td&gt;0.</w:t>
      </w:r>
      <w:r>
        <w:rPr>
          <w:rStyle w:val="VerbatimChar"/>
        </w:rPr>
        <w:t>98&lt;/td&gt;&lt;td&gt;0.25&lt;/td&gt;&lt;td&gt;&lt;/td&gt;&lt;td&gt;&lt;/td&gt;&lt;td&gt;-0.27&lt;/td&gt;&lt;td&gt;-0.95&lt;/td&gt;&lt;td&gt;&lt;/td&gt;&lt;td&gt;&lt;/td&gt;&lt;td&gt;0.29&lt;/td&gt;&lt;td&gt;0.01&lt;/td&gt;&lt;td&gt;&lt;/td&gt;&lt;td&gt;&lt;/td&gt;&lt;td&gt;-0.50&lt;/td&gt;&lt;td&gt;16.14&lt;/td&gt;&lt;td&gt;&lt;/td&gt;&lt;td&gt;&lt;/td&gt;&lt;td&gt;0.88&lt;/td&gt;&lt;td&gt;18.68&lt;/td&gt;&lt;td&gt;&lt;/td&gt;&lt;td&gt;&lt;/td&gt;&lt;td&gt;-0.98&lt;/td&gt;&lt;td&gt;16.18&lt;/td&gt;&lt;td&gt;&lt;/td&gt;</w:t>
      </w:r>
      <w:r>
        <w:rPr>
          <w:rStyle w:val="VerbatimChar"/>
        </w:rPr>
        <w:t>&lt;/tr&gt;</w:t>
      </w:r>
      <w:r>
        <w:br/>
      </w:r>
      <w:r>
        <w:rPr>
          <w:rStyle w:val="VerbatimChar"/>
        </w:rPr>
        <w:t>## &lt;tr&gt;&lt;td style="text-align:left"&gt;&lt;/td&gt;&lt;td&gt;&lt;/td&gt;&lt;td&gt;(1.14)&lt;/td&gt;&lt;td&gt;(529.81)&lt;/td&gt;&lt;td&gt;&lt;/td&gt;&lt;td&gt;&lt;/td&gt;&lt;td&gt;(1.06)&lt;/td&gt;&lt;td&gt;(1.42)&lt;/td&gt;&lt;td&gt;&lt;/td&gt;&lt;td&gt;&lt;/td&gt;&lt;td&gt;(0.79)&lt;/td&gt;&lt;td&gt;(0.91)&lt;/td&gt;&lt;td&gt;&lt;/td&gt;&lt;td&gt;&lt;/td&gt;&lt;td&gt;(0.77)&lt;/td&gt;&lt;td&gt;(1.02)&lt;/td&gt;&lt;td&gt;&lt;/td&gt;&lt;td&gt;&lt;/td&gt;&lt;td&gt;(0.</w:t>
      </w:r>
      <w:r>
        <w:rPr>
          <w:rStyle w:val="VerbatimChar"/>
        </w:rPr>
        <w:t>80)&lt;/td&gt;&lt;td&gt;(0.92)&lt;/td&gt;&lt;td&gt;&lt;/td&gt;&lt;td&gt;&lt;/td&gt;&lt;td&gt;(1.69)&lt;/td&gt;&lt;td&gt;(3,702.09)&lt;/td&gt;&lt;td&gt;&lt;/td&gt;&lt;td&gt;&lt;/td&gt;&lt;td&gt;(1.59)&lt;/td&gt;&lt;td&gt;(5,923.19)&lt;/td&gt;&lt;td&gt;&lt;/td&gt;&lt;td&gt;&lt;/td&gt;&lt;td&gt;(1.64)&lt;/td&gt;&lt;td&gt;(6,016.49)&lt;/td&gt;&lt;td&gt;&lt;/td&gt;&lt;/tr&gt;</w:t>
      </w:r>
      <w:r>
        <w:br/>
      </w:r>
      <w:r>
        <w:rPr>
          <w:rStyle w:val="VerbatimChar"/>
        </w:rPr>
        <w:t>## &lt;tr&gt;&lt;td style="text-align:left"&gt;&lt;/td&gt;&lt;td&gt;&lt;/td&gt;&lt;td&gt;&lt;/td&gt;&lt;td&gt;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&gt;&lt;td&gt;&lt;/td&gt;&lt;/tr&gt;</w:t>
      </w:r>
      <w:r>
        <w:br/>
      </w:r>
      <w:r>
        <w:rPr>
          <w:rStyle w:val="VerbatimChar"/>
        </w:rPr>
        <w:t>## &lt;tr&gt;&lt;td style="text-align:left"&gt;lieu_de_naissanceProvinde de Quebec&lt;/td&gt;&lt;td&gt;&lt;/td&gt;&lt;td&gt;-1.59&lt;sup&gt;**&lt;/sup&gt;&lt;/td&gt;&lt;td&gt;-1.77&lt;sup&gt;**&lt;/sup&gt;&lt;/td&gt;&lt;td&gt;&lt;/td&gt;&lt;td&gt;&lt;/td&gt;&lt;td&gt;-0.26&lt;/td&gt;&lt;td&gt;-0.66&lt;/td&gt;&lt;td&gt;&lt;/td&gt;&lt;td&gt;&lt;/td&gt;&lt;td&gt;0.15&lt;/td&gt;&lt;td&gt;-0.05&lt;/td&gt;&lt;td&gt;&lt;/td&gt;&lt;t</w:t>
      </w:r>
      <w:r>
        <w:rPr>
          <w:rStyle w:val="VerbatimChar"/>
        </w:rPr>
        <w:t>d&gt;&lt;/td&gt;&lt;td&gt;-0.99&lt;sup&gt;***&lt;/sup&gt;&lt;/td&gt;&lt;td&gt;-1.05&lt;sup&gt;***&lt;/sup&gt;&lt;/td&gt;&lt;td&gt;&lt;/td&gt;&lt;td&gt;&lt;/td&gt;&lt;td&gt;-0.44&lt;/td&gt;&lt;td&gt;-0.40&lt;/td&gt;&lt;td&gt;&lt;/td&gt;&lt;td&gt;&lt;/td&gt;&lt;td&gt;-0.48&lt;/td&gt;&lt;td&gt;-0.25&lt;/td&gt;&lt;td&gt;&lt;/td&gt;&lt;td&gt;&lt;/td&gt;&lt;td&gt;0.60&lt;/td&gt;&lt;td&gt;0.22&lt;/td&gt;&lt;td&gt;&lt;/td&gt;&lt;td&gt;&lt;/td&gt;&lt;td&gt;-0.94&lt;/td&gt;&lt;td&gt;-0.94&lt;/td&gt;&lt;td&gt;&lt;/td&gt;&lt;/</w:t>
      </w:r>
      <w:r>
        <w:rPr>
          <w:rStyle w:val="VerbatimChar"/>
        </w:rPr>
        <w:t>tr&gt;</w:t>
      </w:r>
      <w:r>
        <w:br/>
      </w:r>
      <w:r>
        <w:rPr>
          <w:rStyle w:val="VerbatimChar"/>
        </w:rPr>
        <w:t>## &lt;tr&gt;&lt;td style="text-align:left"&gt;&lt;/td&gt;&lt;td&gt;&lt;/td&gt;&lt;td&gt;(0.75)&lt;/td&gt;&lt;td&gt;(0.80)&lt;/td&gt;&lt;td&gt;&lt;/td&gt;&lt;td&gt;&lt;/td&gt;&lt;td&gt;(0.57)&lt;/td&gt;&lt;td&gt;(0.71)&lt;/td&gt;&lt;td&gt;&lt;/td&gt;&lt;td&gt;&lt;/td&gt;&lt;td&gt;(0.34)&lt;/td&gt;&lt;td&gt;(0.39)&lt;/td&gt;&lt;td&gt;&lt;/td&gt;&lt;td&gt;&lt;/td&gt;&lt;td&gt;(0.34)&lt;/td&gt;&lt;td&gt;(0.40)&lt;/td&gt;&lt;td&gt;&lt;/td&gt;&lt;td&gt;&lt;/td&gt;&lt;td&gt;(0.34)&lt;</w:t>
      </w:r>
      <w:r>
        <w:rPr>
          <w:rStyle w:val="VerbatimChar"/>
        </w:rPr>
        <w:t>/td&gt;&lt;td&gt;(0.39)&lt;/td&gt;&lt;td&gt;&lt;/td&gt;&lt;td&gt;&lt;/td&gt;&lt;td&gt;(1.07)&lt;/td&gt;&lt;td&gt;(1.16)&lt;/td&gt;&lt;td&gt;&lt;/td&gt;&lt;td&gt;&lt;/td&gt;&lt;td&gt;(0.83)&lt;/td&gt;&lt;td&gt;(1.03)&lt;/td&gt;&lt;td&gt;&lt;/td&gt;&lt;td&gt;&lt;/td&gt;&lt;td&gt;(1.07)&lt;/td&gt;&lt;td&gt;(1.19)&lt;/td&gt;&lt;td&gt;&lt;/td&gt;&lt;/tr&gt;</w:t>
      </w:r>
      <w:r>
        <w:br/>
      </w:r>
      <w:r>
        <w:rPr>
          <w:rStyle w:val="VerbatimChar"/>
        </w:rPr>
        <w:t>## &lt;tr&gt;&lt;td style="text-align:left"&gt;&lt;/td&gt;&lt;td&gt;&lt;/td&gt;&lt;td&gt;&lt;/td&gt;&lt;td&gt;&lt;/td&gt;&lt;td&gt;&lt;/td&gt;&lt;t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style="text-align:left"&gt;Diplome_du_repondantCEGEP / DEP&lt;/td&gt;&lt;td&gt;&lt;/td&gt;&lt;td&gt;0.01&lt;/td&gt;&lt;td&gt;-0.02&lt;/td&gt;&lt;td&gt;&lt;/td&gt;&lt;td&gt;&lt;/td&gt;&lt;td&gt;-0.30&lt;/td&gt;&lt;td&gt;-0.23&lt;/td&gt;&lt;td&gt;&lt;/td&gt;&lt;td&gt;&lt;/td&gt;&lt;td&gt;0.03&lt;/td&gt;&lt;td&gt;0.06&lt;/td&gt;&lt;td&gt;&lt;/td&gt;&lt;td&gt;&lt;/td&gt;&lt;td&gt;0.68&lt;sup&gt;**&lt;/sup&gt;&lt;/td&gt;&lt;td&gt;0.48&lt;/td&gt;&lt;t</w:t>
      </w:r>
      <w:r>
        <w:rPr>
          <w:rStyle w:val="VerbatimChar"/>
        </w:rPr>
        <w:t>d&gt;&lt;/td&gt;&lt;td&gt;&lt;/td&gt;&lt;td&gt;0.19&lt;/td&gt;&lt;td&gt;0.23&lt;/td&gt;&lt;td&gt;&lt;/td&gt;&lt;td&gt;&lt;/td&gt;&lt;td&gt;0.34&lt;/td&gt;&lt;td&gt;0.28&lt;/td&gt;&lt;td&gt;&lt;/td&gt;&lt;td&gt;&lt;/td&gt;&lt;td&gt;0.43&lt;/td&gt;&lt;td&gt;0.60&lt;/td&gt;&lt;td&gt;&lt;/td&gt;&lt;td&gt;&lt;/td&gt;&lt;td&gt;-0.40&lt;/td&gt;&lt;td&gt;-0.52&lt;/td&gt;&lt;td&gt;&lt;/td&gt;&lt;/tr&gt;</w:t>
      </w:r>
      <w:r>
        <w:br/>
      </w:r>
      <w:r>
        <w:rPr>
          <w:rStyle w:val="VerbatimChar"/>
        </w:rPr>
        <w:t>## &lt;tr&gt;&lt;td style="text-align:left"&gt;&lt;/td&gt;&lt;td&gt;&lt;/td&gt;&lt;td&gt;(0.30)&lt;/td&gt;&lt;</w:t>
      </w:r>
      <w:r>
        <w:rPr>
          <w:rStyle w:val="VerbatimChar"/>
        </w:rPr>
        <w:t>td&gt;(0.35)&lt;/td&gt;&lt;td&gt;&lt;/td&gt;&lt;td&gt;&lt;/td&gt;&lt;td&gt;(0.41)&lt;/td&gt;&lt;td&gt;(0.50)&lt;/td&gt;&lt;td&gt;&lt;/td&gt;&lt;td&gt;&lt;/td&gt;&lt;td&gt;(0.23)&lt;/td&gt;&lt;td&gt;(0.26)&lt;/td&gt;&lt;td&gt;&lt;/td&gt;&lt;td&gt;&lt;/td&gt;&lt;td&gt;(0.28)&lt;/td&gt;&lt;td&gt;(0.31)&lt;/td&gt;&lt;td&gt;&lt;/td&gt;&lt;td&gt;&lt;/td&gt;&lt;td&gt;(0.23)&lt;/td&gt;&lt;td&gt;(0.26)&lt;/td&gt;&lt;td&gt;&lt;/td&gt;&lt;td&gt;&lt;/td&gt;&lt;td&gt;(0.54)&lt;/td&gt;&lt;td&gt;(0.67)&lt;/td&gt;&lt;t</w:t>
      </w:r>
      <w:r>
        <w:rPr>
          <w:rStyle w:val="VerbatimChar"/>
        </w:rPr>
        <w:t>d&gt;&lt;/td&gt;&lt;td&gt;&lt;/td&gt;&lt;td&gt;(0.56)&lt;/td&gt;&lt;td&gt;(0.75)&lt;/td&gt;&lt;td&gt;&lt;/td&gt;&lt;td&gt;&lt;/td&gt;&lt;td&gt;(0.52)&lt;/td&gt;&lt;td&gt;(0.63)&lt;/td&gt;&lt;td&gt;&lt;/td&gt;&lt;/tr&gt;</w:t>
      </w:r>
      <w:r>
        <w:br/>
      </w:r>
      <w:r>
        <w:rPr>
          <w:rStyle w:val="VerbatimChar"/>
        </w:rPr>
        <w:t>## &lt;tr&gt;&lt;td style="text-align:left"&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style="text-align:left"&gt;Diplome_du_repondantUniversitaire&lt;</w:t>
      </w:r>
      <w:r>
        <w:rPr>
          <w:rStyle w:val="VerbatimChar"/>
        </w:rPr>
        <w:t>/td&gt;&lt;td&gt;&lt;/td&gt;&lt;td&gt;-0.04&lt;/td&gt;&lt;td&gt;0.21&lt;/td&gt;&lt;td&gt;&lt;/td&gt;&lt;td&gt;&lt;/td&gt;&lt;td&gt;-0.81&lt;sup&gt;*&lt;/sup&gt;&lt;/td&gt;&lt;td&gt;-0.83&lt;/td&gt;&lt;td&gt;&lt;/td&gt;&lt;td&gt;&lt;/td&gt;&lt;td&gt;-0.01&lt;/td&gt;&lt;td&gt;0.07&lt;/td&gt;&lt;td&gt;&lt;/td&gt;&lt;td&gt;&lt;/td&gt;&lt;td&gt;0.59&lt;sup&gt;**&lt;/sup&gt;&lt;/td&gt;&lt;td&gt;0.39&lt;/td&gt;&lt;td&gt;&lt;/td&gt;&lt;td&gt;&lt;/td&gt;&lt;td&gt;0.03&lt;/td&gt;&lt;td&gt;0.06&lt;/td&gt;&lt;td&gt;&lt;/td&gt;&lt;td</w:t>
      </w:r>
      <w:r>
        <w:rPr>
          <w:rStyle w:val="VerbatimChar"/>
        </w:rPr>
        <w:t>&gt;&lt;/td&gt;&lt;td&gt;0.73&lt;/td&gt;&lt;td&gt;0.36&lt;/td&gt;&lt;td&gt;&lt;/td&gt;&lt;td&gt;&lt;/td&gt;&lt;td&gt;0.81&lt;/td&gt;&lt;td&gt;0.75&lt;/td&gt;&lt;td&gt;&lt;/td&gt;&lt;td&gt;&lt;/td&gt;&lt;td&gt;-0.23&lt;/td&gt;&lt;td&gt;-0.91&lt;/td&gt;&lt;td&gt;&lt;/td&gt;&lt;/tr&gt;</w:t>
      </w:r>
      <w:r>
        <w:br/>
      </w:r>
      <w:r>
        <w:rPr>
          <w:rStyle w:val="VerbatimChar"/>
        </w:rPr>
        <w:t>## &lt;tr&gt;&lt;td style="text-align:left"&gt;&lt;/td&gt;&lt;td&gt;&lt;/td&gt;&lt;td&gt;(0.32)&lt;/td&gt;&lt;td&gt;(0.38)&lt;/td&gt;&lt;td&gt;&lt;/td&gt;&lt;td&gt;&lt;/td&gt;&lt;td&gt;(0.42)&lt;/td&gt;&lt;td&gt;(0.</w:t>
      </w:r>
      <w:r>
        <w:rPr>
          <w:rStyle w:val="VerbatimChar"/>
        </w:rPr>
        <w:t>53)&lt;/td&gt;&lt;td&gt;&lt;/td&gt;&lt;td&gt;&lt;/td&gt;&lt;td&gt;(0.24)&lt;/td&gt;&lt;td&gt;(0.29)&lt;/td&gt;&lt;td&gt;&lt;/td&gt;&lt;td&gt;&lt;/td&gt;&lt;td&gt;(0.29)&lt;/td&gt;&lt;td&gt;(0.34)&lt;/td&gt;&lt;td&gt;&lt;/td&gt;&lt;td&gt;&lt;/td&gt;&lt;td&gt;(0.24)&lt;/td&gt;&lt;td&gt;(0.29)&lt;/td&gt;&lt;td&gt;&lt;/td&gt;&lt;td&gt;&lt;/td&gt;&lt;td&gt;(0.57)&lt;/td&gt;&lt;td&gt;(0.74)&lt;/td&gt;&lt;td&gt;&lt;/td&gt;&lt;td&gt;&lt;/td&gt;&lt;td&gt;(0.63)&lt;/td&gt;&lt;td&gt;(0.87)&lt;/td&gt;&lt;td&gt;&lt;/td</w:t>
      </w:r>
      <w:r>
        <w:rPr>
          <w:rStyle w:val="VerbatimChar"/>
        </w:rPr>
        <w:t>&gt;&lt;td&gt;&lt;/td&gt;&lt;td&gt;(0.57)&lt;/td&gt;&lt;td&gt;(0.72)&lt;/td&gt;&lt;td&gt;&lt;/td&gt;&lt;/tr&gt;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d&gt;&lt;td&gt;&lt;/td&gt;&lt;/tr&gt;</w:t>
      </w:r>
      <w:r>
        <w:br/>
      </w:r>
      <w:r>
        <w:rPr>
          <w:rStyle w:val="VerbatimChar"/>
        </w:rPr>
        <w:t>## &lt;tr&gt;&lt;td style="text-align:left"&gt;Occupation_du_repondantÉtudiant PTL S&lt;/td&gt;&lt;td&gt;&lt;/td&gt;&lt;td&gt;-1.19&lt;/td&gt;&lt;td&gt;-0.65&lt;/td&gt;&lt;td&gt;&lt;/td&gt;</w:t>
      </w:r>
      <w:r>
        <w:rPr>
          <w:rStyle w:val="VerbatimChar"/>
        </w:rPr>
        <w:t>&lt;td&gt;&lt;/td&gt;&lt;td&gt;-1.60&lt;/td&gt;&lt;td&gt;-16.79&lt;/td&gt;&lt;td&gt;&lt;/td&gt;&lt;td&gt;&lt;/td&gt;&lt;td&gt;0.20&lt;/td&gt;&lt;td&gt;0.38&lt;/td&gt;&lt;td&gt;&lt;/td&gt;&lt;td&gt;&lt;/td&gt;&lt;td&gt;-0.64&lt;/td&gt;&lt;td&gt;-0.76&lt;/td&gt;&lt;td&gt;&lt;/td&gt;&lt;td&gt;&lt;/td&gt;&lt;td&gt;-0.94&lt;sup&gt;*&lt;/sup&gt;&lt;/td&gt;&lt;td&gt;-0.71&lt;/td&gt;&lt;td&gt;&lt;/td&gt;&lt;td&gt;&lt;/td&gt;&lt;td&gt;-15.16&lt;/td&gt;&lt;td&gt;-17.08&lt;/td&gt;&lt;td&gt;&lt;/td&gt;&lt;td&gt;&lt;/td&gt;&lt;td&gt;</w:t>
      </w:r>
      <w:r>
        <w:rPr>
          <w:rStyle w:val="VerbatimChar"/>
        </w:rPr>
        <w:t>-15.43&lt;/td&gt;&lt;td&gt;-17.67&lt;/td&gt;&lt;td&gt;&lt;/td&gt;&lt;td&gt;&lt;/td&gt;&lt;td&gt;-15.35&lt;/td&gt;&lt;td&gt;-18.40&lt;/td&gt;&lt;td&gt;&lt;/td&gt;&lt;/tr&gt;</w:t>
      </w:r>
      <w:r>
        <w:br/>
      </w:r>
      <w:r>
        <w:rPr>
          <w:rStyle w:val="VerbatimChar"/>
        </w:rPr>
        <w:t>## &lt;tr&gt;&lt;td style="text-align:left"&gt;&lt;/td&gt;&lt;td&gt;&lt;/td&gt;&lt;td&gt;(1.11)&lt;/td&gt;&lt;td&gt;(1.16)&lt;/td&gt;&lt;td&gt;&lt;/td&gt;&lt;td&gt;&lt;/td&gt;&lt;td&gt;(1.11)&lt;/td&gt;&lt;td&gt;(1,230.76)&lt;/td&gt;&lt;td&gt;&lt;/td&gt;&lt;td&gt;&lt;/td&gt;&lt;td&gt;(0.48)&lt;/td&gt;&lt;td</w:t>
      </w:r>
      <w:r>
        <w:rPr>
          <w:rStyle w:val="VerbatimChar"/>
        </w:rPr>
        <w:t>&gt;(0.54)&lt;/td&gt;&lt;td&gt;&lt;/td&gt;&lt;td&gt;&lt;/td&gt;&lt;td&gt;(0.54)&lt;/td&gt;&lt;td&gt;(0.60)&lt;/td&gt;&lt;td&gt;&lt;/td&gt;&lt;td&gt;&lt;/td&gt;&lt;td&gt;(0.51)&lt;/td&gt;&lt;td&gt;(0.57)&lt;/td&gt;&lt;td&gt;&lt;/td&gt;&lt;td&gt;&lt;/td&gt;&lt;td&gt;(1,156.44)&lt;/td&gt;&lt;td&gt;(1,735.43)&lt;/td&gt;&lt;td&gt;&lt;/td&gt;&lt;td&gt;&lt;/td&gt;&lt;td&gt;(1,141.83)&lt;/td&gt;&lt;td&gt;(3,027.33)&lt;/td&gt;&lt;td&gt;&lt;/td&gt;&lt;td&gt;&lt;/td&gt;&lt;td&gt;(1,135.88)&lt;/td</w:t>
      </w:r>
      <w:r>
        <w:rPr>
          <w:rStyle w:val="VerbatimChar"/>
        </w:rPr>
        <w:t>&gt;&lt;td&gt;(2,717.89)&lt;/td&gt;&lt;td&gt;&lt;/td&gt;&lt;/tr&gt;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td&gt;&lt;/td&gt;&lt;td&gt;&lt;/td&gt;&lt;td&gt;&lt;/td&gt;&lt;td&gt;&lt;/td&gt;&lt;td&gt;&lt;/td&gt;&lt;td&gt;&lt;/td&gt;&lt;td&gt;&lt;/td&gt;&lt;td&gt;&lt;/td&gt;&lt;td&gt;&lt;/td&gt;&lt;td&gt;&lt;/td&gt;&lt;td&gt;&lt;/td&gt;&lt;td&gt;&lt;/td&gt;&lt;/tr&gt;</w:t>
      </w:r>
      <w:r>
        <w:br/>
      </w:r>
      <w:r>
        <w:rPr>
          <w:rStyle w:val="VerbatimChar"/>
        </w:rPr>
        <w:t>## &lt;tr&gt;&lt;td style="text-align:left"&gt;Occupation_du_repondantÉtudiant TPA S&lt;/td&gt;&lt;td&gt;&lt;/td&gt;&lt;td&gt;-2.02&lt;/td&gt;&lt;td&gt;-1.88&lt;/td&gt;&lt;td&gt;&lt;/td&gt;&lt;td&gt;&lt;/td&gt;&lt;td&gt;-17.06&lt;</w:t>
      </w:r>
      <w:r>
        <w:rPr>
          <w:rStyle w:val="VerbatimChar"/>
        </w:rPr>
        <w:t>/td&gt;&lt;td&gt;-63.91&lt;/td&gt;&lt;td&gt;&lt;/td&gt;&lt;td&gt;&lt;/td&gt;&lt;td&gt;0.25&lt;/td&gt;&lt;td&gt;-0.07&lt;/td&gt;&lt;td&gt;&lt;/td&gt;&lt;td&gt;&lt;/td&gt;&lt;td&gt;0.17&lt;/td&gt;&lt;td&gt;-0.46&lt;/td&gt;&lt;td&gt;&lt;/td&gt;&lt;td&gt;&lt;/td&gt;&lt;td&gt;-1.04&lt;/td&gt;&lt;td&gt;-1.36&lt;/td&gt;&lt;td&gt;&lt;/td&gt;&lt;td&gt;&lt;/td&gt;&lt;td&gt;2.32&lt;/td&gt;&lt;td&gt;-2.52&lt;/td&gt;&lt;td&gt;&lt;/td&gt;&lt;td&gt;&lt;/td&gt;&lt;td&gt;-16.86&lt;/td&gt;&lt;td&gt;-19.64&lt;/td&gt;&lt;td&gt;&lt;/td</w:t>
      </w:r>
      <w:r>
        <w:rPr>
          <w:rStyle w:val="VerbatimChar"/>
        </w:rPr>
        <w:t>&gt;&lt;td&gt;&lt;/td&gt;&lt;td&gt;1.77&lt;/td&gt;&lt;td&gt;-1.52&lt;/td&gt;&lt;td&gt;&lt;/td&gt;&lt;/tr&gt;</w:t>
      </w:r>
      <w:r>
        <w:br/>
      </w:r>
      <w:r>
        <w:rPr>
          <w:rStyle w:val="VerbatimChar"/>
        </w:rPr>
        <w:t>## &lt;tr&gt;&lt;td style="text-align:left"&gt;&lt;/td&gt;&lt;td&gt;&lt;/td&gt;&lt;td&gt;(1.81)&lt;/td&gt;&lt;td&gt;(2.02)&lt;/td&gt;&lt;td&gt;&lt;/td&gt;&lt;td&gt;&lt;/td&gt;&lt;td&gt;(618.92)&lt;/td&gt;&lt;td&gt;(4,731.04)&lt;/td&gt;&lt;td&gt;&lt;/td&gt;&lt;td&gt;&lt;/td&gt;&lt;td&gt;(1.48)&lt;/td&gt;&lt;td&gt;(1.57)&lt;/td&gt;&lt;td&gt;&lt;/td&gt;&lt;td&gt;&lt;/td&gt;&lt;td&gt;(</w:t>
      </w:r>
      <w:r>
        <w:rPr>
          <w:rStyle w:val="VerbatimChar"/>
        </w:rPr>
        <w:t>1.53)&lt;/td&gt;&lt;td&gt;(1.68)&lt;/td&gt;&lt;td&gt;&lt;/td&gt;&lt;td&gt;&lt;/td&gt;&lt;td&gt;(1.53)&lt;/td&gt;&lt;td&gt;(1.69)&lt;/td&gt;&lt;td&gt;&lt;/td&gt;&lt;td&gt;&lt;/td&gt;&lt;td&gt;(4,303.07)&lt;/td&gt;&lt;td&gt;(5,475.48)&lt;/td&gt;&lt;td&gt;&lt;/td&gt;&lt;td&gt;&lt;/td&gt;&lt;td&gt;(1,141.83)&lt;/td&gt;&lt;td&gt;(3,027.33)&lt;/td&gt;&lt;td&gt;&lt;/td&gt;&lt;td&gt;&lt;/td&gt;&lt;td&gt;(4,547.31)&lt;/td&gt;&lt;td&gt;(10,461.40)&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&gt;&lt;td&gt;&lt;/td&gt;&lt;td&gt;&lt;/td&gt;&lt;td&gt;&lt;/td&gt;&lt;td&gt;&lt;/td&gt;&lt;td&gt;&lt;/td&gt;&lt;td&gt;&lt;/td&gt;&lt;td&gt;&lt;/td&gt;&lt;td&gt;&lt;/td&gt;&lt;/tr&gt;</w:t>
      </w:r>
      <w:r>
        <w:br/>
      </w:r>
      <w:r>
        <w:rPr>
          <w:rStyle w:val="VerbatimChar"/>
        </w:rPr>
        <w:t>## &lt;tr&gt;&lt;td style="text-align:left"&gt;Occupation_du_repondantSans travail mais recherche&lt;/td&gt;&lt;td&gt;&lt;/td&gt;&lt;td&gt;-2.02&lt;sup&gt;*&lt;/sup&gt;&lt;/td&gt;&lt;td&gt;-1.66&lt;/td&gt;&lt;td&gt;&lt;/td&gt;&lt;td&gt;&lt;/td&gt;&lt;td&gt;-1.86&lt;/td&gt;&lt;td&gt;-1</w:t>
      </w:r>
      <w:r>
        <w:rPr>
          <w:rStyle w:val="VerbatimChar"/>
        </w:rPr>
        <w:t>6.85&lt;/td&gt;&lt;td&gt;&lt;/td&gt;&lt;td&gt;&lt;/td&gt;&lt;td&gt;-0.34&lt;/td&gt;&lt;td&gt;0.09&lt;/td&gt;&lt;td&gt;&lt;/td&gt;&lt;td&gt;&lt;/td&gt;&lt;td&gt;-0.75&lt;/td&gt;&lt;td&gt;-1.03&lt;/td&gt;&lt;td&gt;&lt;/td&gt;&lt;td&gt;&lt;/td&gt;&lt;td&gt;-1.65&lt;sup&gt;**&lt;/sup&gt;&lt;/td&gt;&lt;td&gt;-1.42&lt;sup&gt;*&lt;/sup&gt;&lt;/td&gt;&lt;td&gt;&lt;/td&gt;&lt;td&gt;&lt;/td&gt;&lt;td&gt;-0.03&lt;/td&gt;&lt;td&gt;-1.11&lt;/td&gt;&lt;td&gt;&lt;/td&gt;&lt;td&gt;&lt;/td&gt;&lt;td&gt;-15.96&lt;/td&gt;&lt;td&gt;-1</w:t>
      </w:r>
      <w:r>
        <w:rPr>
          <w:rStyle w:val="VerbatimChar"/>
        </w:rPr>
        <w:t>8.30&lt;/td&gt;&lt;td&gt;&lt;/td&gt;&lt;td&gt;&lt;/td&gt;&lt;td&gt;-16.54&lt;/td&gt;&lt;td&gt;-20.59&lt;/td&gt;&lt;td&gt;&lt;/td&gt;&lt;/tr&gt;</w:t>
      </w:r>
      <w:r>
        <w:br/>
      </w:r>
      <w:r>
        <w:rPr>
          <w:rStyle w:val="VerbatimChar"/>
        </w:rPr>
        <w:t>## &lt;tr&gt;&lt;td style="text-align:left"&gt;&lt;/td&gt;&lt;td&gt;&lt;/td&gt;&lt;td&gt;(1.20)&lt;/td&gt;&lt;td&gt;(1.28)&lt;/td&gt;&lt;td&gt;&lt;/td&gt;&lt;td&gt;&lt;/td&gt;&lt;td&gt;(1.24)&lt;/td&gt;&lt;td&gt;(1,230.76)&lt;/td&gt;&lt;td&gt;&lt;/td&gt;&lt;td&gt;&lt;/td&gt;&lt;td&gt;(0.64)&lt;/td&gt;&lt;td&gt;(0.71)&lt;/td&gt;&lt;td&gt;&lt;</w:t>
      </w:r>
      <w:r>
        <w:rPr>
          <w:rStyle w:val="VerbatimChar"/>
        </w:rPr>
        <w:t>/td&gt;&lt;td&gt;&lt;/td&gt;&lt;td&gt;(0.78)&lt;/td&gt;&lt;td&gt;(0.91)&lt;/td&gt;&lt;td&gt;&lt;/td&gt;&lt;td&gt;&lt;/td&gt;&lt;td&gt;(0.69)&lt;/td&gt;&lt;td&gt;(0.76)&lt;/td&gt;&lt;td&gt;&lt;/td&gt;&lt;td&gt;&lt;/td&gt;&lt;td&gt;(1,927.90)&lt;/td&gt;&lt;td&gt;(3,117.28)&lt;/td&gt;&lt;td&gt;&lt;/td&gt;&lt;td&gt;&lt;/td&gt;&lt;td&gt;(1,141.83)&lt;/td&gt;&lt;td&gt;(3,027.33)&lt;/td&gt;&lt;td&gt;&lt;/td&gt;&lt;td&gt;&lt;/td&gt;&lt;td&gt;(1,135.88)&lt;/td&gt;&lt;td&gt;(2,717.89)&lt;/</w:t>
      </w:r>
      <w:r>
        <w:rPr>
          <w:rStyle w:val="VerbatimChar"/>
        </w:rPr>
        <w: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&lt;td&gt;&lt;/td&gt;&lt;td&gt;&lt;/td&gt;&lt;td&gt;&lt;/td&gt;&lt;td&gt;&lt;/td&gt;&lt;td&gt;&lt;/td&gt;&lt;td&gt;&lt;/td&gt;&lt;td&gt;&lt;/td&gt;&lt;td&gt;&lt;/td&gt;&lt;td&gt;&lt;/td&gt;&lt;td&gt;&lt;/td&gt;&lt;/tr&gt;</w:t>
      </w:r>
      <w:r>
        <w:br/>
      </w:r>
      <w:r>
        <w:rPr>
          <w:rStyle w:val="VerbatimChar"/>
        </w:rPr>
        <w:t>## &lt;tr&gt;&lt;td style="text-align:left"&gt;Occupation_du_repondantSans travail sans recherche&lt;/td&gt;&lt;td&gt;&lt;/td&gt;&lt;td&gt;-3.00&lt;sup&gt;**&lt;/sup&gt;&lt;/td&gt;&lt;td&gt;-3.26&lt;sup&gt;*&lt;/sup&gt;&lt;/td&gt;&lt;td&gt;&lt;/td</w:t>
      </w:r>
      <w:r>
        <w:rPr>
          <w:rStyle w:val="VerbatimChar"/>
        </w:rPr>
        <w:t>&gt;&lt;td&gt;&lt;/td&gt;&lt;td&gt;-2.23&lt;/td&gt;&lt;td&gt;-0.41&lt;/td&gt;&lt;td&gt;&lt;/td&gt;&lt;td&gt;&lt;/td&gt;&lt;td&gt;-1.21&lt;/td&gt;&lt;td&gt;0.16&lt;/td&gt;&lt;td&gt;&lt;/td&gt;&lt;td&gt;&lt;/td&gt;&lt;td&gt;2.38&lt;sup&gt;*&lt;/sup&gt;&lt;/td&gt;&lt;td&gt;15.33&lt;/td&gt;&lt;td&gt;&lt;/td&gt;&lt;td&gt;&lt;/td&gt;&lt;td&gt;0.60&lt;/td&gt;&lt;td&gt;14.10&lt;/td&gt;&lt;td&gt;&lt;/td&gt;&lt;td&gt;&lt;/td&gt;&lt;td&gt;0.89&lt;/td&gt;&lt;td&gt;-3.30&lt;/td&gt;&lt;td&gt;&lt;/td&gt;&lt;td&gt;&lt;/td&gt;&lt;td&gt;0.51</w:t>
      </w:r>
      <w:r>
        <w:rPr>
          <w:rStyle w:val="VerbatimChar"/>
        </w:rPr>
        <w:t>&lt;/td&gt;&lt;td&gt;-0.45&lt;/td&gt;&lt;td&gt;&lt;/td&gt;&lt;td&gt;&lt;/td&gt;&lt;td&gt;0.02&lt;/td&gt;&lt;td&gt;-3.25&lt;/td&gt;&lt;td&gt;&lt;/td&gt;&lt;/tr&gt;</w:t>
      </w:r>
      <w:r>
        <w:br/>
      </w:r>
      <w:r>
        <w:rPr>
          <w:rStyle w:val="VerbatimChar"/>
        </w:rPr>
        <w:t>## &lt;tr&gt;&lt;td style="text-align:left"&gt;&lt;/td&gt;&lt;td&gt;&lt;/td&gt;&lt;td&gt;(1.48)&lt;/td&gt;&lt;td&gt;(1.95)&lt;/td&gt;&lt;td&gt;&lt;/td&gt;&lt;td&gt;&lt;/td&gt;&lt;td&gt;(1.60)&lt;/td&gt;&lt;td&gt;(4,326.79)&lt;/td&gt;&lt;td&gt;&lt;/td&gt;&lt;td&gt;&lt;/td&gt;&lt;td&gt;(1.24)&lt;/td&gt;&lt;td&gt;(1.55)&lt;/t</w:t>
      </w:r>
      <w:r>
        <w:rPr>
          <w:rStyle w:val="VerbatimChar"/>
        </w:rPr>
        <w:t>d&gt;&lt;td&gt;&lt;/td&gt;&lt;td&gt;&lt;/td&gt;&lt;td&gt;(1.27)&lt;/td&gt;&lt;td&gt;(619.60)&lt;/td&gt;&lt;td&gt;&lt;/td&gt;&lt;td&gt;&lt;/td&gt;&lt;td&gt;(1.24)&lt;/td&gt;&lt;td&gt;(564.28)&lt;/td&gt;&lt;td&gt;&lt;/td&gt;&lt;td&gt;&lt;/td&gt;&lt;td&gt;(3,408.87)&lt;/td&gt;&lt;td&gt;(6,707.60)&lt;/td&gt;&lt;td&gt;&lt;/td&gt;&lt;td&gt;&lt;/td&gt;&lt;td&gt;(3,386.46)&lt;/td&gt;&lt;td&gt;(12,372.44)&lt;/td&gt;&lt;td&gt;&lt;/td&gt;&lt;td&gt;&lt;/td&gt;&lt;td&gt;(3,413.74)&lt;/td&gt;&lt;td&gt;</w:t>
      </w:r>
      <w:r>
        <w:rPr>
          <w:rStyle w:val="VerbatimChar"/>
        </w:rPr>
        <w:t>(11,624.92)&lt;/td&gt;&lt;td&gt;&lt;/td&gt;&lt;/tr&gt;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/td&gt;&lt;td&gt;&lt;/td&gt;&lt;td&gt;&lt;/td&gt;&lt;td&gt;&lt;/td&gt;&lt;td&gt;&lt;/td&gt;&lt;td&gt;&lt;/td&gt;&lt;td&gt;&lt;/td&gt;&lt;td&gt;&lt;/td&gt;&lt;td&gt;&lt;/td&gt;&lt;td&gt;&lt;/td&gt;&lt;td&gt;&lt;/td&gt;&lt;td&gt;&lt;/td&gt;&lt;/tr&gt;</w:t>
      </w:r>
      <w:r>
        <w:br/>
      </w:r>
      <w:r>
        <w:rPr>
          <w:rStyle w:val="VerbatimChar"/>
        </w:rPr>
        <w:t>## &lt;tr&gt;&lt;td style="text-align:left"&gt;Occupation_du_repondantTravail et études TPA&lt;/td&gt;&lt;td&gt;&lt;/td&gt;&lt;td&gt;-2.21&lt;/td&gt;&lt;td&gt;-2.10&lt;/td&gt;&lt;td&gt;&lt;/td&gt;&lt;td&gt;&lt;/td&gt;&lt;td&gt;-2.4</w:t>
      </w:r>
      <w:r>
        <w:rPr>
          <w:rStyle w:val="VerbatimChar"/>
        </w:rPr>
        <w:t>1&lt;sup&gt;*&lt;/sup&gt;&lt;/td&gt;&lt;td&gt;-17.75&lt;/td&gt;&lt;td&gt;&lt;/td&gt;&lt;td&gt;&lt;/td&gt;&lt;td&gt;0.14&lt;/td&gt;&lt;td&gt;0.35&lt;/td&gt;&lt;td&gt;&lt;/td&gt;&lt;td&gt;&lt;/td&gt;&lt;td&gt;1.22&lt;/td&gt;&lt;td&gt;1.13&lt;/td&gt;&lt;td&gt;&lt;/td&gt;&lt;td&gt;&lt;/td&gt;&lt;td&gt;-0.24&lt;/td&gt;&lt;td&gt;0.43&lt;/td&gt;&lt;td&gt;&lt;/td&gt;&lt;td&gt;&lt;/td&gt;&lt;td&gt;-16.79&lt;/td&gt;&lt;td&gt;-18.84&lt;/td&gt;&lt;td&gt;&lt;/td&gt;&lt;td&gt;&lt;/td&gt;&lt;td&gt;-16.72&lt;/td&gt;&lt;td&gt;-18.9</w:t>
      </w:r>
      <w:r>
        <w:rPr>
          <w:rStyle w:val="VerbatimChar"/>
        </w:rPr>
        <w:t>7&lt;/td&gt;&lt;td&gt;&lt;/td&gt;&lt;td&gt;&lt;/td&gt;&lt;td&gt;0.76&lt;/td&gt;&lt;td&gt;0.47&lt;/td&gt;&lt;td&gt;&lt;/td&gt;&lt;/tr&gt;</w:t>
      </w:r>
      <w:r>
        <w:br/>
      </w:r>
      <w:r>
        <w:rPr>
          <w:rStyle w:val="VerbatimChar"/>
        </w:rPr>
        <w:t>## &lt;tr&gt;&lt;td style="text-align:left"&gt;&lt;/td&gt;&lt;td&gt;&lt;/td&gt;&lt;td&gt;(1.39)&lt;/td&gt;&lt;td&gt;(1.45)&lt;/td&gt;&lt;td&gt;&lt;/td&gt;&lt;td&gt;&lt;/td&gt;&lt;td&gt;(1.40)&lt;/td&gt;&lt;td&gt;(1,230.76)&lt;/td&gt;&lt;td&gt;&lt;/td&gt;&lt;td&gt;&lt;/td&gt;&lt;td&gt;(0.92)&lt;/td&gt;&lt;td&gt;(0.96)&lt;/td&gt;&lt;td&gt;&lt;/td&gt;&lt;td</w:t>
      </w:r>
      <w:r>
        <w:rPr>
          <w:rStyle w:val="VerbatimChar"/>
        </w:rPr>
        <w:t>&gt;&lt;/td&gt;&lt;td&gt;(1.00)&lt;/td&gt;&lt;td&gt;(1.05)&lt;/td&gt;&lt;td&gt;&lt;/td&gt;&lt;td&gt;&lt;/td&gt;&lt;td&gt;(0.98)&lt;/td&gt;&lt;td&gt;(1.02)&lt;/td&gt;&lt;td&gt;&lt;/td&gt;&lt;td&gt;&lt;/td&gt;&lt;td&gt;(1,156.44)&lt;/td&gt;&lt;td&gt;(1,735.43)&lt;/td&gt;&lt;td&gt;&lt;/td&gt;&lt;td&gt;&lt;/td&gt;&lt;td&gt;(1,141.83)&lt;/td&gt;&lt;td&gt;(3,027.33)&lt;/td&gt;&lt;td&gt;&lt;/td&gt;&lt;td&gt;&lt;/td&gt;&lt;td&gt;(2,709.33)&lt;/td&gt;&lt;td&gt;(6,712.42)&lt;/td&gt;&lt;td&gt;</w:t>
      </w:r>
      <w:r>
        <w:rPr>
          <w:rStyle w:val="VerbatimChar"/>
        </w:rPr>
        <w: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d&gt;&lt;td&gt;&lt;/td&gt;&lt;td&gt;&lt;/td&gt;&lt;td&gt;&lt;/td&gt;&lt;td&gt;&lt;/td&gt;&lt;td&gt;&lt;/td&gt;&lt;td&gt;&lt;/td&gt;&lt;td&gt;&lt;/td&gt;&lt;td&gt;&lt;/td&gt;&lt;td&gt;&lt;/td&gt;&lt;/tr&gt;</w:t>
      </w:r>
      <w:r>
        <w:br/>
      </w:r>
      <w:r>
        <w:rPr>
          <w:rStyle w:val="VerbatimChar"/>
        </w:rPr>
        <w:t>## &lt;tr&gt;&lt;td style="text-align:left"&gt;Occupation_du_repondantTravail PTL études TPA&lt;/td&gt;&lt;td&gt;&lt;/td&gt;&lt;td&gt;-1.79&lt;/td&gt;&lt;td&gt;-1.39&lt;/td&gt;&lt;td&gt;&lt;/td&gt;&lt;td&gt;&lt;/td&gt;&lt;td&gt;-1.32&lt;/td&gt;&lt;td&gt;-16.21&lt;/t</w:t>
      </w:r>
      <w:r>
        <w:rPr>
          <w:rStyle w:val="VerbatimChar"/>
        </w:rPr>
        <w:t>d&gt;&lt;td&gt;&lt;/td&gt;&lt;td&gt;&lt;/td&gt;&lt;td&gt;0.16&lt;/td&gt;&lt;td&gt;0.42&lt;/td&gt;&lt;td&gt;&lt;/td&gt;&lt;td&gt;&lt;/td&gt;&lt;td&gt;-0.05&lt;/td&gt;&lt;td&gt;-0.13&lt;/td&gt;&lt;td&gt;&lt;/td&gt;&lt;td&gt;&lt;/td&gt;&lt;td&gt;-0.74&lt;/td&gt;&lt;td&gt;-0.45&lt;/td&gt;&lt;td&gt;&lt;/td&gt;&lt;td&gt;&lt;/td&gt;&lt;td&gt;-15.82&lt;/td&gt;&lt;td&gt;-17.92&lt;/td&gt;&lt;td&gt;&lt;/td&gt;&lt;td&gt;&lt;/td&gt;&lt;td&gt;-15.37&lt;/td&gt;&lt;td&gt;-17.87&lt;/td&gt;&lt;td&gt;&lt;/td&gt;&lt;td&gt;&lt;/td&gt;&lt;td&gt;</w:t>
      </w:r>
      <w:r>
        <w:rPr>
          <w:rStyle w:val="VerbatimChar"/>
        </w:rPr>
        <w:t>-15.11&lt;/td&gt;&lt;td&gt;-18.87&lt;/td&gt;&lt;td&gt;&lt;/td&gt;&lt;/tr&gt;</w:t>
      </w:r>
      <w:r>
        <w:br/>
      </w:r>
      <w:r>
        <w:rPr>
          <w:rStyle w:val="VerbatimChar"/>
        </w:rPr>
        <w:t>## &lt;tr&gt;&lt;td style="text-align:left"&gt;&lt;/td&gt;&lt;td&gt;&lt;/td&gt;&lt;td&gt;(1.12)&lt;/td&gt;&lt;td&gt;(1.17)&lt;/td&gt;&lt;td&gt;&lt;/td&gt;&lt;td&gt;&lt;/td&gt;&lt;td&gt;(1.13)&lt;/td&gt;&lt;td&gt;(1,230.76)&lt;/td&gt;&lt;td&gt;&lt;/td&gt;&lt;td&gt;&lt;/td&gt;&lt;td&gt;(0.51)&lt;/td&gt;&lt;td&gt;(0.56)&lt;/td&gt;&lt;td&gt;&lt;/td&gt;&lt;td&gt;&lt;/td&gt;&lt;td&gt;(0.55)&lt;/td&gt;&lt;td</w:t>
      </w:r>
      <w:r>
        <w:rPr>
          <w:rStyle w:val="VerbatimChar"/>
        </w:rPr>
        <w:t>&gt;(0.59)&lt;/td&gt;&lt;td&gt;&lt;/td&gt;&lt;td&gt;&lt;/td&gt;&lt;td&gt;(0.54)&lt;/td&gt;&lt;td&gt;(0.58)&lt;/td&gt;&lt;td&gt;&lt;/td&gt;&lt;td&gt;&lt;/td&gt;&lt;td&gt;(1,156.44)&lt;/td&gt;&lt;td&gt;(1,735.43)&lt;/td&gt;&lt;td&gt;&lt;/td&gt;&lt;td&gt;&lt;/td&gt;&lt;td&gt;(1,141.83)&lt;/td&gt;&lt;td&gt;(3,027.33)&lt;/td&gt;&lt;td&gt;&lt;/td&gt;&lt;td&gt;&lt;/td&gt;&lt;td&gt;(1,135.88)&lt;/td&gt;&lt;td&gt;(2,717.89)&lt;/td&gt;&lt;td&gt;&lt;/td&gt;&lt;/tr&gt;</w:t>
      </w:r>
      <w:r>
        <w:br/>
      </w:r>
      <w:r>
        <w:rPr>
          <w:rStyle w:val="VerbatimChar"/>
        </w:rPr>
        <w:t>## &lt;tr&gt;&lt;td st</w:t>
      </w:r>
      <w:r>
        <w:rPr>
          <w:rStyle w:val="VerbatimChar"/>
        </w:rPr>
        <w: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&lt;/td&gt;&lt;td&gt;&lt;/td&gt;&lt;td&gt;&lt;/td&gt;&lt;td&gt;&lt;/td&gt;&lt;td&gt;&lt;/td&gt;&lt;td&gt;&lt;/td&gt;&lt;td&gt;&lt;/td&gt;&lt;/tr&gt;</w:t>
      </w:r>
      <w:r>
        <w:br/>
      </w:r>
      <w:r>
        <w:rPr>
          <w:rStyle w:val="VerbatimChar"/>
        </w:rPr>
        <w:t>## &lt;tr&gt;&lt;td style="text-align:left"&gt;Occupation_du_repondantTravail TPA études PTL&lt;/td&gt;&lt;td&gt;&lt;/td&gt;&lt;td&gt;-1.66&lt;/td&gt;&lt;td&gt;-1.13&lt;/td&gt;&lt;td&gt;&lt;/td&gt;&lt;td&gt;&lt;/td&gt;&lt;td&gt;-1.06&lt;/td&gt;&lt;td&gt;-15.94&lt;/td&gt;&lt;td&gt;&lt;/td&gt;&lt;td&gt;&lt;/td&gt;&lt;td&gt;</w:t>
      </w:r>
      <w:r>
        <w:rPr>
          <w:rStyle w:val="VerbatimChar"/>
        </w:rPr>
        <w:t>0.56&lt;/td&gt;&lt;td&gt;0.73&lt;/td&gt;&lt;td&gt;&lt;/td&gt;&lt;td&gt;&lt;/td&gt;&lt;td&gt;-0.50&lt;/td&gt;&lt;td&gt;-0.65&lt;/td&gt;&lt;td&gt;&lt;/td&gt;&lt;td&gt;&lt;/td&gt;&lt;td&gt;-0.98&lt;sup&gt;**&lt;/sup&gt;&lt;/td&gt;&lt;td&gt;-0.69&lt;/td&gt;&lt;td&gt;&lt;/td&gt;&lt;td&gt;&lt;/td&gt;&lt;td&gt;-15.58&lt;/td&gt;&lt;td&gt;-17.81&lt;/td&gt;&lt;td&gt;&lt;/td&gt;&lt;td&gt;&lt;/td&gt;&lt;td&gt;-15.60&lt;/td&gt;&lt;td&gt;-17.88&lt;/td&gt;&lt;td&gt;&lt;/td&gt;&lt;td&gt;&lt;/td&gt;&lt;td&gt;-15.61&lt;/td&gt;</w:t>
      </w:r>
      <w:r>
        <w:rPr>
          <w:rStyle w:val="VerbatimChar"/>
        </w:rPr>
        <w:t>&lt;td&gt;-19.02&lt;/td&gt;&lt;td&gt;&lt;/td&gt;&lt;/tr&gt;</w:t>
      </w:r>
      <w:r>
        <w:br/>
      </w:r>
      <w:r>
        <w:rPr>
          <w:rStyle w:val="VerbatimChar"/>
        </w:rPr>
        <w:t>## &lt;tr&gt;&lt;td style="text-align:left"&gt;&lt;/td&gt;&lt;td&gt;&lt;/td&gt;&lt;td&gt;(1.08)&lt;/td&gt;&lt;td&gt;(1.13)&lt;/td&gt;&lt;td&gt;&lt;/td&gt;&lt;td&gt;&lt;/td&gt;&lt;td&gt;(1.10)&lt;/td&gt;&lt;td&gt;(1,230.76)&lt;/td&gt;&lt;td&gt;&lt;/td&gt;&lt;td&gt;&lt;/td&gt;&lt;td&gt;(0.45)&lt;/td&gt;&lt;td&gt;(0.52)&lt;/td&gt;&lt;td&gt;&lt;/td&gt;&lt;td&gt;&lt;/td&gt;&lt;td&gt;(0.51)&lt;/td&gt;&lt;td&gt;(0.56)&lt;/td</w:t>
      </w:r>
      <w:r>
        <w:rPr>
          <w:rStyle w:val="VerbatimChar"/>
        </w:rPr>
        <w:t>&gt;&lt;td&gt;&lt;/td&gt;&lt;td&gt;&lt;/td&gt;&lt;td&gt;(0.49)&lt;/td&gt;&lt;td&gt;(0.54)&lt;/td&gt;&lt;td&gt;&lt;/td&gt;&lt;td&gt;&lt;/td&gt;&lt;td&gt;(1,156.44)&lt;/td&gt;&lt;td&gt;(1,735.43)&lt;/td&gt;&lt;td&gt;&lt;/td&gt;&lt;td&gt;&lt;/td&gt;&lt;td&gt;(1,141.83)&lt;/td&gt;&lt;td&gt;(3,027.33)&lt;/td&gt;&lt;td&gt;&lt;/td&gt;&lt;td&gt;&lt;/td&gt;&lt;td&gt;(1,135.88)&lt;/td&gt;&lt;td&gt;(2,717.89)&lt;/td&gt;&lt;td&gt;&lt;/td&gt;&lt;/tr&gt;</w:t>
      </w:r>
      <w:r>
        <w:br/>
      </w:r>
      <w:r>
        <w:rPr>
          <w:rStyle w:val="VerbatimChar"/>
        </w:rPr>
        <w:t>## &lt;tr&gt;&lt;td style="text-a</w:t>
      </w:r>
      <w:r>
        <w:rPr>
          <w:rStyle w:val="VerbatimChar"/>
        </w:rPr>
        <w:t>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td&gt;&lt;td&gt;&lt;/td&gt;&lt;td&gt;&lt;/td&gt;&lt;td&gt;&lt;/td&gt;&lt;td&gt;&lt;/td&gt;&lt;td&gt;&lt;/td&gt;&lt;/tr&gt;</w:t>
      </w:r>
      <w:r>
        <w:br/>
      </w:r>
      <w:r>
        <w:rPr>
          <w:rStyle w:val="VerbatimChar"/>
        </w:rPr>
        <w:t>## &lt;tr&gt;&lt;td style="text-align:left"&gt;Occupation_du_repondantTravail TPA S&lt;/td&gt;&lt;td&gt;&lt;/td&gt;&lt;td&gt;-1.69&lt;/td&gt;&lt;td&gt;-1.46&lt;/td&gt;&lt;td&gt;&lt;/td&gt;&lt;td&gt;&lt;/td&gt;&lt;td&gt;-2.27&lt;sup&gt;**&lt;/sup&gt;&lt;/td&gt;&lt;td&gt;-17.66&lt;/td&gt;&lt;td&gt;&lt;/td&gt;&lt;td&gt;&lt;/td&gt;&lt;td&gt;0.40&lt;/t</w:t>
      </w:r>
      <w:r>
        <w:rPr>
          <w:rStyle w:val="VerbatimChar"/>
        </w:rPr>
        <w:t>d&gt;&lt;td&gt;0.81&lt;/td&gt;&lt;td&gt;&lt;/td&gt;&lt;td&gt;&lt;/td&gt;&lt;td&gt;-0.32&lt;/td&gt;&lt;td&gt;-0.37&lt;/td&gt;&lt;td&gt;&lt;/td&gt;&lt;td&gt;&lt;/td&gt;&lt;td&gt;-0.64&lt;/td&gt;&lt;td&gt;-0.23&lt;/td&gt;&lt;td&gt;&lt;/td&gt;&lt;td&gt;&lt;/td&gt;&lt;td&gt;-15.23&lt;/td&gt;&lt;td&gt;-17.15&lt;/td&gt;&lt;td&gt;&lt;/td&gt;&lt;td&gt;&lt;/td&gt;&lt;td&gt;-16.26&lt;/td&gt;&lt;td&gt;-17.68&lt;/td&gt;&lt;td&gt;&lt;/td&gt;&lt;td&gt;&lt;/td&gt;&lt;td&gt;-16.38&lt;/td&gt;&lt;td&gt;-19.77&lt;/td&gt;&lt;td&gt;&lt;</w:t>
      </w:r>
      <w:r>
        <w:rPr>
          <w:rStyle w:val="VerbatimChar"/>
        </w:rPr>
        <w:t>/td&gt;&lt;/tr&gt;</w:t>
      </w:r>
      <w:r>
        <w:br/>
      </w:r>
      <w:r>
        <w:rPr>
          <w:rStyle w:val="VerbatimChar"/>
        </w:rPr>
        <w:t>## &lt;tr&gt;&lt;td style="text-align:left"&gt;&lt;/td&gt;&lt;td&gt;&lt;/td&gt;&lt;td&gt;(1.14)&lt;/td&gt;&lt;td&gt;(1.22)&lt;/td&gt;&lt;td&gt;&lt;/td&gt;&lt;td&gt;&lt;/td&gt;&lt;td&gt;(1.12)&lt;/td&gt;&lt;td&gt;(1,230.76)&lt;/td&gt;&lt;td&gt;&lt;/td&gt;&lt;td&gt;&lt;/td&gt;&lt;td&gt;(0.54)&lt;/td&gt;&lt;td&gt;(0.64)&lt;/td&gt;&lt;td&gt;&lt;/td&gt;&lt;td&gt;&lt;/td&gt;&lt;td&gt;(0.60)&lt;/td&gt;&lt;td&gt;(0.69)&lt;/td&gt;&lt;td&gt;&lt;/td&gt;&lt;td&gt;&lt;/td&gt;&lt;</w:t>
      </w:r>
      <w:r>
        <w:rPr>
          <w:rStyle w:val="VerbatimChar"/>
        </w:rPr>
        <w:t>td&gt;(0.57)&lt;/td&gt;&lt;td&gt;(0.65)&lt;/td&gt;&lt;td&gt;&lt;/td&gt;&lt;td&gt;&lt;/td&gt;&lt;td&gt;(1,156.44)&lt;/td&gt;&lt;td&gt;(1,735.43)&lt;/td&gt;&lt;td&gt;&lt;/td&gt;&lt;td&gt;&lt;/td&gt;&lt;td&gt;(1,141.83)&lt;/td&gt;&lt;td&gt;(3,027.33)&lt;/td&gt;&lt;td&gt;&lt;/td&gt;&lt;td&gt;&lt;/td&gt;&lt;td&gt;(1,135.88)&lt;/td&gt;&lt;td&gt;(2,717.89)&lt;/td&gt;&lt;td&gt;&lt;/td&gt;&lt;/tr&gt;</w:t>
      </w:r>
      <w:r>
        <w:br/>
      </w:r>
      <w:r>
        <w:rPr>
          <w:rStyle w:val="VerbatimChar"/>
        </w:rPr>
        <w:t>## &lt;tr&gt;&lt;td style="text-align:left"&gt;&lt;/td&gt;&lt;td&gt;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&gt;&lt;td&gt;&lt;/td&gt;&lt;td&gt;&lt;/td&gt;&lt;td&gt;&lt;/td&gt;&lt;/tr&gt;</w:t>
      </w:r>
      <w:r>
        <w:br/>
      </w:r>
      <w:r>
        <w:rPr>
          <w:rStyle w:val="VerbatimChar"/>
        </w:rPr>
        <w:t>## &lt;tr&gt;&lt;td style="text-align:left"&gt;Occupation_du_repondantTravail TPL S&lt;/td&gt;&lt;td&gt;&lt;/td&gt;&lt;td&gt;-1.39&lt;/td&gt;&lt;td&gt;-1.20&lt;/td&gt;&lt;td&gt;&lt;/td&gt;&lt;td&gt;&lt;/td&gt;&lt;td&gt;-0.50&lt;/td&gt;&lt;td&gt;-15.48&lt;/td&gt;&lt;td&gt;&lt;/td&gt;&lt;td&gt;&lt;/td&gt;&lt;td&gt;0.27&lt;/td&gt;&lt;td&gt;0.39&lt;/td&gt;&lt;td&gt;&lt;/td&gt;&lt;td&gt;&lt;/td&gt;</w:t>
      </w:r>
      <w:r>
        <w:rPr>
          <w:rStyle w:val="VerbatimChar"/>
        </w:rPr>
        <w:t>&lt;td&gt;-0.48&lt;/td&gt;&lt;td&gt;-0.64&lt;/td&gt;&lt;td&gt;&lt;/td&gt;&lt;td&gt;&lt;/td&gt;&lt;td&gt;-0.89&lt;sup&gt;**&lt;/sup&gt;&lt;/td&gt;&lt;td&gt;-0.60&lt;/td&gt;&lt;td&gt;&lt;/td&gt;&lt;td&gt;&lt;/td&gt;&lt;td&gt;-15.26&lt;/td&gt;&lt;td&gt;-17.63&lt;/td&gt;&lt;td&gt;&lt;/td&gt;&lt;td&gt;&lt;/td&gt;&lt;td&gt;-14.53&lt;/td&gt;&lt;td&gt;-16.99&lt;/td&gt;&lt;td&gt;&lt;/td&gt;&lt;td&gt;&lt;/td&gt;&lt;td&gt;-14.99&lt;/td&gt;&lt;td&gt;-18.43&lt;/td&gt;&lt;td&gt;&lt;/td&gt;&lt;/tr&gt;</w:t>
      </w:r>
      <w:r>
        <w:br/>
      </w:r>
      <w:r>
        <w:rPr>
          <w:rStyle w:val="VerbatimChar"/>
        </w:rPr>
        <w:t>## &lt;tr&gt;&lt;td</w:t>
      </w:r>
      <w:r>
        <w:rPr>
          <w:rStyle w:val="VerbatimChar"/>
        </w:rPr>
        <w:t xml:space="preserve"> style="text-align:left"&gt;&lt;/td&gt;&lt;td&gt;&lt;/td&gt;&lt;td&gt;(1.06)&lt;/td&gt;&lt;td&gt;(1.10)&lt;/td&gt;&lt;td&gt;&lt;/td&gt;&lt;td&gt;&lt;/td&gt;&lt;td&gt;(1.07)&lt;/td&gt;&lt;td&gt;(1,230.76)&lt;/td&gt;&lt;td&gt;&lt;/td&gt;&lt;td&gt;&lt;/td&gt;&lt;td&gt;(0.42)&lt;/td&gt;&lt;td&gt;(0.47)&lt;/td&gt;&lt;td&gt;&lt;/td&gt;&lt;td&gt;&lt;/td&gt;&lt;td&gt;(0.46)&lt;/td&gt;&lt;td&gt;(0.51)&lt;/td&gt;&lt;td&gt;&lt;/td&gt;&lt;td&gt;&lt;/td&gt;&lt;td&gt;(0.45)&lt;/td&gt;&lt;td&gt;(0</w:t>
      </w:r>
      <w:r>
        <w:rPr>
          <w:rStyle w:val="VerbatimChar"/>
        </w:rPr>
        <w:t>.49)&lt;/td&gt;&lt;td&gt;&lt;/td&gt;&lt;td&gt;&lt;/td&gt;&lt;td&gt;(1,156.44)&lt;/td&gt;&lt;td&gt;(1,735.43)&lt;/td&gt;&lt;td&gt;&lt;/td&gt;&lt;td&gt;&lt;/td&gt;&lt;td&gt;(1,141.83)&lt;/td&gt;&lt;td&gt;(3,027.33)&lt;/td&gt;&lt;td&gt;&lt;/td&gt;&lt;td&gt;&lt;/td&gt;&lt;td&gt;(1,135.88)&lt;/td&gt;&lt;td&gt;(2,717.89)&lt;/td&gt;&lt;td&gt;&lt;/td&gt;&lt;/tr&gt;</w:t>
      </w:r>
      <w:r>
        <w:br/>
      </w:r>
      <w:r>
        <w:rPr>
          <w:rStyle w:val="VerbatimChar"/>
        </w:rPr>
        <w:t>## &lt;tr&gt;&lt;td style="text-align:left"&gt;&lt;/td&gt;&lt;td&gt;&lt;/td&gt;&lt;td&gt;&lt;/td&gt;&lt;td&gt;&lt;/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td&gt;&lt;/td&gt;&lt;/tr&gt;</w:t>
      </w:r>
      <w:r>
        <w:br/>
      </w:r>
      <w:r>
        <w:rPr>
          <w:rStyle w:val="VerbatimChar"/>
        </w:rPr>
        <w:t>## &lt;tr&gt;&lt;td style="text-align:left"&gt;Diplome_mereCEGEP / DEP&lt;/td&gt;&lt;td&gt;&lt;/td&gt;&lt;td&gt;&lt;/td&gt;&lt;td&gt;-0.27&lt;/td&gt;&lt;td&gt;&lt;/td&gt;&lt;td&gt;&lt;/td&gt;&lt;td&gt;&lt;/td&gt;&lt;td&gt;-0.68&lt;/td&gt;&lt;td&gt;&lt;/td&gt;&lt;td&gt;&lt;/td&gt;&lt;td&gt;&lt;/td&gt;&lt;td&gt;-0.01&lt;/td&gt;&lt;td&gt;&lt;/td&gt;&lt;td&gt;&lt;/td&gt;&lt;td&gt;&lt;/td&gt;&lt;td&gt;0.47&lt;sup&gt;*&lt;/sup&gt;&lt;/td&gt;&lt;td&gt;&lt;/td&gt;&lt;td&gt;</w:t>
      </w:r>
      <w:r>
        <w:rPr>
          <w:rStyle w:val="VerbatimChar"/>
        </w:rPr>
        <w:t>&lt;/td&gt;&lt;td&gt;&lt;/td&gt;&lt;td&gt;-0.19&lt;/td&gt;&lt;td&gt;&lt;/td&gt;&lt;td&gt;&lt;/td&gt;&lt;td&gt;&lt;/td&gt;&lt;td&gt;0.24&lt;/td&gt;&lt;td&gt;&lt;/td&gt;&lt;td&gt;&lt;/td&gt;&lt;td&gt;&lt;/td&gt;&lt;td&gt;0.37&lt;/td&gt;&lt;td&gt;&lt;/td&gt;&lt;td&gt;&lt;/td&gt;&lt;td&gt;&lt;/td&gt;&lt;td&gt;-0.71&lt;/td&gt;&lt;td&gt;&lt;/td&gt;&lt;/tr&gt;</w:t>
      </w:r>
      <w:r>
        <w:br/>
      </w:r>
      <w:r>
        <w:rPr>
          <w:rStyle w:val="VerbatimChar"/>
        </w:rPr>
        <w:t>## &lt;tr&gt;&lt;td style="text-align:left"&gt;&lt;/td&gt;&lt;td&gt;&lt;/td&gt;&lt;td&gt;&lt;/td&gt;&lt;td&gt;(0.35)&lt;/td&gt;&lt;td&gt;&lt;/td&gt;&lt;td&gt;&lt;/td&gt;&lt;</w:t>
      </w:r>
      <w:r>
        <w:rPr>
          <w:rStyle w:val="VerbatimChar"/>
        </w:rPr>
        <w:t>td&gt;&lt;/td&gt;&lt;td&gt;(0.45)&lt;/td&gt;&lt;td&gt;&lt;/td&gt;&lt;td&gt;&lt;/td&gt;&lt;td&gt;&lt;/td&gt;&lt;td&gt;(0.24)&lt;/td&gt;&lt;td&gt;&lt;/td&gt;&lt;td&gt;&lt;/td&gt;&lt;td&gt;&lt;/td&gt;&lt;td&gt;(0.28)&lt;/td&gt;&lt;td&gt;&lt;/td&gt;&lt;td&gt;&lt;/td&gt;&lt;td&gt;&lt;/td&gt;&lt;td&gt;(0.24)&lt;/td&gt;&lt;td&gt;&lt;/td&gt;&lt;td&gt;&lt;/td&gt;&lt;td&gt;&lt;/td&gt;&lt;td&gt;(0.60)&lt;/td&gt;&lt;td&gt;&lt;/td&gt;&lt;td&gt;&lt;/td&gt;&lt;td&gt;&lt;/td&gt;&lt;td&gt;(0.79)&lt;/td&gt;&lt;td&gt;&lt;/td&gt;&lt;td&gt;&lt;/td&gt;&lt;td&gt;&lt;</w:t>
      </w:r>
      <w:r>
        <w:rPr>
          <w:rStyle w:val="VerbatimChar"/>
        </w:rPr>
        <w:t>/td&gt;&lt;td&gt;(0.61)&lt;/td&gt;&lt;td&gt;&lt;/td&gt;&lt;/tr&gt;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d&gt;&lt;/td&gt;&lt;td&gt;&lt;/td&gt;&lt;td&gt;&lt;/td&gt;&lt;td&gt;&lt;/td&gt;&lt;td&gt;&lt;/td&gt;&lt;td&gt;&lt;/td&gt;&lt;td&gt;&lt;/td&gt;&lt;td&gt;&lt;/td&gt;&lt;td&gt;&lt;/td&gt;&lt;td&gt;&lt;/td&gt;&lt;td&gt;&lt;/td&gt;&lt;td&gt;&lt;/td&gt;&lt;/tr&gt;</w:t>
      </w:r>
      <w:r>
        <w:br/>
      </w:r>
      <w:r>
        <w:rPr>
          <w:rStyle w:val="VerbatimChar"/>
        </w:rPr>
        <w:t>## &lt;tr&gt;&lt;td style="text-align:left"&gt;Diplome_mereUniversitaire&lt;/td&gt;&lt;td&gt;&lt;/td&gt;&lt;td&gt;&lt;/td&gt;&lt;td&gt;-0.64&lt;/td&gt;&lt;td&gt;&lt;/td&gt;&lt;td&gt;&lt;/td&gt;&lt;td&gt;&lt;/td&gt;&lt;td&gt;-0.96&lt;sup&gt;*&lt;/sup</w:t>
      </w:r>
      <w:r>
        <w:rPr>
          <w:rStyle w:val="VerbatimChar"/>
        </w:rPr>
        <w:t>&gt;&lt;/td&gt;&lt;td&gt;&lt;/td&gt;&lt;td&gt;&lt;/td&gt;&lt;td&gt;&lt;/td&gt;&lt;td&gt;-0.16&lt;/td&gt;&lt;td&gt;&lt;/td&gt;&lt;td&gt;&lt;/td&gt;&lt;td&gt;&lt;/td&gt;&lt;td&gt;0.34&lt;/td&gt;&lt;td&gt;&lt;/td&gt;&lt;td&gt;&lt;/td&gt;&lt;td&gt;&lt;/td&gt;&lt;td&gt;0.02&lt;/td&gt;&lt;td&gt;&lt;/td&gt;&lt;td&gt;&lt;/td&gt;&lt;td&gt;&lt;/td&gt;&lt;td&gt;0.26&lt;/td&gt;&lt;td&gt;&lt;/td&gt;&lt;td&gt;&lt;/td&gt;&lt;td&gt;&lt;/td&gt;&lt;td&gt;-0.11&lt;/td&gt;&lt;td&gt;&lt;/td&gt;&lt;td&gt;&lt;/td&gt;&lt;td&gt;&lt;/td&gt;&lt;td&gt;0.34&lt;/td&gt;&lt;td&gt;&lt;/td</w:t>
      </w:r>
      <w:r>
        <w:rPr>
          <w:rStyle w:val="VerbatimChar"/>
        </w:rPr>
        <w:t>&gt;&lt;/tr&gt;</w:t>
      </w:r>
      <w:r>
        <w:br/>
      </w:r>
      <w:r>
        <w:rPr>
          <w:rStyle w:val="VerbatimChar"/>
        </w:rPr>
        <w:t>## &lt;tr&gt;&lt;td style="text-align:left"&gt;&lt;/td&gt;&lt;td&gt;&lt;/td&gt;&lt;td&gt;&lt;/td&gt;&lt;td&gt;(0.40)&lt;/td&gt;&lt;td&gt;&lt;/td&gt;&lt;td&gt;&lt;/td&gt;&lt;td&gt;&lt;/td&gt;&lt;td&gt;(0.51)&lt;/td&gt;&lt;td&gt;&lt;/td&gt;&lt;td&gt;&lt;/td&gt;&lt;td&gt;&lt;/td&gt;&lt;td&gt;(0.28)&lt;/td&gt;&lt;td&gt;&lt;/td&gt;&lt;td&gt;&lt;/td&gt;&lt;td&gt;&lt;/td&gt;&lt;td&gt;(0.33)&lt;/td&gt;&lt;td&gt;&lt;/td&gt;&lt;td&gt;&lt;/td&gt;&lt;td&gt;&lt;/td&gt;&lt;td&gt;(0.28)&lt;/td&gt;&lt;td&gt;&lt;/td</w:t>
      </w:r>
      <w:r>
        <w:rPr>
          <w:rStyle w:val="VerbatimChar"/>
        </w:rPr>
        <w:t>&gt;&lt;td&gt;&lt;/td&gt;&lt;td&gt;&lt;/td&gt;&lt;td&gt;(0.71)&lt;/td&gt;&lt;td&gt;&lt;/td&gt;&lt;td&gt;&lt;/td&gt;&lt;td&gt;&lt;/td&gt;&lt;td&gt;(0.87)&lt;/td&gt;&lt;td&gt;&lt;/td&gt;&lt;td&gt;&lt;/td&gt;&lt;td&gt;&lt;/td&gt;&lt;td&gt;(0.74)&lt;/td&gt;&lt;td&gt;&lt;/td&gt;&lt;/tr&gt;</w:t>
      </w:r>
      <w:r>
        <w:br/>
      </w:r>
      <w:r>
        <w:rPr>
          <w:rStyle w:val="VerbatimChar"/>
        </w:rPr>
        <w:t>## &lt;tr&gt;&lt;td style="text-align:left"&gt;&lt;/td&gt;&lt;td&gt;&lt;/td&gt;&lt;td&gt;&lt;/td&gt;&lt;td&gt;&lt;/td&gt;&lt;td&gt;&lt;/td&gt;&lt;td&gt;&lt;/td&gt;&lt;td&gt;&lt;/td&gt;&lt;td&gt;&lt;/td&gt;&lt;td&gt;&lt;/td&gt;&lt;td&gt;&lt;/td&gt;&lt;t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style="text-align:left"&gt;Diplome_pe</w:t>
      </w:r>
      <w:r>
        <w:rPr>
          <w:rStyle w:val="VerbatimChar"/>
        </w:rPr>
        <w:t>reCEGEP / DEP&lt;/td&gt;&lt;td&gt;&lt;/td&gt;&lt;td&gt;&lt;/td&gt;&lt;td&gt;0.15&lt;/td&gt;&lt;td&gt;&lt;/td&gt;&lt;td&gt;&lt;/td&gt;&lt;td&gt;&lt;/td&gt;&lt;td&gt;0.36&lt;/td&gt;&lt;td&gt;&lt;/td&gt;&lt;td&gt;&lt;/td&gt;&lt;td&gt;&lt;/td&gt;&lt;td&gt;-0.03&lt;/td&gt;&lt;td&gt;&lt;/td&gt;&lt;td&gt;&lt;/td&gt;&lt;td&gt;&lt;/td&gt;&lt;td&gt;0.02&lt;/td&gt;&lt;td&gt;&lt;/td&gt;&lt;td&gt;&lt;/td&gt;&lt;td&gt;&lt;/td&gt;&lt;td&gt;0.14&lt;/td&gt;&lt;td&gt;&lt;/td&gt;&lt;td&gt;&lt;/td&gt;&lt;td&gt;&lt;/td&gt;&lt;td&gt;0.88&lt;/td&gt;&lt;td&gt;&lt;/</w:t>
      </w:r>
      <w:r>
        <w:rPr>
          <w:rStyle w:val="VerbatimChar"/>
        </w:rPr>
        <w:t>td&gt;&lt;td&gt;&lt;/td&gt;&lt;td&gt;&lt;/td&gt;&lt;td&gt;0.22&lt;/td&gt;&lt;td&gt;&lt;/td&gt;&lt;td&gt;&lt;/td&gt;&lt;td&gt;&lt;/td&gt;&lt;td&gt;1.05&lt;sup&gt;*&lt;/sup&gt;&lt;/td&gt;&lt;td&gt;&lt;/td&gt;&lt;/tr&gt;</w:t>
      </w:r>
      <w:r>
        <w:br/>
      </w:r>
      <w:r>
        <w:rPr>
          <w:rStyle w:val="VerbatimChar"/>
        </w:rPr>
        <w:t>## &lt;tr&gt;&lt;td style="text-align:left"&gt;&lt;/td&gt;&lt;td&gt;&lt;/td&gt;&lt;td&gt;&lt;/td&gt;&lt;td&gt;(0.30)&lt;/td&gt;&lt;td&gt;&lt;/td&gt;&lt;td&gt;&lt;/td&gt;&lt;td&gt;&lt;/td&gt;&lt;td&gt;(0.39)&lt;/td&gt;&lt;td&gt;&lt;/td&gt;&lt;td&gt;&lt;/td&gt;&lt;td&gt;&lt;/td&gt;&lt;td&gt;(0.22)&lt;/t</w:t>
      </w:r>
      <w:r>
        <w:rPr>
          <w:rStyle w:val="VerbatimChar"/>
        </w:rPr>
        <w:t>d&gt;&lt;td&gt;&lt;/td&gt;&lt;td&gt;&lt;/td&gt;&lt;td&gt;&lt;/td&gt;&lt;td&gt;(0.25)&lt;/td&gt;&lt;td&gt;&lt;/td&gt;&lt;td&gt;&lt;/td&gt;&lt;td&gt;&lt;/td&gt;&lt;td&gt;(0.22)&lt;/td&gt;&lt;td&gt;&lt;/td&gt;&lt;td&gt;&lt;/td&gt;&lt;td&gt;&lt;/td&gt;&lt;td&gt;(0.60)&lt;/td&gt;&lt;td&gt;&lt;/td&gt;&lt;td&gt;&lt;/td&gt;&lt;td&gt;&lt;/td&gt;&lt;td&gt;(0.79)&lt;/td&gt;&lt;td&gt;&lt;/td&gt;&lt;td&gt;&lt;/td&gt;&lt;td&gt;&lt;/td&gt;&lt;td&gt;(0.57)&lt;/td&gt;&lt;td&gt;&lt;/td&gt;&lt;/tr&gt;</w:t>
      </w:r>
      <w:r>
        <w:br/>
      </w:r>
      <w:r>
        <w:rPr>
          <w:rStyle w:val="VerbatimChar"/>
        </w:rPr>
        <w:t>## &lt;tr&gt;&lt;td style="text-align:</w:t>
      </w:r>
      <w:r>
        <w:rPr>
          <w:rStyle w:val="VerbatimChar"/>
        </w:rPr>
        <w:t>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d&gt;&lt;/td&gt;&lt;td&gt;&lt;/td&gt;&lt;td&gt;&lt;/td&gt;&lt;td&gt;&lt;/td&gt;&lt;td&gt;&lt;/td&gt;&lt;/tr&gt;</w:t>
      </w:r>
      <w:r>
        <w:br/>
      </w:r>
      <w:r>
        <w:rPr>
          <w:rStyle w:val="VerbatimChar"/>
        </w:rPr>
        <w:t>## &lt;tr&gt;&lt;td style="text-align:left"&gt;Diplome_pereUniversitaire&lt;/td&gt;&lt;td&gt;&lt;/td&gt;&lt;td&gt;&lt;/td&gt;&lt;td&gt;0.23&lt;/td&gt;&lt;td&gt;&lt;/td&gt;&lt;td&gt;&lt;/td&gt;&lt;td&gt;&lt;/td&gt;&lt;td&gt;0.40&lt;/td&gt;&lt;td&gt;&lt;/td&gt;&lt;td&gt;&lt;/td&gt;&lt;td&gt;&lt;/td&gt;&lt;td&gt;-0.22&lt;/td&gt;&lt;td&gt;&lt;/td&gt;&lt;td&gt;&lt;/td&gt;&lt;td&gt;&lt;/td&gt;&lt;td</w:t>
      </w:r>
      <w:r>
        <w:rPr>
          <w:rStyle w:val="VerbatimChar"/>
        </w:rPr>
        <w:t>&gt;-0.15&lt;/td&gt;&lt;td&gt;&lt;/td&gt;&lt;td&gt;&lt;/td&gt;&lt;td&gt;&lt;/td&gt;&lt;td&gt;-0.30&lt;/td&gt;&lt;td&gt;&lt;/td&gt;&lt;td&gt;&lt;/td&gt;&lt;td&gt;&lt;/td&gt;&lt;td&gt;0.75&lt;/td&gt;&lt;td&gt;&lt;/td&gt;&lt;td&gt;&lt;/td&gt;&lt;td&gt;&lt;/td&gt;&lt;td&gt;-0.46&lt;/td&gt;&lt;td&gt;&lt;/td&gt;&lt;td&gt;&lt;/td&gt;&lt;td&gt;&lt;/td&gt;&lt;td&gt;0.57&lt;/td&gt;&lt;td&gt;&lt;/td&gt;&lt;/tr&gt;</w:t>
      </w:r>
      <w:r>
        <w:br/>
      </w:r>
      <w:r>
        <w:rPr>
          <w:rStyle w:val="VerbatimChar"/>
        </w:rPr>
        <w:t>## &lt;tr&gt;&lt;td style="text-align:left"&gt;&lt;/td&gt;&lt;td&gt;&lt;/td&gt;&lt;td&gt;&lt;/td&gt;&lt;td&gt;(0.36)&lt;/td&gt;&lt;td&gt;&lt;/td&gt;&lt;td&gt;&lt;/td&gt;&lt;td&gt;&lt;/td&gt;&lt;td&gt;(0.45)&lt;/td&gt;&lt;td&gt;&lt;/td&gt;&lt;td&gt;&lt;/td&gt;&lt;td&gt;&lt;/td&gt;&lt;td&gt;(0.27)&lt;/td&gt;&lt;td&gt;&lt;/td&gt;&lt;td&gt;&lt;/td&gt;&lt;td&gt;&lt;/td&gt;&lt;td&gt;(0.31)&lt;/td&gt;&lt;td&gt;&lt;/td&gt;&lt;td&gt;&lt;/td&gt;&lt;td&gt;&lt;/td&gt;&lt;td&gt;(0.27)&lt;/td&gt;&lt;td&gt;&lt;/td&gt;&lt;td&gt;&lt;/</w:t>
      </w:r>
      <w:r>
        <w:rPr>
          <w:rStyle w:val="VerbatimChar"/>
        </w:rPr>
        <w:t>td&gt;&lt;td&gt;&lt;/td&gt;&lt;td&gt;(0.68)&lt;/td&gt;&lt;td&gt;&lt;/td&gt;&lt;td&gt;&lt;/td&gt;&lt;td&gt;&lt;/td&gt;&lt;td&gt;(0.83)&lt;/td&gt;&lt;td&gt;&lt;/td&gt;&lt;td&gt;&lt;/td&gt;&lt;td&gt;&lt;/td&gt;&lt;td&gt;(0.63)&lt;/td&gt;&lt;td&gt;&lt;/td&gt;&lt;/tr&gt;</w:t>
      </w:r>
      <w:r>
        <w:br/>
      </w:r>
      <w:r>
        <w:rPr>
          <w:rStyle w:val="VerbatimChar"/>
        </w:rPr>
        <w:t>## &lt;tr&gt;&lt;td style="text-align:left"&gt;&lt;/td&gt;&lt;td&gt;&lt;/td&gt;&lt;td&gt;&lt;/td&gt;&lt;td&gt;&lt;/td&gt;&lt;td&gt;&lt;/td&gt;&lt;td&gt;&lt;/td&gt;&lt;td&gt;&lt;/td&gt;&lt;td&gt;&lt;/td&gt;&lt;td&gt;&lt;/td&gt;&lt;td&gt;&lt;/td&gt;&lt;td&gt;&lt;/td&gt;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style="text-align:left"&gt;Situation_civile_</w:t>
      </w:r>
      <w:r>
        <w:rPr>
          <w:rStyle w:val="VerbatimChar"/>
        </w:rPr>
        <w:t>parentsLes deux sont defunts&lt;/td&gt;&lt;td&gt;&lt;/td&gt;&lt;td&gt;&lt;/td&gt;&lt;td&gt;-2.50&lt;sup&gt;**&lt;/sup&gt;&lt;/td&gt;&lt;td&gt;&lt;/td&gt;&lt;td&gt;&lt;/td&gt;&lt;td&gt;&lt;/td&gt;&lt;td&gt;-1.49&lt;/td&gt;&lt;td&gt;&lt;/td&gt;&lt;td&gt;&lt;/td&gt;&lt;td&gt;&lt;/td&gt;&lt;td&gt;0.02&lt;/td&gt;&lt;td&gt;&lt;/td&gt;&lt;td&gt;&lt;/td&gt;&lt;td&gt;&lt;/td&gt;&lt;td&gt;0.40&lt;/td&gt;&lt;td&gt;&lt;/td&gt;&lt;td&gt;&lt;/td&gt;&lt;td&gt;&lt;/td&gt;&lt;td&gt;1.58&lt;/td&gt;&lt;td&gt;&lt;/td&gt;&lt;td&gt;&lt;/td</w:t>
      </w:r>
      <w:r>
        <w:rPr>
          <w:rStyle w:val="VerbatimChar"/>
        </w:rPr>
        <w:t>&gt;&lt;td&gt;&lt;/td&gt;&lt;td&gt;14.36&lt;/td&gt;&lt;td&gt;&lt;/td&gt;&lt;td&gt;&lt;/td&gt;&lt;td&gt;&lt;/td&gt;&lt;td&gt;15.53&lt;/td&gt;&lt;td&gt;&lt;/td&gt;&lt;td&gt;&lt;/td&gt;&lt;td&gt;&lt;/td&gt;&lt;td&gt;16.11&lt;/td&gt;&lt;td&gt;&lt;/td&gt;&lt;/tr&gt;</w:t>
      </w:r>
      <w:r>
        <w:br/>
      </w:r>
      <w:r>
        <w:rPr>
          <w:rStyle w:val="VerbatimChar"/>
        </w:rPr>
        <w:t>## &lt;tr&gt;&lt;td style="text-align:left"&gt;&lt;/td&gt;&lt;td&gt;&lt;/td&gt;&lt;td&gt;&lt;/td&gt;&lt;td&gt;(1.08)&lt;/td&gt;&lt;td&gt;&lt;/td&gt;&lt;td&gt;&lt;/td&gt;&lt;td&gt;&lt;/td&gt;&lt;td&gt;(1.34)&lt;/td&gt;&lt;td&gt;&lt;/td&gt;&lt;td&gt;&lt;/td&gt;&lt;t</w:t>
      </w:r>
      <w:r>
        <w:rPr>
          <w:rStyle w:val="VerbatimChar"/>
        </w:rPr>
        <w:t>d&gt;&lt;/td&gt;&lt;td&gt;(0.98)&lt;/td&gt;&lt;td&gt;&lt;/td&gt;&lt;td&gt;&lt;/td&gt;&lt;td&gt;&lt;/td&gt;&lt;td&gt;(0.92)&lt;/td&gt;&lt;td&gt;&lt;/td&gt;&lt;td&gt;&lt;/td&gt;&lt;td&gt;&lt;/td&gt;&lt;td&gt;(1.17)&lt;/td&gt;&lt;td&gt;&lt;/td&gt;&lt;td&gt;&lt;/td&gt;&lt;td&gt;&lt;/td&gt;&lt;td&gt;(3,783.80)&lt;/td&gt;&lt;td&gt;&lt;/td&gt;&lt;td&gt;&lt;/td&gt;&lt;td&gt;&lt;/td&gt;&lt;td&gt;(6,237.83)&lt;/td&gt;&lt;td&gt;&lt;/td&gt;&lt;td&gt;&lt;/td&gt;&lt;td&gt;&lt;/td&gt;&lt;td&gt;(6,607.18)&lt;/td&gt;&lt;td&gt;&lt;/td&gt;&lt;/t</w:t>
      </w:r>
      <w:r>
        <w:rPr>
          <w:rStyle w:val="VerbatimChar"/>
        </w:rPr>
        <w: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td&gt;&lt;td&gt;&lt;/td&gt;&lt;td&gt;&lt;/td&gt;&lt;td&gt;&lt;/td&gt;&lt;td&gt;&lt;/td&gt;&lt;td&gt;&lt;/td&gt;&lt;td&gt;&lt;/td&gt;&lt;td&gt;&lt;/td&gt;&lt;td&gt;&lt;/td&gt;&lt;/tr&gt;</w:t>
      </w:r>
      <w:r>
        <w:br/>
      </w:r>
      <w:r>
        <w:rPr>
          <w:rStyle w:val="VerbatimChar"/>
        </w:rPr>
        <w:t>## &lt;tr&gt;&lt;td style="text-align:left"&gt;Situation_civile_parentsSepare&lt;/td&gt;&lt;td&gt;&lt;/td&gt;&lt;td&gt;&lt;/td&gt;&lt;td&gt;-0.22&lt;/td&gt;&lt;td&gt;&lt;/td&gt;&lt;td&gt;&lt;/td&gt;&lt;td&gt;&lt;/td&gt;&lt;td&gt;-0.88&lt;/td&gt;&lt;td&gt;&lt;/td&gt;&lt;td&gt;&lt;/td&gt;&lt;td&gt;&lt;/td&gt;&lt;td&gt;-</w:t>
      </w:r>
      <w:r>
        <w:rPr>
          <w:rStyle w:val="VerbatimChar"/>
        </w:rPr>
        <w:t>0.13&lt;/td&gt;&lt;td&gt;&lt;/td&gt;&lt;td&gt;&lt;/td&gt;&lt;td&gt;&lt;/td&gt;&lt;td&gt;-0.16&lt;/td&gt;&lt;td&gt;&lt;/td&gt;&lt;td&gt;&lt;/td&gt;&lt;td&gt;&lt;/td&gt;&lt;td&gt;-0.01&lt;/td&gt;&lt;td&gt;&lt;/td&gt;&lt;td&gt;&lt;/td&gt;&lt;td&gt;&lt;/td&gt;&lt;td&gt;-1.32&lt;/td&gt;&lt;td&gt;&lt;/td&gt;&lt;td&gt;&lt;/td&gt;&lt;td&gt;&lt;/td&gt;&lt;td&gt;-1.33&lt;/td&gt;&lt;td&gt;&lt;/td&gt;&lt;td&gt;&lt;/td&gt;&lt;td&gt;&lt;/td&gt;&lt;td&gt;0.01&lt;/td&gt;&lt;td&gt;&lt;/td&gt;&lt;/tr&gt;</w:t>
      </w:r>
      <w:r>
        <w:br/>
      </w:r>
      <w:r>
        <w:rPr>
          <w:rStyle w:val="VerbatimChar"/>
        </w:rPr>
        <w:t>## &lt;tr&gt;&lt;td style="text-align</w:t>
      </w:r>
      <w:r>
        <w:rPr>
          <w:rStyle w:val="VerbatimChar"/>
        </w:rPr>
        <w:t>:left"&gt;&lt;/td&gt;&lt;td&gt;&lt;/td&gt;&lt;td&gt;&lt;/td&gt;&lt;td&gt;(0.44)&lt;/td&gt;&lt;td&gt;&lt;/td&gt;&lt;td&gt;&lt;/td&gt;&lt;td&gt;&lt;/td&gt;&lt;td&gt;(0.57)&lt;/td&gt;&lt;td&gt;&lt;/td&gt;&lt;td&gt;&lt;/td&gt;&lt;td&gt;&lt;/td&gt;&lt;td&gt;(0.28)&lt;/td&gt;&lt;td&gt;&lt;/td&gt;&lt;td&gt;&lt;/td&gt;&lt;td&gt;&lt;/td&gt;&lt;td&gt;(0.31)&lt;/td&gt;&lt;td&gt;&lt;/td&gt;&lt;td&gt;&lt;/td&gt;&lt;td&gt;&lt;/td&gt;&lt;td&gt;(0.27)&lt;/td&gt;&lt;td&gt;&lt;/td&gt;&lt;td&gt;&lt;/td&gt;&lt;td&gt;&lt;/td&gt;&lt;td&gt;(0.94)&lt;/td&gt;&lt;</w:t>
      </w:r>
      <w:r>
        <w:rPr>
          <w:rStyle w:val="VerbatimChar"/>
        </w:rPr>
        <w:t>td&gt;&lt;/td&gt;&lt;td&gt;&lt;/td&gt;&lt;td&gt;&lt;/td&gt;&lt;td&gt;(1.23)&lt;/td&gt;&lt;td&gt;&lt;/td&gt;&lt;td&gt;&lt;/td&gt;&lt;td&gt;&lt;/td&gt;&lt;td&gt;(0.77)&lt;/td&gt;&lt;td&gt;&lt;/td&gt;&lt;/tr&gt;</w:t>
      </w:r>
      <w:r>
        <w:br/>
      </w:r>
      <w:r>
        <w:rPr>
          <w:rStyle w:val="VerbatimChar"/>
        </w:rPr>
        <w:t>## &lt;tr&gt;&lt;td style="text-align:left"&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style="text-align:left"&gt;Situation_civile_parentsToujours ensemble&lt;/td</w:t>
      </w:r>
      <w:r>
        <w:rPr>
          <w:rStyle w:val="VerbatimChar"/>
        </w:rPr>
        <w:t>&gt;&lt;td&gt;&lt;/td&gt;&lt;td&gt;&lt;/td&gt;&lt;td&gt;-0.59&lt;sup&gt;*&lt;/sup&gt;&lt;/td&gt;&lt;td&gt;&lt;/td&gt;&lt;td&gt;&lt;/td&gt;&lt;td&gt;&lt;/td&gt;&lt;td&gt;-0.77&lt;/td&gt;&lt;td&gt;&lt;/td&gt;&lt;td&gt;&lt;/td&gt;&lt;td&gt;&lt;/td&gt;&lt;td&gt;0.01&lt;/td&gt;&lt;td&gt;&lt;/td&gt;&lt;td&gt;&lt;/td&gt;&lt;td&gt;&lt;/td&gt;&lt;td&gt;-0.11&lt;/td&gt;&lt;td&gt;&lt;/td&gt;&lt;td&gt;&lt;/td&gt;&lt;td&gt;&lt;/td&gt;&lt;td&gt;-0.10&lt;/td&gt;&lt;td&gt;&lt;/td&gt;&lt;td&gt;&lt;/td&gt;&lt;td&gt;&lt;/td&gt;&lt;td&gt;-1.11&lt;/td&gt;&lt;td&gt;&lt;/t</w:t>
      </w:r>
      <w:r>
        <w:rPr>
          <w:rStyle w:val="VerbatimChar"/>
        </w:rPr>
        <w:t>d&gt;&lt;td&gt;&lt;/td&gt;&lt;td&gt;&lt;/td&gt;&lt;td&gt;-0.96&lt;/td&gt;&lt;td&gt;&lt;/td&gt;&lt;td&gt;&lt;/td&gt;&lt;td&gt;&lt;/td&gt;&lt;td&gt;-0.15&lt;/td&gt;&lt;td&gt;&lt;/td&gt;&lt;/tr&gt;</w:t>
      </w:r>
      <w:r>
        <w:br/>
      </w:r>
      <w:r>
        <w:rPr>
          <w:rStyle w:val="VerbatimChar"/>
        </w:rPr>
        <w:t>## &lt;tr&gt;&lt;td style="text-align:left"&gt;&lt;/td&gt;&lt;td&gt;&lt;/td&gt;&lt;td&gt;&lt;/td&gt;&lt;td&gt;(0.35)&lt;/td&gt;&lt;td&gt;&lt;/td&gt;&lt;td&gt;&lt;/td&gt;&lt;td&gt;&lt;/td&gt;&lt;td&gt;(0.50)&lt;/td&gt;&lt;td&gt;&lt;/td&gt;&lt;td&gt;&lt;/td&gt;&lt;td&gt;&lt;/td&gt;&lt;td&gt;(0.24)&lt;/td&gt;&lt;td&gt;&lt;/td&gt;</w:t>
      </w:r>
      <w:r>
        <w:rPr>
          <w:rStyle w:val="VerbatimChar"/>
        </w:rPr>
        <w:t>&lt;td&gt;&lt;/td&gt;&lt;td&gt;&lt;/td&gt;&lt;td&gt;(0.26)&lt;/td&gt;&lt;td&gt;&lt;/td&gt;&lt;td&gt;&lt;/td&gt;&lt;td&gt;&lt;/td&gt;&lt;td&gt;(0.23)&lt;/td&gt;&lt;td&gt;&lt;/td&gt;&lt;td&gt;&lt;/td&gt;&lt;td&gt;&lt;/td&gt;&lt;td&gt;(0.81)&lt;/td&gt;&lt;td&gt;&lt;/td&gt;&lt;td&gt;&lt;/td&gt;&lt;td&gt;&lt;/td&gt;&lt;td&gt;(1.11)&lt;/td&gt;&lt;td&gt;&lt;/td&gt;&lt;td&gt;&lt;/td&gt;&lt;td&gt;&lt;/td&gt;&lt;td&gt;(0.62)&lt;/td&gt;&lt;td&gt;&lt;/td&gt;&lt;/tr&gt;</w:t>
      </w:r>
      <w:r>
        <w:br/>
      </w:r>
      <w:r>
        <w:rPr>
          <w:rStyle w:val="VerbatimChar"/>
        </w:rPr>
        <w:t>## &lt;tr&gt;&lt;td style="text-align:left"&gt;&lt;/td&gt;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&lt;/td&gt;&lt;td&gt;&lt;/td&gt;&lt;td&gt;&lt;/td&gt;&lt;td&gt;&lt;/td&gt;&lt;/tr&gt;</w:t>
      </w:r>
      <w:r>
        <w:br/>
      </w:r>
      <w:r>
        <w:rPr>
          <w:rStyle w:val="VerbatimChar"/>
        </w:rPr>
        <w:t>## &lt;tr&gt;&lt;td style="text-align:left"&gt;Situation_civile_parentsUn des deux est defunt&lt;/td&gt;&lt;td&gt;&lt;/td&gt;&lt;td&gt;&lt;/td&gt;&lt;td&gt;-0.50&lt;/td&gt;&lt;td&gt;&lt;/td&gt;&lt;td&gt;&lt;/td&gt;&lt;td&gt;&lt;/td&gt;&lt;td&gt;-0.19&lt;/td&gt;&lt;td&gt;&lt;/td&gt;&lt;td&gt;&lt;/td&gt;&lt;td&gt;&lt;/td&gt;&lt;td&gt;-0.20&lt;/td&gt;&lt;td&gt;&lt;/td&gt;&lt;td&gt;&lt;/td&gt;</w:t>
      </w:r>
      <w:r>
        <w:rPr>
          <w:rStyle w:val="VerbatimChar"/>
        </w:rPr>
        <w:t>&lt;td&gt;&lt;/td&gt;&lt;td&gt;-0.36&lt;/td&gt;&lt;td&gt;&lt;/td&gt;&lt;td&gt;&lt;/td&gt;&lt;td&gt;&lt;/td&gt;&lt;td&gt;0.13&lt;/td&gt;&lt;td&gt;&lt;/td&gt;&lt;td&gt;&lt;/td&gt;&lt;td&gt;&lt;/td&gt;&lt;td&gt;-1.39&lt;/td&gt;&lt;td&gt;&lt;/td&gt;&lt;td&gt;&lt;/td&gt;&lt;td&gt;&lt;/td&gt;&lt;td&gt;-1.40&lt;/td&gt;&lt;td&gt;&lt;/td&gt;&lt;td&gt;&lt;/td&gt;&lt;td&gt;&lt;/td&gt;&lt;td&gt;-1.53&lt;/td&gt;&lt;td&gt;&lt;/td&gt;&lt;/tr&gt;</w:t>
      </w:r>
      <w:r>
        <w:br/>
      </w:r>
      <w:r>
        <w:rPr>
          <w:rStyle w:val="VerbatimChar"/>
        </w:rPr>
        <w:t>## &lt;tr&gt;&lt;td style="text-align:left"&gt;&lt;/td&gt;&lt;td&gt;&lt;/td&gt;&lt;td&gt;&lt;/</w:t>
      </w:r>
      <w:r>
        <w:rPr>
          <w:rStyle w:val="VerbatimChar"/>
        </w:rPr>
        <w:t>td&gt;&lt;td&gt;(0.67)&lt;/td&gt;&lt;td&gt;&lt;/td&gt;&lt;td&gt;&lt;/td&gt;&lt;td&gt;&lt;/td&gt;&lt;td&gt;(0.95)&lt;/td&gt;&lt;td&gt;&lt;/td&gt;&lt;td&gt;&lt;/td&gt;&lt;td&gt;&lt;/td&gt;&lt;td&gt;(0.44)&lt;/td&gt;&lt;td&gt;&lt;/td&gt;&lt;td&gt;&lt;/td&gt;&lt;td&gt;&lt;/td&gt;&lt;td&gt;(0.50)&lt;/td&gt;&lt;td&gt;&lt;/td&gt;&lt;td&gt;&lt;/td&gt;&lt;td&gt;&lt;/td&gt;&lt;td&gt;(0.44)&lt;/td&gt;&lt;td&gt;&lt;/td&gt;&lt;td&gt;&lt;/td&gt;&lt;td&gt;&lt;/td&gt;&lt;td&gt;(1.21)&lt;/td&gt;&lt;td&gt;&lt;/td&gt;&lt;td&gt;&lt;/td&gt;&lt;td&gt;&lt;/td&gt;&lt;</w:t>
      </w:r>
      <w:r>
        <w:rPr>
          <w:rStyle w:val="VerbatimChar"/>
        </w:rPr>
        <w:t>td&gt;(1.47)&lt;/td&gt;&lt;td&gt;&lt;/td&gt;&lt;td&gt;&lt;/td&gt;&lt;td&gt;&lt;/td&gt;&lt;td&gt;(1.08)&lt;/td&gt;&lt;td&gt;&lt;/td&gt;&lt;/tr&gt;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style="text-align:left"&gt;Occupation_mereArtisants, commerçants, chef&lt;/td&gt;&lt;td&gt;&lt;/td&gt;&lt;td&gt;&lt;/td&gt;&lt;td&gt;0.</w:t>
      </w:r>
      <w:r>
        <w:rPr>
          <w:rStyle w:val="VerbatimChar"/>
        </w:rPr>
        <w:t>85&lt;/td&gt;&lt;td&gt;&lt;/td&gt;&lt;td&gt;&lt;/td&gt;&lt;td&gt;&lt;/td&gt;&lt;td&gt;-2.22&lt;/td&gt;&lt;td&gt;&lt;/td&gt;&lt;td&gt;&lt;/td&gt;&lt;td&gt;&lt;/td&gt;&lt;td&gt;0.19&lt;/td&gt;&lt;td&gt;&lt;/td&gt;&lt;td&gt;&lt;/td&gt;&lt;td&gt;&lt;/td&gt;&lt;td&gt;0.31&lt;/td&gt;&lt;td&gt;&lt;/td&gt;&lt;td&gt;&lt;/td&gt;&lt;td&gt;&lt;/td&gt;&lt;td&gt;1.86&lt;/td&gt;&lt;td&gt;&lt;/td&gt;&lt;td&gt;&lt;/td&gt;&lt;td&gt;&lt;/td&gt;&lt;td&gt;-1.06&lt;/td&gt;&lt;td&gt;&lt;/td&gt;&lt;td&gt;&lt;/td&gt;&lt;td&gt;&lt;/td&gt;&lt;td&gt;-1.36&lt;/td&gt;&lt;td&gt;&lt;/</w:t>
      </w:r>
      <w:r>
        <w:rPr>
          <w:rStyle w:val="VerbatimChar"/>
        </w:rPr>
        <w:t>td&gt;&lt;td&gt;&lt;/td&gt;&lt;td&gt;&lt;/td&gt;&lt;td&gt;-2.08&lt;/td&gt;&lt;td&gt;&lt;/td&gt;&lt;/tr&gt;</w:t>
      </w:r>
      <w:r>
        <w:br/>
      </w:r>
      <w:r>
        <w:rPr>
          <w:rStyle w:val="VerbatimChar"/>
        </w:rPr>
        <w:t>## &lt;tr&gt;&lt;td style="text-align:left"&gt;&lt;/td&gt;&lt;td&gt;&lt;/td&gt;&lt;td&gt;&lt;/td&gt;&lt;td&gt;(1.77)&lt;/td&gt;&lt;td&gt;&lt;/td&gt;&lt;td&gt;&lt;/td&gt;&lt;td&gt;&lt;/td&gt;&lt;td&gt;(3,698.84)&lt;/td&gt;&lt;td&gt;&lt;/td&gt;&lt;td&gt;&lt;/td&gt;&lt;td&gt;&lt;/td&gt;&lt;td&gt;(1.30)&lt;/td&gt;&lt;td&gt;&lt;/td&gt;&lt;td&gt;&lt;/td&gt;&lt;td&gt;&lt;/td&gt;&lt;td&gt;(1.42)&lt;/td&gt;&lt;td</w:t>
      </w:r>
      <w:r>
        <w:rPr>
          <w:rStyle w:val="VerbatimChar"/>
        </w:rPr>
        <w:t>&gt;&lt;/td&gt;&lt;td&gt;&lt;/td&gt;&lt;td&gt;&lt;/td&gt;&lt;td&gt;(1.46)&lt;/td&gt;&lt;td&gt;&lt;/td&gt;&lt;td&gt;&lt;/td&gt;&lt;td&gt;&lt;/td&gt;&lt;td&gt;(5,963.80)&lt;/td&gt;&lt;td&gt;&lt;/td&gt;&lt;td&gt;&lt;/td&gt;&lt;td&gt;&lt;/td&gt;&lt;td&gt;(10,011.26)&lt;/td&gt;&lt;td&gt;&lt;/td&gt;&lt;td&gt;&lt;/td&gt;&lt;td&gt;&lt;/td&gt;&lt;td&gt;(10,033.05)&lt;/td&gt;&lt;td&gt;&lt;/td&gt;&lt;/tr&gt;</w:t>
      </w:r>
      <w:r>
        <w:br/>
      </w:r>
      <w:r>
        <w:rPr>
          <w:rStyle w:val="VerbatimChar"/>
        </w:rPr>
        <w:t>## &lt;tr&gt;&lt;td style="text-align:left"&gt;&lt;/td&gt;&lt;td&gt;&lt;/td&gt;&lt;td&gt;&lt;/td&gt;&lt;td&gt;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&gt;&lt;td&gt;&lt;/td&gt;&lt;/tr&gt;</w:t>
      </w:r>
      <w:r>
        <w:br/>
      </w:r>
      <w:r>
        <w:rPr>
          <w:rStyle w:val="VerbatimChar"/>
        </w:rPr>
        <w:t>## &lt;tr&gt;&lt;td style="text-align:left"&gt;Occupation_mereAutre sans activité professionnelle&lt;/td&gt;&lt;td&gt;&lt;/td&gt;&lt;td&gt;&lt;/td&gt;&lt;td&gt;0.64&lt;/td&gt;&lt;td&gt;&lt;/td&gt;&lt;td&gt;&lt;/td&gt;&lt;td&gt;&lt;/td&gt;&lt;td&gt;-1.65&lt;/td&gt;&lt;td&gt;&lt;/td&gt;&lt;td&gt;&lt;/td&gt;&lt;td&gt;&lt;/td&gt;&lt;td&gt;1.29&lt;/td&gt;&lt;td&gt;&lt;/td&gt;&lt;td&gt;&lt;/td&gt;&lt;td&gt;&lt;/td&gt;&lt;td&gt;1.01&lt;/t</w:t>
      </w:r>
      <w:r>
        <w:rPr>
          <w:rStyle w:val="VerbatimChar"/>
        </w:rPr>
        <w:t>d&gt;&lt;td&gt;&lt;/td&gt;&lt;td&gt;&lt;/td&gt;&lt;td&gt;&lt;/td&gt;&lt;td&gt;2.35&lt;/td&gt;&lt;td&gt;&lt;/td&gt;&lt;td&gt;&lt;/td&gt;&lt;td&gt;&lt;/td&gt;&lt;td&gt;-1.07&lt;/td&gt;&lt;td&gt;&lt;/td&gt;&lt;td&gt;&lt;/td&gt;&lt;td&gt;&lt;/td&gt;&lt;td&gt;-0.04&lt;/td&gt;&lt;td&gt;&lt;/td&gt;&lt;td&gt;&lt;/td&gt;&lt;td&gt;&lt;/td&gt;&lt;td&gt;-1.81&lt;/td&gt;&lt;td&gt;&lt;/td&gt;&lt;/tr&gt;</w:t>
      </w:r>
      <w:r>
        <w:br/>
      </w:r>
      <w:r>
        <w:rPr>
          <w:rStyle w:val="VerbatimChar"/>
        </w:rPr>
        <w:t>## &lt;tr&gt;&lt;td style="text-align:left"&gt;&lt;/td&gt;&lt;td&gt;&lt;/td&gt;&lt;td&gt;&lt;/td&gt;&lt;td&gt;(1.80)&lt;/td&gt;&lt;td</w:t>
      </w:r>
      <w:r>
        <w:rPr>
          <w:rStyle w:val="VerbatimChar"/>
        </w:rPr>
        <w:t>&gt;&lt;/td&gt;&lt;td&gt;&lt;/td&gt;&lt;td&gt;&lt;/td&gt;&lt;td&gt;(3,698.84)&lt;/td&gt;&lt;td&gt;&lt;/td&gt;&lt;td&gt;&lt;/td&gt;&lt;td&gt;&lt;/td&gt;&lt;td&gt;(1.33)&lt;/td&gt;&lt;td&gt;&lt;/td&gt;&lt;td&gt;&lt;/td&gt;&lt;td&gt;&lt;/td&gt;&lt;td&gt;(1.45)&lt;/td&gt;&lt;td&gt;&lt;/td&gt;&lt;td&gt;&lt;/td&gt;&lt;td&gt;&lt;/td&gt;&lt;td&gt;(1.49)&lt;/td&gt;&lt;td&gt;&lt;/td&gt;&lt;td&gt;&lt;/td&gt;&lt;td&gt;&lt;/td&gt;&lt;td&gt;(5,963.80)&lt;/td&gt;&lt;td&gt;&lt;/td&gt;&lt;td&gt;&lt;/td&gt;&lt;td&gt;&lt;/td&gt;&lt;td&gt;(10,011.26</w:t>
      </w:r>
      <w:r>
        <w:rPr>
          <w:rStyle w:val="VerbatimChar"/>
        </w:rPr>
        <w:t>)&lt;/td&gt;&lt;td&gt;&lt;/td&gt;&lt;td&gt;&lt;/td&gt;&lt;td&gt;&lt;/td&gt;&lt;td&gt;(10,033.05)&lt;/td&gt;&lt;td&gt;&lt;/td&gt;&lt;/tr&gt;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w:t>
      </w:r>
      <w:r>
        <w:rPr>
          <w:rStyle w:val="VerbatimChar"/>
        </w:rPr>
        <w: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style="text-align:left"&gt;Occupation_mereCadres, intélets supérieurs&lt;/td&gt;&lt;td&gt;&lt;/td&gt;&lt;td&gt;&lt;/td&gt;&lt;td&gt;1.37&lt;/</w:t>
      </w:r>
      <w:r>
        <w:rPr>
          <w:rStyle w:val="VerbatimChar"/>
        </w:rPr>
        <w:t>td&gt;&lt;td&gt;&lt;/td&gt;&lt;td&gt;&lt;/td&gt;&lt;td&gt;&lt;/td&gt;&lt;td&gt;0.22&lt;/td&gt;&lt;td&gt;&lt;/td&gt;&lt;td&gt;&lt;/td&gt;&lt;td&gt;&lt;/td&gt;&lt;td&gt;1.43&lt;/td&gt;&lt;td&gt;&lt;/td&gt;&lt;td&gt;&lt;/td&gt;&lt;td&gt;&lt;/td&gt;&lt;td&gt;0.63&lt;/td&gt;&lt;td&gt;&lt;/td&gt;&lt;td&gt;&lt;/td&gt;&lt;td&gt;&lt;/td&gt;&lt;td&gt;2.08&lt;/td&gt;&lt;td&gt;&lt;/td&gt;&lt;td&gt;&lt;/td&gt;&lt;td&gt;&lt;/td&gt;&lt;td&gt;0.09&lt;/td&gt;&lt;td&gt;&lt;/td&gt;&lt;td&gt;&lt;/td&gt;&lt;td&gt;&lt;/td&gt;&lt;td&gt;18.16&lt;/td&gt;&lt;td&gt;&lt;/td&gt;&lt;td</w:t>
      </w:r>
      <w:r>
        <w:rPr>
          <w:rStyle w:val="VerbatimChar"/>
        </w:rPr>
        <w:t>&gt;&lt;/td&gt;&lt;td&gt;&lt;/td&gt;&lt;td&gt;-2.00&lt;/td&gt;&lt;td&gt;&lt;/td&gt;&lt;/tr&gt;</w:t>
      </w:r>
      <w:r>
        <w:br/>
      </w:r>
      <w:r>
        <w:rPr>
          <w:rStyle w:val="VerbatimChar"/>
        </w:rPr>
        <w:t>## &lt;tr&gt;&lt;td style="text-align:left"&gt;&lt;/td&gt;&lt;td&gt;&lt;/td&gt;&lt;td&gt;&lt;/td&gt;&lt;td&gt;(1.76)&lt;/td&gt;&lt;td&gt;&lt;/td&gt;&lt;td&gt;&lt;/td&gt;&lt;td&gt;&lt;/td&gt;&lt;td&gt;(3,698.84)&lt;/td&gt;&lt;td&gt;&lt;/td&gt;&lt;td&gt;&lt;/td&gt;&lt;td&gt;&lt;/td&gt;&lt;td&gt;(1.30)&lt;/td&gt;&lt;td&gt;&lt;/td&gt;&lt;td&gt;&lt;/td&gt;&lt;td&gt;&lt;/td&gt;&lt;td&gt;(1.41)&lt;/td&gt;&lt;td&gt;&lt;/td&gt;</w:t>
      </w:r>
      <w:r>
        <w:rPr>
          <w:rStyle w:val="VerbatimChar"/>
        </w:rPr>
        <w:t>&lt;td&gt;&lt;/td&gt;&lt;td&gt;&lt;/td&gt;&lt;td&gt;(1.46)&lt;/td&gt;&lt;td&gt;&lt;/td&gt;&lt;td&gt;&lt;/td&gt;&lt;td&gt;&lt;/td&gt;&lt;td&gt;(5,963.80)&lt;/td&gt;&lt;td&gt;&lt;/td&gt;&lt;td&gt;&lt;/td&gt;&lt;td&gt;&lt;/td&gt;&lt;td&gt;(10,157.83)&lt;/td&gt;&lt;td&gt;&lt;/td&gt;&lt;td&gt;&lt;/td&gt;&lt;td&gt;&lt;/td&gt;&lt;td&gt;(10,033.05)&lt;/td&gt;&lt;td&gt;&lt;/td&gt;&lt;/tr&gt;</w:t>
      </w:r>
      <w:r>
        <w:br/>
      </w:r>
      <w:r>
        <w:rPr>
          <w:rStyle w:val="VerbatimChar"/>
        </w:rPr>
        <w:t>## &lt;tr&gt;&lt;td style="text-align:left"&gt;&lt;/td&gt;&lt;td&gt;&lt;/td&gt;&lt;td&gt;&lt;/td&gt;&lt;td&gt;&lt;/td&gt;&lt;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/td&gt;&lt;/tr&gt;</w:t>
      </w:r>
      <w:r>
        <w:br/>
      </w:r>
      <w:r>
        <w:rPr>
          <w:rStyle w:val="VerbatimChar"/>
        </w:rPr>
        <w:t>## &lt;tr&gt;&lt;td style="text-align:left"&gt;Occupation_mereEmployés&lt;/td&gt;&lt;td&gt;&lt;/td&gt;&lt;td&gt;&lt;/td&gt;&lt;td&gt;1.54&lt;/td&gt;&lt;td&gt;&lt;/td&gt;&lt;td&gt;&lt;/td&gt;&lt;td&gt;&lt;/td&gt;&lt;td&gt;-0.70&lt;/td&gt;&lt;td&gt;&lt;/td&gt;&lt;td&gt;&lt;/td&gt;&lt;td&gt;&lt;/td&gt;&lt;td&gt;1.13&lt;/td&gt;&lt;td&gt;&lt;/td&gt;&lt;td&gt;&lt;/td&gt;&lt;td&gt;&lt;/td&gt;&lt;td&gt;0.75&lt;/td&gt;&lt;td&gt;&lt;/td&gt;&lt;td&gt;&lt;/td&gt;&lt;td&gt;&lt;/td&gt;&lt;td&gt;</w:t>
      </w:r>
      <w:r>
        <w:rPr>
          <w:rStyle w:val="VerbatimChar"/>
        </w:rPr>
        <w:t>2.14&lt;/td&gt;&lt;td&gt;&lt;/td&gt;&lt;td&gt;&lt;/td&gt;&lt;td&gt;&lt;/td&gt;&lt;td&gt;-0.06&lt;/td&gt;&lt;td&gt;&lt;/td&gt;&lt;td&gt;&lt;/td&gt;&lt;td&gt;&lt;/td&gt;&lt;td&gt;-0.08&lt;/td&gt;&lt;td&gt;&lt;/td&gt;&lt;td&gt;&lt;/td&gt;&lt;td&gt;&lt;/td&gt;&lt;td&gt;-1.55&lt;/td&gt;&lt;td&gt;&lt;/td&gt;&lt;/tr&gt;</w:t>
      </w:r>
      <w:r>
        <w:br/>
      </w:r>
      <w:r>
        <w:rPr>
          <w:rStyle w:val="VerbatimChar"/>
        </w:rPr>
        <w:t>## &lt;tr&gt;&lt;td style="text-align:left"&gt;&lt;/td&gt;&lt;td&gt;&lt;/td&gt;&lt;td&gt;&lt;/td&gt;&lt;td&gt;(1.73)&lt;/td&gt;&lt;td&gt;&lt;/td&gt;&lt;td&gt;&lt;/td&gt;&lt;td&gt;&lt;/td&gt;&lt;td&gt;(3,69</w:t>
      </w:r>
      <w:r>
        <w:rPr>
          <w:rStyle w:val="VerbatimChar"/>
        </w:rPr>
        <w:t>8.84)&lt;/td&gt;&lt;td&gt;&lt;/td&gt;&lt;td&gt;&lt;/td&gt;&lt;td&gt;&lt;/td&gt;&lt;td&gt;(1.26)&lt;/td&gt;&lt;td&gt;&lt;/td&gt;&lt;td&gt;&lt;/td&gt;&lt;td&gt;&lt;/td&gt;&lt;td&gt;(1.37)&lt;/td&gt;&lt;td&gt;&lt;/td&gt;&lt;td&gt;&lt;/td&gt;&lt;td&gt;&lt;/td&gt;&lt;td&gt;(1.43)&lt;/td&gt;&lt;td&gt;&lt;/td&gt;&lt;td&gt;&lt;/td&gt;&lt;td&gt;&lt;/td&gt;&lt;td&gt;(5,963.80)&lt;/td&gt;&lt;td&gt;&lt;/td&gt;&lt;td&gt;&lt;/td&gt;&lt;td&gt;&lt;/td&gt;&lt;td&gt;(10,011.26)&lt;/td&gt;&lt;td&gt;&lt;/td&gt;&lt;td&gt;&lt;/td&gt;&lt;td&gt;&lt;/td&gt;</w:t>
      </w:r>
      <w:r>
        <w:rPr>
          <w:rStyle w:val="VerbatimChar"/>
        </w:rPr>
        <w:t>&lt;td&gt;(10,033.05)&lt;/td&gt;&lt;td&gt;&lt;/td&gt;&lt;/tr&gt;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td&gt;&lt;/td&gt;&lt;td&gt;&lt;/td&gt;&lt;td&gt;&lt;/td&gt;&lt;td&gt;&lt;/td&gt;&lt;td&gt;&lt;/td&gt;&lt;td&gt;&lt;/td&gt;&lt;td&gt;&lt;/td&gt;&lt;td&gt;&lt;/td&gt;&lt;td&gt;&lt;/td&gt;&lt;td&gt;&lt;/td&gt;&lt;td&gt;&lt;/td&gt;&lt;td&gt;&lt;/td&gt;&lt;/tr&gt;</w:t>
      </w:r>
      <w:r>
        <w:br/>
      </w:r>
      <w:r>
        <w:rPr>
          <w:rStyle w:val="VerbatimChar"/>
        </w:rPr>
        <w:t>## &lt;tr&gt;&lt;td style="text-align:left"&gt;Occupation_mereOuvriers&lt;/td&gt;&lt;td&gt;&lt;/td&gt;&lt;td&gt;&lt;/td&gt;&lt;td&gt;1.43&lt;/td&gt;&lt;td&gt;&lt;/td&gt;&lt;td&gt;&lt;/td&gt;&lt;td&gt;&lt;/td&gt;&lt;td&gt;-2.47&lt;/td&gt;&lt;td&gt;&lt;/td</w:t>
      </w:r>
      <w:r>
        <w:rPr>
          <w:rStyle w:val="VerbatimChar"/>
        </w:rPr>
        <w:t>&gt;&lt;td&gt;&lt;/td&gt;&lt;td&gt;&lt;/td&gt;&lt;td&gt;1.73&lt;/td&gt;&lt;td&gt;&lt;/td&gt;&lt;td&gt;&lt;/td&gt;&lt;td&gt;&lt;/td&gt;&lt;td&gt;0.87&lt;/td&gt;&lt;td&gt;&lt;/td&gt;&lt;td&gt;&lt;/td&gt;&lt;td&gt;&lt;/td&gt;&lt;td&gt;1.75&lt;/td&gt;&lt;td&gt;&lt;/td&gt;&lt;td&gt;&lt;/td&gt;&lt;td&gt;&lt;/td&gt;&lt;td&gt;0.20&lt;/td&gt;&lt;td&gt;&lt;/td&gt;&lt;td&gt;&lt;/td&gt;&lt;td&gt;&lt;/td&gt;&lt;td&gt;17.56&lt;/td&gt;&lt;td&gt;&lt;/td&gt;&lt;td&gt;&lt;/td&gt;&lt;td&gt;&lt;/td&gt;&lt;td&gt;16.09&lt;/td&gt;&lt;td&gt;&lt;/td&gt;&lt;/tr&gt;</w:t>
      </w:r>
      <w:r>
        <w:br/>
      </w:r>
      <w:r>
        <w:rPr>
          <w:rStyle w:val="VerbatimChar"/>
        </w:rPr>
        <w:t>## &lt;tr&gt;</w:t>
      </w:r>
      <w:r>
        <w:rPr>
          <w:rStyle w:val="VerbatimChar"/>
        </w:rPr>
        <w:t>&lt;td style="text-align:left"&gt;&lt;/td&gt;&lt;td&gt;&lt;/td&gt;&lt;td&gt;&lt;/td&gt;&lt;td&gt;(1.93)&lt;/td&gt;&lt;td&gt;&lt;/td&gt;&lt;td&gt;&lt;/td&gt;&lt;td&gt;&lt;/td&gt;&lt;td&gt;(3,698.84)&lt;/td&gt;&lt;td&gt;&lt;/td&gt;&lt;td&gt;&lt;/td&gt;&lt;td&gt;&lt;/td&gt;&lt;td&gt;(1.42)&lt;/td&gt;&lt;td&gt;&lt;/td&gt;&lt;td&gt;&lt;/td&gt;&lt;td&gt;&lt;/td&gt;&lt;td&gt;(1.53)&lt;/td&gt;&lt;td&gt;&lt;/td&gt;&lt;td&gt;&lt;/td&gt;&lt;td&gt;&lt;/td&gt;&lt;td&gt;(1.54)&lt;/td&gt;&lt;td&gt;&lt;/td&gt;&lt;td&gt;&lt;/td&gt;</w:t>
      </w:r>
      <w:r>
        <w:rPr>
          <w:rStyle w:val="VerbatimChar"/>
        </w:rPr>
        <w:t>&lt;td&gt;&lt;/td&gt;&lt;td&gt;(5,963.80)&lt;/td&gt;&lt;td&gt;&lt;/td&gt;&lt;td&gt;&lt;/td&gt;&lt;td&gt;&lt;/td&gt;&lt;td&gt;(10,746.90)&lt;/td&gt;&lt;td&gt;&lt;/td&gt;&lt;td&gt;&lt;/td&gt;&lt;td&gt;&lt;/td&gt;&lt;td&gt;(10,809.16)&lt;/td&gt;&lt;td&gt;&lt;/td&gt;&lt;/tr&gt;</w:t>
      </w:r>
      <w:r>
        <w:br/>
      </w:r>
      <w:r>
        <w:rPr>
          <w:rStyle w:val="VerbatimChar"/>
        </w:rPr>
        <w:t>## &lt;tr&gt;&lt;td style="text-align:left"&gt;&lt;/td&gt;&lt;td&gt;&lt;/td&gt;&lt;td&gt;&lt;/td&gt;&lt;td&gt;&lt;/td&gt;&lt;td&gt;&lt;/td&gt;&lt;td&gt;&lt;/td&gt;&lt;td&gt;&lt;/td&gt;&lt;td&gt;&lt;/td&gt;&lt;td&gt;&lt;/td&gt;&lt;td&gt;&lt;/t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w:t>
      </w:r>
      <w:r>
        <w:rPr>
          <w:rStyle w:val="VerbatimChar"/>
        </w:rPr>
        <w:t>tion_merePréfère ne pas répondre&lt;/td&gt;&lt;td&gt;&lt;/td&gt;&lt;td&gt;&lt;/td&gt;&lt;td&gt;1.24&lt;/td&gt;&lt;td&gt;&lt;/td&gt;&lt;td&gt;&lt;/td&gt;&lt;td&gt;&lt;/td&gt;&lt;td&gt;14.05&lt;/td&gt;&lt;td&gt;&lt;/td&gt;&lt;td&gt;&lt;/td&gt;&lt;td&gt;&lt;/td&gt;&lt;td&gt;1.78&lt;/td&gt;&lt;td&gt;&lt;/td&gt;&lt;td&gt;&lt;/td&gt;&lt;td&gt;&lt;/td&gt;&lt;td&gt;0.75&lt;/td&gt;&lt;td&gt;&lt;/td&gt;&lt;td&gt;&lt;/td&gt;&lt;td&gt;&lt;/td&gt;&lt;td&gt;2.05&lt;/td&gt;&lt;td&gt;&lt;/td&gt;&lt;td&gt;&lt;/td&gt;&lt;td&gt;&lt;/td&gt;</w:t>
      </w:r>
      <w:r>
        <w:rPr>
          <w:rStyle w:val="VerbatimChar"/>
        </w:rPr>
        <w:t>&lt;td&gt;13.32&lt;/td&gt;&lt;td&gt;&lt;/td&gt;&lt;td&gt;&lt;/td&gt;&lt;td&gt;&lt;/td&gt;&lt;td&gt;-0.43&lt;/td&gt;&lt;td&gt;&lt;/td&gt;&lt;td&gt;&lt;/td&gt;&lt;td&gt;&lt;/td&gt;&lt;td&gt;13.49&lt;/td&gt;&lt;td&gt;&lt;/td&gt;&lt;/tr&gt;</w:t>
      </w:r>
      <w:r>
        <w:br/>
      </w:r>
      <w:r>
        <w:rPr>
          <w:rStyle w:val="VerbatimChar"/>
        </w:rPr>
        <w:t>## &lt;tr&gt;&lt;td style="text-align:left"&gt;&lt;/td&gt;&lt;td&gt;&lt;/td&gt;&lt;td&gt;&lt;/td&gt;&lt;td&gt;(2.32)&lt;/td&gt;&lt;td&gt;&lt;/td&gt;&lt;td&gt;&lt;/td&gt;&lt;td&gt;&lt;/td&gt;&lt;td&gt;(4,021.65)&lt;/td&gt;&lt;td&gt;&lt;/td&gt;&lt;td&gt;&lt;/td&gt;&lt;td&gt;&lt;/td</w:t>
      </w:r>
      <w:r>
        <w:rPr>
          <w:rStyle w:val="VerbatimChar"/>
        </w:rPr>
        <w:t>&gt;&lt;td&gt;(1.56)&lt;/td&gt;&lt;td&gt;&lt;/td&gt;&lt;td&gt;&lt;/td&gt;&lt;td&gt;&lt;/td&gt;&lt;td&gt;(1.68)&lt;/td&gt;&lt;td&gt;&lt;/td&gt;&lt;td&gt;&lt;/td&gt;&lt;td&gt;&lt;/td&gt;&lt;td&gt;(1.73)&lt;/td&gt;&lt;td&gt;&lt;/td&gt;&lt;td&gt;&lt;/td&gt;&lt;td&gt;&lt;/td&gt;&lt;td&gt;(6,504.07)&lt;/td&gt;&lt;td&gt;&lt;/td&gt;&lt;td&gt;&lt;/td&gt;&lt;td&gt;&lt;/td&gt;&lt;td&gt;(10,011.26)&lt;/td&gt;&lt;td&gt;&lt;/td&gt;&lt;td&gt;&lt;/td&gt;&lt;td&gt;&lt;/td&gt;&lt;td&gt;(10,866.63)&lt;/td&gt;&lt;td&gt;&lt;/td&gt;&lt;/tr&gt;</w:t>
      </w:r>
      <w:r>
        <w:br/>
      </w:r>
      <w:r>
        <w:rPr>
          <w:rStyle w:val="VerbatimChar"/>
        </w:rPr>
        <w:t>#</w:t>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td&gt;&lt;/td&gt;&lt;td&gt;&lt;/td&gt;&lt;td&gt;&lt;/td&gt;&lt;td&gt;&lt;/td&gt;&lt;td&gt;&lt;/td&gt;&lt;td&gt;&lt;/td&gt;&lt;td&gt;&lt;/td&gt;&lt;td&gt;&lt;/td&gt;&lt;/tr&gt;</w:t>
      </w:r>
      <w:r>
        <w:br/>
      </w:r>
      <w:r>
        <w:rPr>
          <w:rStyle w:val="VerbatimChar"/>
        </w:rPr>
        <w:t>## &lt;tr&gt;&lt;td style="text-align:left"&gt;Occupation_mereProfessions intermédiaires&lt;/td&gt;&lt;td&gt;&lt;/td&gt;&lt;td&gt;&lt;/td&gt;&lt;td&gt;0.70&lt;/td&gt;&lt;td&gt;&lt;/td&gt;&lt;td&gt;&lt;/td&gt;&lt;td&gt;&lt;/td&gt;&lt;td&gt;-1.31&lt;/td&gt;&lt;td&gt;&lt;/td&gt;&lt;td&gt;&lt;/td&gt;&lt;td&gt;&lt;/td</w:t>
      </w:r>
      <w:r>
        <w:rPr>
          <w:rStyle w:val="VerbatimChar"/>
        </w:rPr>
        <w:t>&gt;&lt;td&gt;1.25&lt;/td&gt;&lt;td&gt;&lt;/td&gt;&lt;td&gt;&lt;/td&gt;&lt;td&gt;&lt;/td&gt;&lt;td&gt;0.41&lt;/td&gt;&lt;td&gt;&lt;/td&gt;&lt;td&gt;&lt;/td&gt;&lt;td&gt;&lt;/td&gt;&lt;td&gt;2.08&lt;/td&gt;&lt;td&gt;&lt;/td&gt;&lt;td&gt;&lt;/td&gt;&lt;td&gt;&lt;/td&gt;&lt;td&gt;0.92&lt;/td&gt;&lt;td&gt;&lt;/td&gt;&lt;td&gt;&lt;/td&gt;&lt;td&gt;&lt;/td&gt;&lt;td&gt;0.31&lt;/td&gt;&lt;td&gt;&lt;/td&gt;&lt;td&gt;&lt;/td&gt;&lt;td&gt;&lt;/td&gt;&lt;td&gt;-2.23&lt;/td&gt;&lt;td&gt;&lt;/td&gt;&lt;/tr&gt;</w:t>
      </w:r>
      <w:r>
        <w:br/>
      </w:r>
      <w:r>
        <w:rPr>
          <w:rStyle w:val="VerbatimChar"/>
        </w:rPr>
        <w:t>## &lt;tr&gt;&lt;td style="text-ali</w:t>
      </w:r>
      <w:r>
        <w:rPr>
          <w:rStyle w:val="VerbatimChar"/>
        </w:rPr>
        <w:t>gn:left"&gt;&lt;/td&gt;&lt;td&gt;&lt;/td&gt;&lt;td&gt;&lt;/td&gt;&lt;td&gt;(1.76)&lt;/td&gt;&lt;td&gt;&lt;/td&gt;&lt;td&gt;&lt;/td&gt;&lt;td&gt;&lt;/td&gt;&lt;td&gt;(3,698.84)&lt;/td&gt;&lt;td&gt;&lt;/td&gt;&lt;td&gt;&lt;/td&gt;&lt;td&gt;&lt;/td&gt;&lt;td&gt;(1.29)&lt;/td&gt;&lt;td&gt;&lt;/td&gt;&lt;td&gt;&lt;/td&gt;&lt;td&gt;&lt;/td&gt;&lt;td&gt;(1.41)&lt;/td&gt;&lt;td&gt;&lt;/td&gt;&lt;td&gt;&lt;/td&gt;&lt;td&gt;&lt;/td&gt;&lt;td&gt;(1.45)&lt;/td&gt;&lt;td&gt;&lt;/td&gt;&lt;td&gt;&lt;/td&gt;&lt;td&gt;&lt;/td&gt;&lt;td&gt;(5,963</w:t>
      </w:r>
      <w:r>
        <w:rPr>
          <w:rStyle w:val="VerbatimChar"/>
        </w:rPr>
        <w:t>.80)&lt;/td&gt;&lt;td&gt;&lt;/td&gt;&lt;td&gt;&lt;/td&gt;&lt;td&gt;&lt;/td&gt;&lt;td&gt;(10,011.26)&lt;/td&gt;&lt;td&gt;&lt;/td&gt;&lt;td&gt;&lt;/td&gt;&lt;td&gt;&lt;/td&gt;&lt;td&gt;(10,033.05)&lt;/td&gt;&lt;td&gt;&lt;/td&gt;&lt;/tr&gt;</w:t>
      </w:r>
      <w:r>
        <w:br/>
      </w:r>
      <w:r>
        <w:rPr>
          <w:rStyle w:val="VerbatimChar"/>
        </w:rPr>
        <w:t>## &lt;tr&gt;&lt;td style="text-align:left"&gt;&lt;/td&gt;&lt;td&gt;&lt;/td&gt;&lt;td&gt;&lt;/td&gt;&lt;td&gt;&lt;/td&gt;&lt;td&gt;&lt;/td&gt;&lt;td&gt;&lt;/td&gt;&lt;td&gt;&lt;/td&gt;&lt;td&gt;&lt;/td&gt;&lt;td&gt;&lt;/td&gt;&lt;td&gt;&lt;/td&gt;&lt;td&gt;&lt;/td&gt;&lt;td&gt;&lt;/td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style="text-align:left"&gt;Occupation_mereRetraités&lt;</w:t>
      </w:r>
      <w:r>
        <w:rPr>
          <w:rStyle w:val="VerbatimChar"/>
        </w:rPr>
        <w:t>/td&gt;&lt;td&gt;&lt;/td&gt;&lt;td&gt;&lt;/td&gt;&lt;td&gt;1.36&lt;/td&gt;&lt;td&gt;&lt;/td&gt;&lt;td&gt;&lt;/td&gt;&lt;td&gt;&lt;/td&gt;&lt;td&gt;-0.83&lt;/td&gt;&lt;td&gt;&lt;/td&gt;&lt;td&gt;&lt;/td&gt;&lt;td&gt;&lt;/td&gt;&lt;td&gt;1.15&lt;/td&gt;&lt;td&gt;&lt;/td&gt;&lt;td&gt;&lt;/td&gt;&lt;td&gt;&lt;/td&gt;&lt;td&gt;1.08&lt;/td&gt;&lt;td&gt;&lt;/td&gt;&lt;td&gt;&lt;/td&gt;&lt;td&gt;&lt;/td&gt;&lt;td&gt;2.33&lt;/td&gt;&lt;td&gt;&lt;/td&gt;&lt;td&gt;&lt;/td&gt;&lt;td&gt;&lt;/td&gt;&lt;td&gt;-0.65&lt;/td&gt;&lt;td&gt;&lt;/td&gt;&lt;td&gt;&lt;/td&gt;&lt;</w:t>
      </w:r>
      <w:r>
        <w:rPr>
          <w:rStyle w:val="VerbatimChar"/>
        </w:rPr>
        <w:t>td&gt;&lt;/td&gt;&lt;td&gt;-0.37&lt;/td&gt;&lt;td&gt;&lt;/td&gt;&lt;td&gt;&lt;/td&gt;&lt;td&gt;&lt;/td&gt;&lt;td&gt;-2.25&lt;/td&gt;&lt;td&gt;&lt;/td&gt;&lt;/tr&gt;</w:t>
      </w:r>
      <w:r>
        <w:br/>
      </w:r>
      <w:r>
        <w:rPr>
          <w:rStyle w:val="VerbatimChar"/>
        </w:rPr>
        <w:t>## &lt;tr&gt;&lt;td style="text-align:left"&gt;&lt;/td&gt;&lt;td&gt;&lt;/td&gt;&lt;td&gt;&lt;/td&gt;&lt;td&gt;(1.77)&lt;/td&gt;&lt;td&gt;&lt;/td&gt;&lt;td&gt;&lt;/td&gt;&lt;td&gt;&lt;/td&gt;&lt;td&gt;(3,698.84)&lt;/td&gt;&lt;td&gt;&lt;/td&gt;&lt;td&gt;&lt;/td&gt;&lt;td&gt;&lt;/td&gt;&lt;td&gt;(1.29)&lt;/td&gt;&lt;td&gt;&lt;/td&gt;&lt;td&gt;&lt;/td</w:t>
      </w:r>
      <w:r>
        <w:rPr>
          <w:rStyle w:val="VerbatimChar"/>
        </w:rPr>
        <w:t>&gt;&lt;td&gt;&lt;/td&gt;&lt;td&gt;(1.41)&lt;/td&gt;&lt;td&gt;&lt;/td&gt;&lt;td&gt;&lt;/td&gt;&lt;td&gt;&lt;/td&gt;&lt;td&gt;(1.45)&lt;/td&gt;&lt;td&gt;&lt;/td&gt;&lt;td&gt;&lt;/td&gt;&lt;td&gt;&lt;/td&gt;&lt;td&gt;(5,963.80)&lt;/td&gt;&lt;td&gt;&lt;/td&gt;&lt;td&gt;&lt;/td&gt;&lt;td&gt;&lt;/td&gt;&lt;td&gt;(10,011.26)&lt;/td&gt;&lt;td&gt;&lt;/td&gt;&lt;td&gt;&lt;/td&gt;&lt;td&gt;&lt;/td&gt;&lt;td&gt;(10,033.05)&lt;/td&gt;&lt;td&gt;&lt;/td&gt;&lt;/tr&gt;</w:t>
      </w:r>
      <w:r>
        <w:br/>
      </w:r>
      <w:r>
        <w:rPr>
          <w:rStyle w:val="VerbatimChar"/>
        </w:rPr>
        <w:t>## &lt;tr&gt;&lt;td style="text-align:left"</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d&gt;&lt;td&gt;&lt;/td&gt;&lt;td&gt;&lt;/td&gt;&lt;td&gt;&lt;/td&gt;&lt;td&gt;&lt;/td&gt;&lt;/tr&gt;</w:t>
      </w:r>
      <w:r>
        <w:br/>
      </w:r>
      <w:r>
        <w:rPr>
          <w:rStyle w:val="VerbatimChar"/>
        </w:rPr>
        <w:t>## &lt;tr&gt;&lt;td style="text-align:left"&gt;Occupation_pereArtisants, commerçants, chef&lt;/td&gt;&lt;td&gt;&lt;/td&gt;&lt;td&gt;&lt;/td&gt;&lt;td&gt;-0.54&lt;/td&gt;&lt;td&gt;&lt;/td&gt;&lt;td&gt;&lt;/td&gt;&lt;td&gt;&lt;/td&gt;&lt;td&gt;-16.16&lt;/td&gt;&lt;td&gt;&lt;/td&gt;&lt;td&gt;&lt;/td&gt;&lt;td&gt;&lt;/td&gt;&lt;td&gt;-1.00&lt;/td&gt;&lt;td&gt;&lt;/td&gt;&lt;td&gt;&lt;</w:t>
      </w:r>
      <w:r>
        <w:rPr>
          <w:rStyle w:val="VerbatimChar"/>
        </w:rPr>
        <w:t>/td&gt;&lt;td&gt;&lt;/td&gt;&lt;td&gt;-0.80&lt;/td&gt;&lt;td&gt;&lt;/td&gt;&lt;td&gt;&lt;/td&gt;&lt;td&gt;&lt;/td&gt;&lt;td&gt;-1.30&lt;/td&gt;&lt;td&gt;&lt;/td&gt;&lt;td&gt;&lt;/td&gt;&lt;td&gt;&lt;/td&gt;&lt;td&gt;-15.19&lt;/td&gt;&lt;td&gt;&lt;/td&gt;&lt;td&gt;&lt;/td&gt;&lt;td&gt;&lt;/td&gt;&lt;td&gt;-16.13&lt;/td&gt;&lt;td&gt;&lt;/td&gt;&lt;td&gt;&lt;/td&gt;&lt;td&gt;&lt;/td&gt;&lt;td&gt;1.24&lt;/td&gt;&lt;td&gt;&lt;/td&gt;&lt;/tr&gt;</w:t>
      </w:r>
      <w:r>
        <w:br/>
      </w:r>
      <w:r>
        <w:rPr>
          <w:rStyle w:val="VerbatimChar"/>
        </w:rPr>
        <w:t>## &lt;tr&gt;&lt;td style="text-align:left"&gt;&lt;/td&gt;&lt;td&gt;&lt;/td&gt;</w:t>
      </w:r>
      <w:r>
        <w:rPr>
          <w:rStyle w:val="VerbatimChar"/>
        </w:rPr>
        <w:t>&lt;td&gt;&lt;/td&gt;&lt;td&gt;(1.30)&lt;/td&gt;&lt;td&gt;&lt;/td&gt;&lt;td&gt;&lt;/td&gt;&lt;td&gt;&lt;/td&gt;&lt;td&gt;(1,829.36)&lt;/td&gt;&lt;td&gt;&lt;/td&gt;&lt;td&gt;&lt;/td&gt;&lt;td&gt;&lt;/td&gt;&lt;td&gt;(0.79)&lt;/td&gt;&lt;td&gt;&lt;/td&gt;&lt;td&gt;&lt;/td&gt;&lt;td&gt;&lt;/td&gt;&lt;td&gt;(0.74)&lt;/td&gt;&lt;td&gt;&lt;/td&gt;&lt;td&gt;&lt;/td&gt;&lt;td&gt;&lt;/td&gt;&lt;td&gt;(0.86)&lt;/td&gt;&lt;td&gt;&lt;/td&gt;&lt;td&gt;&lt;/td&gt;&lt;td&gt;&lt;/td&gt;&lt;td&gt;(2,808.33)&lt;/td&gt;&lt;td&gt;&lt;/td&gt;&lt;td&gt;&lt;</w:t>
      </w:r>
      <w:r>
        <w:rPr>
          <w:rStyle w:val="VerbatimChar"/>
        </w:rPr>
        <w:t>/td&gt;&lt;td&gt;&lt;/td&gt;&lt;td&gt;(4,724.35)&lt;/td&gt;&lt;td&gt;&lt;/td&gt;&lt;td&gt;&lt;/td&gt;&lt;td&gt;&lt;/td&gt;&lt;td&gt;(5,372.91)&lt;/td&gt;&lt;td&gt;&lt;/td&gt;&lt;/tr&gt;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style="text-align:left"&gt;Occupation_pereCadres, intélets supérieurs&lt;/td&gt;&lt;td</w:t>
      </w:r>
      <w:r>
        <w:rPr>
          <w:rStyle w:val="VerbatimChar"/>
        </w:rPr>
        <w:t>&gt;&lt;/td&gt;&lt;td&gt;&lt;/td&gt;&lt;td&gt;-0.75&lt;/td&gt;&lt;td&gt;&lt;/td&gt;&lt;td&gt;&lt;/td&gt;&lt;td&gt;&lt;/td&gt;&lt;td&gt;-15.49&lt;/td&gt;&lt;td&gt;&lt;/td&gt;&lt;td&gt;&lt;/td&gt;&lt;td&gt;&lt;/td&gt;&lt;td&gt;-0.91&lt;/td&gt;&lt;td&gt;&lt;/td&gt;&lt;td&gt;&lt;/td&gt;&lt;td&gt;&lt;/td&gt;&lt;td&gt;-0.64&lt;/td&gt;&lt;td&gt;&lt;/td&gt;&lt;td&gt;&lt;/td&gt;&lt;td&gt;&lt;/td&gt;&lt;td&gt;-1.25&lt;/td&gt;&lt;td&gt;&lt;/td&gt;&lt;td&gt;&lt;/td&gt;&lt;td&gt;&lt;/td&gt;&lt;td&gt;-16.66&lt;/td&gt;&lt;td&gt;&lt;/td&gt;&lt;td&gt;&lt;/td&gt;&lt;t</w:t>
      </w:r>
      <w:r>
        <w:rPr>
          <w:rStyle w:val="VerbatimChar"/>
        </w:rPr>
        <w:t>d&gt;&lt;/td&gt;&lt;td&gt;-16.62&lt;/td&gt;&lt;td&gt;&lt;/td&gt;&lt;td&gt;&lt;/td&gt;&lt;td&gt;&lt;/td&gt;&lt;td&gt;-16.56&lt;/td&gt;&lt;td&gt;&lt;/td&gt;&lt;/tr&gt;</w:t>
      </w:r>
      <w:r>
        <w:br/>
      </w:r>
      <w:r>
        <w:rPr>
          <w:rStyle w:val="VerbatimChar"/>
        </w:rPr>
        <w:t>## &lt;tr&gt;&lt;td style="text-align:left"&gt;&lt;/td&gt;&lt;td&gt;&lt;/td&gt;&lt;td&gt;&lt;/td&gt;&lt;td&gt;(1.26)&lt;/td&gt;&lt;td&gt;&lt;/td&gt;&lt;td&gt;&lt;/td&gt;&lt;td&gt;&lt;/td&gt;&lt;td&gt;(1,829.36)&lt;/td&gt;&lt;td&gt;&lt;/td&gt;&lt;td&gt;&lt;/td&gt;&lt;td&gt;&lt;/td&gt;&lt;td&gt;(0.78)&lt;/td&gt;&lt;td&gt;&lt;/td&gt;&lt;td&gt;&lt;/t</w:t>
      </w:r>
      <w:r>
        <w:rPr>
          <w:rStyle w:val="VerbatimChar"/>
        </w:rPr>
        <w:t>d&gt;&lt;td&gt;&lt;/td&gt;&lt;td&gt;(0.73)&lt;/td&gt;&lt;td&gt;&lt;/td&gt;&lt;td&gt;&lt;/td&gt;&lt;td&gt;&lt;/td&gt;&lt;td&gt;(0.86)&lt;/td&gt;&lt;td&gt;&lt;/td&gt;&lt;td&gt;&lt;/td&gt;&lt;td&gt;&lt;/td&gt;&lt;td&gt;(2,808.33)&lt;/td&gt;&lt;td&gt;&lt;/td&gt;&lt;td&gt;&lt;/td&gt;&lt;td&gt;&lt;/td&gt;&lt;td&gt;(4,724.35)&lt;/td&gt;&lt;td&gt;&lt;/td&gt;&lt;td&gt;&lt;/td&gt;&lt;td&gt;&lt;/td&gt;&lt;td&gt;(4,908.06)&lt;/td&gt;&lt;td&gt;&lt;/td&gt;&lt;/tr&gt;</w:t>
      </w:r>
      <w:r>
        <w:br/>
      </w:r>
      <w:r>
        <w:rPr>
          <w:rStyle w:val="VerbatimChar"/>
        </w:rPr>
        <w:t>## &lt;tr&gt;&lt;td style="text-align:left"&gt;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&gt;&lt;td&gt;&lt;/td&gt;&lt;td&gt;&lt;/td&gt;&lt;td&gt;&lt;/td&gt;&lt;td&gt;&lt;/td&gt;&lt;/tr&gt;</w:t>
      </w:r>
      <w:r>
        <w:br/>
      </w:r>
      <w:r>
        <w:rPr>
          <w:rStyle w:val="VerbatimChar"/>
        </w:rPr>
        <w:t>## &lt;tr&gt;&lt;td style="text-align:left"&gt;Occupation_pereEmployés&lt;/td&gt;&lt;td&gt;&lt;/td&gt;&lt;td&gt;&lt;/td&gt;&lt;td&gt;-0.72&lt;/td&gt;&lt;td&gt;&lt;/td&gt;&lt;td&gt;&lt;/td&gt;&lt;td&gt;&lt;/td&gt;&lt;td&gt;-15.92&lt;/td&gt;&lt;td&gt;&lt;/td&gt;&lt;td&gt;&lt;/td&gt;&lt;td&gt;&lt;/td&gt;&lt;td&gt;-0.73&lt;/td&gt;&lt;td&gt;&lt;/td&gt;&lt;td&gt;&lt;/td&gt;&lt;td&gt;&lt;/td&gt;&lt;td&gt;-0.8</w:t>
      </w:r>
      <w:r>
        <w:rPr>
          <w:rStyle w:val="VerbatimChar"/>
        </w:rPr>
        <w:t>8&lt;/td&gt;&lt;td&gt;&lt;/td&gt;&lt;td&gt;&lt;/td&gt;&lt;td&gt;&lt;/td&gt;&lt;td&gt;-1.27&lt;/td&gt;&lt;td&gt;&lt;/td&gt;&lt;td&gt;&lt;/td&gt;&lt;td&gt;&lt;/td&gt;&lt;td&gt;-15.98&lt;/td&gt;&lt;td&gt;&lt;/td&gt;&lt;td&gt;&lt;/td&gt;&lt;td&gt;&lt;/td&gt;&lt;td&gt;-16.12&lt;/td&gt;&lt;td&gt;&lt;/td&gt;&lt;td&gt;&lt;/td&gt;&lt;td&gt;&lt;/td&gt;&lt;td&gt;-16.73&lt;/td&gt;&lt;td&gt;&lt;/td&gt;&lt;/tr&gt;</w:t>
      </w:r>
      <w:r>
        <w:br/>
      </w:r>
      <w:r>
        <w:rPr>
          <w:rStyle w:val="VerbatimChar"/>
        </w:rPr>
        <w:t>## &lt;tr&gt;&lt;td style="text-align:left"&gt;&lt;/td&gt;&lt;td&gt;&lt;/td&gt;&lt;td&gt;&lt;/td&gt;&lt;td&gt;(1.24)</w:t>
      </w:r>
      <w:r>
        <w:rPr>
          <w:rStyle w:val="VerbatimChar"/>
        </w:rPr>
        <w:t>&lt;/td&gt;&lt;td&gt;&lt;/td&gt;&lt;td&gt;&lt;/td&gt;&lt;td&gt;&lt;/td&gt;&lt;td&gt;(1,829.36)&lt;/td&gt;&lt;td&gt;&lt;/td&gt;&lt;td&gt;&lt;/td&gt;&lt;td&gt;&lt;/td&gt;&lt;td&gt;(0.74)&lt;/td&gt;&lt;td&gt;&lt;/td&gt;&lt;td&gt;&lt;/td&gt;&lt;td&gt;&lt;/td&gt;&lt;td&gt;(0.68)&lt;/td&gt;&lt;td&gt;&lt;/td&gt;&lt;td&gt;&lt;/td&gt;&lt;td&gt;&lt;/td&gt;&lt;td&gt;(0.82)&lt;/td&gt;&lt;td&gt;&lt;/td&gt;&lt;td&gt;&lt;/td&gt;&lt;td&gt;&lt;/td&gt;&lt;td&gt;(2,808.33)&lt;/td&gt;&lt;td&gt;&lt;/td&gt;&lt;td&gt;&lt;/td&gt;&lt;td&gt;&lt;/td&gt;&lt;td&gt;(4</w:t>
      </w:r>
      <w:r>
        <w:rPr>
          <w:rStyle w:val="VerbatimChar"/>
        </w:rPr>
        <w:t>,724.35)&lt;/td&gt;&lt;td&gt;&lt;/td&gt;&lt;td&gt;&lt;/td&gt;&lt;td&gt;&lt;/td&gt;&lt;td&gt;(4,908.06)&lt;/td&gt;&lt;td&gt;&lt;/td&gt;&lt;/tr&gt;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style="text-align:left"&gt;Occupation_pereOuvriers&lt;/td&gt;&lt;td&gt;&lt;/td&gt;&lt;td&gt;&lt;/td&gt;&lt;td&gt;-0.22&lt;/td&gt;&lt;td&gt;&lt;/td&gt;</w:t>
      </w:r>
      <w:r>
        <w:rPr>
          <w:rStyle w:val="VerbatimChar"/>
        </w:rPr>
        <w:t>&lt;td&gt;&lt;/td&gt;&lt;td&gt;&lt;/td&gt;&lt;td&gt;-15.91&lt;/td&gt;&lt;td&gt;&lt;/td&gt;&lt;td&gt;&lt;/td&gt;&lt;td&gt;&lt;/td&gt;&lt;td&gt;-0.21&lt;/td&gt;&lt;td&gt;&lt;/td&gt;&lt;td&gt;&lt;/td&gt;&lt;td&gt;&lt;/td&gt;&lt;td&gt;-0.58&lt;/td&gt;&lt;td&gt;&lt;/td&gt;&lt;td&gt;&lt;/td&gt;&lt;td&gt;&lt;/td&gt;&lt;td&gt;-1.00&lt;/td&gt;&lt;td&gt;&lt;/td&gt;&lt;td&gt;&lt;/td&gt;&lt;td&gt;&lt;/td&gt;&lt;td&gt;-15.93&lt;/td&gt;&lt;td&gt;&lt;/td&gt;&lt;td&gt;&lt;/td&gt;&lt;td&gt;&lt;/td&gt;&lt;td&gt;-16.46&lt;/td&gt;&lt;td&gt;&lt;/td&gt;&lt;td&gt;&lt;/t</w:t>
      </w:r>
      <w:r>
        <w:rPr>
          <w:rStyle w:val="VerbatimChar"/>
        </w:rPr>
        <w:t>d&gt;&lt;td&gt;&lt;/td&gt;&lt;td&gt;-16.11&lt;/td&gt;&lt;td&gt;&lt;/td&gt;&lt;/tr&gt;</w:t>
      </w:r>
      <w:r>
        <w:br/>
      </w:r>
      <w:r>
        <w:rPr>
          <w:rStyle w:val="VerbatimChar"/>
        </w:rPr>
        <w:t>## &lt;tr&gt;&lt;td style="text-align:left"&gt;&lt;/td&gt;&lt;td&gt;&lt;/td&gt;&lt;td&gt;&lt;/td&gt;&lt;td&gt;(1.31)&lt;/td&gt;&lt;td&gt;&lt;/td&gt;&lt;td&gt;&lt;/td&gt;&lt;td&gt;&lt;/td&gt;&lt;td&gt;(1,829.36)&lt;/td&gt;&lt;td&gt;&lt;/td&gt;&lt;td&gt;&lt;/td&gt;&lt;td&gt;&lt;/td&gt;&lt;td&gt;(0.81)&lt;/td&gt;&lt;td&gt;&lt;/td&gt;&lt;td&gt;&lt;/td&gt;&lt;td&gt;&lt;/td&gt;&lt;td&gt;(0.75)&lt;/td&gt;&lt;td&gt;&lt;/td&gt;&lt;td</w:t>
      </w:r>
      <w:r>
        <w:rPr>
          <w:rStyle w:val="VerbatimChar"/>
        </w:rPr>
        <w:t>&gt;&lt;/td&gt;&lt;td&gt;&lt;/td&gt;&lt;td&gt;(0.88)&lt;/td&gt;&lt;td&gt;&lt;/td&gt;&lt;td&gt;&lt;/td&gt;&lt;td&gt;&lt;/td&gt;&lt;td&gt;(2,808.33)&lt;/td&gt;&lt;td&gt;&lt;/td&gt;&lt;td&gt;&lt;/td&gt;&lt;td&gt;&lt;/td&gt;&lt;td&gt;(4,724.35)&lt;/td&gt;&lt;td&gt;&lt;/td&gt;&lt;td&gt;&lt;/td&gt;&lt;td&gt;&lt;/td&gt;&lt;td&gt;(4,908.06)&lt;/td&gt;&lt;td&gt;&lt;/td&gt;&lt;/tr&gt;</w:t>
      </w:r>
      <w:r>
        <w:br/>
      </w:r>
      <w:r>
        <w:rPr>
          <w:rStyle w:val="VerbatimChar"/>
        </w:rPr>
        <w:t>## &lt;tr&gt;&lt;td style="text-align:left"&gt;&lt;/td&gt;&lt;td&gt;&lt;/td&gt;&lt;td&gt;&lt;/td&gt;&lt;td&gt;&lt;/td&gt;&lt;td&gt;&lt;/</w:t>
      </w:r>
      <w:r>
        <w:rPr>
          <w:rStyle w:val="VerbatimChar"/>
        </w:rPr>
        <w: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/tr&gt;</w:t>
      </w:r>
      <w:r>
        <w:br/>
      </w:r>
      <w:r>
        <w:rPr>
          <w:rStyle w:val="VerbatimChar"/>
        </w:rPr>
        <w:t>## &lt;tr&gt;&lt;td style="text-align:left"&gt;Occupation_perePréfère ne pas répondre&lt;/td&gt;&lt;td&gt;&lt;/td&gt;&lt;td&gt;&lt;/td&gt;&lt;td&gt;-0.77&lt;/td&gt;&lt;td&gt;&lt;/td&gt;&lt;td&gt;&lt;/td&gt;&lt;td&gt;&lt;/td&gt;&lt;td&gt;-2.02&lt;/td&gt;&lt;td&gt;&lt;/td&gt;&lt;td&gt;&lt;/td&gt;&lt;td&gt;&lt;/td&gt;&lt;td&gt;-0.82&lt;/td&gt;&lt;td&gt;&lt;/td&gt;&lt;td&gt;&lt;/td&gt;&lt;td&gt;&lt;/td&gt;&lt;td&gt;-0.38&lt;/td&gt;&lt;td&gt;&lt;/td&gt;&lt;td&gt;&lt;/td&gt;&lt;td&gt;&lt;</w:t>
      </w:r>
      <w:r>
        <w:rPr>
          <w:rStyle w:val="VerbatimChar"/>
        </w:rPr>
        <w:t>/td&gt;&lt;td&gt;-0.33&lt;/td&gt;&lt;td&gt;&lt;/td&gt;&lt;td&gt;&lt;/td&gt;&lt;td&gt;&lt;/td&gt;&lt;td&gt;-0.87&lt;/td&gt;&lt;td&gt;&lt;/td&gt;&lt;td&gt;&lt;/td&gt;&lt;td&gt;&lt;/td&gt;&lt;td&gt;-15.64&lt;/td&gt;&lt;td&gt;&lt;/td&gt;&lt;td&gt;&lt;/td&gt;&lt;td&gt;&lt;/td&gt;&lt;td&gt;0.20&lt;/td&gt;&lt;td&gt;&lt;/td&gt;&lt;/tr&gt;</w:t>
      </w:r>
      <w:r>
        <w:br/>
      </w:r>
      <w:r>
        <w:rPr>
          <w:rStyle w:val="VerbatimChar"/>
        </w:rPr>
        <w:t>## &lt;tr&gt;&lt;td style="text-align:left"&gt;&lt;/td&gt;&lt;td&gt;&lt;/td&gt;&lt;td&gt;&lt;/td&gt;&lt;td&gt;(1.81)&lt;/td&gt;&lt;td&gt;&lt;/td&gt;&lt;td&gt;&lt;/td&gt;&lt;td&gt;&lt;/td&gt;</w:t>
      </w:r>
      <w:r>
        <w:rPr>
          <w:rStyle w:val="VerbatimChar"/>
        </w:rPr>
        <w:t>&lt;td&gt;(2,356.87)&lt;/td&gt;&lt;td&gt;&lt;/td&gt;&lt;td&gt;&lt;/td&gt;&lt;td&gt;&lt;/td&gt;&lt;td&gt;(1.12)&lt;/td&gt;&lt;td&gt;&lt;/td&gt;&lt;td&gt;&lt;/td&gt;&lt;td&gt;&lt;/td&gt;&lt;td&gt;(1.12)&lt;/td&gt;&lt;td&gt;&lt;/td&gt;&lt;td&gt;&lt;/td&gt;&lt;td&gt;&lt;/td&gt;&lt;td&gt;(1.28)&lt;/td&gt;&lt;td&gt;&lt;/td&gt;&lt;td&gt;&lt;/td&gt;&lt;td&gt;&lt;/td&gt;&lt;td&gt;(3,740.99)&lt;/td&gt;&lt;td&gt;&lt;/td&gt;&lt;td&gt;&lt;/td&gt;&lt;td&gt;&lt;/td&gt;&lt;td&gt;(4,724.36)&lt;/td&gt;&lt;td&gt;&lt;/td&gt;&lt;td&gt;&lt;/td&gt;&lt;</w:t>
      </w:r>
      <w:r>
        <w:rPr>
          <w:rStyle w:val="VerbatimChar"/>
        </w:rPr>
        <w:t>td&gt;&lt;/td&gt;&lt;td&gt;(6,349.00)&lt;/td&gt;&lt;td&gt;&lt;/td&gt;&lt;/tr&gt;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&gt;&lt;/td&gt;&lt;td&gt;&lt;/td&gt;&lt;td&gt;&lt;/td&gt;&lt;td&gt;&lt;/td&gt;&lt;td&gt;&lt;/td&gt;&lt;td&gt;&lt;/td&gt;&lt;td&gt;&lt;/td&gt;&lt;td&gt;&lt;/td&gt;&lt;td&gt;&lt;/td&gt;&lt;td&gt;&lt;/td&gt;&lt;td&gt;&lt;/td&gt;&lt;td&gt;&lt;/td&gt;&lt;td&gt;&lt;/td&gt;&lt;/tr&gt;</w:t>
      </w:r>
      <w:r>
        <w:br/>
      </w:r>
      <w:r>
        <w:rPr>
          <w:rStyle w:val="VerbatimChar"/>
        </w:rPr>
        <w:t>## &lt;tr&gt;&lt;td style="text-align:left"&gt;Occupation_pereProfessions intermédiaires&lt;/td&gt;&lt;td&gt;&lt;/td&gt;&lt;td&gt;&lt;/td&gt;&lt;td&gt;-0.27&lt;/td&gt;&lt;td&gt;&lt;/td&gt;&lt;td&gt;&lt;/td&gt;&lt;td&gt;&lt;</w:t>
      </w:r>
      <w:r>
        <w:rPr>
          <w:rStyle w:val="VerbatimChar"/>
        </w:rPr>
        <w:t>/td&gt;&lt;td&gt;-16.30&lt;/td&gt;&lt;td&gt;&lt;/td&gt;&lt;td&gt;&lt;/td&gt;&lt;td&gt;&lt;/td&gt;&lt;td&gt;-0.96&lt;/td&gt;&lt;td&gt;&lt;/td&gt;&lt;td&gt;&lt;/td&gt;&lt;td&gt;&lt;/td&gt;&lt;td&gt;-0.74&lt;/td&gt;&lt;td&gt;&lt;/td&gt;&lt;td&gt;&lt;/td&gt;&lt;td&gt;&lt;/td&gt;&lt;td&gt;-1.60&lt;sup&gt;*&lt;/sup&gt;&lt;/td&gt;&lt;td&gt;&lt;/td&gt;&lt;td&gt;&lt;/td&gt;&lt;td&gt;&lt;/td&gt;&lt;td&gt;-16.56&lt;/td&gt;&lt;td&gt;&lt;/td&gt;&lt;td&gt;&lt;/td&gt;&lt;td&gt;&lt;/td&gt;&lt;td&gt;-17.00&lt;/td&gt;&lt;td&gt;&lt;/td&gt;&lt;td&gt;&lt;/td&gt;</w:t>
      </w:r>
      <w:r>
        <w:rPr>
          <w:rStyle w:val="VerbatimChar"/>
        </w:rPr>
        <w:t>&lt;td&gt;&lt;/td&gt;&lt;td&gt;-17.05&lt;/td&gt;&lt;td&gt;&lt;/td&gt;&lt;/tr&gt;</w:t>
      </w:r>
      <w:r>
        <w:br/>
      </w:r>
      <w:r>
        <w:rPr>
          <w:rStyle w:val="VerbatimChar"/>
        </w:rPr>
        <w:t>## &lt;tr&gt;&lt;td style="text-align:left"&gt;&lt;/td&gt;&lt;td&gt;&lt;/td&gt;&lt;td&gt;&lt;/td&gt;&lt;td&gt;(1.29)&lt;/td&gt;&lt;td&gt;&lt;/td&gt;&lt;td&gt;&lt;/td&gt;&lt;td&gt;&lt;/td&gt;&lt;td&gt;(1,829.36)&lt;/td&gt;&lt;td&gt;&lt;/td&gt;&lt;td&gt;&lt;/td&gt;&lt;td&gt;&lt;/td&gt;&lt;td&gt;(0.80)&lt;/td&gt;&lt;td&gt;&lt;/td&gt;&lt;td&gt;&lt;/td&gt;&lt;td&gt;&lt;/td&gt;&lt;td&gt;(0.75)&lt;/td&gt;&lt;td&gt;&lt;/td&gt;&lt;td&gt;&lt;</w:t>
      </w:r>
      <w:r>
        <w:rPr>
          <w:rStyle w:val="VerbatimChar"/>
        </w:rPr>
        <w:t>/td&gt;&lt;td&gt;&lt;/td&gt;&lt;td&gt;(0.87)&lt;/td&gt;&lt;td&gt;&lt;/td&gt;&lt;td&gt;&lt;/td&gt;&lt;td&gt;&lt;/td&gt;&lt;td&gt;(2,808.33)&lt;/td&gt;&lt;td&gt;&lt;/td&gt;&lt;td&gt;&lt;/td&gt;&lt;td&gt;&lt;/td&gt;&lt;td&gt;(4,724.35)&lt;/td&gt;&lt;td&gt;&lt;/td&gt;&lt;td&gt;&lt;/td&gt;&lt;td&gt;&lt;/td&gt;&lt;td&gt;(4,908.06)&lt;/td&gt;&lt;td&gt;&lt;/td&gt;&lt;/tr&gt;</w:t>
      </w:r>
      <w:r>
        <w:br/>
      </w:r>
      <w:r>
        <w:rPr>
          <w:rStyle w:val="VerbatimChar"/>
        </w:rPr>
        <w:t>## &lt;tr&gt;&lt;td style="text-align:left"&gt;&lt;/td&gt;&lt;td&gt;&lt;/td&gt;&lt;td&gt;&lt;/td&gt;&lt;td&gt;&lt;/td&gt;&lt;td&gt;&lt;/td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r&gt;</w:t>
      </w:r>
      <w:r>
        <w:br/>
      </w:r>
      <w:r>
        <w:rPr>
          <w:rStyle w:val="VerbatimChar"/>
        </w:rPr>
        <w:t>## &lt;tr&gt;&lt;td style="text-align:left"&gt;Occupation_pereRetraités&lt;/td&gt;&lt;td&gt;&lt;/td&gt;&lt;td&gt;&lt;/td&gt;&lt;td&gt;-0.91&lt;/td&gt;&lt;td&gt;&lt;/td&gt;&lt;td&gt;&lt;/td&gt;&lt;td&gt;&lt;/td&gt;&lt;td&gt;-16.98&lt;/td&gt;&lt;td&gt;&lt;/td&gt;&lt;td&gt;&lt;/td&gt;&lt;td&gt;&lt;/td&gt;&lt;td&gt;-1.55&lt;sup&gt;**&lt;/sup&gt;&lt;/td&gt;&lt;td&gt;&lt;/td&gt;&lt;td&gt;&lt;/td&gt;&lt;td&gt;&lt;/td&gt;&lt;td&gt;-1.50&lt;sup&gt;**&lt;/sup&gt;&lt;/td&gt;&lt;td&gt;&lt;/t</w:t>
      </w:r>
      <w:r>
        <w:rPr>
          <w:rStyle w:val="VerbatimChar"/>
        </w:rPr>
        <w:t>d&gt;&lt;td&gt;&lt;/td&gt;&lt;td&gt;&lt;/td&gt;&lt;td&gt;-1.89&lt;sup&gt;**&lt;/sup&gt;&lt;/td&gt;&lt;td&gt;&lt;/td&gt;&lt;td&gt;&lt;/td&gt;&lt;td&gt;&lt;/td&gt;&lt;td&gt;-15.87&lt;/td&gt;&lt;td&gt;&lt;/td&gt;&lt;td&gt;&lt;/td&gt;&lt;td&gt;&lt;/td&gt;&lt;td&gt;-16.12&lt;/td&gt;&lt;td&gt;&lt;/td&gt;&lt;td&gt;&lt;/td&gt;&lt;td&gt;&lt;/td&gt;&lt;td&gt;-16.10&lt;/td&gt;&lt;td&gt;&lt;/td&gt;&lt;/tr&gt;</w:t>
      </w:r>
      <w:r>
        <w:br/>
      </w:r>
      <w:r>
        <w:rPr>
          <w:rStyle w:val="VerbatimChar"/>
        </w:rPr>
        <w:t>## &lt;tr&gt;&lt;td style="text-align:left"&gt;&lt;/td&gt;&lt;td&gt;&lt;/td&gt;&lt;td&gt;&lt;/td&gt;&lt;td&gt;(1.27)</w:t>
      </w:r>
      <w:r>
        <w:rPr>
          <w:rStyle w:val="VerbatimChar"/>
        </w:rPr>
        <w:t>&lt;/td&gt;&lt;td&gt;&lt;/td&gt;&lt;td&gt;&lt;/td&gt;&lt;td&gt;&lt;/td&gt;&lt;td&gt;(1,829.36)&lt;/td&gt;&lt;td&gt;&lt;/td&gt;&lt;td&gt;&lt;/td&gt;&lt;td&gt;&lt;/td&gt;&lt;td&gt;(0.77)&lt;/td&gt;&lt;td&gt;&lt;/td&gt;&lt;td&gt;&lt;/td&gt;&lt;td&gt;&lt;/td&gt;&lt;td&gt;(0.73)&lt;/td&gt;&lt;td&gt;&lt;/td&gt;&lt;td&gt;&lt;/td&gt;&lt;td&gt;&lt;/td&gt;&lt;td&gt;(0.85)&lt;/td&gt;&lt;td&gt;&lt;/td&gt;&lt;td&gt;&lt;/td&gt;&lt;td&gt;&lt;/td&gt;&lt;td&gt;(2,808.33)&lt;/td&gt;&lt;td&gt;&lt;/td&gt;&lt;td&gt;&lt;/td&gt;&lt;td&gt;&lt;/td&gt;&lt;td&gt;(4</w:t>
      </w:r>
      <w:r>
        <w:rPr>
          <w:rStyle w:val="VerbatimChar"/>
        </w:rPr>
        <w:t>,724.35)&lt;/td&gt;&lt;td&gt;&lt;/td&gt;&lt;td&gt;&lt;/td&gt;&lt;td&gt;&lt;/td&gt;&lt;td&gt;(4,908.06)&lt;/td&gt;&lt;td&gt;&lt;/td&gt;&lt;/tr&gt;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style="text-align:left"&gt;Occupation_pereSans activité profes&lt;/td&gt;&lt;td&gt;&lt;/td&gt;&lt;td&gt;&lt;/td&gt;&lt;td&gt;0.51&lt;/t</w:t>
      </w:r>
      <w:r>
        <w:rPr>
          <w:rStyle w:val="VerbatimChar"/>
        </w:rPr>
        <w:t>d&gt;&lt;td&gt;&lt;/td&gt;&lt;td&gt;&lt;/td&gt;&lt;td&gt;&lt;/td&gt;&lt;td&gt;-15.95&lt;/td&gt;&lt;td&gt;&lt;/td&gt;&lt;td&gt;&lt;/td&gt;&lt;td&gt;&lt;/td&gt;&lt;td&gt;-0.50&lt;/td&gt;&lt;td&gt;&lt;/td&gt;&lt;td&gt;&lt;/td&gt;&lt;td&gt;&lt;/td&gt;&lt;td&gt;-0.68&lt;/td&gt;&lt;td&gt;&lt;/td&gt;&lt;td&gt;&lt;/td&gt;&lt;td&gt;&lt;/td&gt;&lt;td&gt;-1.99&lt;sup&gt;**&lt;/sup&gt;&lt;/td&gt;&lt;td&gt;&lt;/td&gt;&lt;td&gt;&lt;/td&gt;&lt;td&gt;&lt;/td&gt;&lt;td&gt;-0.15&lt;/td&gt;&lt;td&gt;&lt;/td&gt;&lt;td&gt;&lt;/td&gt;&lt;td&gt;&lt;/td&gt;&lt;td&gt;-0.5</w:t>
      </w:r>
      <w:r>
        <w:rPr>
          <w:rStyle w:val="VerbatimChar"/>
        </w:rPr>
        <w:t>3&lt;/td&gt;&lt;td&gt;&lt;/td&gt;&lt;td&gt;&lt;/td&gt;&lt;td&gt;&lt;/td&gt;&lt;td&gt;0.02&lt;/td&gt;&lt;td&gt;&lt;/td&gt;&lt;/tr&gt;</w:t>
      </w:r>
      <w:r>
        <w:br/>
      </w:r>
      <w:r>
        <w:rPr>
          <w:rStyle w:val="VerbatimChar"/>
        </w:rPr>
        <w:t>## &lt;tr&gt;&lt;td style="text-align:left"&gt;&lt;/td&gt;&lt;td&gt;&lt;/td&gt;&lt;td&gt;&lt;/td&gt;&lt;td&gt;(1.65)&lt;/td&gt;&lt;td&gt;&lt;/td&gt;&lt;td&gt;&lt;/td&gt;&lt;td&gt;&lt;/td&gt;&lt;td&gt;(1,829.36)&lt;/td&gt;&lt;td&gt;&lt;/td&gt;&lt;td&gt;&lt;/td&gt;&lt;td&gt;&lt;/td&gt;&lt;td&gt;(0.94)&lt;/td&gt;&lt;td&gt;&lt;/td&gt;&lt;td&gt;&lt;/td&gt;&lt;td&gt;&lt;/td&gt;&lt;td&gt;(0.</w:t>
      </w:r>
      <w:r>
        <w:rPr>
          <w:rStyle w:val="VerbatimChar"/>
        </w:rPr>
        <w:t>91)&lt;/td&gt;&lt;td&gt;&lt;/td&gt;&lt;td&gt;&lt;/td&gt;&lt;td&gt;&lt;/td&gt;&lt;td&gt;(1.01)&lt;/td&gt;&lt;td&gt;&lt;/td&gt;&lt;td&gt;&lt;/td&gt;&lt;td&gt;&lt;/td&gt;&lt;td&gt;(3,823.90)&lt;/td&gt;&lt;td&gt;&lt;/td&gt;&lt;td&gt;&lt;/td&gt;&lt;td&gt;&lt;/td&gt;&lt;td&gt;(6,445.63)&lt;/td&gt;&lt;td&gt;&lt;/td&gt;&lt;td&gt;&lt;/td&gt;&lt;td&gt;&lt;/td&gt;&lt;td&gt;(6,488.31)&lt;/td&gt;&lt;td&gt;&lt;/td&gt;&lt;/tr&gt;</w:t>
      </w:r>
      <w:r>
        <w:br/>
      </w:r>
      <w:r>
        <w:rPr>
          <w:rStyle w:val="VerbatimChar"/>
        </w:rPr>
        <w:t>## &lt;tr&gt;&lt;td style="text-align:left"&gt;&lt;/td&gt;&lt;td&gt;&lt;/td&gt;&lt;td&gt;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&gt;&lt;td&gt;&lt;/td&gt;&lt;td&gt;&lt;/td&gt;&lt;/tr&gt;</w:t>
      </w:r>
      <w:r>
        <w:br/>
      </w:r>
      <w:r>
        <w:rPr>
          <w:rStyle w:val="VerbatimChar"/>
        </w:rPr>
        <w:t>## &lt;tr&gt;&lt;td style="text-align:left"&gt;Suivre_activité_amis_et_familleOui&lt;/td&gt;&lt;td&gt;&lt;/td&gt;&lt;td&gt;&lt;/td&gt;&lt;td&gt;&lt;/td&gt;&lt;td&gt;0.11&lt;/td&gt;&lt;td&gt;&lt;/td&gt;&lt;td&gt;&lt;/td&gt;&lt;td&gt;&lt;/td&gt;&lt;td&gt;0.39&lt;/td&gt;&lt;td&gt;&lt;/td&gt;&lt;td&gt;&lt;/td&gt;&lt;td&gt;&lt;/td&gt;&lt;td&gt;0.30&lt;/td&gt;&lt;td&gt;&lt;/td&gt;&lt;td&gt;&lt;/td&gt;&lt;td&gt;&lt;/td&gt;&lt;td&gt;-0.15&lt;</w:t>
      </w:r>
      <w:r>
        <w:rPr>
          <w:rStyle w:val="VerbatimChar"/>
        </w:rPr>
        <w:t>/td&gt;&lt;td&gt;&lt;/td&gt;&lt;td&gt;&lt;/td&gt;&lt;td&gt;&lt;/td&gt;&lt;td&gt;0.00&lt;/td&gt;&lt;td&gt;&lt;/td&gt;&lt;td&gt;&lt;/td&gt;&lt;td&gt;&lt;/td&gt;&lt;td&gt;0.04&lt;/td&gt;&lt;td&gt;&lt;/td&gt;&lt;td&gt;&lt;/td&gt;&lt;td&gt;&lt;/td&gt;&lt;td&gt;0.59&lt;/td&gt;&lt;td&gt;&lt;/td&gt;&lt;td&gt;&lt;/td&gt;&lt;td&gt;&lt;/td&gt;&lt;td&gt;0.84&lt;/td&gt;&lt;/tr&gt;</w:t>
      </w:r>
      <w:r>
        <w:br/>
      </w:r>
      <w:r>
        <w:rPr>
          <w:rStyle w:val="VerbatimChar"/>
        </w:rPr>
        <w:t>## &lt;tr&gt;&lt;td style="text-align:left"&gt;&lt;/td&gt;&lt;td&gt;&lt;/td&gt;&lt;td&gt;&lt;/td&gt;&lt;td&gt;&lt;/td&gt;&lt;td&gt;(0.29)&lt;/td&gt;&lt;td&gt;</w:t>
      </w:r>
      <w:r>
        <w:rPr>
          <w:rStyle w:val="VerbatimChar"/>
        </w:rPr>
        <w:t>&lt;/td&gt;&lt;td&gt;&lt;/td&gt;&lt;td&gt;&lt;/td&gt;&lt;td&gt;(0.33)&lt;/td&gt;&lt;td&gt;&lt;/td&gt;&lt;td&gt;&lt;/td&gt;&lt;td&gt;&lt;/td&gt;&lt;td&gt;(0.22)&lt;/td&gt;&lt;td&gt;&lt;/td&gt;&lt;td&gt;&lt;/td&gt;&lt;td&gt;&lt;/td&gt;&lt;td&gt;(0.24)&lt;/td&gt;&lt;td&gt;&lt;/td&gt;&lt;td&gt;&lt;/td&gt;&lt;td&gt;&lt;/td&gt;&lt;td&gt;(0.22)&lt;/td&gt;&lt;td&gt;&lt;/td&gt;&lt;td&gt;&lt;/td&gt;&lt;td&gt;&lt;/td&gt;&lt;td&gt;(0.62)&lt;/td&gt;&lt;td&gt;&lt;/td&gt;&lt;td&gt;&lt;/td&gt;&lt;td&gt;&lt;/td&gt;&lt;td&gt;(0.65)&lt;/td&gt;&lt;td&gt;&lt;/td</w:t>
      </w:r>
      <w:r>
        <w:rPr>
          <w:rStyle w:val="VerbatimChar"/>
        </w:rPr>
        <w:t>&gt;&lt;td&gt;&lt;/td&gt;&lt;td&gt;&lt;/td&gt;&lt;td&gt;(0.52)&lt;/td&gt;&lt;/tr&gt;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w:t>
      </w:r>
      <w:r>
        <w:rPr>
          <w:rStyle w:val="VerbatimChar"/>
        </w:rPr>
        <w:t>/td&gt;&lt;td&gt;&lt;/td&gt;&lt;td&gt;&lt;/td&gt;&lt;td&gt;&lt;/td&gt;&lt;td&gt;&lt;/td&gt;&lt;td&gt;&lt;/td&gt;&lt;td&gt;&lt;/td&gt;&lt;td&gt;&lt;/td&gt;&lt;td&gt;&lt;/td&gt;&lt;td&gt;&lt;/td&gt;&lt;td&gt;&lt;/td&gt;&lt;td&gt;&lt;/td&gt;&lt;td&gt;&lt;/td&gt;&lt;/tr&gt;</w:t>
      </w:r>
      <w:r>
        <w:br/>
      </w:r>
      <w:r>
        <w:rPr>
          <w:rStyle w:val="VerbatimChar"/>
        </w:rPr>
        <w:t>## &lt;tr&gt;&lt;td style="text-align:left"&gt;Communiquer_amis_et_familleOui&lt;/td&gt;&lt;td&gt;&lt;/td&gt;&lt;td&gt;&lt;/td&gt;&lt;td&gt;&lt;/td&gt;&lt;td&gt;0.30&lt;/td&gt;&lt;td&gt;&lt;/td&gt;&lt;td&gt;&lt;/td&gt;&lt;td&gt;&lt;/td&gt;&lt;</w:t>
      </w:r>
      <w:r>
        <w:rPr>
          <w:rStyle w:val="VerbatimChar"/>
        </w:rPr>
        <w:t>td&gt;0.21&lt;/td&gt;&lt;td&gt;&lt;/td&gt;&lt;td&gt;&lt;/td&gt;&lt;td&gt;&lt;/td&gt;&lt;td&gt;-0.19&lt;/td&gt;&lt;td&gt;&lt;/td&gt;&lt;td&gt;&lt;/td&gt;&lt;td&gt;&lt;/td&gt;&lt;td&gt;-0.12&lt;/td&gt;&lt;td&gt;&lt;/td&gt;&lt;td&gt;&lt;/td&gt;&lt;td&gt;&lt;/td&gt;&lt;td&gt;-0.48&lt;sup&gt;**&lt;/sup&gt;&lt;/td&gt;&lt;td&gt;&lt;/td&gt;&lt;td&gt;&lt;/td&gt;&lt;td&gt;&lt;/td&gt;&lt;td&gt;1.47&lt;sup&gt;***&lt;/sup&gt;&lt;/td&gt;&lt;td&gt;&lt;/td&gt;&lt;td&gt;&lt;/td&gt;&lt;td&gt;&lt;/td&gt;&lt;td&gt;0.14&lt;/td&gt;&lt;td&gt;&lt;/td&gt;&lt;td&gt;&lt;</w:t>
      </w:r>
      <w:r>
        <w:rPr>
          <w:rStyle w:val="VerbatimChar"/>
        </w:rPr>
        <w:t>/td&gt;&lt;td&gt;&lt;/td&gt;&lt;td&gt;0.51&lt;/td&gt;&lt;/tr&gt;</w:t>
      </w:r>
      <w:r>
        <w:br/>
      </w:r>
      <w:r>
        <w:rPr>
          <w:rStyle w:val="VerbatimChar"/>
        </w:rPr>
        <w:t>## &lt;tr&gt;&lt;td style="text-align:left"&gt;&lt;/td&gt;&lt;td&gt;&lt;/td&gt;&lt;td&gt;&lt;/td&gt;&lt;td&gt;&lt;/td&gt;&lt;td&gt;(0.28)&lt;/td&gt;&lt;td&gt;&lt;/td&gt;&lt;td&gt;&lt;/td&gt;&lt;td&gt;&lt;/td&gt;&lt;td&gt;(0.35)&lt;/td&gt;&lt;td&gt;&lt;/td&gt;&lt;td&gt;&lt;/td&gt;&lt;td&gt;&lt;/td&gt;&lt;td&gt;(0.22)&lt;/td&gt;&lt;td&gt;&lt;/td&gt;&lt;td&gt;&lt;/td&gt;&lt;td&gt;&lt;/td&gt;&lt;td&gt;(0.24)&lt;/td&gt;&lt;td&gt;&lt;/td&gt;&lt;td&gt;&lt;/t</w:t>
      </w:r>
      <w:r>
        <w:rPr>
          <w:rStyle w:val="VerbatimChar"/>
        </w:rPr>
        <w:t>d&gt;&lt;td&gt;&lt;/td&gt;&lt;td&gt;(0.22)&lt;/td&gt;&lt;td&gt;&lt;/td&gt;&lt;td&gt;&lt;/td&gt;&lt;td&gt;&lt;/td&gt;&lt;td&gt;(0.54)&lt;/td&gt;&lt;td&gt;&lt;/td&gt;&lt;td&gt;&lt;/td&gt;&lt;td&gt;&lt;/td&gt;&lt;td&gt;(0.70)&lt;/td&gt;&lt;td&gt;&lt;/td&gt;&lt;td&gt;&lt;/td&gt;&lt;td&gt;&lt;/td&gt;&lt;td&gt;(0.53)&lt;/td&gt;&lt;/tr&gt;</w:t>
      </w:r>
      <w:r>
        <w:br/>
      </w:r>
      <w:r>
        <w:rPr>
          <w:rStyle w:val="VerbatimChar"/>
        </w:rPr>
        <w:t>## &lt;tr&gt;&lt;td style="text-align:left"&gt;&lt;/td&gt;&lt;td&gt;&lt;/td&gt;&lt;td&gt;&lt;/td&gt;&lt;td&gt;&lt;/td&gt;&lt;td&gt;&lt;/td&gt;&lt;td&gt;&lt;/td&gt;&lt;td&gt;&lt;/td&gt;&lt;td&gt;</w:t>
      </w:r>
      <w:r>
        <w:rPr>
          <w:rStyle w:val="VerbatimChar"/>
        </w:rPr>
        <w: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w:t>
      </w:r>
      <w:r>
        <w:rPr>
          <w:rStyle w:val="VerbatimChar"/>
        </w:rPr>
        <w:t>xt-align:left"&gt;Partager_propre_matériel_avec_prochesOui&lt;/td&gt;&lt;td&gt;&lt;/td&gt;&lt;td&gt;&lt;/td&gt;&lt;td&gt;&lt;/td&gt;&lt;td&gt;0.51&lt;sup&gt;*&lt;/sup&gt;&lt;/td&gt;&lt;td&gt;&lt;/td&gt;&lt;td&gt;&lt;/td&gt;&lt;td&gt;&lt;/td&gt;&lt;td&gt;0.09&lt;/td&gt;&lt;td&gt;&lt;/td&gt;&lt;td&gt;&lt;/td&gt;&lt;td&gt;&lt;/td&gt;&lt;td&gt;-0.06&lt;/td&gt;&lt;td&gt;&lt;/td&gt;&lt;td&gt;&lt;/td&gt;&lt;td&gt;&lt;/td&gt;&lt;td&gt;-0.02&lt;/td&gt;&lt;td&gt;&lt;/td&gt;&lt;td&gt;&lt;/td&gt;&lt;td&gt;</w:t>
      </w:r>
      <w:r>
        <w:rPr>
          <w:rStyle w:val="VerbatimChar"/>
        </w:rPr>
        <w:t>&lt;/td&gt;&lt;td&gt;0.30&lt;/td&gt;&lt;td&gt;&lt;/td&gt;&lt;td&gt;&lt;/td&gt;&lt;td&gt;&lt;/td&gt;&lt;td&gt;-0.16&lt;/td&gt;&lt;td&gt;&lt;/td&gt;&lt;td&gt;&lt;/td&gt;&lt;td&gt;&lt;/td&gt;&lt;td&gt;0.16&lt;/td&gt;&lt;td&gt;&lt;/td&gt;&lt;td&gt;&lt;/td&gt;&lt;td&gt;&lt;/td&gt;&lt;td&gt;-0.45&lt;/td&gt;&lt;/tr&gt;</w:t>
      </w:r>
      <w:r>
        <w:br/>
      </w:r>
      <w:r>
        <w:rPr>
          <w:rStyle w:val="VerbatimChar"/>
        </w:rPr>
        <w:t>## &lt;tr&gt;&lt;td style="text-align:left"&gt;&lt;/td&gt;&lt;td&gt;&lt;/td&gt;&lt;td&gt;&lt;/td&gt;&lt;td&gt;&lt;/td&gt;&lt;td&gt;(0.28)&lt;/td&gt;&lt;td&gt;&lt;/td&gt;&lt;td&gt;&lt;/td&gt;&lt;td&gt;&lt;/td&gt;&lt;</w:t>
      </w:r>
      <w:r>
        <w:rPr>
          <w:rStyle w:val="VerbatimChar"/>
        </w:rPr>
        <w:t>td&gt;(0.33)&lt;/td&gt;&lt;td&gt;&lt;/td&gt;&lt;td&gt;&lt;/td&gt;&lt;td&gt;&lt;/td&gt;&lt;td&gt;(0.19)&lt;/td&gt;&lt;td&gt;&lt;/td&gt;&lt;td&gt;&lt;/td&gt;&lt;td&gt;&lt;/td&gt;&lt;td&gt;(0.21)&lt;/td&gt;&lt;td&gt;&lt;/td&gt;&lt;td&gt;&lt;/td&gt;&lt;td&gt;&lt;/td&gt;&lt;td&gt;(0.19)&lt;/td&gt;&lt;td&gt;&lt;/td&gt;&lt;td&gt;&lt;/td&gt;&lt;td&gt;&lt;/td&gt;&lt;td&gt;(0.57)&lt;/td&gt;&lt;td&gt;&lt;/td&gt;&lt;td&gt;&lt;/td&gt;&lt;td&gt;&lt;/td&gt;&lt;td&gt;(0.66)&lt;/td&gt;&lt;td&gt;&lt;/td&gt;&lt;td&gt;&lt;/td&gt;&lt;td&gt;&lt;/td&gt;&lt;td&gt;(</w:t>
      </w:r>
      <w:r>
        <w:rPr>
          <w:rStyle w:val="VerbatimChar"/>
        </w:rPr>
        <w:t>0.50)&lt;/td&gt;&lt;/tr&gt;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d&gt;&lt;/td&gt;&lt;td&gt;&lt;/td&gt;&lt;td&gt;&lt;/td&gt;&lt;td&gt;&lt;/td&gt;&lt;td&gt;&lt;/td&gt;&lt;td&gt;&lt;/td&gt;&lt;td&gt;&lt;/td&gt;&lt;td&gt;&lt;/td&gt;&lt;td&gt;&lt;/td&gt;&lt;td&gt;&lt;/td&gt;&lt;/tr&gt;</w:t>
      </w:r>
      <w:r>
        <w:br/>
      </w:r>
      <w:r>
        <w:rPr>
          <w:rStyle w:val="VerbatimChar"/>
        </w:rPr>
        <w:t>## &lt;tr&gt;&lt;td style="text-align:left"&gt;Partager_propre_matériel_publiquementOui&lt;/td&gt;&lt;td&gt;&lt;/td&gt;&lt;td&gt;&lt;/td&gt;&lt;td&gt;&lt;/td&gt;&lt;td&gt;-0.27&lt;/td&gt;&lt;td&gt;&lt;/td&gt;&lt;td&gt;&lt;/td&gt;&lt;td&gt;&lt;/td&gt;&lt;td&gt;0.20&lt;/td&gt;&lt;</w:t>
      </w:r>
      <w:r>
        <w:rPr>
          <w:rStyle w:val="VerbatimChar"/>
        </w:rPr>
        <w:t>td&gt;&lt;/td&gt;&lt;td&gt;&lt;/td&gt;&lt;td&gt;&lt;/td&gt;&lt;td&gt;0.05&lt;/td&gt;&lt;td&gt;&lt;/td&gt;&lt;td&gt;&lt;/td&gt;&lt;td&gt;&lt;/td&gt;&lt;td&gt;0.45&lt;sup&gt;**&lt;/sup&gt;&lt;/td&gt;&lt;td&gt;&lt;/td&gt;&lt;td&gt;&lt;/td&gt;&lt;td&gt;&lt;/td&gt;&lt;td&gt;-0.07&lt;/td&gt;&lt;td&gt;&lt;/td&gt;&lt;td&gt;&lt;/td&gt;&lt;td&gt;&lt;/td&gt;&lt;td&gt;-0.23&lt;/td&gt;&lt;td&gt;&lt;/td&gt;&lt;td&gt;&lt;/td&gt;&lt;td&gt;&lt;/td&gt;&lt;td&gt;-0.22&lt;/td&gt;&lt;td&gt;&lt;/td&gt;&lt;td&gt;&lt;/td&gt;&lt;td&gt;&lt;/td&gt;&lt;td&gt;-0.37&lt;/td&gt;</w:t>
      </w:r>
      <w:r>
        <w:rPr>
          <w:rStyle w:val="VerbatimChar"/>
        </w:rPr>
        <w:t>&lt;/tr&gt;</w:t>
      </w:r>
      <w:r>
        <w:br/>
      </w:r>
      <w:r>
        <w:rPr>
          <w:rStyle w:val="VerbatimChar"/>
        </w:rPr>
        <w:t>## &lt;tr&gt;&lt;td style="text-align:left"&gt;&lt;/td&gt;&lt;td&gt;&lt;/td&gt;&lt;td&gt;&lt;/td&gt;&lt;td&gt;&lt;/td&gt;&lt;td&gt;(0.28)&lt;/td&gt;&lt;td&gt;&lt;/td&gt;&lt;td&gt;&lt;/td&gt;&lt;td&gt;&lt;/td&gt;&lt;td&gt;(0.36)&lt;/td&gt;&lt;td&gt;&lt;/td&gt;&lt;td&gt;&lt;/td&gt;&lt;td&gt;&lt;/td&gt;&lt;td&gt;(0.20)&lt;/td&gt;&lt;td&gt;&lt;/td&gt;&lt;td&gt;&lt;/td&gt;&lt;td&gt;&lt;/td&gt;&lt;td&gt;(0.22)&lt;/td&gt;&lt;td&gt;&lt;/td&gt;&lt;td&gt;&lt;/td&gt;&lt;td&gt;&lt;/td&gt;&lt;td&gt;(0.20)&lt;/td&gt;</w:t>
      </w:r>
      <w:r>
        <w:rPr>
          <w:rStyle w:val="VerbatimChar"/>
        </w:rPr>
        <w:t>&lt;td&gt;&lt;/td&gt;&lt;td&gt;&lt;/td&gt;&lt;td&gt;&lt;/td&gt;&lt;td&gt;(0.60)&lt;/td&gt;&lt;td&gt;&lt;/td&gt;&lt;td&gt;&lt;/td&gt;&lt;td&gt;&lt;/td&gt;&lt;td&gt;(0.66)&lt;/td&gt;&lt;td&gt;&lt;/td&gt;&lt;td&gt;&lt;/td&gt;&lt;td&gt;&lt;/td&gt;&lt;td&gt;(0.50)&lt;/td&gt;&lt;/tr&gt;</w:t>
      </w:r>
      <w:r>
        <w:br/>
      </w:r>
      <w:r>
        <w:rPr>
          <w:rStyle w:val="VerbatimChar"/>
        </w:rPr>
        <w:t>## &lt;tr&gt;&lt;td style="text-align:left"&gt;&lt;/td&gt;&lt;td&gt;&lt;/td&gt;&lt;td&gt;&lt;/td&gt;&lt;td&gt;&lt;/td&gt;&lt;td&gt;&lt;/td&gt;&lt;td&gt;&lt;/td&gt;&lt;td&gt;&lt;/td&gt;&lt;td&gt;&lt;/td&gt;&lt;td&gt;&lt;/td&gt;&lt;td&gt;&lt;/td&gt;&lt;td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style="text-align:left"&gt;Suivre_actu</w:t>
      </w:r>
      <w:r>
        <w:rPr>
          <w:rStyle w:val="VerbatimChar"/>
        </w:rPr>
        <w:t>alités_sur_RSMOui&lt;/td&gt;&lt;td&gt;&lt;/td&gt;&lt;td&gt;&lt;/td&gt;&lt;td&gt;&lt;/td&gt;&lt;td&gt;-0.10&lt;/td&gt;&lt;td&gt;&lt;/td&gt;&lt;td&gt;&lt;/td&gt;&lt;td&gt;&lt;/td&gt;&lt;td&gt;-0.21&lt;/td&gt;&lt;td&gt;&lt;/td&gt;&lt;td&gt;&lt;/td&gt;&lt;td&gt;&lt;/td&gt;&lt;td&gt;-0.01&lt;/td&gt;&lt;td&gt;&lt;/td&gt;&lt;td&gt;&lt;/td&gt;&lt;td&gt;&lt;/td&gt;&lt;td&gt;-0.31&lt;/td&gt;&lt;td&gt;&lt;/td&gt;&lt;td&gt;&lt;/td&gt;&lt;td&gt;&lt;/td&gt;&lt;td&gt;0.08&lt;/td&gt;&lt;td&gt;&lt;/td&gt;&lt;td&gt;&lt;/td&gt;&lt;td&gt;&lt;/td&gt;&lt;td</w:t>
      </w:r>
      <w:r>
        <w:rPr>
          <w:rStyle w:val="VerbatimChar"/>
        </w:rPr>
        <w:t>&gt;0.12&lt;/td&gt;&lt;td&gt;&lt;/td&gt;&lt;td&gt;&lt;/td&gt;&lt;td&gt;&lt;/td&gt;&lt;td&gt;0.48&lt;/td&gt;&lt;td&gt;&lt;/td&gt;&lt;td&gt;&lt;/td&gt;&lt;td&gt;&lt;/td&gt;&lt;td&gt;0.44&lt;/td&gt;&lt;/tr&gt;</w:t>
      </w:r>
      <w:r>
        <w:br/>
      </w:r>
      <w:r>
        <w:rPr>
          <w:rStyle w:val="VerbatimChar"/>
        </w:rPr>
        <w:t>## &lt;tr&gt;&lt;td style="text-align:left"&gt;&lt;/td&gt;&lt;td&gt;&lt;/td&gt;&lt;td&gt;&lt;/td&gt;&lt;td&gt;&lt;/td&gt;&lt;td&gt;(0.24)&lt;/td&gt;&lt;td&gt;&lt;/td&gt;&lt;td&gt;&lt;/td&gt;&lt;td&gt;&lt;/td&gt;&lt;td&gt;(0.29)&lt;/td&gt;&lt;td&gt;&lt;/td&gt;&lt;td&gt;&lt;/td&gt;&lt;td&gt;&lt;/td&gt;&lt;td&gt;(0.17</w:t>
      </w:r>
      <w:r>
        <w:rPr>
          <w:rStyle w:val="VerbatimChar"/>
        </w:rPr>
        <w:t>)&lt;/td&gt;&lt;td&gt;&lt;/td&gt;&lt;td&gt;&lt;/td&gt;&lt;td&gt;&lt;/td&gt;&lt;td&gt;(0.19)&lt;/td&gt;&lt;td&gt;&lt;/td&gt;&lt;td&gt;&lt;/td&gt;&lt;td&gt;&lt;/td&gt;&lt;td&gt;(0.17)&lt;/td&gt;&lt;td&gt;&lt;/td&gt;&lt;td&gt;&lt;/td&gt;&lt;td&gt;&lt;/td&gt;&lt;td&gt;(0.55)&lt;/td&gt;&lt;td&gt;&lt;/td&gt;&lt;td&gt;&lt;/td&gt;&lt;td&gt;&lt;/td&gt;&lt;td&gt;(0.63)&lt;/td&gt;&lt;td&gt;&lt;/td&gt;&lt;td&gt;&lt;/td&gt;&lt;td&gt;&lt;/td&gt;&lt;td&gt;(0.50)&lt;/td&gt;&lt;/tr&gt;</w:t>
      </w:r>
      <w:r>
        <w:br/>
      </w:r>
      <w:r>
        <w:rPr>
          <w:rStyle w:val="VerbatimChar"/>
        </w:rPr>
        <w:t>## &lt;tr&gt;&lt;td style="text-align:left"</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d&gt;&lt;td&gt;&lt;/td&gt;&lt;td&gt;&lt;/td&gt;&lt;td&gt;&lt;/td&gt;&lt;td&gt;&lt;/td&gt;&lt;/tr&gt;</w:t>
      </w:r>
      <w:r>
        <w:br/>
      </w:r>
      <w:r>
        <w:rPr>
          <w:rStyle w:val="VerbatimChar"/>
        </w:rPr>
        <w:t>## &lt;tr&gt;&lt;td style="text-align:left"&gt;Prendre_connaissance_programmes_gouvOui&lt;/td&gt;&lt;td&gt;&lt;/td&gt;&lt;td&gt;&lt;/td&gt;&lt;td&gt;&lt;/td&gt;&lt;td&gt;-0.23&lt;/td&gt;&lt;td&gt;&lt;/td&gt;&lt;td&gt;&lt;/td&gt;&lt;td&gt;&lt;/td&gt;&lt;td&gt;0.56&lt;/td&gt;&lt;td&gt;&lt;/td&gt;&lt;td&gt;&lt;/td&gt;&lt;td&gt;&lt;/td&gt;&lt;td&gt;-0.24&lt;/td&gt;&lt;td&gt;&lt;/td&gt;&lt;t</w:t>
      </w:r>
      <w:r>
        <w:rPr>
          <w:rStyle w:val="VerbatimChar"/>
        </w:rPr>
        <w:t>d&gt;&lt;/td&gt;&lt;td&gt;&lt;/td&gt;&lt;td&gt;-0.13&lt;/td&gt;&lt;td&gt;&lt;/td&gt;&lt;td&gt;&lt;/td&gt;&lt;td&gt;&lt;/td&gt;&lt;td&gt;-0.42&lt;sup&gt;*&lt;/sup&gt;&lt;/td&gt;&lt;td&gt;&lt;/td&gt;&lt;td&gt;&lt;/td&gt;&lt;td&gt;&lt;/td&gt;&lt;td&gt;-0.52&lt;/td&gt;&lt;td&gt;&lt;/td&gt;&lt;td&gt;&lt;/td&gt;&lt;td&gt;&lt;/td&gt;&lt;td&gt;-0.86&lt;/td&gt;&lt;td&gt;&lt;/td&gt;&lt;td&gt;&lt;/td&gt;&lt;td&gt;&lt;/td&gt;&lt;td&gt;-0.89&lt;/td&gt;&lt;/tr&gt;</w:t>
      </w:r>
      <w:r>
        <w:br/>
      </w:r>
      <w:r>
        <w:rPr>
          <w:rStyle w:val="VerbatimChar"/>
        </w:rPr>
        <w:t>## &lt;tr&gt;&lt;td style="text-align:left"&gt;&lt;/td&gt;&lt;td&gt;</w:t>
      </w:r>
      <w:r>
        <w:rPr>
          <w:rStyle w:val="VerbatimChar"/>
        </w:rPr>
        <w:t>&lt;/td&gt;&lt;td&gt;&lt;/td&gt;&lt;td&gt;&lt;/td&gt;&lt;td&gt;(0.35)&lt;/td&gt;&lt;td&gt;&lt;/td&gt;&lt;td&gt;&lt;/td&gt;&lt;td&gt;&lt;/td&gt;&lt;td&gt;(0.51)&lt;/td&gt;&lt;td&gt;&lt;/td&gt;&lt;td&gt;&lt;/td&gt;&lt;td&gt;&lt;/td&gt;&lt;td&gt;(0.24)&lt;/td&gt;&lt;td&gt;&lt;/td&gt;&lt;td&gt;&lt;/td&gt;&lt;td&gt;&lt;/td&gt;&lt;td&gt;(0.29)&lt;/td&gt;&lt;td&gt;&lt;/td&gt;&lt;td&gt;&lt;/td&gt;&lt;td&gt;&lt;/td&gt;&lt;td&gt;(0.25)&lt;/td&gt;&lt;td&gt;&lt;/td&gt;&lt;td&gt;&lt;/td&gt;&lt;td&gt;&lt;/td&gt;&lt;td&gt;(0.72)&lt;/td&gt;&lt;td&gt;&lt;/td</w:t>
      </w:r>
      <w:r>
        <w:rPr>
          <w:rStyle w:val="VerbatimChar"/>
        </w:rPr>
        <w:t>&gt;&lt;td&gt;&lt;/td&gt;&lt;td&gt;&lt;/td&gt;&lt;td&gt;(0.77)&lt;/td&gt;&lt;td&gt;&lt;/td&gt;&lt;td&gt;&lt;/td&gt;&lt;td&gt;&lt;/td&gt;&lt;td&gt;(0.60)&lt;/td&gt;&lt;/tr&gt;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style="text-align:left"&gt;Rechercher_information_generaleOui&lt;/td&gt;&lt;td&gt;&lt;/td&gt;&lt;td&gt;&lt;/td&gt;&lt;td&gt;</w:t>
      </w:r>
      <w:r>
        <w:rPr>
          <w:rStyle w:val="VerbatimChar"/>
        </w:rPr>
        <w:t>&lt;/td&gt;&lt;td&gt;0.30&lt;/td&gt;&lt;td&gt;&lt;/td&gt;&lt;td&gt;&lt;/td&gt;&lt;td&gt;&lt;/td&gt;&lt;td&gt;-0.06&lt;/td&gt;&lt;td&gt;&lt;/td&gt;&lt;td&gt;&lt;/td&gt;&lt;td&gt;&lt;/td&gt;&lt;td&gt;0.02&lt;/td&gt;&lt;td&gt;&lt;/td&gt;&lt;td&gt;&lt;/td&gt;&lt;td&gt;&lt;/td&gt;&lt;td&gt;-0.06&lt;/td&gt;&lt;td&gt;&lt;/td&gt;&lt;td&gt;&lt;/td&gt;&lt;td&gt;&lt;/td&gt;&lt;td&gt;-0.20&lt;/td&gt;&lt;td&gt;&lt;/td&gt;&lt;td&gt;&lt;/td&gt;&lt;td&gt;&lt;/td&gt;&lt;td&gt;0.62&lt;/td&gt;&lt;td&gt;&lt;/td&gt;&lt;td&gt;&lt;/td&gt;&lt;td&gt;&lt;/td&gt;&lt;td&gt;0.25</w:t>
      </w:r>
      <w:r>
        <w:rPr>
          <w:rStyle w:val="VerbatimChar"/>
        </w:rPr>
        <w:t>&lt;/td&gt;&lt;td&gt;&lt;/td&gt;&lt;td&gt;&lt;/td&gt;&lt;td&gt;&lt;/td&gt;&lt;td&gt;0.03&lt;/td&gt;&lt;/tr&gt;</w:t>
      </w:r>
      <w:r>
        <w:br/>
      </w:r>
      <w:r>
        <w:rPr>
          <w:rStyle w:val="VerbatimChar"/>
        </w:rPr>
        <w:t>## &lt;tr&gt;&lt;td style="text-align:left"&gt;&lt;/td&gt;&lt;td&gt;&lt;/td&gt;&lt;td&gt;&lt;/td&gt;&lt;td&gt;&lt;/td&gt;&lt;td&gt;(0.26)&lt;/td&gt;&lt;td&gt;&lt;/td&gt;&lt;td&gt;&lt;/td&gt;&lt;td&gt;&lt;/td&gt;&lt;td&gt;(0.31)&lt;/td&gt;&lt;td&gt;&lt;/td&gt;&lt;td&gt;&lt;/td&gt;&lt;td&gt;&lt;/td&gt;&lt;td&gt;(0.18)&lt;/td&gt;&lt;td&gt;&lt;/td&gt;&lt;td&gt;&lt;/td&gt;&lt;td&gt;&lt;/td&gt;&lt;td&gt;(0.21)&lt;/</w:t>
      </w:r>
      <w:r>
        <w:rPr>
          <w:rStyle w:val="VerbatimChar"/>
        </w:rPr>
        <w:t>td&gt;&lt;td&gt;&lt;/td&gt;&lt;td&gt;&lt;/td&gt;&lt;td&gt;&lt;/td&gt;&lt;td&gt;(0.18)&lt;/td&gt;&lt;td&gt;&lt;/td&gt;&lt;td&gt;&lt;/td&gt;&lt;td&gt;&lt;/td&gt;&lt;td&gt;(0.62)&lt;/td&gt;&lt;td&gt;&lt;/td&gt;&lt;td&gt;&lt;/td&gt;&lt;td&gt;&lt;/td&gt;&lt;td&gt;(0.67)&lt;/td&gt;&lt;td&gt;&lt;/td&gt;&lt;td&gt;&lt;/td&gt;&lt;td&gt;&lt;/td&gt;&lt;td&gt;(0.51)&lt;/td&gt;&lt;/tr&gt;</w:t>
      </w:r>
      <w:r>
        <w:br/>
      </w:r>
      <w:r>
        <w:rPr>
          <w:rStyle w:val="VerbatimChar"/>
        </w:rPr>
        <w:t>## &lt;tr&gt;&lt;td style="text-align:left"&gt;&lt;/td&gt;&lt;td&gt;&lt;/td&gt;&lt;td&gt;&lt;/td&gt;&lt;td&gt;&lt;/td&gt;&lt;td&gt;&lt;/td&gt;&lt;td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w:t>
      </w:r>
      <w:r>
        <w:rPr>
          <w:rStyle w:val="VerbatimChar"/>
        </w:rPr>
        <w:t># &lt;tr&gt;&lt;td style="text-align:left"&gt;Rechercher_info_importante_personnelleOui&lt;/td&gt;&lt;td&gt;&lt;/td&gt;&lt;td&gt;&lt;/td&gt;&lt;td&gt;&lt;/td&gt;&lt;td&gt;0.44&lt;/td&gt;&lt;td&gt;&lt;/td&gt;&lt;td&gt;&lt;/td&gt;&lt;td&gt;&lt;/td&gt;&lt;td&gt;0.49&lt;/td&gt;&lt;td&gt;&lt;/td&gt;&lt;td&gt;&lt;/td&gt;&lt;td&gt;&lt;/td&gt;&lt;td&gt;-0.12&lt;/td&gt;&lt;td&gt;&lt;/td&gt;&lt;td&gt;&lt;/td&gt;&lt;td&gt;&lt;/td&gt;&lt;td&gt;0.06&lt;/td&gt;&lt;td&gt;&lt;/td&gt;&lt;td&gt;&lt;/</w:t>
      </w:r>
      <w:r>
        <w:rPr>
          <w:rStyle w:val="VerbatimChar"/>
        </w:rPr>
        <w:t>td&gt;&lt;td&gt;&lt;/td&gt;&lt;td&gt;-0.14&lt;/td&gt;&lt;td&gt;&lt;/td&gt;&lt;td&gt;&lt;/td&gt;&lt;td&gt;&lt;/td&gt;&lt;td&gt;-0.50&lt;/td&gt;&lt;td&gt;&lt;/td&gt;&lt;td&gt;&lt;/td&gt;&lt;td&gt;&lt;/td&gt;&lt;td&gt;-0.20&lt;/td&gt;&lt;td&gt;&lt;/td&gt;&lt;td&gt;&lt;/td&gt;&lt;td&gt;&lt;/td&gt;&lt;td&gt;0.29&lt;/td&gt;&lt;/tr&gt;</w:t>
      </w:r>
      <w:r>
        <w:br/>
      </w:r>
      <w:r>
        <w:rPr>
          <w:rStyle w:val="VerbatimChar"/>
        </w:rPr>
        <w:t>## &lt;tr&gt;&lt;td style="text-align:left"&gt;&lt;/td&gt;&lt;td&gt;&lt;/td&gt;&lt;td&gt;&lt;/td&gt;&lt;td&gt;&lt;/td&gt;&lt;td&gt;(0.36)&lt;/td&gt;&lt;td&gt;&lt;/td&gt;&lt;td&gt;&lt;/td&gt;&lt;t</w:t>
      </w:r>
      <w:r>
        <w:rPr>
          <w:rStyle w:val="VerbatimChar"/>
        </w:rPr>
        <w:t>d&gt;&lt;/td&gt;&lt;td&gt;(0.45)&lt;/td&gt;&lt;td&gt;&lt;/td&gt;&lt;td&gt;&lt;/td&gt;&lt;td&gt;&lt;/td&gt;&lt;td&gt;(0.22)&lt;/td&gt;&lt;td&gt;&lt;/td&gt;&lt;td&gt;&lt;/td&gt;&lt;td&gt;&lt;/td&gt;&lt;td&gt;(0.25)&lt;/td&gt;&lt;td&gt;&lt;/td&gt;&lt;td&gt;&lt;/td&gt;&lt;td&gt;&lt;/td&gt;&lt;td&gt;(0.22)&lt;/td&gt;&lt;td&gt;&lt;/td&gt;&lt;td&gt;&lt;/td&gt;&lt;td&gt;&lt;/td&gt;&lt;td&gt;(0.65)&lt;/td&gt;&lt;td&gt;&lt;/td&gt;&lt;td&gt;&lt;/td&gt;&lt;td&gt;&lt;/td&gt;&lt;td&gt;(0.75)&lt;/td&gt;&lt;td&gt;&lt;/td&gt;&lt;td&gt;&lt;/td&gt;&lt;td&gt;&lt;/</w:t>
      </w:r>
      <w:r>
        <w:rPr>
          <w:rStyle w:val="VerbatimChar"/>
        </w:rPr>
        <w:t>td&gt;&lt;td&gt;(0.63)&lt;/td&gt;&lt;/tr&gt;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&gt;&lt;/td&gt;&lt;td&gt;&lt;/td&gt;&lt;td&gt;&lt;/td&gt;&lt;td&gt;&lt;/td&gt;&lt;td&gt;&lt;/td&gt;&lt;td&gt;&lt;/td&gt;&lt;td&gt;&lt;/td&gt;&lt;td&gt;&lt;/td&gt;&lt;td&gt;&lt;/td&gt;&lt;td&gt;&lt;/td&gt;&lt;td&gt;&lt;/td&gt;&lt;/tr&gt;</w:t>
      </w:r>
      <w:r>
        <w:br/>
      </w:r>
      <w:r>
        <w:rPr>
          <w:rStyle w:val="VerbatimChar"/>
        </w:rPr>
        <w:t>## &lt;tr&gt;&lt;td style="text-align:left"&gt;AucuneOui&lt;/td&gt;&lt;td&gt;&lt;/td&gt;&lt;td&gt;&lt;/td&gt;&lt;td&gt;&lt;/td&gt;&lt;td&gt;14.36&lt;/td&gt;&lt;td&gt;&lt;/td&gt;&lt;td&gt;&lt;/td&gt;&lt;td&gt;&lt;/td&gt;&lt;td&gt;13.85&lt;/td&gt;&lt;td&gt;&lt;/td&gt;&lt;td&gt;&lt;/td&gt;&lt;td&gt;&lt;</w:t>
      </w:r>
      <w:r>
        <w:rPr>
          <w:rStyle w:val="VerbatimChar"/>
        </w:rPr>
        <w:t>/td&gt;&lt;td&gt;0.52&lt;/td&gt;&lt;td&gt;&lt;/td&gt;&lt;td&gt;&lt;/td&gt;&lt;td&gt;&lt;/td&gt;&lt;td&gt;-13.85&lt;/td&gt;&lt;td&gt;&lt;/td&gt;&lt;td&gt;&lt;/td&gt;&lt;td&gt;&lt;/td&gt;&lt;td&gt;-1.05&lt;/td&gt;&lt;td&gt;&lt;/td&gt;&lt;td&gt;&lt;/td&gt;&lt;td&gt;&lt;/td&gt;&lt;td&gt;14.02&lt;/td&gt;&lt;td&gt;&lt;/td&gt;&lt;td&gt;&lt;/td&gt;&lt;td&gt;&lt;/td&gt;&lt;td&gt;13.43&lt;/td&gt;&lt;td&gt;&lt;/td&gt;&lt;td&gt;&lt;/td&gt;&lt;td&gt;&lt;/td&gt;&lt;td&gt;13.09&lt;/td&gt;&lt;/tr&gt;</w:t>
      </w:r>
      <w:r>
        <w:br/>
      </w:r>
      <w:r>
        <w:rPr>
          <w:rStyle w:val="VerbatimChar"/>
        </w:rPr>
        <w:t>## &lt;tr&gt;&lt;td style="text-alig</w:t>
      </w:r>
      <w:r>
        <w:rPr>
          <w:rStyle w:val="VerbatimChar"/>
        </w:rPr>
        <w:t>n:left"&gt;&lt;/td&gt;&lt;td&gt;&lt;/td&gt;&lt;td&gt;&lt;/td&gt;&lt;td&gt;&lt;/td&gt;&lt;td&gt;(840.27)&lt;/td&gt;&lt;td&gt;&lt;/td&gt;&lt;td&gt;&lt;/td&gt;&lt;td&gt;&lt;/td&gt;&lt;td&gt;(840.27)&lt;/td&gt;&lt;td&gt;&lt;/td&gt;&lt;td&gt;&lt;/td&gt;&lt;td&gt;&lt;/td&gt;&lt;td&gt;(1.25)&lt;/td&gt;&lt;td&gt;&lt;/td&gt;&lt;td&gt;&lt;/td&gt;&lt;td&gt;&lt;/td&gt;&lt;td&gt;(509.65)&lt;/td&gt;&lt;td&gt;&lt;/td&gt;&lt;td&gt;&lt;/td&gt;&lt;td&gt;&lt;/td&gt;&lt;td&gt;(1.25)&lt;/td&gt;&lt;td&gt;&lt;/td&gt;&lt;td&gt;&lt;/td&gt;&lt;td&gt;&lt;/td&gt;</w:t>
      </w:r>
      <w:r>
        <w:rPr>
          <w:rStyle w:val="VerbatimChar"/>
        </w:rPr>
        <w:t>&lt;td&gt;(1,385.38)&lt;/td&gt;&lt;td&gt;&lt;/td&gt;&lt;td&gt;&lt;/td&gt;&lt;td&gt;&lt;/td&gt;&lt;td&gt;(1,385.38)&lt;/td&gt;&lt;td&gt;&lt;/td&gt;&lt;td&gt;&lt;/td&gt;&lt;td&gt;&lt;/td&gt;&lt;td&gt;(840.27)&lt;/td&gt;&lt;/tr&gt;</w:t>
      </w:r>
      <w:r>
        <w:br/>
      </w:r>
      <w:r>
        <w:rPr>
          <w:rStyle w:val="VerbatimChar"/>
        </w:rPr>
        <w:t>## &lt;tr&gt;&lt;td style="text-align:left"&gt;&lt;/td&gt;&lt;td&gt;&lt;/td&gt;&lt;td&gt;&lt;/td&gt;&lt;td&gt;&lt;/td&gt;&lt;td&gt;&lt;/td&gt;&lt;td&gt;&lt;/td&gt;&lt;td&gt;&lt;/td&gt;&lt;td&gt;&lt;/td&gt;&lt;td&gt;&lt;/td&gt;&lt;td&gt;&lt;/td&gt;&lt;td&gt;&lt;/td&gt;&lt;td&gt;&lt;/td&gt;&lt;t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d&gt;&lt;td&gt;&lt;/td&gt;&lt;td&gt;&lt;/td&gt;&lt;td&gt;&lt;/td&gt;&lt;td&gt;&lt;/td&gt;&lt;td&gt;&lt;/td&gt;&lt;td&gt;&lt;/td&gt;&lt;td&gt;&lt;/td&gt;&lt;td&gt;&lt;/td&gt;&lt;td&gt;&lt;/td&gt;&lt;td&gt;&lt;/td&gt;&lt;/tr&gt;</w:t>
      </w:r>
      <w:r>
        <w:br/>
      </w:r>
      <w:r>
        <w:rPr>
          <w:rStyle w:val="VerbatimChar"/>
        </w:rPr>
        <w:t>## &lt;tr&gt;&lt;td style="text-align:left"&gt;AutreOui&lt;/td&gt;&lt;td&gt;&lt;/td&gt;&lt;td&gt;&lt;/</w:t>
      </w:r>
      <w:r>
        <w:rPr>
          <w:rStyle w:val="VerbatimChar"/>
        </w:rPr>
        <w:t>td&gt;&lt;td&gt;&lt;/td&gt;&lt;td&gt;15.08&lt;/td&gt;&lt;td&gt;&lt;/td&gt;&lt;td&gt;&lt;/td&gt;&lt;td&gt;&lt;/td&gt;&lt;td&gt;14.68&lt;/td&gt;&lt;td&gt;&lt;/td&gt;&lt;td&gt;&lt;/td&gt;&lt;td&gt;&lt;/td&gt;&lt;td&gt;-13.97&lt;/td&gt;&lt;td&gt;&lt;/td&gt;&lt;td&gt;&lt;/td&gt;&lt;td&gt;&lt;/td&gt;&lt;td&gt;-14.75&lt;/td&gt;&lt;td&gt;&lt;/td&gt;&lt;td&gt;&lt;/td&gt;&lt;td&gt;&lt;/td&gt;&lt;td&gt;12.85&lt;/td&gt;&lt;td&gt;&lt;/td&gt;&lt;td&gt;&lt;/td&gt;&lt;td&gt;&lt;/td&gt;&lt;td&gt;15.59&lt;/td&gt;&lt;td&gt;&lt;/td&gt;&lt;td&gt;&lt;/td&gt;&lt;td&gt;&lt;</w:t>
      </w:r>
      <w:r>
        <w:rPr>
          <w:rStyle w:val="VerbatimChar"/>
        </w:rPr>
        <w:t>/td&gt;&lt;td&gt;15.49&lt;/td&gt;&lt;td&gt;&lt;/td&gt;&lt;td&gt;&lt;/td&gt;&lt;td&gt;&lt;/td&gt;&lt;td&gt;14.39&lt;/td&gt;&lt;/tr&gt;</w:t>
      </w:r>
      <w:r>
        <w:br/>
      </w:r>
      <w:r>
        <w:rPr>
          <w:rStyle w:val="VerbatimChar"/>
        </w:rPr>
        <w:t>## &lt;tr&gt;&lt;td style="text-align:left"&gt;&lt;/td&gt;&lt;td&gt;&lt;/td&gt;&lt;td&gt;&lt;/td&gt;&lt;td&gt;&lt;/td&gt;&lt;td&gt;(1,455.40)&lt;/td&gt;&lt;td&gt;&lt;/td&gt;&lt;td&gt;&lt;/td&gt;&lt;td&gt;&lt;/td&gt;&lt;td&gt;(1,455.40)&lt;/td&gt;&lt;td&gt;&lt;/td&gt;&lt;td&gt;&lt;/td&gt;&lt;td&gt;&lt;/td&gt;&lt;td&gt;(535.41)&lt;/td&gt;&lt;td&gt;&lt;/td&gt;&lt;td&gt;&lt;/</w:t>
      </w:r>
      <w:r>
        <w:rPr>
          <w:rStyle w:val="VerbatimChar"/>
        </w:rPr>
        <w:t>td&gt;&lt;td&gt;&lt;/td&gt;&lt;td&gt;(882.74)&lt;/td&gt;&lt;td&gt;&lt;/td&gt;&lt;td&gt;&lt;/td&gt;&lt;td&gt;&lt;/td&gt;&lt;td&gt;(535.41)&lt;/td&gt;&lt;td&gt;&lt;/td&gt;&lt;td&gt;&lt;/td&gt;&lt;td&gt;&lt;/td&gt;&lt;td&gt;(2,399.54)&lt;/td&gt;&lt;td&gt;&lt;/td&gt;&lt;td&gt;&lt;/td&gt;&lt;td&gt;&lt;/td&gt;&lt;td&gt;(2,399.54)&lt;/td&gt;&lt;td&gt;&lt;/td&gt;&lt;td&gt;&lt;/td&gt;&lt;td&gt;&lt;/td&gt;&lt;td&gt;(1,455.40)&lt;/td&gt;&lt;/tr&gt;</w:t>
      </w:r>
      <w:r>
        <w:br/>
      </w:r>
      <w:r>
        <w:rPr>
          <w:rStyle w:val="VerbatimChar"/>
        </w:rPr>
        <w:t>## &lt;tr&gt;&lt;td style="text-align:left"&gt;&lt;/td</w:t>
      </w:r>
      <w:r>
        <w:rPr>
          <w:rStyle w:val="VerbatimChar"/>
        </w:rPr>
        <w:t>&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gt;&lt;td</w:t>
      </w:r>
      <w:r>
        <w:rPr>
          <w:rStyle w:val="VerbatimChar"/>
        </w:rPr>
        <w:t>&gt;&lt;/td&gt;&lt;td&gt;&lt;/td&gt;&lt;td&gt;&lt;/td&gt;&lt;td&gt;&lt;/td&gt;&lt;/tr&gt;</w:t>
      </w:r>
      <w:r>
        <w:br/>
      </w:r>
      <w:r>
        <w:rPr>
          <w:rStyle w:val="VerbatimChar"/>
        </w:rPr>
        <w:t>## &lt;tr&gt;&lt;td style="text-align:left"&gt;Constant&lt;/td&gt;&lt;td&gt;0.51&lt;sup&gt;*&lt;/sup&gt;&lt;/td&gt;&lt;td&gt;3.16&lt;sup&gt;**&lt;/sup&gt;&lt;/td&gt;&lt;td&gt;2.65&lt;/td&gt;&lt;td&gt;0.48&lt;sup&gt;*&lt;/sup&gt;&lt;/td&gt;&lt;td&gt;0.92&lt;sup&gt;***&lt;/sup&gt;&lt;/td&gt;&lt;td&gt;3.12&lt;sup&gt;**&lt;/sup&gt;&lt;/td&gt;&lt;td&gt;35.90&lt;/td&gt;&lt;td&gt;0.89&lt;sup&gt;</w:t>
      </w:r>
      <w:r>
        <w:rPr>
          <w:rStyle w:val="VerbatimChar"/>
        </w:rPr>
        <w:t>***&lt;/sup&gt;&lt;/td&gt;&lt;td&gt;0.36&lt;/td&gt;&lt;td&gt;-1.37&lt;sup&gt;*&lt;/sup&gt;&lt;/td&gt;&lt;td&gt;-1.98&lt;/td&gt;&lt;td&gt;0.41&lt;/td&gt;&lt;td&gt;0.14&lt;/td&gt;&lt;td&gt;2.12&lt;sup&gt;**&lt;/sup&gt;&lt;/td&gt;&lt;td&gt;2.11&lt;/td&gt;&lt;td&gt;0.18&lt;/td&gt;&lt;td&gt;0.75&lt;sup&gt;***&lt;/sup&gt;&lt;/td&gt;&lt;td&gt;2.40&lt;sup&gt;***&lt;/sup&gt;&lt;/td&gt;&lt;td&gt;1.44&lt;/td&gt;&lt;td&gt;0.72&lt;sup&gt;**&lt;/sup&gt;&lt;/td&gt;&lt;td&gt;1.01&lt;sup&gt;***&lt;/</w:t>
      </w:r>
      <w:r>
        <w:rPr>
          <w:rStyle w:val="VerbatimChar"/>
        </w:rPr>
        <w:t>sup&gt;&lt;/td&gt;&lt;td&gt;18.58&lt;/td&gt;&lt;td&gt;35.66&lt;/td&gt;&lt;td&gt;0.98&lt;sup&gt;***&lt;/sup&gt;&lt;/td&gt;&lt;td&gt;1.10&lt;sup&gt;***&lt;/sup&gt;&lt;/td&gt;&lt;td&gt;16.19&lt;/td&gt;&lt;td&gt;35.16&lt;/td&gt;&lt;td&gt;1.07&lt;sup&gt;***&lt;/sup&gt;&lt;/td&gt;&lt;td&gt;1.20&lt;sup&gt;***&lt;/sup&gt;&lt;/td&gt;&lt;td&gt;17.50&lt;/td&gt;&lt;td&gt;37.62&lt;/td&gt;&lt;td&gt;1.17&lt;sup&gt;***&lt;/sup&gt;&lt;/td&gt;&lt;/tr&gt;</w:t>
      </w:r>
      <w:r>
        <w:br/>
      </w:r>
      <w:r>
        <w:rPr>
          <w:rStyle w:val="VerbatimChar"/>
        </w:rPr>
        <w:t>## &lt;tr&gt;&lt;td style="text</w:t>
      </w:r>
      <w:r>
        <w:rPr>
          <w:rStyle w:val="VerbatimChar"/>
        </w:rPr>
        <w:t>-align:left"&gt;&lt;/td&gt;&lt;td&gt;(0.28)&lt;/td&gt;&lt;td&gt;(1.48)&lt;/td&gt;&lt;td&gt;(2.04)&lt;/td&gt;&lt;td&gt;(0.28)&lt;/td&gt;&lt;td&gt;(0.30)&lt;/td&gt;&lt;td&gt;(1.51)&lt;/td&gt;&lt;td&gt;(3,442.33)&lt;/td&gt;&lt;td&gt;(0.30)&lt;/td&gt;&lt;td&gt;(0.27)&lt;/td&gt;&lt;td&gt;(0.80)&lt;/td&gt;&lt;td&gt;(1.43)&lt;/td&gt;&lt;td&gt;(0.28)&lt;/td&gt;&lt;td&gt;(0.27)&lt;/td&gt;&lt;td&gt;(0.89)&lt;/td&gt;&lt;td&gt;(1.62)&lt;/td&gt;&lt;td&gt;(0.27</w:t>
      </w:r>
      <w:r>
        <w:rPr>
          <w:rStyle w:val="VerbatimChar"/>
        </w:rPr>
        <w:t>)&lt;/td&gt;&lt;td&gt;(0.29)&lt;/td&gt;&lt;td&gt;(0.83)&lt;/td&gt;&lt;td&gt;(1.55)&lt;/td&gt;&lt;td&gt;(0.29)&lt;/td&gt;&lt;td&gt;(0.30)&lt;/td&gt;&lt;td&gt;(1,156.44)&lt;/td&gt;&lt;td&gt;(5,540.02)&lt;/td&gt;&lt;td&gt;(0.30)&lt;/td&gt;&lt;td&gt;(0.31)&lt;/td&gt;&lt;td&gt;(1,141.83)&lt;/td&gt;&lt;td&gt;(9,331.16)&lt;/td&gt;&lt;td&gt;(0.31)&lt;/td&gt;&lt;td&gt;(0.32)&lt;/td&gt;&lt;td&gt;(1,135.88)&lt;/td&gt;&lt;td&gt;(9,162.97)&lt;/td&gt;&lt;</w:t>
      </w:r>
      <w:r>
        <w:rPr>
          <w:rStyle w:val="VerbatimChar"/>
        </w:rPr>
        <w:t>td&gt;(0.32)&lt;/td&gt;&lt;/tr&gt;</w:t>
      </w:r>
      <w:r>
        <w:br/>
      </w:r>
      <w:r>
        <w:rPr>
          <w:rStyle w:val="VerbatimChar"/>
        </w:rPr>
        <w:t>## &lt;tr&gt;&lt;td style="text-align:left"&gt;&lt;/td&gt;&lt;td&gt;&lt;/td&gt;&lt;td&gt;&lt;/td&gt;&lt;td&gt;&lt;/td&gt;&lt;td&gt;&lt;/td&gt;&lt;td&gt;&lt;/td&gt;&lt;td&gt;&lt;/td&gt;&lt;td&gt;&lt;/td&gt;&lt;td&gt;&lt;/td&gt;&lt;td&gt;&lt;/td&gt;&lt;td&gt;&lt;/td&gt;&lt;td&gt;&lt;/td&gt;&lt;td&gt;&lt;/td&gt;&lt;td&gt;&lt;/td&gt;&lt;td&gt;&lt;/td&gt;&lt;td&gt;&lt;/td&gt;&lt;td&gt;&lt;/td&gt;&lt;td&gt;&lt;/td&gt;&lt;td&gt;&lt;/td&gt;&lt;td&gt;&lt;/td&gt;&lt;td&gt;&lt;/td&gt;&lt;td&gt;&lt;/td&gt;&lt;td&gt;&lt;/t</w:t>
      </w:r>
      <w:r>
        <w:rPr>
          <w:rStyle w:val="VerbatimChar"/>
        </w:rPr>
        <w:t>d&gt;&lt;td&gt;&lt;/td&gt;&lt;td&gt;&lt;/td&gt;&lt;td&gt;&lt;/td&gt;&lt;td&gt;&lt;/td&gt;&lt;td&gt;&lt;/td&gt;&lt;td&gt;&lt;/td&gt;&lt;td&gt;&lt;/td&gt;&lt;td&gt;&lt;/td&gt;&lt;td&gt;&lt;/td&gt;&lt;td&gt;&lt;/td&gt;&lt;/tr&gt;</w:t>
      </w:r>
      <w:r>
        <w:br/>
      </w:r>
      <w:r>
        <w:rPr>
          <w:rStyle w:val="VerbatimChar"/>
        </w:rPr>
        <w:t>## &lt;tr&gt;&lt;td style="text-align:left"&gt;Observations&lt;/td&gt;&lt;td&gt;723&lt;/td&gt;&lt;td&gt;714&lt;/td&gt;&lt;td&gt;638&lt;/td&gt;&lt;td&gt;723&lt;/td&gt;&lt;td&gt;723&lt;/td&gt;&lt;td&gt;714&lt;/td&gt;&lt;td&gt;638&lt;/td&gt;&lt;td&gt;723&lt;/td&gt;&lt;td&gt;723&lt;/t</w:t>
      </w:r>
      <w:r>
        <w:rPr>
          <w:rStyle w:val="VerbatimChar"/>
        </w:rPr>
        <w:t>d&gt;&lt;td&gt;714&lt;/td&gt;&lt;td&gt;638&lt;/td&gt;&lt;td&gt;723&lt;/td&gt;&lt;td&gt;723&lt;/td&gt;&lt;td&gt;714&lt;/td&gt;&lt;td&gt;638&lt;/td&gt;&lt;td&gt;723&lt;/td&gt;&lt;td&gt;723&lt;/td&gt;&lt;td&gt;714&lt;/td&gt;&lt;td&gt;638&lt;/td&gt;&lt;td&gt;723&lt;/td&gt;&lt;td&gt;723&lt;/td&gt;&lt;td&gt;714&lt;/td&gt;&lt;td&gt;638&lt;/td&gt;&lt;td&gt;723&lt;/td&gt;&lt;td&gt;723&lt;/td&gt;&lt;td&gt;714&lt;/td&gt;&lt;td&gt;638&lt;/td&gt;&lt;td&gt;723&lt;/td&gt;&lt;td&gt;723&lt;/td&gt;&lt;td&gt;714&lt;/td&gt;&lt;t</w:t>
      </w:r>
      <w:r>
        <w:rPr>
          <w:rStyle w:val="VerbatimChar"/>
        </w:rPr>
        <w:t>d&gt;638&lt;/td&gt;&lt;td&gt;723&lt;/td&gt;&lt;/tr&gt;</w:t>
      </w:r>
      <w:r>
        <w:br/>
      </w:r>
      <w:r>
        <w:rPr>
          <w:rStyle w:val="VerbatimChar"/>
        </w:rPr>
        <w:t>## &lt;tr&gt;&lt;td style="text-align:left"&gt;Log Likelihood&lt;/td&gt;&lt;td&gt;-315.41&lt;/td&gt;&lt;td&gt;-296.68&lt;/td&gt;&lt;td&gt;-258.77&lt;/td&gt;&lt;td&gt;-308.47&lt;/td&gt;&lt;td&gt;-237.53&lt;/td&gt;&lt;td&gt;-219.16&lt;/td&gt;&lt;td&gt;-174.38&lt;/td&gt;&lt;td&gt;-233.20&lt;/td&gt;&lt;td&gt;-497.08&lt;/td&gt;&lt;td&gt;-483.67&lt;/td&gt;&lt;td&gt;-416.38&lt;/t</w:t>
      </w:r>
      <w:r>
        <w:rPr>
          <w:rStyle w:val="VerbatimChar"/>
        </w:rPr>
        <w:t>d&gt;&lt;td&gt;-493.89&lt;/td&gt;&lt;td&gt;-424.60&lt;/td&gt;&lt;td&gt;-400.14&lt;/td&gt;&lt;td&gt;-345.67&lt;/td&gt;&lt;td&gt;-418.13&lt;/td&gt;&lt;td&gt;-497.10&lt;/td&gt;&lt;td&gt;-481.90&lt;/td&gt;&lt;td&gt;-417.37&lt;/td&gt;&lt;td&gt;-489.52&lt;/td&gt;&lt;td&gt;-115.32&lt;/td&gt;&lt;td&gt;-103.37&lt;/td&gt;&lt;td&gt;-85.29&lt;/td&gt;&lt;td&gt;-109.97&lt;/td&gt;&lt;td&gt;-99.44&lt;/td&gt;&lt;td&gt;-87.12&lt;/td&gt;&lt;td&gt;-64.74&lt;/td&gt;&lt;t</w:t>
      </w:r>
      <w:r>
        <w:rPr>
          <w:rStyle w:val="VerbatimChar"/>
        </w:rPr>
        <w:t>d&gt;-97.60&lt;/td&gt;&lt;td&gt;-130.39&lt;/td&gt;&lt;td&gt;-116.79&lt;/td&gt;&lt;td&gt;-93.26&lt;/td&gt;&lt;td&gt;-126.10&lt;/td&gt;&lt;/tr&gt;</w:t>
      </w:r>
      <w:r>
        <w:br/>
      </w:r>
      <w:r>
        <w:rPr>
          <w:rStyle w:val="VerbatimChar"/>
        </w:rPr>
        <w:t>## &lt;tr&gt;&lt;td style="text-align:left"&gt;Akaike Inf. Crit.&lt;/td&gt;&lt;td&gt;634.83&lt;/td&gt;&lt;td&gt;629.35&lt;/td&gt;&lt;td&gt;601.54&lt;/td&gt;&lt;td&gt;640.94&lt;/td&gt;&lt;td&gt;479.06&lt;/td&gt;&lt;td&gt;474.31&lt;/td&gt;&lt;td&gt;432.75&lt;/td&gt;&lt;td&gt;490.39&lt;/</w:t>
      </w:r>
      <w:r>
        <w:rPr>
          <w:rStyle w:val="VerbatimChar"/>
        </w:rPr>
        <w:t>td&gt;&lt;td&gt;998.15&lt;/td&gt;&lt;td&gt;1,003.33&lt;/td&gt;&lt;td&gt;916.76&lt;/td&gt;&lt;td&gt;1,011.79&lt;/td&gt;&lt;td&gt;853.19&lt;/td&gt;&lt;td&gt;836.29&lt;/td&gt;&lt;td&gt;775.34&lt;/td&gt;&lt;td&gt;860.26&lt;/td&gt;&lt;td&gt;998.19&lt;/td&gt;&lt;td&gt;999.79&lt;/td&gt;&lt;td&gt;918.74&lt;/td&gt;&lt;td&gt;1,003.05&lt;/td&gt;&lt;td&gt;234.64&lt;/td&gt;&lt;td&gt;242.73&lt;/td&gt;&lt;td&gt;254.57&lt;/td&gt;&lt;td&gt;243.94&lt;/td&gt;&lt;td&gt;202</w:t>
      </w:r>
      <w:r>
        <w:rPr>
          <w:rStyle w:val="VerbatimChar"/>
        </w:rPr>
        <w:t>.87&lt;/td&gt;&lt;td&gt;210.25&lt;/td&gt;&lt;td&gt;213.49&lt;/td&gt;&lt;td&gt;219.19&lt;/td&gt;&lt;td&gt;264.78&lt;/td&gt;&lt;td&gt;269.58&lt;/td&gt;&lt;td&gt;270.52&lt;/td&gt;&lt;td&gt;276.20&lt;/td&gt;&lt;/tr&gt;</w:t>
      </w:r>
      <w:r>
        <w:br/>
      </w:r>
      <w:r>
        <w:rPr>
          <w:rStyle w:val="VerbatimChar"/>
        </w:rPr>
        <w:t>## &lt;tr&gt;&lt;td colspan="33" style="border-bottom: 1px solid black"&gt;&lt;/td&gt;&lt;/tr&gt;&lt;tr&gt;&lt;td style="text-align:left"&gt;&lt;em&gt;Notes:&lt;/em&gt;&lt;/td&gt;&lt;td colspan=</w:t>
      </w:r>
      <w:r>
        <w:rPr>
          <w:rStyle w:val="VerbatimChar"/>
        </w:rPr>
        <w:t>"32" style="text-align:left"&gt;&lt;sup&gt;***&lt;/sup&gt;Significant at the 1 percent level.&lt;/td&gt;&lt;/tr&gt;</w:t>
      </w:r>
      <w:r>
        <w:br/>
      </w:r>
      <w:r>
        <w:rPr>
          <w:rStyle w:val="VerbatimChar"/>
        </w:rPr>
        <w:t>## &lt;tr&gt;&lt;td style="text-align:left"&gt;&lt;/td&gt;&lt;td colspan="32" style="text-align:left"&gt;&lt;sup&gt;**&lt;/sup&gt;Significant at the 5 percent level.&lt;/td&gt;&lt;/tr&gt;</w:t>
      </w:r>
      <w:r>
        <w:br/>
      </w:r>
      <w:r>
        <w:rPr>
          <w:rStyle w:val="VerbatimChar"/>
        </w:rPr>
        <w:t>## &lt;tr&gt;&lt;td style="text-align:left"&gt;&lt;/td&gt;&lt;td colspan="32" style="text-align:left"&gt;&lt;sup&gt;*&lt;/sup&gt;Significant at the 10 percent level.&lt;/td&gt;&lt;/tr&gt;</w:t>
      </w:r>
      <w:r>
        <w:br/>
      </w:r>
      <w:r>
        <w:rPr>
          <w:rStyle w:val="VerbatimChar"/>
        </w:rPr>
        <w:t>## &lt;/table&gt;</w:t>
      </w:r>
    </w:p>
    <w:p w14:paraId="44D3A9BE" w14:textId="77777777" w:rsidR="00022B71" w:rsidRDefault="005B112A">
      <w:pPr>
        <w:pStyle w:val="Titre2"/>
      </w:pPr>
      <w:bookmarkStart w:id="399" w:name="forest-plot-avec-sjplot"/>
      <w:bookmarkStart w:id="400" w:name="_Toc209544914"/>
      <w:bookmarkEnd w:id="397"/>
      <w:r>
        <w:t>Forest plot avec sjPlot</w:t>
      </w:r>
      <w:bookmarkEnd w:id="400"/>
    </w:p>
    <w:p w14:paraId="0723C2BB" w14:textId="77777777" w:rsidR="00022B71" w:rsidRDefault="005B112A">
      <w:pPr>
        <w:pStyle w:val="Titre3"/>
      </w:pPr>
      <w:bookmarkStart w:id="401" w:name="variable-utilisation-des-médias"/>
      <w:bookmarkStart w:id="402" w:name="_Toc209544915"/>
      <w:r>
        <w:t>Variable Utilisation des médias</w:t>
      </w:r>
      <w:bookmarkEnd w:id="402"/>
    </w:p>
    <w:p w14:paraId="01F23835" w14:textId="77777777" w:rsidR="00022B71" w:rsidRDefault="005B112A">
      <w:pPr>
        <w:pStyle w:val="En-ttedetabledesmatires"/>
      </w:pPr>
      <w:r>
        <w:rPr>
          <w:rStyle w:val="CommentTok"/>
        </w:rPr>
        <w:t>#install.packages("sjPlot")</w:t>
      </w:r>
      <w:r>
        <w:br/>
      </w:r>
      <w:r>
        <w:rPr>
          <w:rStyle w:val="FunctionTok"/>
        </w:rPr>
        <w:t>library</w:t>
      </w:r>
      <w:r>
        <w:rPr>
          <w:rStyle w:val="NormalTok"/>
        </w:rPr>
        <w:t>(sjPlot)</w:t>
      </w:r>
      <w:r>
        <w:br/>
      </w:r>
      <w:r>
        <w:rPr>
          <w:rStyle w:val="CommentTok"/>
        </w:rPr>
        <w:t># Fo</w:t>
      </w:r>
      <w:r>
        <w:rPr>
          <w:rStyle w:val="CommentTok"/>
        </w:rPr>
        <w:t>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des variable</w:t>
      </w:r>
      <w:r>
        <w:rPr>
          <w:rStyle w:val="CommentTok"/>
        </w:rPr>
        <w:t>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NormalTok"/>
        </w:rPr>
        <w:t xml:space="preserve">  </w:t>
      </w:r>
      <w:r>
        <w:rPr>
          <w:rStyle w:val="StringTok"/>
        </w:rPr>
        <w:t>"Independance_finance_rec"</w:t>
      </w:r>
      <w:r>
        <w:rPr>
          <w:rStyle w:val="NormalTok"/>
        </w:rPr>
        <w:t>)</w:t>
      </w:r>
      <w:r>
        <w:br/>
      </w:r>
      <w:r>
        <w:br/>
      </w:r>
      <w:r>
        <w:rPr>
          <w:rStyle w:val="CommentTok"/>
        </w:rPr>
        <w:t># Variable indépendante (Usage_MS uniquement)</w:t>
      </w:r>
      <w:r>
        <w:br/>
      </w:r>
      <w:r>
        <w:rPr>
          <w:rStyle w:val="NormalTok"/>
        </w:rPr>
        <w:t xml:space="preserve">indep_vars_1a </w:t>
      </w:r>
      <w:r>
        <w:rPr>
          <w:rStyle w:val="OtherTok"/>
        </w:rPr>
        <w:t>&lt;-</w:t>
      </w:r>
      <w:r>
        <w:rPr>
          <w:rStyle w:val="NormalTok"/>
        </w:rPr>
        <w:t xml:space="preserve"> </w:t>
      </w:r>
      <w:r>
        <w:rPr>
          <w:rStyle w:val="StringTok"/>
        </w:rPr>
        <w:t>"Usage_MS"</w:t>
      </w:r>
      <w:r>
        <w:br/>
      </w:r>
      <w:r>
        <w:br/>
      </w:r>
      <w:r>
        <w:rPr>
          <w:rStyle w:val="CommentTok"/>
        </w:rPr>
        <w:t># Créer une liste vide pour stocker les modèles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 xml:space="preserve">m_labels </w:t>
      </w:r>
      <w:r>
        <w:rPr>
          <w:rStyle w:val="OtherTok"/>
        </w:rPr>
        <w:t>&lt;-</w:t>
      </w:r>
      <w:r>
        <w:rPr>
          <w:rStyle w:val="NormalTok"/>
        </w:rPr>
        <w:t xml:space="preserve"> </w:t>
      </w:r>
      <w:r>
        <w:rPr>
          <w:rStyle w:val="FunctionTok"/>
        </w:rPr>
        <w:t>c</w:t>
      </w:r>
      <w:r>
        <w:rPr>
          <w:rStyle w:val="NormalTok"/>
        </w:rPr>
        <w:t xml:space="preserve">()  </w:t>
      </w:r>
      <w:r>
        <w:rPr>
          <w:rStyle w:val="CommentTok"/>
        </w:rPr>
        <w:t># Liste pour stocker les labels des modèles</w:t>
      </w:r>
      <w:r>
        <w:br/>
      </w:r>
      <w:r>
        <w:br/>
      </w:r>
      <w:r>
        <w:rPr>
          <w:rStyle w:val="CommentTok"/>
        </w:rPr>
        <w:t># Appliquer les régressions pour chaque variable dépendante</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model_list[[</w:t>
      </w:r>
      <w:r>
        <w:rPr>
          <w:rStyle w:val="FunctionTok"/>
        </w:rPr>
        <w:t>paste0</w:t>
      </w:r>
      <w:r>
        <w:rPr>
          <w:rStyle w:val="NormalTok"/>
        </w:rPr>
        <w:t xml:space="preserve">(dep_var, </w:t>
      </w:r>
      <w:r>
        <w:rPr>
          <w:rStyle w:val="StringTok"/>
        </w:rPr>
        <w:t>"_Usage_MS"</w:t>
      </w:r>
      <w:r>
        <w:rPr>
          <w:rStyle w:val="NormalTok"/>
        </w:rPr>
        <w:t xml:space="preserve">)]] </w:t>
      </w:r>
      <w:r>
        <w:rPr>
          <w:rStyle w:val="OtherTok"/>
        </w:rPr>
        <w:t>&lt;-</w:t>
      </w:r>
      <w:r>
        <w:rPr>
          <w:rStyle w:val="NormalTok"/>
        </w:rPr>
        <w:t xml:space="preserve"> </w:t>
      </w:r>
      <w:r>
        <w:rPr>
          <w:rStyle w:val="FunctionTok"/>
        </w:rPr>
        <w:t>generate_logistic_model</w:t>
      </w:r>
      <w:r>
        <w:rPr>
          <w:rStyle w:val="NormalTok"/>
        </w:rPr>
        <w:t>(dep_var, indep_vars_1a, data_P3_)</w:t>
      </w:r>
      <w:r>
        <w:br/>
      </w:r>
      <w:r>
        <w:rPr>
          <w:rStyle w:val="NormalTok"/>
        </w:rPr>
        <w:t xml:space="preserve">  </w:t>
      </w:r>
      <w:r>
        <w:br/>
      </w:r>
      <w:r>
        <w:rPr>
          <w:rStyle w:val="NormalTok"/>
        </w:rPr>
        <w:t xml:space="preserve">  </w:t>
      </w:r>
      <w:r>
        <w:rPr>
          <w:rStyle w:val="CommentTok"/>
        </w:rPr>
        <w:t># Ajou</w:t>
      </w:r>
      <w:r>
        <w:rPr>
          <w:rStyle w:val="CommentTok"/>
        </w:rPr>
        <w:t>ter les labels incrémentés dans m_labels</w:t>
      </w:r>
      <w:r>
        <w:br/>
      </w:r>
      <w:r>
        <w:rPr>
          <w:rStyle w:val="NormalTok"/>
        </w:rPr>
        <w:t xml:space="preserve">  m_labels </w:t>
      </w:r>
      <w:r>
        <w:rPr>
          <w:rStyle w:val="OtherTok"/>
        </w:rPr>
        <w:t>&lt;-</w:t>
      </w:r>
      <w:r>
        <w:rPr>
          <w:rStyle w:val="NormalTok"/>
        </w:rPr>
        <w:t xml:space="preserve"> </w:t>
      </w:r>
      <w:r>
        <w:rPr>
          <w:rStyle w:val="FunctionTok"/>
        </w:rPr>
        <w:t>c</w:t>
      </w:r>
      <w:r>
        <w:rPr>
          <w:rStyle w:val="NormalTok"/>
        </w:rPr>
        <w:t xml:space="preserve">(m_labels, </w:t>
      </w:r>
      <w:r>
        <w:rPr>
          <w:rStyle w:val="FunctionTok"/>
        </w:rPr>
        <w:t>paste0</w:t>
      </w:r>
      <w:r>
        <w:rPr>
          <w:rStyle w:val="NormalTok"/>
        </w:rPr>
        <w:t xml:space="preserve">(dep_var, </w:t>
      </w:r>
      <w:r>
        <w:rPr>
          <w:rStyle w:val="StringTok"/>
        </w:rPr>
        <w:t>""</w:t>
      </w:r>
      <w:r>
        <w:rPr>
          <w:rStyle w:val="NormalTok"/>
        </w:rPr>
        <w:t xml:space="preserve">))  </w:t>
      </w:r>
      <w:r>
        <w:rPr>
          <w:rStyle w:val="CommentTok"/>
        </w:rPr>
        <w:t># Label pour Usage_MS uniquement</w:t>
      </w:r>
      <w:r>
        <w:br/>
      </w:r>
      <w:r>
        <w:rPr>
          <w:rStyle w:val="NormalTok"/>
        </w:rPr>
        <w:t>}</w:t>
      </w:r>
      <w:r>
        <w:br/>
      </w:r>
      <w:r>
        <w:br/>
      </w:r>
      <w:r>
        <w:rPr>
          <w:rStyle w:val="CommentTok"/>
        </w:rPr>
        <w:t># Vérification des modèles et des labels</w:t>
      </w:r>
      <w:r>
        <w:br/>
      </w:r>
      <w:r>
        <w:rPr>
          <w:rStyle w:val="CommentTok"/>
        </w:rPr>
        <w:t>#print(names(model_list))  # Afficher les noms des modèles</w:t>
      </w:r>
      <w:r>
        <w:br/>
      </w:r>
      <w:r>
        <w:rPr>
          <w:rStyle w:val="CommentTok"/>
        </w:rPr>
        <w:t>#print(m_labels)  # Afficher le</w:t>
      </w:r>
      <w:r>
        <w:rPr>
          <w:rStyle w:val="CommentTok"/>
        </w:rPr>
        <w:t>s labels</w:t>
      </w:r>
      <w:r>
        <w:br/>
      </w:r>
      <w:r>
        <w:br/>
      </w:r>
      <w:r>
        <w:rPr>
          <w:rStyle w:val="CommentTok"/>
        </w:rPr>
        <w:t># Appliquer plot_models avec les modèles et les labels</w:t>
      </w:r>
      <w:r>
        <w:br/>
      </w:r>
      <w:r>
        <w:rPr>
          <w:rStyle w:val="FunctionTok"/>
        </w:rPr>
        <w:t>plot_models</w:t>
      </w:r>
      <w:r>
        <w:rPr>
          <w:rStyle w:val="NormalTok"/>
        </w:rPr>
        <w:t>(</w:t>
      </w:r>
      <w:r>
        <w:br/>
      </w:r>
      <w:r>
        <w:rPr>
          <w:rStyle w:val="NormalTok"/>
        </w:rPr>
        <w:t xml:space="preserve">  model_list,</w:t>
      </w:r>
      <w:r>
        <w:br/>
      </w:r>
      <w:r>
        <w:rPr>
          <w:rStyle w:val="NormalTok"/>
        </w:rPr>
        <w:t xml:space="preserve">  </w:t>
      </w:r>
      <w:r>
        <w:rPr>
          <w:rStyle w:val="AttributeTok"/>
        </w:rPr>
        <w:t>axis.labels =</w:t>
      </w:r>
      <w:r>
        <w:rPr>
          <w:rStyle w:val="NormalTok"/>
        </w:rPr>
        <w:t xml:space="preserve"> </w:t>
      </w:r>
      <w:r>
        <w:rPr>
          <w:rStyle w:val="FunctionTok"/>
        </w:rPr>
        <w:t>c</w:t>
      </w:r>
      <w:r>
        <w:rPr>
          <w:rStyle w:val="NormalTok"/>
        </w:rPr>
        <w:t>(</w:t>
      </w:r>
      <w:r>
        <w:rPr>
          <w:rStyle w:val="StringTok"/>
        </w:rPr>
        <w:t>"Usage des Médias Sociaux"</w:t>
      </w:r>
      <w:r>
        <w:rPr>
          <w:rStyle w:val="NormalTok"/>
        </w:rPr>
        <w:t xml:space="preserve">),  </w:t>
      </w:r>
      <w:r>
        <w:rPr>
          <w:rStyle w:val="CommentTok"/>
        </w:rPr>
        <w:t># Seule variable indépendante</w:t>
      </w:r>
      <w:r>
        <w:br/>
      </w:r>
      <w:r>
        <w:rPr>
          <w:rStyle w:val="NormalTok"/>
        </w:rPr>
        <w:t xml:space="preserve">  </w:t>
      </w:r>
      <w:r>
        <w:rPr>
          <w:rStyle w:val="AttributeTok"/>
        </w:rPr>
        <w:t>m.labels =</w:t>
      </w:r>
      <w:r>
        <w:rPr>
          <w:rStyle w:val="NormalTok"/>
        </w:rPr>
        <w:t xml:space="preserve"> m_labels,  </w:t>
      </w:r>
      <w:r>
        <w:rPr>
          <w:rStyle w:val="CommentTok"/>
        </w:rPr>
        <w:t># Utilisation des labels incrémentés</w:t>
      </w:r>
      <w:r>
        <w:br/>
      </w:r>
      <w:r>
        <w:rPr>
          <w:rStyle w:val="NormalTok"/>
        </w:rPr>
        <w:t xml:space="preserve">  </w:t>
      </w:r>
      <w:r>
        <w:rPr>
          <w:rStyle w:val="AttributeTok"/>
        </w:rPr>
        <w:t>show.values =</w:t>
      </w:r>
      <w:r>
        <w:rPr>
          <w:rStyle w:val="NormalTok"/>
        </w:rPr>
        <w:t xml:space="preserve"> </w:t>
      </w:r>
      <w:r>
        <w:rPr>
          <w:rStyle w:val="ConstantTok"/>
        </w:rPr>
        <w:t>FALSE</w:t>
      </w:r>
      <w:r>
        <w:rPr>
          <w:rStyle w:val="NormalTok"/>
        </w:rPr>
        <w:t xml:space="preserve">,  </w:t>
      </w:r>
      <w:r>
        <w:rPr>
          <w:rStyle w:val="CommentTok"/>
        </w:rPr>
        <w:t>#</w:t>
      </w:r>
      <w:r>
        <w:rPr>
          <w:rStyle w:val="CommentTok"/>
        </w:rPr>
        <w:t xml:space="preserve"> Ne pas afficher les valeurs numériques des coefficients</w:t>
      </w:r>
      <w:r>
        <w:br/>
      </w:r>
      <w:r>
        <w:rPr>
          <w:rStyle w:val="NormalTok"/>
        </w:rPr>
        <w:t xml:space="preserve">  </w:t>
      </w:r>
      <w:r>
        <w:rPr>
          <w:rStyle w:val="AttributeTok"/>
        </w:rPr>
        <w:t>show.p =</w:t>
      </w:r>
      <w:r>
        <w:rPr>
          <w:rStyle w:val="NormalTok"/>
        </w:rPr>
        <w:t xml:space="preserve"> </w:t>
      </w:r>
      <w:r>
        <w:rPr>
          <w:rStyle w:val="ConstantTok"/>
        </w:rPr>
        <w:t>FALSE</w:t>
      </w:r>
      <w:r>
        <w:rPr>
          <w:rStyle w:val="NormalTok"/>
        </w:rPr>
        <w:t xml:space="preserve">,  </w:t>
      </w:r>
      <w:r>
        <w:rPr>
          <w:rStyle w:val="CommentTok"/>
        </w:rPr>
        <w:t># Ne pas afficher les p-valeurs</w:t>
      </w:r>
      <w:r>
        <w:br/>
      </w:r>
      <w:r>
        <w:rPr>
          <w:rStyle w:val="NormalTok"/>
        </w:rPr>
        <w:t xml:space="preserve">  </w:t>
      </w:r>
      <w:r>
        <w:rPr>
          <w:rStyle w:val="AttributeTok"/>
        </w:rPr>
        <w:t>p.shape =</w:t>
      </w:r>
      <w:r>
        <w:rPr>
          <w:rStyle w:val="NormalTok"/>
        </w:rPr>
        <w:t xml:space="preserve"> </w:t>
      </w:r>
      <w:r>
        <w:rPr>
          <w:rStyle w:val="ConstantTok"/>
        </w:rPr>
        <w:t>TRUE</w:t>
      </w:r>
      <w:r>
        <w:rPr>
          <w:rStyle w:val="NormalTok"/>
        </w:rPr>
        <w:t xml:space="preserve">,  </w:t>
      </w:r>
      <w:r>
        <w:rPr>
          <w:rStyle w:val="CommentTok"/>
        </w:rPr>
        <w:t># Afficher les formes des points au lieu des valeurs</w:t>
      </w:r>
      <w:r>
        <w:br/>
      </w:r>
      <w:r>
        <w:rPr>
          <w:rStyle w:val="NormalTok"/>
        </w:rPr>
        <w:t xml:space="preserve">   </w:t>
      </w:r>
      <w:r>
        <w:rPr>
          <w:rStyle w:val="AttributeTok"/>
        </w:rPr>
        <w:t>vline.color =</w:t>
      </w:r>
      <w:r>
        <w:rPr>
          <w:rStyle w:val="NormalTok"/>
        </w:rPr>
        <w:t xml:space="preserve"> </w:t>
      </w:r>
      <w:r>
        <w:rPr>
          <w:rStyle w:val="StringTok"/>
        </w:rPr>
        <w:t>"black"</w:t>
      </w:r>
      <w:r>
        <w:rPr>
          <w:rStyle w:val="NormalTok"/>
        </w:rPr>
        <w:t>,</w:t>
      </w:r>
      <w:r>
        <w:br/>
      </w:r>
      <w:r>
        <w:rPr>
          <w:rStyle w:val="NormalTok"/>
        </w:rPr>
        <w:t xml:space="preserve">  </w:t>
      </w:r>
      <w:r>
        <w:rPr>
          <w:rStyle w:val="AttributeTok"/>
        </w:rPr>
        <w:t>grid =</w:t>
      </w:r>
      <w:r>
        <w:rPr>
          <w:rStyle w:val="NormalTok"/>
        </w:rPr>
        <w:t xml:space="preserve"> F</w:t>
      </w:r>
      <w:r>
        <w:rPr>
          <w:rStyle w:val="CommentTok"/>
        </w:rPr>
        <w:t># Afficher une grille</w:t>
      </w:r>
      <w:r>
        <w:br/>
      </w:r>
      <w:r>
        <w:rPr>
          <w:rStyle w:val="NormalTok"/>
        </w:rPr>
        <w:t>)</w:t>
      </w:r>
    </w:p>
    <w:p w14:paraId="44630C8A" w14:textId="77777777" w:rsidR="00022B71" w:rsidRDefault="005B112A">
      <w:pPr>
        <w:pStyle w:val="Titre1Car"/>
      </w:pPr>
      <w:r>
        <w:rPr>
          <w:noProof/>
        </w:rPr>
        <w:drawing>
          <wp:inline distT="0" distB="0" distL="0" distR="0" wp14:anchorId="5D2687CE" wp14:editId="2A34C46D">
            <wp:extent cx="4620126" cy="3696101"/>
            <wp:effectExtent l="0" t="0" r="0" b="0"/>
            <wp:docPr id="428" name="Picture"/>
            <wp:cNvGraphicFramePr/>
            <a:graphic xmlns:a="http://schemas.openxmlformats.org/drawingml/2006/main">
              <a:graphicData uri="http://schemas.openxmlformats.org/drawingml/2006/picture">
                <pic:pic xmlns:pic="http://schemas.openxmlformats.org/drawingml/2006/picture">
                  <pic:nvPicPr>
                    <pic:cNvPr id="429" name="Picture" descr="C:/Users/HP/Desktop/Analyse_r-seaux-sociaux-et-transition-l-ge-adulte-Qu-bec/rapport/Rapport_files/figure-docx/unnamed-chunk-120-1.png"/>
                    <pic:cNvPicPr>
                      <a:picLocks noChangeAspect="1" noChangeArrowheads="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14:paraId="26E4E852" w14:textId="77777777" w:rsidR="00022B71" w:rsidRDefault="005B112A">
      <w:pPr>
        <w:pStyle w:val="En-ttedetabledesmatires"/>
      </w:pPr>
      <w:r>
        <w:rPr>
          <w:rStyle w:val="CommentTok"/>
        </w:rPr>
        <w:t># Générer le graphique et enregistrer dans le dossier 'figures/forestplot'</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"Utilisation des médias_forestplot.png"</w:t>
      </w:r>
      <w:r>
        <w:rPr>
          <w:rStyle w:val="NormalTok"/>
        </w:rPr>
        <w:t xml:space="preserve">), </w:t>
      </w:r>
      <w:r>
        <w:br/>
      </w:r>
      <w:r>
        <w:rPr>
          <w:rStyle w:val="NormalTok"/>
        </w:rPr>
        <w:t xml:space="preserve">       </w:t>
      </w:r>
      <w:r>
        <w:rPr>
          <w:rStyle w:val="AttributeTok"/>
        </w:rPr>
        <w:t>plot =</w:t>
      </w:r>
      <w:r>
        <w:rPr>
          <w:rStyle w:val="NormalTok"/>
        </w:rPr>
        <w:t xml:space="preserve"> </w:t>
      </w:r>
      <w:r>
        <w:rPr>
          <w:rStyle w:val="FunctionTok"/>
        </w:rPr>
        <w:t>last_plot</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36B168A2" w14:textId="77777777" w:rsidR="00022B71" w:rsidRDefault="005B112A">
      <w:pPr>
        <w:pStyle w:val="Titre3"/>
      </w:pPr>
      <w:bookmarkStart w:id="403" w:name="nombre-de-de-compte-des-médias"/>
      <w:bookmarkStart w:id="404" w:name="_Toc209544916"/>
      <w:bookmarkEnd w:id="401"/>
      <w:r>
        <w:t xml:space="preserve">nombre de de compte des </w:t>
      </w:r>
      <w:r>
        <w:t>médias</w:t>
      </w:r>
      <w:bookmarkEnd w:id="404"/>
    </w:p>
    <w:p w14:paraId="4F07D655" w14:textId="77777777" w:rsidR="00022B71" w:rsidRDefault="005B112A">
      <w:pPr>
        <w:pStyle w:val="En-ttedetabledesmatires"/>
      </w:pP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w:t>
      </w:r>
      <w:r>
        <w:rPr>
          <w:rStyle w:val="CommentTok"/>
        </w:rPr>
        <w:t>es variables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 indépendante : Nombre de Comptes MS</w:t>
      </w:r>
      <w:r>
        <w:br/>
      </w:r>
      <w:r>
        <w:rPr>
          <w:rStyle w:val="NormalTok"/>
        </w:rPr>
        <w:t xml:space="preserve">indep_vars_1b </w:t>
      </w:r>
      <w:r>
        <w:rPr>
          <w:rStyle w:val="OtherTok"/>
        </w:rPr>
        <w:t>&lt;-</w:t>
      </w:r>
      <w:r>
        <w:rPr>
          <w:rStyle w:val="NormalTok"/>
        </w:rPr>
        <w:t xml:space="preserve"> </w:t>
      </w:r>
      <w:r>
        <w:rPr>
          <w:rStyle w:val="StringTok"/>
        </w:rPr>
        <w:t>"Nbr_compte_MS"</w:t>
      </w:r>
      <w:r>
        <w:rPr>
          <w:rStyle w:val="NormalTok"/>
        </w:rPr>
        <w:t xml:space="preserve">  </w:t>
      </w:r>
      <w:r>
        <w:rPr>
          <w:rStyle w:val="CommentTok"/>
        </w:rPr>
        <w:t># Ajout de "Nbr_compte_MS"</w:t>
      </w:r>
      <w:r>
        <w:br/>
      </w:r>
      <w:r>
        <w:br/>
      </w:r>
      <w:r>
        <w:rPr>
          <w:rStyle w:val="CommentTok"/>
        </w:rPr>
        <w:t># Créer une liste vide pour stocker les modèles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m_l</w:t>
      </w:r>
      <w:r>
        <w:rPr>
          <w:rStyle w:val="NormalTok"/>
        </w:rPr>
        <w:t xml:space="preserve">abels </w:t>
      </w:r>
      <w:r>
        <w:rPr>
          <w:rStyle w:val="OtherTok"/>
        </w:rPr>
        <w:t>&lt;-</w:t>
      </w:r>
      <w:r>
        <w:rPr>
          <w:rStyle w:val="NormalTok"/>
        </w:rPr>
        <w:t xml:space="preserve"> </w:t>
      </w:r>
      <w:r>
        <w:rPr>
          <w:rStyle w:val="FunctionTok"/>
        </w:rPr>
        <w:t>c</w:t>
      </w:r>
      <w:r>
        <w:rPr>
          <w:rStyle w:val="NormalTok"/>
        </w:rPr>
        <w:t xml:space="preserve">()  </w:t>
      </w:r>
      <w:r>
        <w:rPr>
          <w:rStyle w:val="CommentTok"/>
        </w:rPr>
        <w:t># Liste pour stocker les labels des modèles</w:t>
      </w:r>
      <w:r>
        <w:br/>
      </w:r>
      <w:r>
        <w:br/>
      </w:r>
      <w:r>
        <w:rPr>
          <w:rStyle w:val="CommentTok"/>
        </w:rPr>
        <w:t># Appliquer les régressions pour chaque variable dépendante</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model_list[[</w:t>
      </w:r>
      <w:r>
        <w:rPr>
          <w:rStyle w:val="FunctionTok"/>
        </w:rPr>
        <w:t>paste0</w:t>
      </w:r>
      <w:r>
        <w:rPr>
          <w:rStyle w:val="NormalTok"/>
        </w:rPr>
        <w:t xml:space="preserve">(dep_var, </w:t>
      </w:r>
      <w:r>
        <w:rPr>
          <w:rStyle w:val="StringTok"/>
        </w:rPr>
        <w:t>"_Nbr_compte_MS"</w:t>
      </w:r>
      <w:r>
        <w:rPr>
          <w:rStyle w:val="NormalTok"/>
        </w:rPr>
        <w:t xml:space="preserve">)]] </w:t>
      </w:r>
      <w:r>
        <w:rPr>
          <w:rStyle w:val="OtherTok"/>
        </w:rPr>
        <w:t>&lt;-</w:t>
      </w:r>
      <w:r>
        <w:rPr>
          <w:rStyle w:val="NormalTok"/>
        </w:rPr>
        <w:t xml:space="preserve"> </w:t>
      </w:r>
      <w:r>
        <w:rPr>
          <w:rStyle w:val="FunctionTok"/>
        </w:rPr>
        <w:t>generate_logistic_model</w:t>
      </w:r>
      <w:r>
        <w:rPr>
          <w:rStyle w:val="NormalTok"/>
        </w:rPr>
        <w:t>(dep_var, indep_vars_1b, da</w:t>
      </w:r>
      <w:r>
        <w:rPr>
          <w:rStyle w:val="NormalTok"/>
        </w:rPr>
        <w:t>ta_P3_)</w:t>
      </w:r>
      <w:r>
        <w:br/>
      </w:r>
      <w:r>
        <w:rPr>
          <w:rStyle w:val="NormalTok"/>
        </w:rPr>
        <w:t xml:space="preserve">  </w:t>
      </w:r>
      <w:r>
        <w:br/>
      </w:r>
      <w:r>
        <w:rPr>
          <w:rStyle w:val="NormalTok"/>
        </w:rPr>
        <w:t xml:space="preserve">  </w:t>
      </w:r>
      <w:r>
        <w:rPr>
          <w:rStyle w:val="CommentTok"/>
        </w:rPr>
        <w:t># Ajouter les labels incrémentés dans m_labels</w:t>
      </w:r>
      <w:r>
        <w:br/>
      </w:r>
      <w:r>
        <w:rPr>
          <w:rStyle w:val="NormalTok"/>
        </w:rPr>
        <w:t xml:space="preserve">  m_labels </w:t>
      </w:r>
      <w:r>
        <w:rPr>
          <w:rStyle w:val="OtherTok"/>
        </w:rPr>
        <w:t>&lt;-</w:t>
      </w:r>
      <w:r>
        <w:rPr>
          <w:rStyle w:val="NormalTok"/>
        </w:rPr>
        <w:t xml:space="preserve"> </w:t>
      </w:r>
      <w:r>
        <w:rPr>
          <w:rStyle w:val="FunctionTok"/>
        </w:rPr>
        <w:t>c</w:t>
      </w:r>
      <w:r>
        <w:rPr>
          <w:rStyle w:val="NormalTok"/>
        </w:rPr>
        <w:t>(m_labels,</w:t>
      </w:r>
      <w:r>
        <w:br/>
      </w:r>
      <w:r>
        <w:rPr>
          <w:rStyle w:val="NormalTok"/>
        </w:rPr>
        <w:t xml:space="preserve">                </w:t>
      </w:r>
      <w:r>
        <w:rPr>
          <w:rStyle w:val="FunctionTok"/>
        </w:rPr>
        <w:t>paste0</w:t>
      </w:r>
      <w:r>
        <w:rPr>
          <w:rStyle w:val="NormalTok"/>
        </w:rPr>
        <w:t xml:space="preserve">(dep_var, </w:t>
      </w:r>
      <w:r>
        <w:rPr>
          <w:rStyle w:val="StringTok"/>
        </w:rPr>
        <w:t>""</w:t>
      </w:r>
      <w:r>
        <w:rPr>
          <w:rStyle w:val="NormalTok"/>
        </w:rPr>
        <w:t xml:space="preserve">))  </w:t>
      </w:r>
      <w:r>
        <w:rPr>
          <w:rStyle w:val="CommentTok"/>
        </w:rPr>
        <w:t># Label pour Nbr_compte_MS</w:t>
      </w:r>
      <w:r>
        <w:br/>
      </w:r>
      <w:r>
        <w:rPr>
          <w:rStyle w:val="NormalTok"/>
        </w:rPr>
        <w:t>}</w:t>
      </w:r>
      <w:r>
        <w:br/>
      </w:r>
      <w:r>
        <w:br/>
      </w:r>
      <w:r>
        <w:rPr>
          <w:rStyle w:val="CommentTok"/>
        </w:rPr>
        <w:t># Vérification des modèles et des labels</w:t>
      </w:r>
      <w:r>
        <w:br/>
      </w:r>
      <w:r>
        <w:rPr>
          <w:rStyle w:val="CommentTok"/>
        </w:rPr>
        <w:t>#print(names(model_list))  # Afficher les noms des modèles</w:t>
      </w:r>
      <w:r>
        <w:br/>
      </w:r>
      <w:r>
        <w:rPr>
          <w:rStyle w:val="CommentTok"/>
        </w:rPr>
        <w:t>#p</w:t>
      </w:r>
      <w:r>
        <w:rPr>
          <w:rStyle w:val="CommentTok"/>
        </w:rPr>
        <w:t>rint(m_labels)  # Afficher les labels</w:t>
      </w:r>
      <w:r>
        <w:br/>
      </w:r>
      <w:r>
        <w:br/>
      </w:r>
      <w:r>
        <w:rPr>
          <w:rStyle w:val="CommentTok"/>
        </w:rPr>
        <w:t># Appliquer plot_models avec les modèles et les labels</w:t>
      </w:r>
      <w:r>
        <w:br/>
      </w:r>
      <w:r>
        <w:br/>
      </w:r>
      <w:r>
        <w:rPr>
          <w:rStyle w:val="FunctionTok"/>
        </w:rPr>
        <w:t>plot_models</w:t>
      </w:r>
      <w:r>
        <w:rPr>
          <w:rStyle w:val="NormalTok"/>
        </w:rPr>
        <w:t>(</w:t>
      </w:r>
      <w:r>
        <w:br/>
      </w:r>
      <w:r>
        <w:rPr>
          <w:rStyle w:val="NormalTok"/>
        </w:rPr>
        <w:t xml:space="preserve">  model_list,</w:t>
      </w:r>
      <w:r>
        <w:br/>
      </w:r>
      <w:r>
        <w:rPr>
          <w:rStyle w:val="NormalTok"/>
        </w:rPr>
        <w:t xml:space="preserve">  </w:t>
      </w:r>
      <w:r>
        <w:rPr>
          <w:rStyle w:val="AttributeTok"/>
        </w:rPr>
        <w:t>m.labels =</w:t>
      </w:r>
      <w:r>
        <w:rPr>
          <w:rStyle w:val="NormalTok"/>
        </w:rPr>
        <w:t xml:space="preserve"> m_labels,  </w:t>
      </w:r>
      <w:r>
        <w:rPr>
          <w:rStyle w:val="CommentTok"/>
        </w:rPr>
        <w:t># Utilisation des labels incrémentés</w:t>
      </w:r>
      <w:r>
        <w:br/>
      </w:r>
      <w:r>
        <w:rPr>
          <w:rStyle w:val="NormalTok"/>
        </w:rPr>
        <w:t xml:space="preserve">  </w:t>
      </w:r>
      <w:r>
        <w:rPr>
          <w:rStyle w:val="AttributeTok"/>
        </w:rPr>
        <w:t>show.values =</w:t>
      </w:r>
      <w:r>
        <w:rPr>
          <w:rStyle w:val="NormalTok"/>
        </w:rPr>
        <w:t xml:space="preserve"> </w:t>
      </w:r>
      <w:r>
        <w:rPr>
          <w:rStyle w:val="ConstantTok"/>
        </w:rPr>
        <w:t>FALSE</w:t>
      </w:r>
      <w:r>
        <w:rPr>
          <w:rStyle w:val="NormalTok"/>
        </w:rPr>
        <w:t xml:space="preserve">,  </w:t>
      </w:r>
      <w:r>
        <w:rPr>
          <w:rStyle w:val="CommentTok"/>
        </w:rPr>
        <w:t># Ne pas afficher les valeurs numériques des coefficients</w:t>
      </w:r>
      <w:r>
        <w:br/>
      </w:r>
      <w:r>
        <w:rPr>
          <w:rStyle w:val="NormalTok"/>
        </w:rPr>
        <w:t xml:space="preserve">  </w:t>
      </w:r>
      <w:r>
        <w:rPr>
          <w:rStyle w:val="AttributeTok"/>
        </w:rPr>
        <w:t>show.p =</w:t>
      </w:r>
      <w:r>
        <w:rPr>
          <w:rStyle w:val="NormalTok"/>
        </w:rPr>
        <w:t xml:space="preserve"> </w:t>
      </w:r>
      <w:r>
        <w:rPr>
          <w:rStyle w:val="ConstantTok"/>
        </w:rPr>
        <w:t>FALSE</w:t>
      </w:r>
      <w:r>
        <w:rPr>
          <w:rStyle w:val="NormalTok"/>
        </w:rPr>
        <w:t xml:space="preserve">,  </w:t>
      </w:r>
      <w:r>
        <w:rPr>
          <w:rStyle w:val="CommentTok"/>
        </w:rPr>
        <w:t># Ne pas afficher les p-valeurs</w:t>
      </w:r>
      <w:r>
        <w:br/>
      </w:r>
      <w:r>
        <w:rPr>
          <w:rStyle w:val="NormalTok"/>
        </w:rPr>
        <w:t xml:space="preserve">  </w:t>
      </w:r>
      <w:r>
        <w:rPr>
          <w:rStyle w:val="AttributeTok"/>
        </w:rPr>
        <w:t>p.shape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show.legend =</w:t>
      </w:r>
      <w:r>
        <w:rPr>
          <w:rStyle w:val="NormalTok"/>
        </w:rPr>
        <w:t xml:space="preserve"> </w:t>
      </w:r>
      <w:r>
        <w:rPr>
          <w:rStyle w:val="ConstantTok"/>
        </w:rPr>
        <w:t>TRUE</w:t>
      </w:r>
      <w:r>
        <w:rPr>
          <w:rStyle w:val="NormalTok"/>
        </w:rPr>
        <w:t>,</w:t>
      </w:r>
      <w:r>
        <w:rPr>
          <w:rStyle w:val="CommentTok"/>
        </w:rPr>
        <w:t># Afficher les formes des points au lieu des valeurs</w:t>
      </w:r>
      <w:r>
        <w:br/>
      </w:r>
      <w:r>
        <w:rPr>
          <w:rStyle w:val="NormalTok"/>
        </w:rPr>
        <w:t xml:space="preserve">  </w:t>
      </w:r>
      <w:r>
        <w:rPr>
          <w:rStyle w:val="AttributeTok"/>
        </w:rPr>
        <w:t>grid =</w:t>
      </w:r>
      <w:r>
        <w:rPr>
          <w:rStyle w:val="NormalTok"/>
        </w:rPr>
        <w:t xml:space="preserve">F,   </w:t>
      </w:r>
      <w:r>
        <w:rPr>
          <w:rStyle w:val="CommentTok"/>
        </w:rPr>
        <w:t>#Afficher une grille</w:t>
      </w:r>
      <w:r>
        <w:br/>
      </w:r>
      <w:r>
        <w:rPr>
          <w:rStyle w:val="NormalTok"/>
        </w:rPr>
        <w:t xml:space="preserve">   </w:t>
      </w:r>
      <w:r>
        <w:rPr>
          <w:rStyle w:val="AttributeTok"/>
        </w:rPr>
        <w:t>vline.color =</w:t>
      </w:r>
      <w:r>
        <w:rPr>
          <w:rStyle w:val="NormalTok"/>
        </w:rPr>
        <w:t xml:space="preserve"> </w:t>
      </w:r>
      <w:r>
        <w:rPr>
          <w:rStyle w:val="StringTok"/>
        </w:rPr>
        <w:t>"bl</w:t>
      </w:r>
      <w:r>
        <w:rPr>
          <w:rStyle w:val="StringTok"/>
        </w:rPr>
        <w:t>ack"</w:t>
      </w:r>
      <w:r>
        <w:br/>
      </w:r>
      <w:r>
        <w:rPr>
          <w:rStyle w:val="NormalTok"/>
        </w:rPr>
        <w:t>)</w:t>
      </w:r>
    </w:p>
    <w:p w14:paraId="7AB65FA7" w14:textId="77777777" w:rsidR="00022B71" w:rsidRDefault="005B112A">
      <w:pPr>
        <w:pStyle w:val="Titre1Car"/>
      </w:pPr>
      <w:r>
        <w:rPr>
          <w:noProof/>
        </w:rPr>
        <w:drawing>
          <wp:inline distT="0" distB="0" distL="0" distR="0" wp14:anchorId="4560543A" wp14:editId="1B8C0B9D">
            <wp:extent cx="4620126" cy="3696101"/>
            <wp:effectExtent l="0" t="0" r="0" b="0"/>
            <wp:docPr id="432" name="Picture"/>
            <wp:cNvGraphicFramePr/>
            <a:graphic xmlns:a="http://schemas.openxmlformats.org/drawingml/2006/main">
              <a:graphicData uri="http://schemas.openxmlformats.org/drawingml/2006/picture">
                <pic:pic xmlns:pic="http://schemas.openxmlformats.org/drawingml/2006/picture">
                  <pic:nvPicPr>
                    <pic:cNvPr id="433" name="Picture" descr="C:/Users/HP/Desktop/Analyse_r-seaux-sociaux-et-transition-l-ge-adulte-Qu-bec/rapport/Rapport_files/figure-docx/unnamed-chunk-121-1.png"/>
                    <pic:cNvPicPr>
                      <a:picLocks noChangeAspect="1" noChangeArrowheads="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14:paraId="418095A2" w14:textId="77777777" w:rsidR="00022B71" w:rsidRDefault="005B112A">
      <w:pPr>
        <w:pStyle w:val="En-ttedetabledesmatires"/>
      </w:pPr>
      <w:r>
        <w:rPr>
          <w:rStyle w:val="CommentTok"/>
        </w:rPr>
        <w:t># Générer le graphique et enregistrer dans le dossier 'figures/forestplot'</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"nombre de de compte des médias_forestplot.png"</w:t>
      </w:r>
      <w:r>
        <w:rPr>
          <w:rStyle w:val="NormalTok"/>
        </w:rPr>
        <w:t xml:space="preserve">), </w:t>
      </w:r>
      <w:r>
        <w:br/>
      </w:r>
      <w:r>
        <w:rPr>
          <w:rStyle w:val="NormalTok"/>
        </w:rPr>
        <w:t xml:space="preserve">       </w:t>
      </w:r>
      <w:r>
        <w:rPr>
          <w:rStyle w:val="AttributeTok"/>
        </w:rPr>
        <w:t>plot =</w:t>
      </w:r>
      <w:r>
        <w:rPr>
          <w:rStyle w:val="NormalTok"/>
        </w:rPr>
        <w:t xml:space="preserve"> </w:t>
      </w:r>
      <w:r>
        <w:rPr>
          <w:rStyle w:val="FunctionTok"/>
        </w:rPr>
        <w:t>last_plot</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7CF94D60" w14:textId="77777777" w:rsidR="00022B71" w:rsidRDefault="005B112A">
      <w:pPr>
        <w:pStyle w:val="Titre3"/>
      </w:pPr>
      <w:bookmarkStart w:id="405" w:name="variable-utilisation-de-compte-regulier"/>
      <w:bookmarkStart w:id="406" w:name="_Toc209544917"/>
      <w:bookmarkEnd w:id="403"/>
      <w:r>
        <w:t>Variable utilisation de compte re</w:t>
      </w:r>
      <w:r>
        <w:t>gulier</w:t>
      </w:r>
      <w:bookmarkEnd w:id="406"/>
    </w:p>
    <w:p w14:paraId="031A60CD" w14:textId="77777777" w:rsidR="00022B71" w:rsidRDefault="005B112A">
      <w:pPr>
        <w:pStyle w:val="En-ttedetabledesmatires"/>
      </w:pP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des variables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 indépendante : Nombre de Comptes MS Régulier</w:t>
      </w:r>
      <w:r>
        <w:br/>
      </w:r>
      <w:r>
        <w:rPr>
          <w:rStyle w:val="NormalTok"/>
        </w:rPr>
        <w:t xml:space="preserve">indep_vars_1c </w:t>
      </w:r>
      <w:r>
        <w:rPr>
          <w:rStyle w:val="OtherTok"/>
        </w:rPr>
        <w:t>&lt;-</w:t>
      </w:r>
      <w:r>
        <w:rPr>
          <w:rStyle w:val="NormalTok"/>
        </w:rPr>
        <w:t xml:space="preserve"> </w:t>
      </w:r>
      <w:r>
        <w:rPr>
          <w:rStyle w:val="StringTok"/>
        </w:rPr>
        <w:t>"Nbr_compte_MS_regulier"</w:t>
      </w:r>
      <w:r>
        <w:rPr>
          <w:rStyle w:val="NormalTok"/>
        </w:rPr>
        <w:t xml:space="preserve">  </w:t>
      </w:r>
      <w:r>
        <w:rPr>
          <w:rStyle w:val="CommentTok"/>
        </w:rPr>
        <w:t># Remplacement par "Nbr_compte_MS_regulier"</w:t>
      </w:r>
      <w:r>
        <w:br/>
      </w:r>
      <w:r>
        <w:br/>
      </w:r>
      <w:r>
        <w:rPr>
          <w:rStyle w:val="CommentTok"/>
        </w:rPr>
        <w:t># Créer une liste vide pour stocker les modèles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 xml:space="preserve">m_labels </w:t>
      </w:r>
      <w:r>
        <w:rPr>
          <w:rStyle w:val="OtherTok"/>
        </w:rPr>
        <w:t>&lt;-</w:t>
      </w:r>
      <w:r>
        <w:rPr>
          <w:rStyle w:val="NormalTok"/>
        </w:rPr>
        <w:t xml:space="preserve"> </w:t>
      </w:r>
      <w:r>
        <w:rPr>
          <w:rStyle w:val="FunctionTok"/>
        </w:rPr>
        <w:t>c</w:t>
      </w:r>
      <w:r>
        <w:rPr>
          <w:rStyle w:val="NormalTok"/>
        </w:rPr>
        <w:t xml:space="preserve">()  </w:t>
      </w:r>
      <w:r>
        <w:rPr>
          <w:rStyle w:val="CommentTok"/>
        </w:rPr>
        <w:t># Liste pour stocker les labels des modèles</w:t>
      </w:r>
      <w:r>
        <w:br/>
      </w:r>
      <w:r>
        <w:br/>
      </w:r>
      <w:r>
        <w:rPr>
          <w:rStyle w:val="CommentTok"/>
        </w:rPr>
        <w:t># Appliquer les régressions pour chaque variable dépendante</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 </w:t>
      </w:r>
      <w:r>
        <w:rPr>
          <w:rStyle w:val="OtherTok"/>
        </w:rPr>
        <w:t>&lt;-</w:t>
      </w:r>
      <w:r>
        <w:rPr>
          <w:rStyle w:val="NormalTok"/>
        </w:rPr>
        <w:t xml:space="preserve"> </w:t>
      </w:r>
      <w:r>
        <w:rPr>
          <w:rStyle w:val="FunctionTok"/>
        </w:rPr>
        <w:t>generate_logistic_model</w:t>
      </w:r>
      <w:r>
        <w:rPr>
          <w:rStyle w:val="NormalTok"/>
        </w:rPr>
        <w:t>(dep_var, indep_vars_1c, data_P3_)</w:t>
      </w:r>
      <w:r>
        <w:br/>
      </w:r>
      <w:r>
        <w:rPr>
          <w:rStyle w:val="NormalTok"/>
        </w:rPr>
        <w:t xml:space="preserve">  model_list[[</w:t>
      </w:r>
      <w:r>
        <w:rPr>
          <w:rStyle w:val="FunctionTok"/>
        </w:rPr>
        <w:t>paste0</w:t>
      </w:r>
      <w:r>
        <w:rPr>
          <w:rStyle w:val="NormalTok"/>
        </w:rPr>
        <w:t xml:space="preserve">(dep_var, </w:t>
      </w:r>
      <w:r>
        <w:rPr>
          <w:rStyle w:val="StringTok"/>
        </w:rPr>
        <w:t>"_Nbr_compte_MS_regulier"</w:t>
      </w:r>
      <w:r>
        <w:rPr>
          <w:rStyle w:val="NormalTok"/>
        </w:rPr>
        <w:t xml:space="preserve">)]] </w:t>
      </w:r>
      <w:r>
        <w:rPr>
          <w:rStyle w:val="OtherTok"/>
        </w:rPr>
        <w:t>&lt;-</w:t>
      </w:r>
      <w:r>
        <w:rPr>
          <w:rStyle w:val="NormalTok"/>
        </w:rPr>
        <w:t xml:space="preserve"> model</w:t>
      </w:r>
      <w:r>
        <w:br/>
      </w:r>
      <w:r>
        <w:rPr>
          <w:rStyle w:val="NormalTok"/>
        </w:rPr>
        <w:t xml:space="preserve">  </w:t>
      </w:r>
      <w:r>
        <w:br/>
      </w:r>
      <w:r>
        <w:rPr>
          <w:rStyle w:val="NormalTok"/>
        </w:rPr>
        <w:t xml:space="preserve">  </w:t>
      </w:r>
      <w:r>
        <w:rPr>
          <w:rStyle w:val="CommentTok"/>
        </w:rPr>
        <w:t># Ajouter les labels incrémentés dans m_labels</w:t>
      </w:r>
      <w:r>
        <w:br/>
      </w:r>
      <w:r>
        <w:rPr>
          <w:rStyle w:val="NormalTok"/>
        </w:rPr>
        <w:t xml:space="preserve">  m_labels </w:t>
      </w:r>
      <w:r>
        <w:rPr>
          <w:rStyle w:val="OtherTok"/>
        </w:rPr>
        <w:t>&lt;-</w:t>
      </w:r>
      <w:r>
        <w:rPr>
          <w:rStyle w:val="NormalTok"/>
        </w:rPr>
        <w:t xml:space="preserve"> </w:t>
      </w:r>
      <w:r>
        <w:rPr>
          <w:rStyle w:val="FunctionTok"/>
        </w:rPr>
        <w:t>c</w:t>
      </w:r>
      <w:r>
        <w:rPr>
          <w:rStyle w:val="NormalTok"/>
        </w:rPr>
        <w:t>(m_labels,</w:t>
      </w:r>
      <w:r>
        <w:br/>
      </w:r>
      <w:r>
        <w:rPr>
          <w:rStyle w:val="NormalTok"/>
        </w:rPr>
        <w:t xml:space="preserve">                </w:t>
      </w:r>
      <w:r>
        <w:rPr>
          <w:rStyle w:val="FunctionTok"/>
        </w:rPr>
        <w:t>paste0</w:t>
      </w:r>
      <w:r>
        <w:rPr>
          <w:rStyle w:val="NormalTok"/>
        </w:rPr>
        <w:t xml:space="preserve">(dep_var, </w:t>
      </w:r>
      <w:r>
        <w:rPr>
          <w:rStyle w:val="StringTok"/>
        </w:rPr>
        <w:t>""</w:t>
      </w:r>
      <w:r>
        <w:rPr>
          <w:rStyle w:val="NormalTok"/>
        </w:rPr>
        <w:t xml:space="preserve">))  </w:t>
      </w:r>
      <w:r>
        <w:rPr>
          <w:rStyle w:val="CommentTok"/>
        </w:rPr>
        <w:t># Label pour Nbr_compte_MS_regulier</w:t>
      </w:r>
      <w:r>
        <w:br/>
      </w:r>
      <w:r>
        <w:rPr>
          <w:rStyle w:val="NormalTok"/>
        </w:rPr>
        <w:t xml:space="preserve">  </w:t>
      </w:r>
      <w:r>
        <w:br/>
      </w:r>
      <w:r>
        <w:rPr>
          <w:rStyle w:val="NormalTok"/>
        </w:rPr>
        <w:t xml:space="preserve">  </w:t>
      </w:r>
      <w:r>
        <w:rPr>
          <w:rStyle w:val="CommentTok"/>
        </w:rPr>
        <w:t xml:space="preserve"># Afficher les résultats de la </w:t>
      </w:r>
      <w:r>
        <w:rPr>
          <w:rStyle w:val="CommentTok"/>
        </w:rPr>
        <w:t>régression pour chaque modèle</w:t>
      </w:r>
      <w:r>
        <w:br/>
      </w:r>
      <w:r>
        <w:rPr>
          <w:rStyle w:val="NormalTok"/>
        </w:rPr>
        <w:t xml:space="preserve">  </w:t>
      </w:r>
      <w:r>
        <w:rPr>
          <w:rStyle w:val="CommentTok"/>
        </w:rPr>
        <w:t>#cat("\nRésultats de la régression pour", dep_var, "avec Nbr_compte_MS_regulier:\n")</w:t>
      </w:r>
      <w:r>
        <w:br/>
      </w:r>
      <w:r>
        <w:rPr>
          <w:rStyle w:val="NormalTok"/>
        </w:rPr>
        <w:t xml:space="preserve">  </w:t>
      </w:r>
      <w:r>
        <w:rPr>
          <w:rStyle w:val="CommentTok"/>
        </w:rPr>
        <w:t>#print(summary(model))  # Afficher le résumé du modèle</w:t>
      </w:r>
      <w:r>
        <w:br/>
      </w:r>
      <w:r>
        <w:rPr>
          <w:rStyle w:val="NormalTok"/>
        </w:rPr>
        <w:t>}</w:t>
      </w:r>
      <w:r>
        <w:br/>
      </w:r>
      <w:r>
        <w:br/>
      </w:r>
      <w:r>
        <w:rPr>
          <w:rStyle w:val="CommentTok"/>
        </w:rPr>
        <w:t># Vérification des modèles et des labels</w:t>
      </w:r>
      <w:r>
        <w:br/>
      </w:r>
      <w:r>
        <w:rPr>
          <w:rStyle w:val="CommentTok"/>
        </w:rPr>
        <w:t xml:space="preserve">#print(names(model_list))  # Afficher </w:t>
      </w:r>
      <w:r>
        <w:rPr>
          <w:rStyle w:val="CommentTok"/>
        </w:rPr>
        <w:t>les noms des modèles</w:t>
      </w:r>
      <w:r>
        <w:br/>
      </w:r>
      <w:r>
        <w:rPr>
          <w:rStyle w:val="CommentTok"/>
        </w:rPr>
        <w:t>#print(m_labels)  # Afficher les labels</w:t>
      </w:r>
      <w:r>
        <w:br/>
      </w:r>
      <w:r>
        <w:br/>
      </w:r>
      <w:r>
        <w:rPr>
          <w:rStyle w:val="CommentTok"/>
        </w:rPr>
        <w:t># Appliquer plot_models avec les modèles et les labels</w:t>
      </w:r>
      <w:r>
        <w:br/>
      </w:r>
      <w:r>
        <w:rPr>
          <w:rStyle w:val="FunctionTok"/>
        </w:rPr>
        <w:t>plot_models</w:t>
      </w:r>
      <w:r>
        <w:rPr>
          <w:rStyle w:val="NormalTok"/>
        </w:rPr>
        <w:t>(</w:t>
      </w:r>
      <w:r>
        <w:br/>
      </w:r>
      <w:r>
        <w:rPr>
          <w:rStyle w:val="NormalTok"/>
        </w:rPr>
        <w:t xml:space="preserve">  model_list,</w:t>
      </w:r>
      <w:r>
        <w:br/>
      </w:r>
      <w:r>
        <w:rPr>
          <w:rStyle w:val="NormalTok"/>
        </w:rPr>
        <w:t xml:space="preserve">    </w:t>
      </w:r>
      <w:r>
        <w:rPr>
          <w:rStyle w:val="CommentTok"/>
        </w:rPr>
        <w:t># Ajout de Nbr_compte_MS_regulier</w:t>
      </w:r>
      <w:r>
        <w:br/>
      </w:r>
      <w:r>
        <w:rPr>
          <w:rStyle w:val="NormalTok"/>
        </w:rPr>
        <w:t xml:space="preserve">  </w:t>
      </w:r>
      <w:r>
        <w:rPr>
          <w:rStyle w:val="AttributeTok"/>
        </w:rPr>
        <w:t>m.labels =</w:t>
      </w:r>
      <w:r>
        <w:rPr>
          <w:rStyle w:val="NormalTok"/>
        </w:rPr>
        <w:t xml:space="preserve"> m_labels,  </w:t>
      </w:r>
      <w:r>
        <w:rPr>
          <w:rStyle w:val="CommentTok"/>
        </w:rPr>
        <w:t># Utilisation des labels incrémentés</w:t>
      </w:r>
      <w:r>
        <w:br/>
      </w:r>
      <w:r>
        <w:rPr>
          <w:rStyle w:val="NormalTok"/>
        </w:rPr>
        <w:t xml:space="preserve">  </w:t>
      </w:r>
      <w:r>
        <w:rPr>
          <w:rStyle w:val="AttributeTok"/>
        </w:rPr>
        <w:t>show.values</w:t>
      </w:r>
      <w:r>
        <w:rPr>
          <w:rStyle w:val="AttributeTok"/>
        </w:rPr>
        <w:t xml:space="preserve"> =</w:t>
      </w:r>
      <w:r>
        <w:rPr>
          <w:rStyle w:val="NormalTok"/>
        </w:rPr>
        <w:t xml:space="preserve"> </w:t>
      </w:r>
      <w:r>
        <w:rPr>
          <w:rStyle w:val="ConstantTok"/>
        </w:rPr>
        <w:t>FALSE</w:t>
      </w:r>
      <w:r>
        <w:rPr>
          <w:rStyle w:val="NormalTok"/>
        </w:rPr>
        <w:t xml:space="preserve">,  </w:t>
      </w:r>
      <w:r>
        <w:rPr>
          <w:rStyle w:val="CommentTok"/>
        </w:rPr>
        <w:t># Ne pas afficher les valeurs numériques des coefficients</w:t>
      </w:r>
      <w:r>
        <w:br/>
      </w:r>
      <w:r>
        <w:rPr>
          <w:rStyle w:val="NormalTok"/>
        </w:rPr>
        <w:t xml:space="preserve">  </w:t>
      </w:r>
      <w:r>
        <w:rPr>
          <w:rStyle w:val="AttributeTok"/>
        </w:rPr>
        <w:t>show.p =</w:t>
      </w:r>
      <w:r>
        <w:rPr>
          <w:rStyle w:val="NormalTok"/>
        </w:rPr>
        <w:t xml:space="preserve"> </w:t>
      </w:r>
      <w:r>
        <w:rPr>
          <w:rStyle w:val="ConstantTok"/>
        </w:rPr>
        <w:t>FALSE</w:t>
      </w:r>
      <w:r>
        <w:rPr>
          <w:rStyle w:val="NormalTok"/>
        </w:rPr>
        <w:t xml:space="preserve">,  </w:t>
      </w:r>
      <w:r>
        <w:rPr>
          <w:rStyle w:val="CommentTok"/>
        </w:rPr>
        <w:t># Ne pas afficher les p-valeurs</w:t>
      </w:r>
      <w:r>
        <w:br/>
      </w:r>
      <w:r>
        <w:rPr>
          <w:rStyle w:val="NormalTok"/>
        </w:rPr>
        <w:t xml:space="preserve">  </w:t>
      </w:r>
      <w:r>
        <w:rPr>
          <w:rStyle w:val="AttributeTok"/>
        </w:rPr>
        <w:t>p.shape =</w:t>
      </w:r>
      <w:r>
        <w:rPr>
          <w:rStyle w:val="NormalTok"/>
        </w:rPr>
        <w:t xml:space="preserve"> </w:t>
      </w:r>
      <w:r>
        <w:rPr>
          <w:rStyle w:val="ConstantTok"/>
        </w:rPr>
        <w:t>TRUE</w:t>
      </w:r>
      <w:r>
        <w:rPr>
          <w:rStyle w:val="NormalTok"/>
        </w:rPr>
        <w:t xml:space="preserve">,  </w:t>
      </w:r>
      <w:r>
        <w:rPr>
          <w:rStyle w:val="CommentTok"/>
        </w:rPr>
        <w:t># Afficher les formes des points au lieu des valeurs</w:t>
      </w:r>
      <w:r>
        <w:br/>
      </w:r>
      <w:r>
        <w:rPr>
          <w:rStyle w:val="NormalTok"/>
        </w:rPr>
        <w:t xml:space="preserve">  </w:t>
      </w:r>
      <w:r>
        <w:rPr>
          <w:rStyle w:val="AttributeTok"/>
        </w:rPr>
        <w:t>grid =</w:t>
      </w:r>
      <w:r>
        <w:rPr>
          <w:rStyle w:val="NormalTok"/>
        </w:rPr>
        <w:t xml:space="preserve"> F,  </w:t>
      </w:r>
      <w:r>
        <w:rPr>
          <w:rStyle w:val="CommentTok"/>
        </w:rPr>
        <w:t># Afficher une grille</w:t>
      </w:r>
      <w:r>
        <w:br/>
      </w:r>
      <w:r>
        <w:rPr>
          <w:rStyle w:val="NormalTok"/>
        </w:rPr>
        <w:t xml:space="preserve">  </w:t>
      </w:r>
      <w:r>
        <w:rPr>
          <w:rStyle w:val="AttributeTok"/>
        </w:rPr>
        <w:t>vline.color =</w:t>
      </w:r>
      <w:r>
        <w:rPr>
          <w:rStyle w:val="NormalTok"/>
        </w:rPr>
        <w:t xml:space="preserve"> </w:t>
      </w:r>
      <w:r>
        <w:rPr>
          <w:rStyle w:val="StringTok"/>
        </w:rPr>
        <w:t>"black"</w:t>
      </w:r>
      <w:r>
        <w:br/>
      </w:r>
      <w:r>
        <w:rPr>
          <w:rStyle w:val="NormalTok"/>
        </w:rPr>
        <w:t>)</w:t>
      </w:r>
    </w:p>
    <w:p w14:paraId="260054F1" w14:textId="77777777" w:rsidR="00022B71" w:rsidRDefault="005B112A">
      <w:pPr>
        <w:pStyle w:val="Titre1Car"/>
      </w:pPr>
      <w:r>
        <w:rPr>
          <w:noProof/>
        </w:rPr>
        <w:drawing>
          <wp:inline distT="0" distB="0" distL="0" distR="0" wp14:anchorId="66A65801" wp14:editId="168B13A1">
            <wp:extent cx="4620126" cy="3696101"/>
            <wp:effectExtent l="0" t="0" r="0" b="0"/>
            <wp:docPr id="436" name="Picture"/>
            <wp:cNvGraphicFramePr/>
            <a:graphic xmlns:a="http://schemas.openxmlformats.org/drawingml/2006/main">
              <a:graphicData uri="http://schemas.openxmlformats.org/drawingml/2006/picture">
                <pic:pic xmlns:pic="http://schemas.openxmlformats.org/drawingml/2006/picture">
                  <pic:nvPicPr>
                    <pic:cNvPr id="437" name="Picture" descr="C:/Users/HP/Desktop/Analyse_r-seaux-sociaux-et-transition-l-ge-adulte-Qu-bec/rapport/Rapport_files/figure-docx/unnamed-chunk-122-1.png"/>
                    <pic:cNvPicPr>
                      <a:picLocks noChangeAspect="1" noChangeArrowheads="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14:paraId="75C76B6E" w14:textId="77777777" w:rsidR="00022B71" w:rsidRDefault="005B112A">
      <w:pPr>
        <w:pStyle w:val="En-ttedetabledesmatires"/>
      </w:pPr>
      <w:r>
        <w:rPr>
          <w:rStyle w:val="CommentTok"/>
        </w:rPr>
        <w:t># Générer le graphique et enregistrer dans le dossier 'figures/forestplot'</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"nombre de de compte regulier_forestplot.png"</w:t>
      </w:r>
      <w:r>
        <w:rPr>
          <w:rStyle w:val="NormalTok"/>
        </w:rPr>
        <w:t xml:space="preserve">), </w:t>
      </w:r>
      <w:r>
        <w:br/>
      </w:r>
      <w:r>
        <w:rPr>
          <w:rStyle w:val="NormalTok"/>
        </w:rPr>
        <w:t xml:space="preserve">       </w:t>
      </w:r>
      <w:r>
        <w:rPr>
          <w:rStyle w:val="AttributeTok"/>
        </w:rPr>
        <w:t>plot =</w:t>
      </w:r>
      <w:r>
        <w:rPr>
          <w:rStyle w:val="NormalTok"/>
        </w:rPr>
        <w:t xml:space="preserve"> </w:t>
      </w:r>
      <w:r>
        <w:rPr>
          <w:rStyle w:val="FunctionTok"/>
        </w:rPr>
        <w:t>last_plot</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7E714F8C" w14:textId="77777777" w:rsidR="00022B71" w:rsidRDefault="005B112A">
      <w:pPr>
        <w:pStyle w:val="Titre3"/>
      </w:pPr>
      <w:bookmarkStart w:id="407" w:name="nombre-dheure-par-jour"/>
      <w:bookmarkStart w:id="408" w:name="_Toc209544918"/>
      <w:bookmarkEnd w:id="405"/>
      <w:r>
        <w:t>Nombre d’heure par Jour</w:t>
      </w:r>
      <w:bookmarkEnd w:id="408"/>
    </w:p>
    <w:p w14:paraId="5C059FF9" w14:textId="77777777" w:rsidR="00022B71" w:rsidRDefault="005B112A">
      <w:pPr>
        <w:pStyle w:val="En-ttedetabledesmatires"/>
      </w:pPr>
      <w:r>
        <w:rPr>
          <w:rStyle w:val="FunctionTok"/>
        </w:rPr>
        <w:t>library</w:t>
      </w:r>
      <w:r>
        <w:rPr>
          <w:rStyle w:val="NormalTok"/>
        </w:rPr>
        <w:t>(sjPlot)</w:t>
      </w:r>
      <w:r>
        <w:br/>
      </w:r>
      <w:r>
        <w:rPr>
          <w:rStyle w:val="FunctionTok"/>
        </w:rPr>
        <w:t>libr</w:t>
      </w:r>
      <w:r>
        <w:rPr>
          <w:rStyle w:val="FunctionTok"/>
        </w:rPr>
        <w:t>ary</w:t>
      </w:r>
      <w:r>
        <w:rPr>
          <w:rStyle w:val="NormalTok"/>
        </w:rPr>
        <w:t>(ggplot2)</w:t>
      </w:r>
      <w:r>
        <w:br/>
      </w:r>
      <w:r>
        <w:rPr>
          <w:rStyle w:val="FunctionTok"/>
        </w:rPr>
        <w:t>library</w:t>
      </w:r>
      <w:r>
        <w:rPr>
          <w:rStyle w:val="NormalTok"/>
        </w:rPr>
        <w:t>(here)</w:t>
      </w:r>
      <w:r>
        <w:br/>
      </w:r>
      <w:r>
        <w:br/>
      </w: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w:t>
      </w:r>
      <w:r>
        <w:rPr>
          <w:rStyle w:val="FunctionTok"/>
        </w:rPr>
        <w:t>n</w:t>
      </w:r>
      <w:r>
        <w:rPr>
          <w:rStyle w:val="NormalTok"/>
        </w:rPr>
        <w:t>(model)</w:t>
      </w:r>
      <w:r>
        <w:br/>
      </w:r>
      <w:r>
        <w:rPr>
          <w:rStyle w:val="NormalTok"/>
        </w:rPr>
        <w:t>}</w:t>
      </w:r>
      <w:r>
        <w:br/>
      </w:r>
      <w:r>
        <w:br/>
      </w:r>
      <w:r>
        <w:rPr>
          <w:rStyle w:val="CommentTok"/>
        </w:rPr>
        <w:t># Liste des variables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 indépendante</w:t>
      </w:r>
      <w:r>
        <w:br/>
      </w:r>
      <w:r>
        <w:rPr>
          <w:rStyle w:val="NormalTok"/>
        </w:rPr>
        <w:t xml:space="preserve">indep_vars_1b </w:t>
      </w:r>
      <w:r>
        <w:rPr>
          <w:rStyle w:val="OtherTok"/>
        </w:rPr>
        <w:t>&lt;-</w:t>
      </w:r>
      <w:r>
        <w:rPr>
          <w:rStyle w:val="NormalTok"/>
        </w:rPr>
        <w:t xml:space="preserve"> </w:t>
      </w:r>
      <w:r>
        <w:rPr>
          <w:rStyle w:val="StringTok"/>
        </w:rPr>
        <w:t>"Nombre_d_heures_sur_RSM_Jour"</w:t>
      </w:r>
      <w:r>
        <w:rPr>
          <w:rStyle w:val="NormalTok"/>
        </w:rPr>
        <w:t xml:space="preserve">  </w:t>
      </w:r>
      <w:r>
        <w:br/>
      </w:r>
      <w:r>
        <w:br/>
      </w:r>
      <w:r>
        <w:rPr>
          <w:rStyle w:val="CommentTok"/>
        </w:rPr>
        <w:t># Stockage des modèles et labels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 xml:space="preserve">m_labels </w:t>
      </w:r>
      <w:r>
        <w:rPr>
          <w:rStyle w:val="OtherTok"/>
        </w:rPr>
        <w:t>&lt;-</w:t>
      </w:r>
      <w:r>
        <w:rPr>
          <w:rStyle w:val="NormalTok"/>
        </w:rPr>
        <w:t xml:space="preserve"> </w:t>
      </w:r>
      <w:r>
        <w:rPr>
          <w:rStyle w:val="FunctionTok"/>
        </w:rPr>
        <w:t>c</w:t>
      </w:r>
      <w:r>
        <w:rPr>
          <w:rStyle w:val="NormalTok"/>
        </w:rPr>
        <w:t xml:space="preserve">()  </w:t>
      </w:r>
      <w:r>
        <w:br/>
      </w:r>
      <w:r>
        <w:br/>
      </w:r>
      <w:r>
        <w:rPr>
          <w:rStyle w:val="CommentTok"/>
        </w:rPr>
        <w:t xml:space="preserve"># </w:t>
      </w:r>
      <w:r>
        <w:rPr>
          <w:rStyle w:val="CommentTok"/>
        </w:rPr>
        <w:t>Boucle pour ajuster les modèles logistiques</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model_list[[dep_var]] </w:t>
      </w:r>
      <w:r>
        <w:rPr>
          <w:rStyle w:val="OtherTok"/>
        </w:rPr>
        <w:t>&lt;-</w:t>
      </w:r>
      <w:r>
        <w:rPr>
          <w:rStyle w:val="NormalTok"/>
        </w:rPr>
        <w:t xml:space="preserve"> </w:t>
      </w:r>
      <w:r>
        <w:rPr>
          <w:rStyle w:val="FunctionTok"/>
        </w:rPr>
        <w:t>generate_logistic_model</w:t>
      </w:r>
      <w:r>
        <w:rPr>
          <w:rStyle w:val="NormalTok"/>
        </w:rPr>
        <w:t>(dep_var, indep_vars_1b, data_P3_)</w:t>
      </w:r>
      <w:r>
        <w:br/>
      </w:r>
      <w:r>
        <w:rPr>
          <w:rStyle w:val="NormalTok"/>
        </w:rPr>
        <w:t xml:space="preserve">  m_labels </w:t>
      </w:r>
      <w:r>
        <w:rPr>
          <w:rStyle w:val="OtherTok"/>
        </w:rPr>
        <w:t>&lt;-</w:t>
      </w:r>
      <w:r>
        <w:rPr>
          <w:rStyle w:val="NormalTok"/>
        </w:rPr>
        <w:t xml:space="preserve"> </w:t>
      </w:r>
      <w:r>
        <w:rPr>
          <w:rStyle w:val="FunctionTok"/>
        </w:rPr>
        <w:t>c</w:t>
      </w:r>
      <w:r>
        <w:rPr>
          <w:rStyle w:val="NormalTok"/>
        </w:rPr>
        <w:t>(m_labels, dep_var)</w:t>
      </w:r>
      <w:r>
        <w:br/>
      </w:r>
      <w:r>
        <w:rPr>
          <w:rStyle w:val="NormalTok"/>
        </w:rPr>
        <w:t>}</w:t>
      </w:r>
      <w:r>
        <w:br/>
      </w:r>
      <w:r>
        <w:br/>
      </w:r>
      <w:r>
        <w:rPr>
          <w:rStyle w:val="CommentTok"/>
        </w:rPr>
        <w:t># Génération du graphique avec un style uniforme</w:t>
      </w:r>
      <w:r>
        <w:br/>
      </w:r>
      <w:r>
        <w:rPr>
          <w:rStyle w:val="NormalTok"/>
        </w:rPr>
        <w:t xml:space="preserve">p </w:t>
      </w:r>
      <w:r>
        <w:rPr>
          <w:rStyle w:val="OtherTok"/>
        </w:rPr>
        <w:t>&lt;-</w:t>
      </w:r>
      <w:r>
        <w:rPr>
          <w:rStyle w:val="NormalTok"/>
        </w:rPr>
        <w:t xml:space="preserve"> </w:t>
      </w:r>
      <w:r>
        <w:rPr>
          <w:rStyle w:val="FunctionTok"/>
        </w:rPr>
        <w:t>p</w:t>
      </w:r>
      <w:r>
        <w:rPr>
          <w:rStyle w:val="FunctionTok"/>
        </w:rPr>
        <w:t>lot_models</w:t>
      </w:r>
      <w:r>
        <w:rPr>
          <w:rStyle w:val="NormalTok"/>
        </w:rPr>
        <w:t>(</w:t>
      </w:r>
      <w:r>
        <w:br/>
      </w:r>
      <w:r>
        <w:rPr>
          <w:rStyle w:val="NormalTok"/>
        </w:rPr>
        <w:t xml:space="preserve">  model_list,</w:t>
      </w:r>
      <w:r>
        <w:br/>
      </w:r>
      <w:r>
        <w:rPr>
          <w:rStyle w:val="NormalTok"/>
        </w:rPr>
        <w:t xml:space="preserve">  </w:t>
      </w:r>
      <w:r>
        <w:rPr>
          <w:rStyle w:val="AttributeTok"/>
        </w:rPr>
        <w:t>m.labels =</w:t>
      </w:r>
      <w:r>
        <w:rPr>
          <w:rStyle w:val="NormalTok"/>
        </w:rPr>
        <w:t xml:space="preserve"> m_labels,  </w:t>
      </w:r>
      <w:r>
        <w:br/>
      </w:r>
      <w:r>
        <w:rPr>
          <w:rStyle w:val="NormalTok"/>
        </w:rPr>
        <w:t xml:space="preserve">  </w:t>
      </w:r>
      <w:r>
        <w:rPr>
          <w:rStyle w:val="AttributeTok"/>
        </w:rPr>
        <w:t>show.values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show.p =</w:t>
      </w:r>
      <w:r>
        <w:rPr>
          <w:rStyle w:val="NormalTok"/>
        </w:rPr>
        <w:t xml:space="preserve"> </w:t>
      </w:r>
      <w:r>
        <w:rPr>
          <w:rStyle w:val="ConstantTok"/>
        </w:rPr>
        <w:t>FALSE</w:t>
      </w:r>
      <w:r>
        <w:rPr>
          <w:rStyle w:val="NormalTok"/>
        </w:rPr>
        <w:t xml:space="preserve">,  </w:t>
      </w:r>
      <w:r>
        <w:br/>
      </w:r>
      <w:r>
        <w:rPr>
          <w:rStyle w:val="NormalTok"/>
        </w:rPr>
        <w:t xml:space="preserve">  </w:t>
      </w:r>
      <w:r>
        <w:rPr>
          <w:rStyle w:val="AttributeTok"/>
        </w:rPr>
        <w:t>show.legend =</w:t>
      </w:r>
      <w:r>
        <w:rPr>
          <w:rStyle w:val="NormalTok"/>
        </w:rPr>
        <w:t xml:space="preserve"> T,  </w:t>
      </w:r>
      <w:r>
        <w:br/>
      </w:r>
      <w:r>
        <w:rPr>
          <w:rStyle w:val="NormalTok"/>
        </w:rPr>
        <w:t xml:space="preserve">  </w:t>
      </w:r>
      <w:r>
        <w:rPr>
          <w:rStyle w:val="AttributeTok"/>
        </w:rPr>
        <w:t>p.shape =</w:t>
      </w:r>
      <w:r>
        <w:rPr>
          <w:rStyle w:val="NormalTok"/>
        </w:rPr>
        <w:t xml:space="preserve"> T, </w:t>
      </w:r>
      <w:r>
        <w:br/>
      </w:r>
      <w:r>
        <w:rPr>
          <w:rStyle w:val="NormalTok"/>
        </w:rPr>
        <w:t xml:space="preserve">  </w:t>
      </w:r>
      <w:r>
        <w:rPr>
          <w:rStyle w:val="AttributeTok"/>
        </w:rPr>
        <w:t>grid =</w:t>
      </w:r>
      <w:r>
        <w:rPr>
          <w:rStyle w:val="NormalTok"/>
        </w:rPr>
        <w:t xml:space="preserve"> F,</w:t>
      </w:r>
      <w:r>
        <w:br/>
      </w:r>
      <w:r>
        <w:rPr>
          <w:rStyle w:val="NormalTok"/>
        </w:rPr>
        <w:t xml:space="preserve">  </w:t>
      </w:r>
      <w:r>
        <w:rPr>
          <w:rStyle w:val="AttributeTok"/>
        </w:rPr>
        <w:t>vline.color =</w:t>
      </w:r>
      <w:r>
        <w:rPr>
          <w:rStyle w:val="NormalTok"/>
        </w:rPr>
        <w:t xml:space="preserve"> </w:t>
      </w:r>
      <w:r>
        <w:rPr>
          <w:rStyle w:val="StringTok"/>
        </w:rPr>
        <w:t>"black"</w:t>
      </w:r>
      <w:r>
        <w:br/>
      </w:r>
      <w:r>
        <w:rPr>
          <w:rStyle w:val="NormalTok"/>
        </w:rPr>
        <w:t xml:space="preserve">) </w:t>
      </w:r>
      <w:r>
        <w:br/>
      </w:r>
      <w:r>
        <w:br/>
      </w:r>
      <w:r>
        <w:br/>
      </w:r>
      <w:r>
        <w:rPr>
          <w:rStyle w:val="CommentTok"/>
        </w:rPr>
        <w:t># Enregistrement du graphique</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"nombre_d_heures_sur_RSM_Jour_forestplot.png"</w:t>
      </w:r>
      <w:r>
        <w:rPr>
          <w:rStyle w:val="NormalTok"/>
        </w:rPr>
        <w:t xml:space="preserve">), </w:t>
      </w:r>
      <w:r>
        <w:br/>
      </w:r>
      <w:r>
        <w:rPr>
          <w:rStyle w:val="NormalTok"/>
        </w:rPr>
        <w:t xml:space="preserve">       </w:t>
      </w:r>
      <w:r>
        <w:rPr>
          <w:rStyle w:val="AttributeTok"/>
        </w:rPr>
        <w:t>plot =</w:t>
      </w:r>
      <w:r>
        <w:rPr>
          <w:rStyle w:val="NormalTok"/>
        </w:rPr>
        <w:t xml:space="preserve"> p,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r>
        <w:br/>
      </w:r>
      <w:r>
        <w:br/>
      </w:r>
      <w:r>
        <w:rPr>
          <w:rStyle w:val="NormalTok"/>
        </w:rPr>
        <w:t>p</w:t>
      </w:r>
    </w:p>
    <w:p w14:paraId="5ED705DF" w14:textId="77777777" w:rsidR="00022B71" w:rsidRDefault="005B112A">
      <w:pPr>
        <w:pStyle w:val="Titre1Car"/>
      </w:pPr>
      <w:r>
        <w:rPr>
          <w:noProof/>
        </w:rPr>
        <w:drawing>
          <wp:inline distT="0" distB="0" distL="0" distR="0" wp14:anchorId="707CC53A" wp14:editId="7DA735AE">
            <wp:extent cx="4620126" cy="3696101"/>
            <wp:effectExtent l="0" t="0" r="0" b="0"/>
            <wp:docPr id="440" name="Picture"/>
            <wp:cNvGraphicFramePr/>
            <a:graphic xmlns:a="http://schemas.openxmlformats.org/drawingml/2006/main">
              <a:graphicData uri="http://schemas.openxmlformats.org/drawingml/2006/picture">
                <pic:pic xmlns:pic="http://schemas.openxmlformats.org/drawingml/2006/picture">
                  <pic:nvPicPr>
                    <pic:cNvPr id="441" name="Picture" descr="C:/Users/HP/Desktop/Analyse_r-seaux-sociaux-et-transition-l-ge-adulte-Qu-bec/rapport/Rapport_files/figure-docx/unnamed-chunk-123-1.png"/>
                    <pic:cNvPicPr>
                      <a:picLocks noChangeAspect="1" noChangeArrowheads="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14:paraId="7A0923DC" w14:textId="77777777" w:rsidR="00022B71" w:rsidRDefault="005B112A">
      <w:pPr>
        <w:pStyle w:val="Titre3"/>
      </w:pPr>
      <w:bookmarkStart w:id="409" w:name="variables-concernant-les-médias"/>
      <w:bookmarkStart w:id="410" w:name="_Toc209544919"/>
      <w:bookmarkEnd w:id="407"/>
      <w:r>
        <w:t>variables concernant les médias</w:t>
      </w:r>
      <w:bookmarkEnd w:id="410"/>
    </w:p>
    <w:p w14:paraId="4BB1A5AF" w14:textId="77777777" w:rsidR="00022B71" w:rsidRDefault="005B112A">
      <w:pPr>
        <w:pStyle w:val="En-ttedetabledesmatires"/>
      </w:pP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w:t>
      </w:r>
      <w:r>
        <w:rPr>
          <w:rStyle w:val="FunctionTok"/>
        </w:rPr>
        <w:t>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des variables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Variables indépendantes</w:t>
      </w:r>
      <w:r>
        <w:br/>
      </w:r>
      <w:r>
        <w:rPr>
          <w:rStyle w:val="NormalTok"/>
        </w:rPr>
        <w:t xml:space="preserve">indep_vars_1a </w:t>
      </w:r>
      <w:r>
        <w:rPr>
          <w:rStyle w:val="OtherTok"/>
        </w:rPr>
        <w:t>&lt;-</w:t>
      </w:r>
      <w:r>
        <w:rPr>
          <w:rStyle w:val="NormalTok"/>
        </w:rPr>
        <w:t xml:space="preserve"> </w:t>
      </w:r>
      <w:r>
        <w:rPr>
          <w:rStyle w:val="StringTok"/>
        </w:rPr>
        <w:t>"Usage_MS"</w:t>
      </w:r>
      <w:r>
        <w:br/>
      </w:r>
      <w:r>
        <w:rPr>
          <w:rStyle w:val="NormalTok"/>
        </w:rPr>
        <w:t>indep_var</w:t>
      </w:r>
      <w:r>
        <w:rPr>
          <w:rStyle w:val="NormalTok"/>
        </w:rPr>
        <w:t xml:space="preserve">s_1b </w:t>
      </w:r>
      <w:r>
        <w:rPr>
          <w:rStyle w:val="OtherTok"/>
        </w:rPr>
        <w:t>&lt;-</w:t>
      </w:r>
      <w:r>
        <w:rPr>
          <w:rStyle w:val="NormalTok"/>
        </w:rPr>
        <w:t xml:space="preserve"> </w:t>
      </w:r>
      <w:r>
        <w:rPr>
          <w:rStyle w:val="StringTok"/>
        </w:rPr>
        <w:t>"Nbr_compte_MS"</w:t>
      </w:r>
      <w:r>
        <w:br/>
      </w:r>
      <w:r>
        <w:rPr>
          <w:rStyle w:val="NormalTok"/>
        </w:rPr>
        <w:t xml:space="preserve">indep_vars_1c </w:t>
      </w:r>
      <w:r>
        <w:rPr>
          <w:rStyle w:val="OtherTok"/>
        </w:rPr>
        <w:t>&lt;-</w:t>
      </w:r>
      <w:r>
        <w:rPr>
          <w:rStyle w:val="NormalTok"/>
        </w:rPr>
        <w:t xml:space="preserve"> </w:t>
      </w:r>
      <w:r>
        <w:rPr>
          <w:rStyle w:val="StringTok"/>
        </w:rPr>
        <w:t>"Nbr_compte_MS_regulier"</w:t>
      </w:r>
      <w:r>
        <w:br/>
      </w:r>
      <w:r>
        <w:br/>
      </w:r>
      <w:r>
        <w:rPr>
          <w:rStyle w:val="CommentTok"/>
        </w:rPr>
        <w:t># Créer une liste vide pour stocker les modèles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 xml:space="preserve">m_labels </w:t>
      </w:r>
      <w:r>
        <w:rPr>
          <w:rStyle w:val="OtherTok"/>
        </w:rPr>
        <w:t>&lt;-</w:t>
      </w:r>
      <w:r>
        <w:rPr>
          <w:rStyle w:val="NormalTok"/>
        </w:rPr>
        <w:t xml:space="preserve"> </w:t>
      </w:r>
      <w:r>
        <w:rPr>
          <w:rStyle w:val="FunctionTok"/>
        </w:rPr>
        <w:t>c</w:t>
      </w:r>
      <w:r>
        <w:rPr>
          <w:rStyle w:val="NormalTok"/>
        </w:rPr>
        <w:t xml:space="preserve">()  </w:t>
      </w:r>
      <w:r>
        <w:rPr>
          <w:rStyle w:val="CommentTok"/>
        </w:rPr>
        <w:t># Liste pour stocker les labels des modèles</w:t>
      </w:r>
      <w:r>
        <w:br/>
      </w:r>
      <w:r>
        <w:br/>
      </w:r>
      <w:r>
        <w:rPr>
          <w:rStyle w:val="CommentTok"/>
        </w:rPr>
        <w:t># Appliquer les régressions pour chaque variable dépendant</w:t>
      </w:r>
      <w:r>
        <w:rPr>
          <w:rStyle w:val="CommentTok"/>
        </w:rPr>
        <w:t>e</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model_list[[</w:t>
      </w:r>
      <w:r>
        <w:rPr>
          <w:rStyle w:val="FunctionTok"/>
        </w:rPr>
        <w:t>paste0</w:t>
      </w:r>
      <w:r>
        <w:rPr>
          <w:rStyle w:val="NormalTok"/>
        </w:rPr>
        <w:t xml:space="preserve">(dep_var, </w:t>
      </w:r>
      <w:r>
        <w:rPr>
          <w:rStyle w:val="StringTok"/>
        </w:rPr>
        <w:t>"_Usage_MS"</w:t>
      </w:r>
      <w:r>
        <w:rPr>
          <w:rStyle w:val="NormalTok"/>
        </w:rPr>
        <w:t xml:space="preserve">)]] </w:t>
      </w:r>
      <w:r>
        <w:rPr>
          <w:rStyle w:val="OtherTok"/>
        </w:rPr>
        <w:t>&lt;-</w:t>
      </w:r>
      <w:r>
        <w:rPr>
          <w:rStyle w:val="NormalTok"/>
        </w:rPr>
        <w:t xml:space="preserve"> </w:t>
      </w:r>
      <w:r>
        <w:rPr>
          <w:rStyle w:val="FunctionTok"/>
        </w:rPr>
        <w:t>generate_logistic_model</w:t>
      </w:r>
      <w:r>
        <w:rPr>
          <w:rStyle w:val="NormalTok"/>
        </w:rPr>
        <w:t>(dep_var, indep_vars_1a, data_P3_)</w:t>
      </w:r>
      <w:r>
        <w:br/>
      </w:r>
      <w:r>
        <w:rPr>
          <w:rStyle w:val="NormalTok"/>
        </w:rPr>
        <w:t xml:space="preserve">  model_list[[</w:t>
      </w:r>
      <w:r>
        <w:rPr>
          <w:rStyle w:val="FunctionTok"/>
        </w:rPr>
        <w:t>paste0</w:t>
      </w:r>
      <w:r>
        <w:rPr>
          <w:rStyle w:val="NormalTok"/>
        </w:rPr>
        <w:t xml:space="preserve">(dep_var, </w:t>
      </w:r>
      <w:r>
        <w:rPr>
          <w:rStyle w:val="StringTok"/>
        </w:rPr>
        <w:t>"_Nbr_compte_MS"</w:t>
      </w:r>
      <w:r>
        <w:rPr>
          <w:rStyle w:val="NormalTok"/>
        </w:rPr>
        <w:t xml:space="preserve">)]] </w:t>
      </w:r>
      <w:r>
        <w:rPr>
          <w:rStyle w:val="OtherTok"/>
        </w:rPr>
        <w:t>&lt;-</w:t>
      </w:r>
      <w:r>
        <w:rPr>
          <w:rStyle w:val="NormalTok"/>
        </w:rPr>
        <w:t xml:space="preserve"> </w:t>
      </w:r>
      <w:r>
        <w:rPr>
          <w:rStyle w:val="FunctionTok"/>
        </w:rPr>
        <w:t>generate_logistic_model</w:t>
      </w:r>
      <w:r>
        <w:rPr>
          <w:rStyle w:val="NormalTok"/>
        </w:rPr>
        <w:t>(dep_var, indep_vars_1b, data_P3_)</w:t>
      </w:r>
      <w:r>
        <w:br/>
      </w:r>
      <w:r>
        <w:rPr>
          <w:rStyle w:val="NormalTok"/>
        </w:rPr>
        <w:t xml:space="preserve">  m</w:t>
      </w:r>
      <w:r>
        <w:rPr>
          <w:rStyle w:val="NormalTok"/>
        </w:rPr>
        <w:t>odel_list[[</w:t>
      </w:r>
      <w:r>
        <w:rPr>
          <w:rStyle w:val="FunctionTok"/>
        </w:rPr>
        <w:t>paste0</w:t>
      </w:r>
      <w:r>
        <w:rPr>
          <w:rStyle w:val="NormalTok"/>
        </w:rPr>
        <w:t xml:space="preserve">(dep_var, </w:t>
      </w:r>
      <w:r>
        <w:rPr>
          <w:rStyle w:val="StringTok"/>
        </w:rPr>
        <w:t>"_Nbr_compte_MS_regulier"</w:t>
      </w:r>
      <w:r>
        <w:rPr>
          <w:rStyle w:val="NormalTok"/>
        </w:rPr>
        <w:t xml:space="preserve">)]] </w:t>
      </w:r>
      <w:r>
        <w:rPr>
          <w:rStyle w:val="OtherTok"/>
        </w:rPr>
        <w:t>&lt;-</w:t>
      </w:r>
      <w:r>
        <w:rPr>
          <w:rStyle w:val="NormalTok"/>
        </w:rPr>
        <w:t xml:space="preserve"> </w:t>
      </w:r>
      <w:r>
        <w:rPr>
          <w:rStyle w:val="FunctionTok"/>
        </w:rPr>
        <w:t>generate_logistic_model</w:t>
      </w:r>
      <w:r>
        <w:rPr>
          <w:rStyle w:val="NormalTok"/>
        </w:rPr>
        <w:t>(dep_var, indep_vars_1c, data_P3_)</w:t>
      </w:r>
      <w:r>
        <w:br/>
      </w:r>
      <w:r>
        <w:rPr>
          <w:rStyle w:val="NormalTok"/>
        </w:rPr>
        <w:t xml:space="preserve">  </w:t>
      </w:r>
      <w:r>
        <w:br/>
      </w:r>
      <w:r>
        <w:rPr>
          <w:rStyle w:val="NormalTok"/>
        </w:rPr>
        <w:t xml:space="preserve">  </w:t>
      </w:r>
      <w:r>
        <w:rPr>
          <w:rStyle w:val="CommentTok"/>
        </w:rPr>
        <w:t># Ajouter les labels incrémentés dans m_labels</w:t>
      </w:r>
      <w:r>
        <w:br/>
      </w:r>
      <w:r>
        <w:rPr>
          <w:rStyle w:val="NormalTok"/>
        </w:rPr>
        <w:t xml:space="preserve">  m_labels </w:t>
      </w:r>
      <w:r>
        <w:rPr>
          <w:rStyle w:val="OtherTok"/>
        </w:rPr>
        <w:t>&lt;-</w:t>
      </w:r>
      <w:r>
        <w:rPr>
          <w:rStyle w:val="NormalTok"/>
        </w:rPr>
        <w:t xml:space="preserve"> </w:t>
      </w:r>
      <w:r>
        <w:rPr>
          <w:rStyle w:val="FunctionTok"/>
        </w:rPr>
        <w:t>c</w:t>
      </w:r>
      <w:r>
        <w:rPr>
          <w:rStyle w:val="NormalTok"/>
        </w:rPr>
        <w:t>(m_labels,</w:t>
      </w:r>
      <w:r>
        <w:br/>
      </w:r>
      <w:r>
        <w:rPr>
          <w:rStyle w:val="NormalTok"/>
        </w:rPr>
        <w:t xml:space="preserve">                </w:t>
      </w:r>
      <w:r>
        <w:rPr>
          <w:rStyle w:val="FunctionTok"/>
        </w:rPr>
        <w:t>paste0</w:t>
      </w:r>
      <w:r>
        <w:rPr>
          <w:rStyle w:val="NormalTok"/>
        </w:rPr>
        <w:t xml:space="preserve">(dep_var, </w:t>
      </w:r>
      <w:r>
        <w:rPr>
          <w:rStyle w:val="StringTok"/>
        </w:rPr>
        <w:t>"_1"</w:t>
      </w:r>
      <w:r>
        <w:rPr>
          <w:rStyle w:val="NormalTok"/>
        </w:rPr>
        <w:t xml:space="preserve">),  </w:t>
      </w:r>
      <w:r>
        <w:rPr>
          <w:rStyle w:val="CommentTok"/>
        </w:rPr>
        <w:t># Label pour Usage_MS</w:t>
      </w:r>
      <w:r>
        <w:br/>
      </w:r>
      <w:r>
        <w:rPr>
          <w:rStyle w:val="NormalTok"/>
        </w:rPr>
        <w:t xml:space="preserve">                </w:t>
      </w:r>
      <w:r>
        <w:rPr>
          <w:rStyle w:val="FunctionTok"/>
        </w:rPr>
        <w:t>paste0</w:t>
      </w:r>
      <w:r>
        <w:rPr>
          <w:rStyle w:val="NormalTok"/>
        </w:rPr>
        <w:t xml:space="preserve">(dep_var, </w:t>
      </w:r>
      <w:r>
        <w:rPr>
          <w:rStyle w:val="StringTok"/>
        </w:rPr>
        <w:t>"_2"</w:t>
      </w:r>
      <w:r>
        <w:rPr>
          <w:rStyle w:val="NormalTok"/>
        </w:rPr>
        <w:t xml:space="preserve">),  </w:t>
      </w:r>
      <w:r>
        <w:rPr>
          <w:rStyle w:val="CommentTok"/>
        </w:rPr>
        <w:t># Label pour Nbr_compte_MS</w:t>
      </w:r>
      <w:r>
        <w:br/>
      </w:r>
      <w:r>
        <w:rPr>
          <w:rStyle w:val="NormalTok"/>
        </w:rPr>
        <w:t xml:space="preserve">                </w:t>
      </w:r>
      <w:r>
        <w:rPr>
          <w:rStyle w:val="FunctionTok"/>
        </w:rPr>
        <w:t>paste0</w:t>
      </w:r>
      <w:r>
        <w:rPr>
          <w:rStyle w:val="NormalTok"/>
        </w:rPr>
        <w:t xml:space="preserve">(dep_var, </w:t>
      </w:r>
      <w:r>
        <w:rPr>
          <w:rStyle w:val="StringTok"/>
        </w:rPr>
        <w:t>"_3"</w:t>
      </w:r>
      <w:r>
        <w:rPr>
          <w:rStyle w:val="NormalTok"/>
        </w:rPr>
        <w:t xml:space="preserve">))  </w:t>
      </w:r>
      <w:r>
        <w:rPr>
          <w:rStyle w:val="CommentTok"/>
        </w:rPr>
        <w:t># Label pour Nbr_compte_MS_regulier</w:t>
      </w:r>
      <w:r>
        <w:br/>
      </w:r>
      <w:r>
        <w:rPr>
          <w:rStyle w:val="NormalTok"/>
        </w:rPr>
        <w:t>}</w:t>
      </w:r>
      <w:r>
        <w:br/>
      </w:r>
      <w:r>
        <w:br/>
      </w:r>
      <w:r>
        <w:rPr>
          <w:rStyle w:val="CommentTok"/>
        </w:rPr>
        <w:t># Vérification des modèles et des labels</w:t>
      </w:r>
      <w:r>
        <w:br/>
      </w:r>
      <w:r>
        <w:rPr>
          <w:rStyle w:val="CommentTok"/>
        </w:rPr>
        <w:t xml:space="preserve">#print(names(model_list))  # Afficher les noms </w:t>
      </w:r>
      <w:r>
        <w:rPr>
          <w:rStyle w:val="CommentTok"/>
        </w:rPr>
        <w:t>des modèles</w:t>
      </w:r>
      <w:r>
        <w:br/>
      </w:r>
      <w:r>
        <w:rPr>
          <w:rStyle w:val="CommentTok"/>
        </w:rPr>
        <w:t>#print(m_labels)  # Afficher les labels</w:t>
      </w:r>
      <w:r>
        <w:br/>
      </w:r>
      <w:r>
        <w:br/>
      </w:r>
      <w:r>
        <w:rPr>
          <w:rStyle w:val="CommentTok"/>
        </w:rPr>
        <w:t># Appliquer plot_models avec les modèles et les labels</w:t>
      </w:r>
      <w:r>
        <w:br/>
      </w:r>
      <w:r>
        <w:rPr>
          <w:rStyle w:val="FunctionTok"/>
        </w:rPr>
        <w:t>plot_models</w:t>
      </w:r>
      <w:r>
        <w:rPr>
          <w:rStyle w:val="NormalTok"/>
        </w:rPr>
        <w:t>(</w:t>
      </w:r>
      <w:r>
        <w:br/>
      </w:r>
      <w:r>
        <w:rPr>
          <w:rStyle w:val="NormalTok"/>
        </w:rPr>
        <w:t xml:space="preserve">  model_list,</w:t>
      </w:r>
      <w:r>
        <w:br/>
      </w:r>
      <w:r>
        <w:rPr>
          <w:rStyle w:val="NormalTok"/>
        </w:rPr>
        <w:t xml:space="preserve">    </w:t>
      </w:r>
      <w:r>
        <w:rPr>
          <w:rStyle w:val="CommentTok"/>
        </w:rPr>
        <w:t># Sans la combinaison</w:t>
      </w:r>
      <w:r>
        <w:br/>
      </w:r>
      <w:r>
        <w:rPr>
          <w:rStyle w:val="NormalTok"/>
        </w:rPr>
        <w:t xml:space="preserve">  </w:t>
      </w:r>
      <w:r>
        <w:rPr>
          <w:rStyle w:val="AttributeTok"/>
        </w:rPr>
        <w:t>m.labels =</w:t>
      </w:r>
      <w:r>
        <w:rPr>
          <w:rStyle w:val="NormalTok"/>
        </w:rPr>
        <w:t xml:space="preserve"> m_labels,  </w:t>
      </w:r>
      <w:r>
        <w:rPr>
          <w:rStyle w:val="CommentTok"/>
        </w:rPr>
        <w:t># Utilisation des labels incrémentés</w:t>
      </w:r>
      <w:r>
        <w:br/>
      </w:r>
      <w:r>
        <w:rPr>
          <w:rStyle w:val="NormalTok"/>
        </w:rPr>
        <w:t xml:space="preserve">  </w:t>
      </w:r>
      <w:r>
        <w:rPr>
          <w:rStyle w:val="AttributeTok"/>
        </w:rPr>
        <w:t>show.values =</w:t>
      </w:r>
      <w:r>
        <w:rPr>
          <w:rStyle w:val="NormalTok"/>
        </w:rPr>
        <w:t xml:space="preserve"> </w:t>
      </w:r>
      <w:r>
        <w:rPr>
          <w:rStyle w:val="ConstantTok"/>
        </w:rPr>
        <w:t>FALSE</w:t>
      </w:r>
      <w:r>
        <w:rPr>
          <w:rStyle w:val="NormalTok"/>
        </w:rPr>
        <w:t xml:space="preserve">,  </w:t>
      </w:r>
      <w:r>
        <w:rPr>
          <w:rStyle w:val="CommentTok"/>
        </w:rPr>
        <w:t># Ne pas a</w:t>
      </w:r>
      <w:r>
        <w:rPr>
          <w:rStyle w:val="CommentTok"/>
        </w:rPr>
        <w:t>fficher les valeurs numériques des coefficients</w:t>
      </w:r>
      <w:r>
        <w:br/>
      </w:r>
      <w:r>
        <w:rPr>
          <w:rStyle w:val="NormalTok"/>
        </w:rPr>
        <w:t xml:space="preserve">  </w:t>
      </w:r>
      <w:r>
        <w:rPr>
          <w:rStyle w:val="AttributeTok"/>
        </w:rPr>
        <w:t>show.p =</w:t>
      </w:r>
      <w:r>
        <w:rPr>
          <w:rStyle w:val="NormalTok"/>
        </w:rPr>
        <w:t xml:space="preserve"> </w:t>
      </w:r>
      <w:r>
        <w:rPr>
          <w:rStyle w:val="ConstantTok"/>
        </w:rPr>
        <w:t>FALSE</w:t>
      </w:r>
      <w:r>
        <w:rPr>
          <w:rStyle w:val="NormalTok"/>
        </w:rPr>
        <w:t xml:space="preserve">,  </w:t>
      </w:r>
      <w:r>
        <w:rPr>
          <w:rStyle w:val="CommentTok"/>
        </w:rPr>
        <w:t># Ne pas afficher les p-valeurs</w:t>
      </w:r>
      <w:r>
        <w:br/>
      </w:r>
      <w:r>
        <w:rPr>
          <w:rStyle w:val="NormalTok"/>
        </w:rPr>
        <w:t xml:space="preserve">  </w:t>
      </w:r>
      <w:r>
        <w:rPr>
          <w:rStyle w:val="AttributeTok"/>
        </w:rPr>
        <w:t>p.shape =</w:t>
      </w:r>
      <w:r>
        <w:rPr>
          <w:rStyle w:val="NormalTok"/>
        </w:rPr>
        <w:t xml:space="preserve"> T,  </w:t>
      </w:r>
      <w:r>
        <w:rPr>
          <w:rStyle w:val="CommentTok"/>
        </w:rPr>
        <w:t># Afficher les formes des points au lieu des valeurs</w:t>
      </w:r>
      <w:r>
        <w:br/>
      </w:r>
      <w:r>
        <w:rPr>
          <w:rStyle w:val="NormalTok"/>
        </w:rPr>
        <w:t xml:space="preserve">  </w:t>
      </w:r>
      <w:r>
        <w:rPr>
          <w:rStyle w:val="AttributeTok"/>
        </w:rPr>
        <w:t>show.legend =</w:t>
      </w:r>
      <w:r>
        <w:rPr>
          <w:rStyle w:val="NormalTok"/>
        </w:rPr>
        <w:t xml:space="preserve"> T,</w:t>
      </w:r>
      <w:r>
        <w:br/>
      </w:r>
      <w:r>
        <w:rPr>
          <w:rStyle w:val="NormalTok"/>
        </w:rPr>
        <w:t xml:space="preserve">  </w:t>
      </w:r>
      <w:r>
        <w:rPr>
          <w:rStyle w:val="AttributeTok"/>
        </w:rPr>
        <w:t>grid =</w:t>
      </w:r>
      <w:r>
        <w:rPr>
          <w:rStyle w:val="NormalTok"/>
        </w:rPr>
        <w:t xml:space="preserve"> F,  </w:t>
      </w:r>
      <w:r>
        <w:rPr>
          <w:rStyle w:val="CommentTok"/>
        </w:rPr>
        <w:t># Afficher une grille</w:t>
      </w:r>
      <w:r>
        <w:br/>
      </w:r>
      <w:r>
        <w:rPr>
          <w:rStyle w:val="NormalTok"/>
        </w:rPr>
        <w:t xml:space="preserve">  </w:t>
      </w:r>
      <w:r>
        <w:rPr>
          <w:rStyle w:val="AttributeTok"/>
        </w:rPr>
        <w:t>vline.color =</w:t>
      </w:r>
      <w:r>
        <w:rPr>
          <w:rStyle w:val="NormalTok"/>
        </w:rPr>
        <w:t xml:space="preserve"> </w:t>
      </w:r>
      <w:r>
        <w:rPr>
          <w:rStyle w:val="StringTok"/>
        </w:rPr>
        <w:t>"black"</w:t>
      </w:r>
      <w:r>
        <w:br/>
      </w:r>
      <w:r>
        <w:rPr>
          <w:rStyle w:val="NormalTok"/>
        </w:rPr>
        <w:t>)</w:t>
      </w:r>
    </w:p>
    <w:p w14:paraId="792E00AA" w14:textId="77777777" w:rsidR="00022B71" w:rsidRDefault="005B112A">
      <w:pPr>
        <w:pStyle w:val="Titre1Car"/>
      </w:pPr>
      <w:r>
        <w:rPr>
          <w:noProof/>
        </w:rPr>
        <w:drawing>
          <wp:inline distT="0" distB="0" distL="0" distR="0" wp14:anchorId="12C35EE8" wp14:editId="6C1CA626">
            <wp:extent cx="4620126" cy="3696101"/>
            <wp:effectExtent l="0" t="0" r="0" b="0"/>
            <wp:docPr id="444" name="Picture"/>
            <wp:cNvGraphicFramePr/>
            <a:graphic xmlns:a="http://schemas.openxmlformats.org/drawingml/2006/main">
              <a:graphicData uri="http://schemas.openxmlformats.org/drawingml/2006/picture">
                <pic:pic xmlns:pic="http://schemas.openxmlformats.org/drawingml/2006/picture">
                  <pic:nvPicPr>
                    <pic:cNvPr id="445" name="Picture" descr="C:/Users/HP/Desktop/Analyse_r-seaux-sociaux-et-transition-l-ge-adulte-Qu-bec/rapport/Rapport_files/figure-docx/unnamed-chunk-124-1.png"/>
                    <pic:cNvPicPr>
                      <a:picLocks noChangeAspect="1" noChangeArrowheads="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14:paraId="74DC6EA5" w14:textId="77777777" w:rsidR="00022B71" w:rsidRDefault="005B112A">
      <w:pPr>
        <w:pStyle w:val="En-ttedetabledesmatires"/>
      </w:pPr>
      <w:r>
        <w:rPr>
          <w:rStyle w:val="CommentTok"/>
        </w:rPr>
        <w:t># Générer le graphique et enregistrer dans le dossier 'figures/forestplot'</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"Toute _les variables_utilisation des médias_forestplot.png"</w:t>
      </w:r>
      <w:r>
        <w:rPr>
          <w:rStyle w:val="NormalTok"/>
        </w:rPr>
        <w:t xml:space="preserve">), </w:t>
      </w:r>
      <w:r>
        <w:br/>
      </w:r>
      <w:r>
        <w:rPr>
          <w:rStyle w:val="NormalTok"/>
        </w:rPr>
        <w:t xml:space="preserve">       </w:t>
      </w:r>
      <w:r>
        <w:rPr>
          <w:rStyle w:val="AttributeTok"/>
        </w:rPr>
        <w:t>plot =</w:t>
      </w:r>
      <w:r>
        <w:rPr>
          <w:rStyle w:val="NormalTok"/>
        </w:rPr>
        <w:t xml:space="preserve"> </w:t>
      </w:r>
      <w:r>
        <w:rPr>
          <w:rStyle w:val="FunctionTok"/>
        </w:rPr>
        <w:t>last_plot</w:t>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478D9791" w14:textId="77777777" w:rsidR="00022B71" w:rsidRDefault="005B112A">
      <w:pPr>
        <w:pStyle w:val="Titre3"/>
      </w:pPr>
      <w:bookmarkStart w:id="411" w:name="X93392c4c7a4cee83a97c12441cb09aeb8e0cfa0"/>
      <w:bookmarkStart w:id="412" w:name="_Toc209544920"/>
      <w:bookmarkEnd w:id="409"/>
      <w:r>
        <w:t>Inversion des axes pour la va</w:t>
      </w:r>
      <w:r>
        <w:t>riables Utilisation des médias sociaux</w:t>
      </w:r>
      <w:bookmarkEnd w:id="412"/>
    </w:p>
    <w:p w14:paraId="1DFC779C" w14:textId="77777777" w:rsidR="00022B71" w:rsidRDefault="005B112A">
      <w:pPr>
        <w:pStyle w:val="En-ttedetabledesmatires"/>
      </w:pPr>
      <w:r>
        <w:rPr>
          <w:rStyle w:val="FunctionTok"/>
        </w:rPr>
        <w:t>library</w:t>
      </w:r>
      <w:r>
        <w:rPr>
          <w:rStyle w:val="NormalTok"/>
        </w:rPr>
        <w:t>(gtsummary)</w:t>
      </w:r>
      <w:r>
        <w:br/>
      </w:r>
      <w:r>
        <w:rPr>
          <w:rStyle w:val="FunctionTok"/>
        </w:rPr>
        <w:t>library</w:t>
      </w:r>
      <w:r>
        <w:rPr>
          <w:rStyle w:val="NormalTok"/>
        </w:rPr>
        <w:t>(dplyr)</w:t>
      </w:r>
      <w:r>
        <w:br/>
      </w:r>
      <w:r>
        <w:rPr>
          <w:rStyle w:val="FunctionTok"/>
        </w:rPr>
        <w:t>library</w:t>
      </w:r>
      <w:r>
        <w:rPr>
          <w:rStyle w:val="NormalTok"/>
        </w:rPr>
        <w:t>(ggplot2)</w:t>
      </w:r>
      <w:r>
        <w:br/>
      </w:r>
      <w:r>
        <w:br/>
      </w:r>
      <w:r>
        <w:br/>
      </w: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des variables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 indépendante (Usage_MS uniquement)</w:t>
      </w:r>
      <w:r>
        <w:br/>
      </w:r>
      <w:r>
        <w:rPr>
          <w:rStyle w:val="NormalTok"/>
        </w:rPr>
        <w:t xml:space="preserve">indep_vars_1a </w:t>
      </w:r>
      <w:r>
        <w:rPr>
          <w:rStyle w:val="OtherTok"/>
        </w:rPr>
        <w:t>&lt;-</w:t>
      </w:r>
      <w:r>
        <w:rPr>
          <w:rStyle w:val="NormalTok"/>
        </w:rPr>
        <w:t xml:space="preserve"> </w:t>
      </w:r>
      <w:r>
        <w:rPr>
          <w:rStyle w:val="StringTok"/>
        </w:rPr>
        <w:t>"Usage_MS"</w:t>
      </w:r>
      <w:r>
        <w:br/>
      </w:r>
      <w:r>
        <w:br/>
      </w:r>
      <w:r>
        <w:rPr>
          <w:rStyle w:val="CommentTok"/>
        </w:rPr>
        <w:t># Data frame pour stocker les r</w:t>
      </w:r>
      <w:r>
        <w:rPr>
          <w:rStyle w:val="CommentTok"/>
        </w:rPr>
        <w:t>ésultats issus de gtsummary</w:t>
      </w:r>
      <w:r>
        <w:br/>
      </w:r>
      <w:r>
        <w:rPr>
          <w:rStyle w:val="NormalTok"/>
        </w:rPr>
        <w:t xml:space="preserve">results_df </w:t>
      </w:r>
      <w:r>
        <w:rPr>
          <w:rStyle w:val="OtherTok"/>
        </w:rPr>
        <w:t>&lt;-</w:t>
      </w:r>
      <w:r>
        <w:rPr>
          <w:rStyle w:val="NormalTok"/>
        </w:rPr>
        <w:t xml:space="preserve"> </w:t>
      </w:r>
      <w:r>
        <w:rPr>
          <w:rStyle w:val="FunctionTok"/>
        </w:rPr>
        <w:t>data.frame</w:t>
      </w:r>
      <w:r>
        <w:rPr>
          <w:rStyle w:val="NormalTok"/>
        </w:rPr>
        <w:t>()</w:t>
      </w:r>
      <w:r>
        <w:br/>
      </w:r>
      <w:r>
        <w:br/>
      </w:r>
      <w:r>
        <w:rPr>
          <w:rStyle w:val="CommentTok"/>
        </w:rPr>
        <w:t># Boucle sur chaque variable dépendante</w:t>
      </w:r>
      <w:r>
        <w:br/>
      </w:r>
      <w:r>
        <w:rPr>
          <w:rStyle w:val="ControlFlowTok"/>
        </w:rPr>
        <w:t>for</w:t>
      </w:r>
      <w:r>
        <w:rPr>
          <w:rStyle w:val="NormalTok"/>
        </w:rPr>
        <w:t xml:space="preserve"> (dep </w:t>
      </w:r>
      <w:r>
        <w:rPr>
          <w:rStyle w:val="ControlFlowTok"/>
        </w:rPr>
        <w:t>in</w:t>
      </w:r>
      <w:r>
        <w:rPr>
          <w:rStyle w:val="NormalTok"/>
        </w:rPr>
        <w:t xml:space="preserve"> dependent_vars) {</w:t>
      </w:r>
      <w:r>
        <w:br/>
      </w:r>
      <w:r>
        <w:rPr>
          <w:rStyle w:val="NormalTok"/>
        </w:rPr>
        <w:t xml:space="preserve">  mod </w:t>
      </w:r>
      <w:r>
        <w:rPr>
          <w:rStyle w:val="OtherTok"/>
        </w:rPr>
        <w:t>&lt;-</w:t>
      </w:r>
      <w:r>
        <w:rPr>
          <w:rStyle w:val="NormalTok"/>
        </w:rPr>
        <w:t xml:space="preserve"> </w:t>
      </w:r>
      <w:r>
        <w:rPr>
          <w:rStyle w:val="FunctionTok"/>
        </w:rPr>
        <w:t>generate_logistic_model</w:t>
      </w:r>
      <w:r>
        <w:rPr>
          <w:rStyle w:val="NormalTok"/>
        </w:rPr>
        <w:t>(dep, indep_vars_1a, data_P3_)</w:t>
      </w:r>
      <w:r>
        <w:br/>
      </w:r>
      <w:r>
        <w:rPr>
          <w:rStyle w:val="NormalTok"/>
        </w:rPr>
        <w:t xml:space="preserve">  </w:t>
      </w:r>
      <w:r>
        <w:br/>
      </w:r>
      <w:r>
        <w:rPr>
          <w:rStyle w:val="NormalTok"/>
        </w:rPr>
        <w:t xml:space="preserve">  </w:t>
      </w:r>
      <w:r>
        <w:rPr>
          <w:rStyle w:val="CommentTok"/>
        </w:rPr>
        <w:t># Création du tableau de régression avec gtsummary</w:t>
      </w:r>
      <w:r>
        <w:br/>
      </w:r>
      <w:r>
        <w:rPr>
          <w:rStyle w:val="NormalTok"/>
        </w:rPr>
        <w:t xml:space="preserve">  tbl </w:t>
      </w:r>
      <w:r>
        <w:rPr>
          <w:rStyle w:val="OtherTok"/>
        </w:rPr>
        <w:t>&lt;-</w:t>
      </w:r>
      <w:r>
        <w:rPr>
          <w:rStyle w:val="NormalTok"/>
        </w:rPr>
        <w:t xml:space="preserve"> </w:t>
      </w:r>
      <w:r>
        <w:rPr>
          <w:rStyle w:val="FunctionTok"/>
        </w:rPr>
        <w:t>tb</w:t>
      </w:r>
      <w:r>
        <w:rPr>
          <w:rStyle w:val="FunctionTok"/>
        </w:rPr>
        <w:t>l_regression</w:t>
      </w:r>
      <w:r>
        <w:rPr>
          <w:rStyle w:val="NormalTok"/>
        </w:rPr>
        <w:t xml:space="preserve">(mod, </w:t>
      </w:r>
      <w:r>
        <w:rPr>
          <w:rStyle w:val="AttributeTok"/>
        </w:rPr>
        <w:t>exponentiate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Extraction du tableau sous forme de data frame et filtrage pour garder uniquement Usage_MS</w:t>
      </w:r>
      <w:r>
        <w:br/>
      </w:r>
      <w:r>
        <w:rPr>
          <w:rStyle w:val="NormalTok"/>
        </w:rPr>
        <w:t xml:space="preserve">  tb </w:t>
      </w:r>
      <w:r>
        <w:rPr>
          <w:rStyle w:val="OtherTok"/>
        </w:rPr>
        <w:t>&lt;-</w:t>
      </w:r>
      <w:r>
        <w:rPr>
          <w:rStyle w:val="NormalTok"/>
        </w:rPr>
        <w:t xml:space="preserve"> tbl</w:t>
      </w:r>
      <w:r>
        <w:rPr>
          <w:rStyle w:val="SpecialCharTok"/>
        </w:rPr>
        <w:t>$</w:t>
      </w:r>
      <w:r>
        <w:rPr>
          <w:rStyle w:val="NormalTok"/>
        </w:rPr>
        <w:t xml:space="preserve">table_body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(variable </w:t>
      </w:r>
      <w:r>
        <w:rPr>
          <w:rStyle w:val="SpecialCharTok"/>
        </w:rPr>
        <w:t>==</w:t>
      </w:r>
      <w:r>
        <w:rPr>
          <w:rStyle w:val="NormalTok"/>
        </w:rPr>
        <w:t xml:space="preserve"> indep_vars_1a)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outcome =</w:t>
      </w:r>
      <w:r>
        <w:rPr>
          <w:rStyle w:val="NormalTok"/>
        </w:rPr>
        <w:t xml:space="preserve"> dep)  </w:t>
      </w:r>
      <w:r>
        <w:rPr>
          <w:rStyle w:val="CommentTok"/>
        </w:rPr>
        <w:t xml:space="preserve"># Ajout du nom de la </w:t>
      </w:r>
      <w:r>
        <w:rPr>
          <w:rStyle w:val="CommentTok"/>
        </w:rPr>
        <w:t>variable dépendante</w:t>
      </w:r>
      <w:r>
        <w:br/>
      </w:r>
      <w:r>
        <w:rPr>
          <w:rStyle w:val="NormalTok"/>
        </w:rPr>
        <w:t xml:space="preserve">  </w:t>
      </w:r>
      <w:r>
        <w:br/>
      </w:r>
      <w:r>
        <w:rPr>
          <w:rStyle w:val="NormalTok"/>
        </w:rPr>
        <w:t xml:space="preserve">  </w:t>
      </w:r>
      <w:r>
        <w:rPr>
          <w:rStyle w:val="CommentTok"/>
        </w:rPr>
        <w:t># Ajout au data frame final</w:t>
      </w:r>
      <w:r>
        <w:br/>
      </w:r>
      <w:r>
        <w:rPr>
          <w:rStyle w:val="NormalTok"/>
        </w:rPr>
        <w:t xml:space="preserve">  results_df </w:t>
      </w:r>
      <w:r>
        <w:rPr>
          <w:rStyle w:val="OtherTok"/>
        </w:rPr>
        <w:t>&lt;-</w:t>
      </w:r>
      <w:r>
        <w:rPr>
          <w:rStyle w:val="NormalTok"/>
        </w:rPr>
        <w:t xml:space="preserve"> </w:t>
      </w:r>
      <w:r>
        <w:rPr>
          <w:rStyle w:val="FunctionTok"/>
        </w:rPr>
        <w:t>bind_rows</w:t>
      </w:r>
      <w:r>
        <w:rPr>
          <w:rStyle w:val="NormalTok"/>
        </w:rPr>
        <w:t>(results_df, tb)</w:t>
      </w:r>
      <w:r>
        <w:br/>
      </w:r>
      <w:r>
        <w:rPr>
          <w:rStyle w:val="NormalTok"/>
        </w:rPr>
        <w:t>}</w:t>
      </w:r>
      <w:r>
        <w:br/>
      </w:r>
      <w:r>
        <w:br/>
      </w:r>
      <w:r>
        <w:rPr>
          <w:rStyle w:val="CommentTok"/>
        </w:rPr>
        <w:t># Visualisation : Forest Plot des Odds Ratios pour Usage_MS sur chaque résultat</w:t>
      </w:r>
      <w:r>
        <w:br/>
      </w:r>
      <w:r>
        <w:rPr>
          <w:rStyle w:val="FunctionTok"/>
        </w:rPr>
        <w:t>ggplot</w:t>
      </w:r>
      <w:r>
        <w:rPr>
          <w:rStyle w:val="NormalTok"/>
        </w:rPr>
        <w:t xml:space="preserve">(results_df, </w:t>
      </w:r>
      <w:r>
        <w:rPr>
          <w:rStyle w:val="FunctionTok"/>
        </w:rPr>
        <w:t>aes</w:t>
      </w:r>
      <w:r>
        <w:rPr>
          <w:rStyle w:val="NormalTok"/>
        </w:rPr>
        <w:t>(</w:t>
      </w:r>
      <w:r>
        <w:rPr>
          <w:rStyle w:val="AttributeTok"/>
        </w:rPr>
        <w:t>x =</w:t>
      </w:r>
      <w:r>
        <w:rPr>
          <w:rStyle w:val="NormalTok"/>
        </w:rPr>
        <w:t xml:space="preserve"> outcome, </w:t>
      </w:r>
      <w:r>
        <w:rPr>
          <w:rStyle w:val="AttributeTok"/>
        </w:rPr>
        <w:t>y =</w:t>
      </w:r>
      <w:r>
        <w:rPr>
          <w:rStyle w:val="NormalTok"/>
        </w:rPr>
        <w:t xml:space="preserve"> estimate, </w:t>
      </w:r>
      <w:r>
        <w:rPr>
          <w:rStyle w:val="AttributeTok"/>
        </w:rPr>
        <w:t>ymin =</w:t>
      </w:r>
      <w:r>
        <w:rPr>
          <w:rStyle w:val="NormalTok"/>
        </w:rPr>
        <w:t xml:space="preserve"> conf.low, </w:t>
      </w:r>
      <w:r>
        <w:rPr>
          <w:rStyle w:val="AttributeTok"/>
        </w:rPr>
        <w:t>ymax =</w:t>
      </w:r>
      <w:r>
        <w:rPr>
          <w:rStyle w:val="NormalTok"/>
        </w:rPr>
        <w:t xml:space="preserve"> conf.high)) </w:t>
      </w:r>
      <w:r>
        <w:rPr>
          <w:rStyle w:val="SpecialCharTok"/>
        </w:rPr>
        <w:t>+</w:t>
      </w:r>
      <w:r>
        <w:br/>
      </w:r>
      <w:r>
        <w:rPr>
          <w:rStyle w:val="NormalTok"/>
        </w:rPr>
        <w:t xml:space="preserve">  </w:t>
      </w:r>
      <w:r>
        <w:rPr>
          <w:rStyle w:val="FunctionTok"/>
        </w:rPr>
        <w:t>geom_pointrange</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rPr>
          <w:rStyle w:val="NormalTok"/>
        </w:rPr>
        <w:t xml:space="preserve">  </w:t>
      </w:r>
      <w:r>
        <w:rPr>
          <w:rStyle w:val="CommentTok"/>
        </w:rPr>
        <w:t># Référence : OR = 1</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"Forest Plot des modèles logistiques (Usage_MS)"</w:t>
      </w:r>
      <w:r>
        <w:rPr>
          <w:rStyle w:val="NormalTok"/>
        </w:rPr>
        <w:t>,</w:t>
      </w:r>
      <w:r>
        <w:br/>
      </w:r>
      <w:r>
        <w:rPr>
          <w:rStyle w:val="NormalTok"/>
        </w:rPr>
        <w:t xml:space="preserve">       </w:t>
      </w:r>
      <w:r>
        <w:rPr>
          <w:rStyle w:val="AttributeTok"/>
        </w:rPr>
        <w:t>x =</w:t>
      </w:r>
      <w:r>
        <w:rPr>
          <w:rStyle w:val="NormalTok"/>
        </w:rPr>
        <w:t xml:space="preserve"> </w:t>
      </w:r>
      <w:r>
        <w:rPr>
          <w:rStyle w:val="StringTok"/>
        </w:rPr>
        <w:t>"Variables dépendantes"</w:t>
      </w:r>
      <w:r>
        <w:rPr>
          <w:rStyle w:val="NormalTok"/>
        </w:rPr>
        <w:t>,</w:t>
      </w:r>
      <w:r>
        <w:br/>
      </w:r>
      <w:r>
        <w:rPr>
          <w:rStyle w:val="NormalTok"/>
        </w:rPr>
        <w:t xml:space="preserve">       </w:t>
      </w:r>
      <w:r>
        <w:rPr>
          <w:rStyle w:val="AttributeTok"/>
        </w:rPr>
        <w:t>y =</w:t>
      </w:r>
      <w:r>
        <w:rPr>
          <w:rStyle w:val="NormalTok"/>
        </w:rPr>
        <w:t xml:space="preserve"> </w:t>
      </w:r>
      <w:r>
        <w:rPr>
          <w:rStyle w:val="StringTok"/>
        </w:rPr>
        <w:t>"Odds Ratio (IC 95%)"</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p>
    <w:p w14:paraId="79855EA8" w14:textId="77777777" w:rsidR="00022B71" w:rsidRDefault="005B112A">
      <w:pPr>
        <w:pStyle w:val="Titre1Car"/>
      </w:pPr>
      <w:r>
        <w:rPr>
          <w:noProof/>
        </w:rPr>
        <w:drawing>
          <wp:inline distT="0" distB="0" distL="0" distR="0" wp14:anchorId="221EDEAB" wp14:editId="1550F81A">
            <wp:extent cx="4620126" cy="3696101"/>
            <wp:effectExtent l="0" t="0" r="0" b="0"/>
            <wp:docPr id="448" name="Picture"/>
            <wp:cNvGraphicFramePr/>
            <a:graphic xmlns:a="http://schemas.openxmlformats.org/drawingml/2006/main">
              <a:graphicData uri="http://schemas.openxmlformats.org/drawingml/2006/picture">
                <pic:pic xmlns:pic="http://schemas.openxmlformats.org/drawingml/2006/picture">
                  <pic:nvPicPr>
                    <pic:cNvPr id="449" name="Picture" descr="C:/Users/HP/Desktop/Analyse_r-seaux-sociaux-et-transition-l-ge-adulte-Qu-bec/rapport/Rapport_files/figure-docx/unnamed-chunk-125-1.png"/>
                    <pic:cNvPicPr>
                      <a:picLocks noChangeAspect="1" noChangeArrowheads="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14:paraId="0C8D3BB6" w14:textId="77777777" w:rsidR="00022B71" w:rsidRDefault="005B112A">
      <w:pPr>
        <w:pStyle w:val="En-ttedetabledesmatires"/>
      </w:pPr>
      <w:r>
        <w:rPr>
          <w:rStyle w:val="CommentTok"/>
        </w:rPr>
        <w:t># Sauvegarde du graphique</w:t>
      </w:r>
      <w:r>
        <w:br/>
      </w:r>
      <w:r>
        <w:rPr>
          <w:rStyle w:val="FunctionTok"/>
        </w:rPr>
        <w:t>ggsave</w:t>
      </w:r>
      <w:r>
        <w:rPr>
          <w:rStyle w:val="NormalTok"/>
        </w:rPr>
        <w:t>(</w:t>
      </w:r>
      <w:r>
        <w:rPr>
          <w:rStyle w:val="FunctionTok"/>
        </w:rPr>
        <w:t>here</w:t>
      </w:r>
      <w:r>
        <w:rPr>
          <w:rStyle w:val="NormalTok"/>
        </w:rPr>
        <w:t>(</w:t>
      </w:r>
      <w:r>
        <w:rPr>
          <w:rStyle w:val="StringTok"/>
        </w:rPr>
        <w:t>"figures"</w:t>
      </w:r>
      <w:r>
        <w:rPr>
          <w:rStyle w:val="NormalTok"/>
        </w:rPr>
        <w:t xml:space="preserve">, </w:t>
      </w:r>
      <w:r>
        <w:rPr>
          <w:rStyle w:val="StringTok"/>
        </w:rPr>
        <w:t>"forestplot"</w:t>
      </w:r>
      <w:r>
        <w:rPr>
          <w:rStyle w:val="NormalTok"/>
        </w:rPr>
        <w:t xml:space="preserve">, </w:t>
      </w:r>
      <w:r>
        <w:rPr>
          <w:rStyle w:val="StringTok"/>
        </w:rPr>
        <w:t>"Utilisation_des_medias_forestplot_gtsummary.png"</w:t>
      </w:r>
      <w:r>
        <w:rPr>
          <w:rStyle w:val="NormalTok"/>
        </w:rPr>
        <w:t xml:space="preserve">), </w:t>
      </w:r>
      <w:r>
        <w:br/>
      </w:r>
      <w:r>
        <w:rPr>
          <w:rStyle w:val="NormalTok"/>
        </w:rPr>
        <w:t xml:space="preserve">       </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21385F27" w14:textId="77777777" w:rsidR="00022B71" w:rsidRDefault="005B112A">
      <w:pPr>
        <w:pStyle w:val="Titre3"/>
      </w:pPr>
      <w:bookmarkStart w:id="413" w:name="Xdc38c63d88c99b2b13fca3e894a259d18e39a70"/>
      <w:bookmarkStart w:id="414" w:name="_Toc209544921"/>
      <w:bookmarkEnd w:id="411"/>
      <w:r>
        <w:t>Comparaion des modeles —–A normaliser d’abord avant de pouvoir comparer</w:t>
      </w:r>
      <w:bookmarkEnd w:id="414"/>
    </w:p>
    <w:p w14:paraId="0AA73130" w14:textId="77777777" w:rsidR="00022B71" w:rsidRDefault="005B112A">
      <w:pPr>
        <w:pStyle w:val="En-ttedetabledesmatires"/>
      </w:pPr>
      <w:r>
        <w:rPr>
          <w:rStyle w:val="FunctionTok"/>
        </w:rPr>
        <w:t>library</w:t>
      </w:r>
      <w:r>
        <w:rPr>
          <w:rStyle w:val="NormalTok"/>
        </w:rPr>
        <w:t>(ggplot2)</w:t>
      </w:r>
      <w:r>
        <w:br/>
      </w:r>
      <w:r>
        <w:rPr>
          <w:rStyle w:val="FunctionTok"/>
        </w:rPr>
        <w:t>library</w:t>
      </w:r>
      <w:r>
        <w:rPr>
          <w:rStyle w:val="NormalTok"/>
        </w:rPr>
        <w:t>(broom)</w:t>
      </w:r>
      <w:r>
        <w:br/>
      </w:r>
      <w:r>
        <w:rPr>
          <w:rStyle w:val="FunctionTok"/>
        </w:rPr>
        <w:t>library</w:t>
      </w:r>
      <w:r>
        <w:rPr>
          <w:rStyle w:val="NormalTok"/>
        </w:rPr>
        <w:t>(dplyr)</w:t>
      </w:r>
      <w:r>
        <w:br/>
      </w:r>
      <w:r>
        <w:br/>
      </w:r>
      <w:r>
        <w:rPr>
          <w:rStyle w:val="CommentTok"/>
        </w:rPr>
        <w:t># Fonction pour générer un modèle logistique</w:t>
      </w:r>
      <w:r>
        <w:br/>
      </w:r>
      <w:r>
        <w:rPr>
          <w:rStyle w:val="NormalTok"/>
        </w:rPr>
        <w:t xml:space="preserve">generate_logistic_model </w:t>
      </w:r>
      <w:r>
        <w:rPr>
          <w:rStyle w:val="OtherTok"/>
        </w:rPr>
        <w:t>&lt;-</w:t>
      </w:r>
      <w:r>
        <w:rPr>
          <w:rStyle w:val="NormalTok"/>
        </w:rPr>
        <w:t xml:space="preserve"> </w:t>
      </w:r>
      <w:r>
        <w:rPr>
          <w:rStyle w:val="ControlFlowTok"/>
        </w:rPr>
        <w:t>function</w:t>
      </w:r>
      <w:r>
        <w:rPr>
          <w:rStyle w:val="NormalTok"/>
        </w:rPr>
        <w:t>(dep_var, indep_var, data)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(dep_var, </w:t>
      </w:r>
      <w:r>
        <w:rPr>
          <w:rStyle w:val="StringTok"/>
        </w:rPr>
        <w:t>"~"</w:t>
      </w:r>
      <w:r>
        <w:rPr>
          <w:rStyle w:val="NormalTok"/>
        </w:rPr>
        <w:t>, indep_var))</w:t>
      </w:r>
      <w:r>
        <w:br/>
      </w:r>
      <w:r>
        <w:rPr>
          <w:rStyle w:val="NormalTok"/>
        </w:rPr>
        <w:t xml:space="preserve">  model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data, </w:t>
      </w:r>
      <w:r>
        <w:rPr>
          <w:rStyle w:val="AttributeTok"/>
        </w:rPr>
        <w:t>family =</w:t>
      </w:r>
      <w:r>
        <w:rPr>
          <w:rStyle w:val="NormalTok"/>
        </w:rPr>
        <w:t xml:space="preserve"> binomial)</w:t>
      </w:r>
      <w:r>
        <w:br/>
      </w:r>
      <w:r>
        <w:rPr>
          <w:rStyle w:val="NormalTok"/>
        </w:rPr>
        <w:t xml:space="preserve">  </w:t>
      </w:r>
      <w:r>
        <w:rPr>
          <w:rStyle w:val="FunctionTok"/>
        </w:rPr>
        <w:t>return</w:t>
      </w:r>
      <w:r>
        <w:rPr>
          <w:rStyle w:val="NormalTok"/>
        </w:rPr>
        <w:t>(model)</w:t>
      </w:r>
      <w:r>
        <w:br/>
      </w:r>
      <w:r>
        <w:rPr>
          <w:rStyle w:val="NormalTok"/>
        </w:rPr>
        <w:t>}</w:t>
      </w:r>
      <w:r>
        <w:br/>
      </w:r>
      <w:r>
        <w:br/>
      </w:r>
      <w:r>
        <w:rPr>
          <w:rStyle w:val="CommentTok"/>
        </w:rPr>
        <w:t># Liste des vari</w:t>
      </w:r>
      <w:r>
        <w:rPr>
          <w:rStyle w:val="CommentTok"/>
        </w:rPr>
        <w:t>ables dépendantes</w:t>
      </w:r>
      <w:r>
        <w:br/>
      </w:r>
      <w:r>
        <w:rPr>
          <w:rStyle w:val="NormalTok"/>
        </w:rPr>
        <w:t xml:space="preserve">dependent_vars </w:t>
      </w:r>
      <w:r>
        <w:rPr>
          <w:rStyle w:val="OtherTok"/>
        </w:rPr>
        <w:t>&lt;-</w:t>
      </w:r>
      <w:r>
        <w:rPr>
          <w:rStyle w:val="NormalTok"/>
        </w:rPr>
        <w:t xml:space="preserve"> </w:t>
      </w:r>
      <w:r>
        <w:rPr>
          <w:rStyle w:val="FunctionTok"/>
        </w:rPr>
        <w:t>c</w:t>
      </w:r>
      <w:r>
        <w:rPr>
          <w:rStyle w:val="NormalTok"/>
        </w:rPr>
        <w:t>(</w:t>
      </w:r>
      <w:r>
        <w:rPr>
          <w:rStyle w:val="StringTok"/>
        </w:rPr>
        <w:t>"Quiter_nid_rec"</w:t>
      </w:r>
      <w:r>
        <w:rPr>
          <w:rStyle w:val="NormalTok"/>
        </w:rPr>
        <w:t xml:space="preserve">, </w:t>
      </w:r>
      <w:r>
        <w:rPr>
          <w:rStyle w:val="StringTok"/>
        </w:rPr>
        <w:t>"Emploi_TPL_rec"</w:t>
      </w:r>
      <w:r>
        <w:rPr>
          <w:rStyle w:val="NormalTok"/>
        </w:rPr>
        <w:t xml:space="preserve">, </w:t>
      </w:r>
      <w:r>
        <w:rPr>
          <w:rStyle w:val="StringTok"/>
        </w:rPr>
        <w:t>"Vivre_en_couple_rec"</w:t>
      </w:r>
      <w:r>
        <w:rPr>
          <w:rStyle w:val="NormalTok"/>
        </w:rPr>
        <w:t xml:space="preserve">, </w:t>
      </w:r>
      <w:r>
        <w:br/>
      </w:r>
      <w:r>
        <w:rPr>
          <w:rStyle w:val="NormalTok"/>
        </w:rPr>
        <w:t xml:space="preserve">                    </w:t>
      </w:r>
      <w:r>
        <w:rPr>
          <w:rStyle w:val="StringTok"/>
        </w:rPr>
        <w:t>"Marier_1er_fois_rec"</w:t>
      </w:r>
      <w:r>
        <w:rPr>
          <w:rStyle w:val="NormalTok"/>
        </w:rPr>
        <w:t xml:space="preserve">, </w:t>
      </w:r>
      <w:r>
        <w:rPr>
          <w:rStyle w:val="StringTok"/>
        </w:rPr>
        <w:t>"Parent_1er_fois_rec"</w:t>
      </w:r>
      <w:r>
        <w:rPr>
          <w:rStyle w:val="NormalTok"/>
        </w:rPr>
        <w:t xml:space="preserve">, </w:t>
      </w:r>
      <w:r>
        <w:br/>
      </w:r>
      <w:r>
        <w:rPr>
          <w:rStyle w:val="NormalTok"/>
        </w:rPr>
        <w:t xml:space="preserve">                    </w:t>
      </w:r>
      <w:r>
        <w:rPr>
          <w:rStyle w:val="StringTok"/>
        </w:rPr>
        <w:t>"Propres_responsabilites_rec"</w:t>
      </w:r>
      <w:r>
        <w:rPr>
          <w:rStyle w:val="NormalTok"/>
        </w:rPr>
        <w:t xml:space="preserve">, </w:t>
      </w:r>
      <w:r>
        <w:rPr>
          <w:rStyle w:val="StringTok"/>
        </w:rPr>
        <w:t>"Propres_decisions_rec"</w:t>
      </w:r>
      <w:r>
        <w:rPr>
          <w:rStyle w:val="NormalTok"/>
        </w:rPr>
        <w:t xml:space="preserve">, </w:t>
      </w:r>
      <w:r>
        <w:br/>
      </w:r>
      <w:r>
        <w:rPr>
          <w:rStyle w:val="NormalTok"/>
        </w:rPr>
        <w:t xml:space="preserve">                    </w:t>
      </w:r>
      <w:r>
        <w:rPr>
          <w:rStyle w:val="StringTok"/>
        </w:rPr>
        <w:t>"Independance_finance_rec"</w:t>
      </w:r>
      <w:r>
        <w:rPr>
          <w:rStyle w:val="NormalTok"/>
        </w:rPr>
        <w:t>)</w:t>
      </w:r>
      <w:r>
        <w:br/>
      </w:r>
      <w:r>
        <w:br/>
      </w:r>
      <w:r>
        <w:rPr>
          <w:rStyle w:val="CommentTok"/>
        </w:rPr>
        <w:t># Variable indépendante : Nombre de Comptes MS</w:t>
      </w:r>
      <w:r>
        <w:br/>
      </w:r>
      <w:r>
        <w:rPr>
          <w:rStyle w:val="NormalTok"/>
        </w:rPr>
        <w:t xml:space="preserve">indep_vars_1b </w:t>
      </w:r>
      <w:r>
        <w:rPr>
          <w:rStyle w:val="OtherTok"/>
        </w:rPr>
        <w:t>&lt;-</w:t>
      </w:r>
      <w:r>
        <w:rPr>
          <w:rStyle w:val="NormalTok"/>
        </w:rPr>
        <w:t xml:space="preserve"> </w:t>
      </w:r>
      <w:r>
        <w:rPr>
          <w:rStyle w:val="StringTok"/>
        </w:rPr>
        <w:t>"Nbr_compte_MS"</w:t>
      </w:r>
      <w:r>
        <w:br/>
      </w:r>
      <w:r>
        <w:br/>
      </w:r>
      <w:r>
        <w:rPr>
          <w:rStyle w:val="CommentTok"/>
        </w:rPr>
        <w:t># Créer une liste vide pour stocker les modèles</w:t>
      </w:r>
      <w:r>
        <w:br/>
      </w:r>
      <w:r>
        <w:rPr>
          <w:rStyle w:val="NormalTok"/>
        </w:rPr>
        <w:t xml:space="preserve">model_list </w:t>
      </w:r>
      <w:r>
        <w:rPr>
          <w:rStyle w:val="OtherTok"/>
        </w:rPr>
        <w:t>&lt;-</w:t>
      </w:r>
      <w:r>
        <w:rPr>
          <w:rStyle w:val="NormalTok"/>
        </w:rPr>
        <w:t xml:space="preserve"> </w:t>
      </w:r>
      <w:r>
        <w:rPr>
          <w:rStyle w:val="FunctionTok"/>
        </w:rPr>
        <w:t>list</w:t>
      </w:r>
      <w:r>
        <w:rPr>
          <w:rStyle w:val="NormalTok"/>
        </w:rPr>
        <w:t>()</w:t>
      </w:r>
      <w:r>
        <w:br/>
      </w:r>
      <w:r>
        <w:rPr>
          <w:rStyle w:val="NormalTok"/>
        </w:rPr>
        <w:t xml:space="preserve">m_labels </w:t>
      </w:r>
      <w:r>
        <w:rPr>
          <w:rStyle w:val="OtherTok"/>
        </w:rPr>
        <w:t>&lt;-</w:t>
      </w:r>
      <w:r>
        <w:rPr>
          <w:rStyle w:val="NormalTok"/>
        </w:rPr>
        <w:t xml:space="preserve"> </w:t>
      </w:r>
      <w:r>
        <w:rPr>
          <w:rStyle w:val="FunctionTok"/>
        </w:rPr>
        <w:t>c</w:t>
      </w:r>
      <w:r>
        <w:rPr>
          <w:rStyle w:val="NormalTok"/>
        </w:rPr>
        <w:t xml:space="preserve">()  </w:t>
      </w:r>
      <w:r>
        <w:rPr>
          <w:rStyle w:val="CommentTok"/>
        </w:rPr>
        <w:t># Liste pour s</w:t>
      </w:r>
      <w:r>
        <w:rPr>
          <w:rStyle w:val="CommentTok"/>
        </w:rPr>
        <w:t>tocker les labels des modèles</w:t>
      </w:r>
      <w:r>
        <w:br/>
      </w:r>
      <w:r>
        <w:br/>
      </w:r>
      <w:r>
        <w:rPr>
          <w:rStyle w:val="CommentTok"/>
        </w:rPr>
        <w:t># Appliquer les régressions pour chaque variable dépendante et récupérer les coefficients</w:t>
      </w:r>
      <w:r>
        <w:br/>
      </w:r>
      <w:r>
        <w:rPr>
          <w:rStyle w:val="ControlFlowTok"/>
        </w:rPr>
        <w:t>for</w:t>
      </w:r>
      <w:r>
        <w:rPr>
          <w:rStyle w:val="NormalTok"/>
        </w:rPr>
        <w:t xml:space="preserve"> (dep_var </w:t>
      </w:r>
      <w:r>
        <w:rPr>
          <w:rStyle w:val="ControlFlowTok"/>
        </w:rPr>
        <w:t>in</w:t>
      </w:r>
      <w:r>
        <w:rPr>
          <w:rStyle w:val="NormalTok"/>
        </w:rPr>
        <w:t xml:space="preserve"> dependent_vars) {</w:t>
      </w:r>
      <w:r>
        <w:br/>
      </w:r>
      <w:r>
        <w:rPr>
          <w:rStyle w:val="NormalTok"/>
        </w:rPr>
        <w:t xml:space="preserve">  model </w:t>
      </w:r>
      <w:r>
        <w:rPr>
          <w:rStyle w:val="OtherTok"/>
        </w:rPr>
        <w:t>&lt;-</w:t>
      </w:r>
      <w:r>
        <w:rPr>
          <w:rStyle w:val="NormalTok"/>
        </w:rPr>
        <w:t xml:space="preserve"> </w:t>
      </w:r>
      <w:r>
        <w:rPr>
          <w:rStyle w:val="FunctionTok"/>
        </w:rPr>
        <w:t>generate_logistic_model</w:t>
      </w:r>
      <w:r>
        <w:rPr>
          <w:rStyle w:val="NormalTok"/>
        </w:rPr>
        <w:t>(dep_var, indep_vars_1b, data_P3_)</w:t>
      </w:r>
      <w:r>
        <w:br/>
      </w:r>
      <w:r>
        <w:rPr>
          <w:rStyle w:val="NormalTok"/>
        </w:rPr>
        <w:t xml:space="preserve">  model_list[[</w:t>
      </w:r>
      <w:r>
        <w:rPr>
          <w:rStyle w:val="FunctionTok"/>
        </w:rPr>
        <w:t>paste0</w:t>
      </w:r>
      <w:r>
        <w:rPr>
          <w:rStyle w:val="NormalTok"/>
        </w:rPr>
        <w:t xml:space="preserve">(dep_var, </w:t>
      </w:r>
      <w:r>
        <w:rPr>
          <w:rStyle w:val="StringTok"/>
        </w:rPr>
        <w:t>"_</w:t>
      </w:r>
      <w:r>
        <w:rPr>
          <w:rStyle w:val="StringTok"/>
        </w:rPr>
        <w:t>Nbr_compte_MS"</w:t>
      </w:r>
      <w:r>
        <w:rPr>
          <w:rStyle w:val="NormalTok"/>
        </w:rPr>
        <w:t xml:space="preserve">)]] </w:t>
      </w:r>
      <w:r>
        <w:rPr>
          <w:rStyle w:val="OtherTok"/>
        </w:rPr>
        <w:t>&lt;-</w:t>
      </w:r>
      <w:r>
        <w:rPr>
          <w:rStyle w:val="NormalTok"/>
        </w:rPr>
        <w:t xml:space="preserve"> model</w:t>
      </w:r>
      <w:r>
        <w:br/>
      </w:r>
      <w:r>
        <w:rPr>
          <w:rStyle w:val="NormalTok"/>
        </w:rPr>
        <w:t xml:space="preserve">  m_labels </w:t>
      </w:r>
      <w:r>
        <w:rPr>
          <w:rStyle w:val="OtherTok"/>
        </w:rPr>
        <w:t>&lt;-</w:t>
      </w:r>
      <w:r>
        <w:rPr>
          <w:rStyle w:val="NormalTok"/>
        </w:rPr>
        <w:t xml:space="preserve"> </w:t>
      </w:r>
      <w:r>
        <w:rPr>
          <w:rStyle w:val="FunctionTok"/>
        </w:rPr>
        <w:t>c</w:t>
      </w:r>
      <w:r>
        <w:rPr>
          <w:rStyle w:val="NormalTok"/>
        </w:rPr>
        <w:t xml:space="preserve">(m_labels, </w:t>
      </w:r>
      <w:r>
        <w:rPr>
          <w:rStyle w:val="FunctionTok"/>
        </w:rPr>
        <w:t>paste</w:t>
      </w:r>
      <w:r>
        <w:rPr>
          <w:rStyle w:val="NormalTok"/>
        </w:rPr>
        <w:t xml:space="preserve">(dep_var, </w:t>
      </w:r>
      <w:r>
        <w:rPr>
          <w:rStyle w:val="StringTok"/>
        </w:rPr>
        <w:t>"vs Nbr_compte_MS"</w:t>
      </w:r>
      <w:r>
        <w:rPr>
          <w:rStyle w:val="NormalTok"/>
        </w:rPr>
        <w:t>))</w:t>
      </w:r>
      <w:r>
        <w:br/>
      </w:r>
      <w:r>
        <w:rPr>
          <w:rStyle w:val="NormalTok"/>
        </w:rPr>
        <w:t>}</w:t>
      </w:r>
      <w:r>
        <w:br/>
      </w:r>
      <w:r>
        <w:br/>
      </w:r>
      <w:r>
        <w:rPr>
          <w:rStyle w:val="CommentTok"/>
        </w:rPr>
        <w:t># Extraire les coefficients des modèles</w:t>
      </w:r>
      <w:r>
        <w:br/>
      </w:r>
      <w:r>
        <w:rPr>
          <w:rStyle w:val="NormalTok"/>
        </w:rPr>
        <w:t xml:space="preserve">results </w:t>
      </w:r>
      <w:r>
        <w:rPr>
          <w:rStyle w:val="OtherTok"/>
        </w:rPr>
        <w:t>&lt;-</w:t>
      </w:r>
      <w:r>
        <w:rPr>
          <w:rStyle w:val="NormalTok"/>
        </w:rPr>
        <w:t xml:space="preserve"> </w:t>
      </w:r>
      <w:r>
        <w:rPr>
          <w:rStyle w:val="FunctionTok"/>
        </w:rPr>
        <w:t>lapply</w:t>
      </w:r>
      <w:r>
        <w:rPr>
          <w:rStyle w:val="NormalTok"/>
        </w:rPr>
        <w:t>(</w:t>
      </w:r>
      <w:r>
        <w:rPr>
          <w:rStyle w:val="FunctionTok"/>
        </w:rPr>
        <w:t>seq_along</w:t>
      </w:r>
      <w:r>
        <w:rPr>
          <w:rStyle w:val="NormalTok"/>
        </w:rPr>
        <w:t xml:space="preserve">(model_list), </w:t>
      </w:r>
      <w:r>
        <w:rPr>
          <w:rStyle w:val="ControlFlowTok"/>
        </w:rPr>
        <w:t>function</w:t>
      </w:r>
      <w:r>
        <w:rPr>
          <w:rStyle w:val="NormalTok"/>
        </w:rPr>
        <w:t>(i) {</w:t>
      </w:r>
      <w:r>
        <w:br/>
      </w:r>
      <w:r>
        <w:rPr>
          <w:rStyle w:val="NormalTok"/>
        </w:rPr>
        <w:t xml:space="preserve">  </w:t>
      </w:r>
      <w:r>
        <w:rPr>
          <w:rStyle w:val="FunctionTok"/>
        </w:rPr>
        <w:t>tidy</w:t>
      </w:r>
      <w:r>
        <w:rPr>
          <w:rStyle w:val="NormalTok"/>
        </w:rPr>
        <w:t xml:space="preserve">(model_list[[i]]) </w:t>
      </w:r>
      <w:r>
        <w:rPr>
          <w:rStyle w:val="SpecialCharTok"/>
        </w:rPr>
        <w:t>%&gt;%</w:t>
      </w:r>
      <w:r>
        <w:br/>
      </w:r>
      <w:r>
        <w:rPr>
          <w:rStyle w:val="NormalTok"/>
        </w:rPr>
        <w:t xml:space="preserve">    </w:t>
      </w:r>
      <w:r>
        <w:rPr>
          <w:rStyle w:val="FunctionTok"/>
        </w:rPr>
        <w:t>mutate</w:t>
      </w:r>
      <w:r>
        <w:rPr>
          <w:rStyle w:val="NormalTok"/>
        </w:rPr>
        <w:t>(</w:t>
      </w:r>
      <w:r>
        <w:rPr>
          <w:rStyle w:val="AttributeTok"/>
        </w:rPr>
        <w:t>model =</w:t>
      </w:r>
      <w:r>
        <w:rPr>
          <w:rStyle w:val="NormalTok"/>
        </w:rPr>
        <w:t xml:space="preserve"> m_labels[i])  </w:t>
      </w:r>
      <w:r>
        <w:rPr>
          <w:rStyle w:val="CommentTok"/>
        </w:rPr>
        <w:t># Ajouter le label pour chaque modèle</w:t>
      </w:r>
      <w:r>
        <w:br/>
      </w:r>
      <w:r>
        <w:rPr>
          <w:rStyle w:val="NormalTok"/>
        </w:rPr>
        <w:t xml:space="preserve">}) </w:t>
      </w:r>
      <w:r>
        <w:rPr>
          <w:rStyle w:val="SpecialCharTok"/>
        </w:rPr>
        <w:t>%&gt;%</w:t>
      </w:r>
      <w:r>
        <w:br/>
      </w:r>
      <w:r>
        <w:rPr>
          <w:rStyle w:val="NormalTok"/>
        </w:rPr>
        <w:t xml:space="preserve">  </w:t>
      </w:r>
      <w:r>
        <w:rPr>
          <w:rStyle w:val="FunctionTok"/>
        </w:rPr>
        <w:t>bind_rows</w:t>
      </w:r>
      <w:r>
        <w:rPr>
          <w:rStyle w:val="NormalTok"/>
        </w:rPr>
        <w:t xml:space="preserve">()  </w:t>
      </w:r>
      <w:r>
        <w:rPr>
          <w:rStyle w:val="CommentTok"/>
        </w:rPr>
        <w:t># Combiner tous les résultats en un seul data frame</w:t>
      </w:r>
      <w:r>
        <w:br/>
      </w:r>
      <w:r>
        <w:br/>
      </w:r>
      <w:r>
        <w:rPr>
          <w:rStyle w:val="CommentTok"/>
        </w:rPr>
        <w:t># Créer le graphique avec ggplot2</w:t>
      </w:r>
      <w:r>
        <w:br/>
      </w:r>
      <w:r>
        <w:rPr>
          <w:rStyle w:val="FunctionTok"/>
        </w:rPr>
        <w:t>ggplot</w:t>
      </w:r>
      <w:r>
        <w:rPr>
          <w:rStyle w:val="NormalTok"/>
        </w:rPr>
        <w:t xml:space="preserve">(results, </w:t>
      </w:r>
      <w:r>
        <w:rPr>
          <w:rStyle w:val="FunctionTok"/>
        </w:rPr>
        <w:t>aes</w:t>
      </w:r>
      <w:r>
        <w:rPr>
          <w:rStyle w:val="NormalTok"/>
        </w:rPr>
        <w:t>(</w:t>
      </w:r>
      <w:r>
        <w:rPr>
          <w:rStyle w:val="AttributeTok"/>
        </w:rPr>
        <w:t>x =</w:t>
      </w:r>
      <w:r>
        <w:rPr>
          <w:rStyle w:val="NormalTok"/>
        </w:rPr>
        <w:t xml:space="preserve"> term, </w:t>
      </w:r>
      <w:r>
        <w:rPr>
          <w:rStyle w:val="AttributeTok"/>
        </w:rPr>
        <w:t>y =</w:t>
      </w:r>
      <w:r>
        <w:rPr>
          <w:rStyle w:val="NormalTok"/>
        </w:rPr>
        <w:t xml:space="preserve"> estimate, </w:t>
      </w:r>
      <w:r>
        <w:rPr>
          <w:rStyle w:val="AttributeTok"/>
        </w:rPr>
        <w:t>color =</w:t>
      </w:r>
      <w:r>
        <w:rPr>
          <w:rStyle w:val="NormalTok"/>
        </w:rPr>
        <w:t xml:space="preserve"> model, </w:t>
      </w:r>
      <w:r>
        <w:rPr>
          <w:rStyle w:val="AttributeTok"/>
        </w:rPr>
        <w:t>shape =</w:t>
      </w:r>
      <w:r>
        <w:rPr>
          <w:rStyle w:val="NormalTok"/>
        </w:rPr>
        <w:t xml:space="preserve"> model)) </w:t>
      </w:r>
      <w:r>
        <w:rPr>
          <w:rStyle w:val="SpecialCharTok"/>
        </w:rPr>
        <w:t>+</w:t>
      </w:r>
      <w:r>
        <w:br/>
      </w:r>
      <w:r>
        <w:rPr>
          <w:rStyle w:val="NormalTok"/>
        </w:rPr>
        <w:t xml:space="preserve">  </w:t>
      </w:r>
      <w:r>
        <w:rPr>
          <w:rStyle w:val="FunctionTok"/>
        </w:rPr>
        <w:t>geom_point</w:t>
      </w:r>
      <w:r>
        <w:rPr>
          <w:rStyle w:val="NormalTok"/>
        </w:rPr>
        <w:t>(</w:t>
      </w:r>
      <w:r>
        <w:rPr>
          <w:rStyle w:val="AttributeTok"/>
        </w:rPr>
        <w:t>size</w:t>
      </w:r>
      <w:r>
        <w:rPr>
          <w:rStyle w:val="AttributeTok"/>
        </w:rPr>
        <w:t xml:space="preserve"> =</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CommentTok"/>
        </w:rPr>
        <w:t># Afficher les points pour chaque estimation de coefficient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model), </w:t>
      </w:r>
      <w:r>
        <w:rPr>
          <w:rStyle w:val="AttributeTok"/>
        </w:rPr>
        <w:t>linetype =</w:t>
      </w:r>
      <w:r>
        <w:rPr>
          <w:rStyle w:val="NormalTok"/>
        </w:rPr>
        <w:t xml:space="preserve"> </w:t>
      </w:r>
      <w:r>
        <w:rPr>
          <w:rStyle w:val="StringTok"/>
        </w:rPr>
        <w:t>"solid"</w:t>
      </w:r>
      <w:r>
        <w:rPr>
          <w:rStyle w:val="NormalTok"/>
        </w:rPr>
        <w:t xml:space="preserve">) </w:t>
      </w:r>
      <w:r>
        <w:rPr>
          <w:rStyle w:val="SpecialCharTok"/>
        </w:rPr>
        <w:t>+</w:t>
      </w:r>
      <w:r>
        <w:rPr>
          <w:rStyle w:val="NormalTok"/>
        </w:rPr>
        <w:t xml:space="preserve">  </w:t>
      </w:r>
      <w:r>
        <w:rPr>
          <w:rStyle w:val="CommentTok"/>
        </w:rPr>
        <w:t># Relier les points entre eux pour chaque modèle</w:t>
      </w:r>
      <w:r>
        <w:br/>
      </w:r>
      <w:r>
        <w:rPr>
          <w:rStyle w:val="NormalTok"/>
        </w:rPr>
        <w:t xml:space="preserve">  </w:t>
      </w:r>
      <w:r>
        <w:rPr>
          <w:rStyle w:val="FunctionTok"/>
        </w:rPr>
        <w:t>scale_shape_manual</w:t>
      </w:r>
      <w:r>
        <w:rPr>
          <w:rStyle w:val="NormalTok"/>
        </w:rPr>
        <w:t>(</w:t>
      </w:r>
      <w:r>
        <w:rPr>
          <w:rStyle w:val="AttributeTok"/>
        </w:rPr>
        <w:t>values =</w:t>
      </w:r>
      <w:r>
        <w:rPr>
          <w:rStyle w:val="NormalTok"/>
        </w:rPr>
        <w:t xml:space="preserve"> </w:t>
      </w:r>
      <w:r>
        <w:rPr>
          <w:rStyle w:val="DecValTok"/>
        </w:rPr>
        <w:t>1</w:t>
      </w:r>
      <w:r>
        <w:rPr>
          <w:rStyle w:val="SpecialCharTok"/>
        </w:rPr>
        <w:t>:</w:t>
      </w:r>
      <w:r>
        <w:rPr>
          <w:rStyle w:val="FunctionTok"/>
        </w:rPr>
        <w:t>length</w:t>
      </w:r>
      <w:r>
        <w:rPr>
          <w:rStyle w:val="NormalTok"/>
        </w:rPr>
        <w:t xml:space="preserve">(m_labels)) </w:t>
      </w:r>
      <w:r>
        <w:rPr>
          <w:rStyle w:val="SpecialCharTok"/>
        </w:rPr>
        <w:t>+</w:t>
      </w:r>
      <w:r>
        <w:rPr>
          <w:rStyle w:val="NormalTok"/>
        </w:rPr>
        <w:t xml:space="preserve">  </w:t>
      </w:r>
      <w:r>
        <w:rPr>
          <w:rStyle w:val="CommentTok"/>
        </w:rPr>
        <w:t># Attribuer des formes uniques</w:t>
      </w:r>
      <w:r>
        <w:rPr>
          <w:rStyle w:val="CommentTok"/>
        </w:rPr>
        <w:t xml:space="preserve"> pour chaque modèle</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rainbow</w:t>
      </w:r>
      <w:r>
        <w:rPr>
          <w:rStyle w:val="NormalTok"/>
        </w:rPr>
        <w:t>(</w:t>
      </w:r>
      <w:r>
        <w:rPr>
          <w:rStyle w:val="FunctionTok"/>
        </w:rPr>
        <w:t>length</w:t>
      </w:r>
      <w:r>
        <w:rPr>
          <w:rStyle w:val="NormalTok"/>
        </w:rPr>
        <w:t xml:space="preserve">(m_labels))) </w:t>
      </w:r>
      <w:r>
        <w:rPr>
          <w:rStyle w:val="SpecialCharTok"/>
        </w:rPr>
        <w:t>+</w:t>
      </w:r>
      <w:r>
        <w:rPr>
          <w:rStyle w:val="NormalTok"/>
        </w:rPr>
        <w:t xml:space="preserve">  </w:t>
      </w:r>
      <w:r>
        <w:rPr>
          <w:rStyle w:val="CommentTok"/>
        </w:rPr>
        <w:t># Couleurs personnalisées pour chaque modèle</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"Termes"</w:t>
      </w:r>
      <w:r>
        <w:rPr>
          <w:rStyle w:val="NormalTok"/>
        </w:rPr>
        <w:t xml:space="preserve">, </w:t>
      </w:r>
      <w:r>
        <w:rPr>
          <w:rStyle w:val="AttributeTok"/>
        </w:rPr>
        <w:t>y =</w:t>
      </w:r>
      <w:r>
        <w:rPr>
          <w:rStyle w:val="NormalTok"/>
        </w:rPr>
        <w:t xml:space="preserve"> </w:t>
      </w:r>
      <w:r>
        <w:rPr>
          <w:rStyle w:val="StringTok"/>
        </w:rPr>
        <w:t>"Estimations des coefficients"</w:t>
      </w:r>
      <w:r>
        <w:rPr>
          <w:rStyle w:val="NormalTok"/>
        </w:rPr>
        <w:t xml:space="preserve">, </w:t>
      </w:r>
      <w:r>
        <w:rPr>
          <w:rStyle w:val="AttributeTok"/>
        </w:rPr>
        <w:t>title =</w:t>
      </w:r>
      <w:r>
        <w:rPr>
          <w:rStyle w:val="NormalTok"/>
        </w:rPr>
        <w:t xml:space="preserve"> </w:t>
      </w:r>
      <w:r>
        <w:rPr>
          <w:rStyle w:val="StringTok"/>
        </w:rPr>
        <w:t>"Comparaison des coefficients des modèles logistiques"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"top"</w:t>
      </w:r>
      <w:r>
        <w:rPr>
          <w:rStyle w:val="NormalTok"/>
        </w:rPr>
        <w:t xml:space="preserve">,  </w:t>
      </w:r>
      <w:r>
        <w:rPr>
          <w:rStyle w:val="CommentTok"/>
        </w:rPr>
        <w:t># Légende en haut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CommentTok"/>
        </w:rPr>
        <w:t># Rotation des labels des termes</w:t>
      </w:r>
      <w:r>
        <w:br/>
      </w:r>
      <w:r>
        <w:rPr>
          <w:rStyle w:val="NormalTok"/>
        </w:rPr>
        <w:t xml:space="preserve">    </w:t>
      </w:r>
      <w:r>
        <w:rPr>
          <w:rStyle w:val="AttributeTok"/>
        </w:rPr>
        <w:t>panel.grid.major =</w:t>
      </w:r>
      <w:r>
        <w:rPr>
          <w:rStyle w:val="NormalTok"/>
        </w:rPr>
        <w:t xml:space="preserve"> </w:t>
      </w:r>
      <w:r>
        <w:rPr>
          <w:rStyle w:val="FunctionTok"/>
        </w:rPr>
        <w:t>element_b</w:t>
      </w:r>
      <w:r>
        <w:rPr>
          <w:rStyle w:val="FunctionTok"/>
        </w:rPr>
        <w:t>lank</w:t>
      </w:r>
      <w:r>
        <w:rPr>
          <w:rStyle w:val="NormalTok"/>
        </w:rPr>
        <w:t xml:space="preserve">(),  </w:t>
      </w:r>
      <w:r>
        <w:rPr>
          <w:rStyle w:val="CommentTok"/>
        </w:rPr>
        <w:t># Pas de grille principale</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 xml:space="preserve">(),  </w:t>
      </w:r>
      <w:r>
        <w:rPr>
          <w:rStyle w:val="CommentTok"/>
        </w:rPr>
        <w:t># Pas de grille mineure</w:t>
      </w:r>
      <w:r>
        <w:br/>
      </w:r>
      <w:r>
        <w:rPr>
          <w:rStyle w:val="NormalTok"/>
        </w:rPr>
        <w:t xml:space="preserve">    </w:t>
      </w:r>
      <w:r>
        <w:rPr>
          <w:rStyle w:val="AttributeTok"/>
        </w:rPr>
        <w:t>legend.title =</w:t>
      </w:r>
      <w:r>
        <w:rPr>
          <w:rStyle w:val="NormalTok"/>
        </w:rPr>
        <w:t xml:space="preserve"> </w:t>
      </w:r>
      <w:r>
        <w:rPr>
          <w:rStyle w:val="FunctionTok"/>
        </w:rPr>
        <w:t>element_blank</w:t>
      </w:r>
      <w:r>
        <w:rPr>
          <w:rStyle w:val="NormalTok"/>
        </w:rPr>
        <w:t xml:space="preserve">()  </w:t>
      </w:r>
      <w:r>
        <w:rPr>
          <w:rStyle w:val="CommentTok"/>
        </w:rPr>
        <w:t># Enlever le titre de la légende</w:t>
      </w:r>
      <w:r>
        <w:br/>
      </w:r>
      <w:r>
        <w:rPr>
          <w:rStyle w:val="NormalTok"/>
        </w:rPr>
        <w:t xml:space="preserve">  )</w:t>
      </w:r>
    </w:p>
    <w:p w14:paraId="4B16C5FE" w14:textId="77777777" w:rsidR="00022B71" w:rsidRDefault="005B112A">
      <w:pPr>
        <w:pStyle w:val="Titre1Car"/>
      </w:pPr>
      <w:r>
        <w:rPr>
          <w:noProof/>
        </w:rPr>
        <w:drawing>
          <wp:inline distT="0" distB="0" distL="0" distR="0" wp14:anchorId="5E4AB6D7" wp14:editId="73553530">
            <wp:extent cx="4620126" cy="3696101"/>
            <wp:effectExtent l="0" t="0" r="0" b="0"/>
            <wp:docPr id="452" name="Picture"/>
            <wp:cNvGraphicFramePr/>
            <a:graphic xmlns:a="http://schemas.openxmlformats.org/drawingml/2006/main">
              <a:graphicData uri="http://schemas.openxmlformats.org/drawingml/2006/picture">
                <pic:pic xmlns:pic="http://schemas.openxmlformats.org/drawingml/2006/picture">
                  <pic:nvPicPr>
                    <pic:cNvPr id="453" name="Picture" descr="C:/Users/HP/Desktop/Analyse_r-seaux-sociaux-et-transition-l-ge-adulte-Qu-bec/rapport/Rapport_files/figure-docx/unnamed-chunk-126-1.png"/>
                    <pic:cNvPicPr>
                      <a:picLocks noChangeAspect="1" noChangeArrowheads="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14:paraId="43B68D05" w14:textId="77777777" w:rsidR="00022B71" w:rsidRDefault="005B112A">
      <w:pPr>
        <w:pStyle w:val="En-ttedetabledesmatires"/>
      </w:pPr>
      <w:r>
        <w:rPr>
          <w:rStyle w:val="CommentTok"/>
        </w:rPr>
        <w:t># Marqueur objectifs</w:t>
      </w:r>
      <w:r>
        <w:br/>
      </w:r>
      <w:r>
        <w:rPr>
          <w:rStyle w:val="CommentTok"/>
        </w:rPr>
        <w:t># Définition de la fonction</w:t>
      </w:r>
      <w:r>
        <w:br/>
      </w:r>
      <w:r>
        <w:rPr>
          <w:rStyle w:val="NormalTok"/>
        </w:rPr>
        <w:t xml:space="preserve">transform_values </w:t>
      </w:r>
      <w:r>
        <w:rPr>
          <w:rStyle w:val="OtherTok"/>
        </w:rPr>
        <w:t>&lt;-</w:t>
      </w:r>
      <w:r>
        <w:rPr>
          <w:rStyle w:val="NormalTok"/>
        </w:rPr>
        <w:t xml:space="preserve"> </w:t>
      </w:r>
      <w:r>
        <w:rPr>
          <w:rStyle w:val="ControlFlowTok"/>
        </w:rPr>
        <w:t>function</w:t>
      </w:r>
      <w:r>
        <w:rPr>
          <w:rStyle w:val="NormalTok"/>
        </w:rPr>
        <w:t>(x)</w:t>
      </w:r>
      <w:r>
        <w:rPr>
          <w:rStyle w:val="NormalTok"/>
        </w:rPr>
        <w:t xml:space="preserve"> {</w:t>
      </w:r>
      <w:r>
        <w:br/>
      </w:r>
      <w:r>
        <w:rPr>
          <w:rStyle w:val="NormalTok"/>
        </w:rPr>
        <w:t xml:space="preserve">  </w:t>
      </w:r>
      <w:r>
        <w:rPr>
          <w:rStyle w:val="FunctionTok"/>
        </w:rPr>
        <w:t>ifelse</w:t>
      </w:r>
      <w:r>
        <w:rPr>
          <w:rStyle w:val="NormalTok"/>
        </w:rPr>
        <w:t>(</w:t>
      </w:r>
      <w:r>
        <w:rPr>
          <w:rStyle w:val="FunctionTok"/>
        </w:rPr>
        <w:t>is.na</w:t>
      </w:r>
      <w:r>
        <w:rPr>
          <w:rStyle w:val="NormalTok"/>
        </w:rPr>
        <w:t xml:space="preserve">(x), x, </w:t>
      </w:r>
      <w:r>
        <w:rPr>
          <w:rStyle w:val="FunctionTok"/>
        </w:rPr>
        <w:t>ifelse</w:t>
      </w:r>
      <w:r>
        <w:rPr>
          <w:rStyle w:val="NormalTok"/>
        </w:rPr>
        <w:t xml:space="preserve">(x </w:t>
      </w:r>
      <w:r>
        <w:rPr>
          <w:rStyle w:val="SpecialCharTok"/>
        </w:rPr>
        <w:t>==</w:t>
      </w:r>
      <w:r>
        <w:rPr>
          <w:rStyle w:val="NormalTok"/>
        </w:rPr>
        <w:t xml:space="preserve"> </w:t>
      </w:r>
      <w:r>
        <w:rPr>
          <w:rStyle w:val="DecValTok"/>
        </w:rPr>
        <w:t>0</w:t>
      </w:r>
      <w:r>
        <w:rPr>
          <w:rStyle w:val="NormalTok"/>
        </w:rPr>
        <w:t xml:space="preserve">, </w:t>
      </w:r>
      <w:r>
        <w:rPr>
          <w:rStyle w:val="DecValTok"/>
        </w:rPr>
        <w:t>6</w:t>
      </w:r>
      <w:r>
        <w:rPr>
          <w:rStyle w:val="NormalTok"/>
        </w:rPr>
        <w:t xml:space="preserve">, x </w:t>
      </w:r>
      <w:r>
        <w:rPr>
          <w:rStyle w:val="SpecialCharTok"/>
        </w:rPr>
        <w:t>*</w:t>
      </w:r>
      <w:r>
        <w:rPr>
          <w:rStyle w:val="NormalTok"/>
        </w:rPr>
        <w:t xml:space="preserve"> </w:t>
      </w:r>
      <w:r>
        <w:rPr>
          <w:rStyle w:val="DecValTok"/>
        </w:rPr>
        <w:t>12</w:t>
      </w:r>
      <w:r>
        <w:rPr>
          <w:rStyle w:val="NormalTok"/>
        </w:rPr>
        <w:t>))</w:t>
      </w:r>
      <w:r>
        <w:br/>
      </w:r>
      <w:r>
        <w:rPr>
          <w:rStyle w:val="NormalTok"/>
        </w:rPr>
        <w:t>}</w:t>
      </w:r>
      <w:r>
        <w:br/>
      </w:r>
      <w:r>
        <w:br/>
      </w:r>
      <w:r>
        <w:rPr>
          <w:rStyle w:val="CommentTok"/>
        </w:rPr>
        <w:t># Application des transformations</w:t>
      </w:r>
      <w:r>
        <w:br/>
      </w:r>
      <w:r>
        <w:rPr>
          <w:rStyle w:val="NormalTok"/>
        </w:rPr>
        <w:t>data_P3_</w:t>
      </w:r>
      <w:r>
        <w:rPr>
          <w:rStyle w:val="SpecialCharTok"/>
        </w:rPr>
        <w:t>$</w:t>
      </w:r>
      <w:r>
        <w:rPr>
          <w:rStyle w:val="NormalTok"/>
        </w:rPr>
        <w:t xml:space="preserve">nbre_annee_depart_maison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nbre_annee_depart_maison)</w:t>
      </w:r>
      <w:r>
        <w:br/>
      </w:r>
      <w:r>
        <w:rPr>
          <w:rStyle w:val="NormalTok"/>
        </w:rPr>
        <w:t>data_P3_</w:t>
      </w:r>
      <w:r>
        <w:rPr>
          <w:rStyle w:val="SpecialCharTok"/>
        </w:rPr>
        <w:t>$</w:t>
      </w:r>
      <w:r>
        <w:rPr>
          <w:rStyle w:val="NormalTok"/>
        </w:rPr>
        <w:t xml:space="preserve">nbre_annee_depart_vivre_avec_conjoint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nbre_annee_depart_vivre_avec_conjoint)</w:t>
      </w:r>
      <w:r>
        <w:br/>
      </w:r>
      <w:r>
        <w:rPr>
          <w:rStyle w:val="NormalTok"/>
        </w:rPr>
        <w:t>data_P3_</w:t>
      </w:r>
      <w:r>
        <w:rPr>
          <w:rStyle w:val="SpecialCharTok"/>
        </w:rPr>
        <w:t>$</w:t>
      </w:r>
      <w:r>
        <w:rPr>
          <w:rStyle w:val="NormalTok"/>
        </w:rPr>
        <w:t xml:space="preserve">nbre_annees_depuis_la_naissance_du_1er_enfant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nbre_annees_depuis_la_naissance_du_1er_enfant)</w:t>
      </w:r>
      <w:r>
        <w:br/>
      </w:r>
      <w:r>
        <w:rPr>
          <w:rStyle w:val="NormalTok"/>
        </w:rPr>
        <w:t>data_P3_</w:t>
      </w:r>
      <w:r>
        <w:rPr>
          <w:rStyle w:val="SpecialCharTok"/>
        </w:rPr>
        <w:t>$</w:t>
      </w:r>
      <w:r>
        <w:rPr>
          <w:rStyle w:val="NormalTok"/>
        </w:rPr>
        <w:t>nbre_annee</w:t>
      </w:r>
      <w:r>
        <w:rPr>
          <w:rStyle w:val="NormalTok"/>
        </w:rPr>
        <w:t xml:space="preserve">_depuis_commencent_travail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nbre_annee_depuis_commencent_travail)</w:t>
      </w:r>
      <w:r>
        <w:br/>
      </w:r>
      <w:r>
        <w:br/>
      </w:r>
      <w:r>
        <w:rPr>
          <w:rStyle w:val="CommentTok"/>
        </w:rPr>
        <w:t># Remplacement des NA par des valeurs spécifiques</w:t>
      </w:r>
      <w:r>
        <w:br/>
      </w:r>
      <w:r>
        <w:rPr>
          <w:rStyle w:val="NormalTok"/>
        </w:rPr>
        <w:t>data_P3_</w:t>
      </w:r>
      <w:r>
        <w:rPr>
          <w:rStyle w:val="SpecialCharTok"/>
        </w:rPr>
        <w:t>$</w:t>
      </w:r>
      <w:r>
        <w:rPr>
          <w:rStyle w:val="NormalTok"/>
        </w:rPr>
        <w:t>nbre_annee_depart_maison[</w:t>
      </w:r>
      <w:r>
        <w:rPr>
          <w:rStyle w:val="FunctionTok"/>
        </w:rPr>
        <w:t>is.na</w:t>
      </w:r>
      <w:r>
        <w:rPr>
          <w:rStyle w:val="NormalTok"/>
        </w:rPr>
        <w:t>(data_P3_</w:t>
      </w:r>
      <w:r>
        <w:rPr>
          <w:rStyle w:val="SpecialCharTok"/>
        </w:rPr>
        <w:t>$</w:t>
      </w:r>
      <w:r>
        <w:rPr>
          <w:rStyle w:val="NormalTok"/>
        </w:rPr>
        <w:t xml:space="preserve">nbre_annee_depart_maison)] </w:t>
      </w:r>
      <w:r>
        <w:rPr>
          <w:rStyle w:val="OtherTok"/>
        </w:rPr>
        <w:t>&lt;-</w:t>
      </w:r>
      <w:r>
        <w:rPr>
          <w:rStyle w:val="NormalTok"/>
        </w:rPr>
        <w:t xml:space="preserve"> </w:t>
      </w:r>
      <w:r>
        <w:rPr>
          <w:rStyle w:val="StringTok"/>
        </w:rPr>
        <w:t>"Pas_quitter_maison_familial"</w:t>
      </w:r>
      <w:r>
        <w:br/>
      </w:r>
      <w:r>
        <w:rPr>
          <w:rStyle w:val="NormalTok"/>
        </w:rPr>
        <w:t>da</w:t>
      </w:r>
      <w:r>
        <w:rPr>
          <w:rStyle w:val="NormalTok"/>
        </w:rPr>
        <w:t>ta_P3_</w:t>
      </w:r>
      <w:r>
        <w:rPr>
          <w:rStyle w:val="SpecialCharTok"/>
        </w:rPr>
        <w:t>$</w:t>
      </w:r>
      <w:r>
        <w:rPr>
          <w:rStyle w:val="NormalTok"/>
        </w:rPr>
        <w:t>nbre_annee_depart_vivre_avec_conjoint[</w:t>
      </w:r>
      <w:r>
        <w:rPr>
          <w:rStyle w:val="FunctionTok"/>
        </w:rPr>
        <w:t>is.na</w:t>
      </w:r>
      <w:r>
        <w:rPr>
          <w:rStyle w:val="NormalTok"/>
        </w:rPr>
        <w:t>(data_P3_</w:t>
      </w:r>
      <w:r>
        <w:rPr>
          <w:rStyle w:val="SpecialCharTok"/>
        </w:rPr>
        <w:t>$</w:t>
      </w:r>
      <w:r>
        <w:rPr>
          <w:rStyle w:val="NormalTok"/>
        </w:rPr>
        <w:t xml:space="preserve">nbre_annee_depart_vivre_avec_conjoint)] </w:t>
      </w:r>
      <w:r>
        <w:rPr>
          <w:rStyle w:val="OtherTok"/>
        </w:rPr>
        <w:t>&lt;-</w:t>
      </w:r>
      <w:r>
        <w:rPr>
          <w:rStyle w:val="NormalTok"/>
        </w:rPr>
        <w:t xml:space="preserve"> </w:t>
      </w:r>
      <w:r>
        <w:rPr>
          <w:rStyle w:val="StringTok"/>
        </w:rPr>
        <w:t>"Jamais_vecu_conjoint_12mois"</w:t>
      </w:r>
      <w:r>
        <w:br/>
      </w:r>
      <w:r>
        <w:rPr>
          <w:rStyle w:val="NormalTok"/>
        </w:rPr>
        <w:t>data_P3_</w:t>
      </w:r>
      <w:r>
        <w:rPr>
          <w:rStyle w:val="SpecialCharTok"/>
        </w:rPr>
        <w:t>$</w:t>
      </w:r>
      <w:r>
        <w:rPr>
          <w:rStyle w:val="NormalTok"/>
        </w:rPr>
        <w:t>nbre_annees_depuis_la_naissance_du_1er_enfant[</w:t>
      </w:r>
      <w:r>
        <w:rPr>
          <w:rStyle w:val="FunctionTok"/>
        </w:rPr>
        <w:t>is.na</w:t>
      </w:r>
      <w:r>
        <w:rPr>
          <w:rStyle w:val="NormalTok"/>
        </w:rPr>
        <w:t>(data_P3_</w:t>
      </w:r>
      <w:r>
        <w:rPr>
          <w:rStyle w:val="SpecialCharTok"/>
        </w:rPr>
        <w:t>$</w:t>
      </w:r>
      <w:r>
        <w:rPr>
          <w:rStyle w:val="NormalTok"/>
        </w:rPr>
        <w:t xml:space="preserve">nbre_annees_depuis_la_naissance_du_1er_enfant)] </w:t>
      </w:r>
      <w:r>
        <w:rPr>
          <w:rStyle w:val="OtherTok"/>
        </w:rPr>
        <w:t>&lt;-</w:t>
      </w:r>
      <w:r>
        <w:rPr>
          <w:rStyle w:val="NormalTok"/>
        </w:rPr>
        <w:t xml:space="preserve"> </w:t>
      </w:r>
      <w:r>
        <w:rPr>
          <w:rStyle w:val="StringTok"/>
        </w:rPr>
        <w:t>"p</w:t>
      </w:r>
      <w:r>
        <w:rPr>
          <w:rStyle w:val="StringTok"/>
        </w:rPr>
        <w:t>as_eu_1er_d'enfant"</w:t>
      </w:r>
      <w:r>
        <w:br/>
      </w:r>
      <w:r>
        <w:rPr>
          <w:rStyle w:val="NormalTok"/>
        </w:rPr>
        <w:t>data_P3_</w:t>
      </w:r>
      <w:r>
        <w:rPr>
          <w:rStyle w:val="SpecialCharTok"/>
        </w:rPr>
        <w:t>$</w:t>
      </w:r>
      <w:r>
        <w:rPr>
          <w:rStyle w:val="NormalTok"/>
        </w:rPr>
        <w:t>nbre_annee_depuis_commencent_travail[</w:t>
      </w:r>
      <w:r>
        <w:rPr>
          <w:rStyle w:val="FunctionTok"/>
        </w:rPr>
        <w:t>is.na</w:t>
      </w:r>
      <w:r>
        <w:rPr>
          <w:rStyle w:val="NormalTok"/>
        </w:rPr>
        <w:t>(data_P3_</w:t>
      </w:r>
      <w:r>
        <w:rPr>
          <w:rStyle w:val="SpecialCharTok"/>
        </w:rPr>
        <w:t>$</w:t>
      </w:r>
      <w:r>
        <w:rPr>
          <w:rStyle w:val="NormalTok"/>
        </w:rPr>
        <w:t xml:space="preserve">nbre_annee_depuis_commencent_travail)] </w:t>
      </w:r>
      <w:r>
        <w:rPr>
          <w:rStyle w:val="OtherTok"/>
        </w:rPr>
        <w:t>&lt;-</w:t>
      </w:r>
      <w:r>
        <w:rPr>
          <w:rStyle w:val="NormalTok"/>
        </w:rPr>
        <w:t xml:space="preserve"> </w:t>
      </w:r>
      <w:r>
        <w:rPr>
          <w:rStyle w:val="StringTok"/>
        </w:rPr>
        <w:t>"Pas_encore_emploi"</w:t>
      </w:r>
    </w:p>
    <w:p w14:paraId="4D4CDA4C" w14:textId="77777777" w:rsidR="00022B71" w:rsidRDefault="005B112A">
      <w:pPr>
        <w:pStyle w:val="En-ttedetabledesmatires"/>
      </w:pPr>
      <w:r>
        <w:rPr>
          <w:rStyle w:val="NormalTok"/>
        </w:rPr>
        <w:t>data_P3_</w:t>
      </w:r>
      <w:r>
        <w:rPr>
          <w:rStyle w:val="SpecialCharTok"/>
        </w:rPr>
        <w:t>$</w:t>
      </w:r>
      <w:r>
        <w:rPr>
          <w:rStyle w:val="NormalTok"/>
        </w:rPr>
        <w:t xml:space="preserve">nbre_mois_retour_nid_familial_1ere_fois </w:t>
      </w:r>
      <w:r>
        <w:rPr>
          <w:rStyle w:val="OtherTok"/>
        </w:rPr>
        <w:t>&lt;-</w:t>
      </w:r>
      <w:r>
        <w:rPr>
          <w:rStyle w:val="NormalTok"/>
        </w:rPr>
        <w:t xml:space="preserve"> data_P3_</w:t>
      </w:r>
      <w:r>
        <w:rPr>
          <w:rStyle w:val="SpecialCharTok"/>
        </w:rPr>
        <w:t>$</w:t>
      </w:r>
      <w:r>
        <w:rPr>
          <w:rStyle w:val="StringTok"/>
        </w:rPr>
        <w:t>`</w:t>
      </w:r>
      <w:r>
        <w:rPr>
          <w:rStyle w:val="AttributeTok"/>
        </w:rPr>
        <w:t>BC2Q2H[SQ001]</w:t>
      </w:r>
      <w:r>
        <w:rPr>
          <w:rStyle w:val="StringTok"/>
        </w:rPr>
        <w:t>`</w:t>
      </w:r>
      <w:r>
        <w:br/>
      </w:r>
      <w:r>
        <w:rPr>
          <w:rStyle w:val="NormalTok"/>
        </w:rPr>
        <w:t>data_P3_</w:t>
      </w:r>
      <w:r>
        <w:rPr>
          <w:rStyle w:val="SpecialCharTok"/>
        </w:rPr>
        <w:t>$</w:t>
      </w:r>
      <w:r>
        <w:rPr>
          <w:rStyle w:val="NormalTok"/>
        </w:rPr>
        <w:t>nbre_mois_retour_nid_familial_1ere_fois[</w:t>
      </w:r>
      <w:r>
        <w:rPr>
          <w:rStyle w:val="FunctionTok"/>
        </w:rPr>
        <w:t>is.na</w:t>
      </w:r>
      <w:r>
        <w:rPr>
          <w:rStyle w:val="NormalTok"/>
        </w:rPr>
        <w:t>(data_P3_</w:t>
      </w:r>
      <w:r>
        <w:rPr>
          <w:rStyle w:val="SpecialCharTok"/>
        </w:rPr>
        <w:t>$</w:t>
      </w:r>
      <w:r>
        <w:rPr>
          <w:rStyle w:val="NormalTok"/>
        </w:rPr>
        <w:t xml:space="preserve">nbre_mois_retour_nid_familial_1ere_fois)] </w:t>
      </w:r>
      <w:r>
        <w:rPr>
          <w:rStyle w:val="OtherTok"/>
        </w:rPr>
        <w:t>&lt;-</w:t>
      </w:r>
      <w:r>
        <w:rPr>
          <w:rStyle w:val="NormalTok"/>
        </w:rPr>
        <w:t xml:space="preserve"> </w:t>
      </w:r>
      <w:r>
        <w:rPr>
          <w:rStyle w:val="StringTok"/>
        </w:rPr>
        <w:t>"Pas_revenu_chez_parent"</w:t>
      </w:r>
    </w:p>
    <w:p w14:paraId="185F7B84" w14:textId="77777777" w:rsidR="00022B71" w:rsidRDefault="005B112A">
      <w:pPr>
        <w:pStyle w:val="En-ttedetabledesmatires"/>
      </w:pPr>
      <w:r>
        <w:rPr>
          <w:rStyle w:val="CommentTok"/>
        </w:rPr>
        <w:t># Création de la nouvelle variable sans écraser l'ancienne</w:t>
      </w:r>
      <w:r>
        <w:br/>
      </w:r>
      <w:r>
        <w:rPr>
          <w:rStyle w:val="NormalTok"/>
        </w:rPr>
        <w:t>data_P3_</w:t>
      </w:r>
      <w:r>
        <w:rPr>
          <w:rStyle w:val="SpecialCharTok"/>
        </w:rPr>
        <w:t>$</w:t>
      </w:r>
      <w:r>
        <w:rPr>
          <w:rStyle w:val="NormalTok"/>
        </w:rPr>
        <w:t xml:space="preserve">nbre_année_marié_1er_fois </w:t>
      </w:r>
      <w:r>
        <w:rPr>
          <w:rStyle w:val="OtherTok"/>
        </w:rPr>
        <w:t>&lt;-</w:t>
      </w:r>
      <w:r>
        <w:rPr>
          <w:rStyle w:val="NormalTok"/>
        </w:rPr>
        <w:t xml:space="preserve"> data_P3_</w:t>
      </w:r>
      <w:r>
        <w:rPr>
          <w:rStyle w:val="SpecialCharTok"/>
        </w:rPr>
        <w:t>$</w:t>
      </w:r>
      <w:r>
        <w:rPr>
          <w:rStyle w:val="NormalTok"/>
        </w:rPr>
        <w:t xml:space="preserve">BC2Q2F  </w:t>
      </w:r>
      <w:r>
        <w:br/>
      </w:r>
      <w:r>
        <w:br/>
      </w:r>
      <w:r>
        <w:rPr>
          <w:rStyle w:val="CommentTok"/>
        </w:rPr>
        <w:t xml:space="preserve"># Remplacement </w:t>
      </w:r>
      <w:r>
        <w:rPr>
          <w:rStyle w:val="CommentTok"/>
        </w:rPr>
        <w:t>des 0 par 6</w:t>
      </w:r>
      <w:r>
        <w:br/>
      </w:r>
      <w:r>
        <w:rPr>
          <w:rStyle w:val="NormalTok"/>
        </w:rPr>
        <w:t>data_P3_</w:t>
      </w:r>
      <w:r>
        <w:rPr>
          <w:rStyle w:val="SpecialCharTok"/>
        </w:rPr>
        <w:t>$</w:t>
      </w:r>
      <w:r>
        <w:rPr>
          <w:rStyle w:val="NormalTok"/>
        </w:rPr>
        <w:t>nbre_année_marié_1er_fois[data_P3_</w:t>
      </w:r>
      <w:r>
        <w:rPr>
          <w:rStyle w:val="SpecialCharTok"/>
        </w:rPr>
        <w:t>$</w:t>
      </w:r>
      <w:r>
        <w:rPr>
          <w:rStyle w:val="NormalTok"/>
        </w:rPr>
        <w:t xml:space="preserve">nbre_année_marié_1er_fois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6</w:t>
      </w:r>
      <w:r>
        <w:rPr>
          <w:rStyle w:val="NormalTok"/>
        </w:rPr>
        <w:t xml:space="preserve">  </w:t>
      </w:r>
      <w:r>
        <w:br/>
      </w:r>
      <w:r>
        <w:br/>
      </w:r>
      <w:r>
        <w:rPr>
          <w:rStyle w:val="CommentTok"/>
        </w:rPr>
        <w:t># Transformation des autres valeurs (2023 - valeur) * 12</w:t>
      </w:r>
      <w:r>
        <w:br/>
      </w:r>
      <w:r>
        <w:rPr>
          <w:rStyle w:val="NormalTok"/>
        </w:rPr>
        <w:t>data_P3_</w:t>
      </w:r>
      <w:r>
        <w:rPr>
          <w:rStyle w:val="SpecialCharTok"/>
        </w:rPr>
        <w:t>$</w:t>
      </w:r>
      <w:r>
        <w:rPr>
          <w:rStyle w:val="NormalTok"/>
        </w:rPr>
        <w:t xml:space="preserve">nbre_année_marié_1er_fois </w:t>
      </w:r>
      <w:r>
        <w:rPr>
          <w:rStyle w:val="OtherTok"/>
        </w:rPr>
        <w:t>&lt;-</w:t>
      </w:r>
      <w:r>
        <w:rPr>
          <w:rStyle w:val="NormalTok"/>
        </w:rPr>
        <w:t xml:space="preserve"> </w:t>
      </w:r>
      <w:r>
        <w:rPr>
          <w:rStyle w:val="FunctionTok"/>
        </w:rPr>
        <w:t>ifelse</w:t>
      </w:r>
      <w:r>
        <w:rPr>
          <w:rStyle w:val="NormalTok"/>
        </w:rPr>
        <w:t>(</w:t>
      </w:r>
      <w:r>
        <w:br/>
      </w:r>
      <w:r>
        <w:rPr>
          <w:rStyle w:val="NormalTok"/>
        </w:rPr>
        <w:t xml:space="preserve">  data_P3_</w:t>
      </w:r>
      <w:r>
        <w:rPr>
          <w:rStyle w:val="SpecialCharTok"/>
        </w:rPr>
        <w:t>$</w:t>
      </w:r>
      <w:r>
        <w:rPr>
          <w:rStyle w:val="NormalTok"/>
        </w:rPr>
        <w:t xml:space="preserve">nbre_année_marié_1er_fois </w:t>
      </w:r>
      <w:r>
        <w:rPr>
          <w:rStyle w:val="SpecialCharTok"/>
        </w:rPr>
        <w:t>!=</w:t>
      </w:r>
      <w:r>
        <w:rPr>
          <w:rStyle w:val="NormalTok"/>
        </w:rPr>
        <w:t xml:space="preserve"> </w:t>
      </w:r>
      <w:r>
        <w:rPr>
          <w:rStyle w:val="DecValTok"/>
        </w:rPr>
        <w:t>6</w:t>
      </w:r>
      <w:r>
        <w:rPr>
          <w:rStyle w:val="NormalTok"/>
        </w:rPr>
        <w:t xml:space="preserve"> </w:t>
      </w:r>
      <w:r>
        <w:rPr>
          <w:rStyle w:val="SpecialCharTok"/>
        </w:rPr>
        <w:t>&amp;</w:t>
      </w:r>
      <w:r>
        <w:rPr>
          <w:rStyle w:val="NormalTok"/>
        </w:rPr>
        <w:t xml:space="preserve"> </w:t>
      </w:r>
      <w:r>
        <w:rPr>
          <w:rStyle w:val="SpecialCharTok"/>
        </w:rPr>
        <w:t>!</w:t>
      </w:r>
      <w:r>
        <w:rPr>
          <w:rStyle w:val="FunctionTok"/>
        </w:rPr>
        <w:t>is.na</w:t>
      </w:r>
      <w:r>
        <w:rPr>
          <w:rStyle w:val="NormalTok"/>
        </w:rPr>
        <w:t>(data_P</w:t>
      </w:r>
      <w:r>
        <w:rPr>
          <w:rStyle w:val="NormalTok"/>
        </w:rPr>
        <w:t>3_</w:t>
      </w:r>
      <w:r>
        <w:rPr>
          <w:rStyle w:val="SpecialCharTok"/>
        </w:rPr>
        <w:t>$</w:t>
      </w:r>
      <w:r>
        <w:rPr>
          <w:rStyle w:val="NormalTok"/>
        </w:rPr>
        <w:t xml:space="preserve">nbre_année_marié_1er_fois), </w:t>
      </w:r>
      <w:r>
        <w:br/>
      </w:r>
      <w:r>
        <w:rPr>
          <w:rStyle w:val="NormalTok"/>
        </w:rPr>
        <w:t xml:space="preserve">  (</w:t>
      </w:r>
      <w:r>
        <w:rPr>
          <w:rStyle w:val="DecValTok"/>
        </w:rPr>
        <w:t>2023</w:t>
      </w:r>
      <w:r>
        <w:rPr>
          <w:rStyle w:val="NormalTok"/>
        </w:rPr>
        <w:t xml:space="preserve"> </w:t>
      </w:r>
      <w:r>
        <w:rPr>
          <w:rStyle w:val="SpecialCharTok"/>
        </w:rPr>
        <w:t>-</w:t>
      </w:r>
      <w:r>
        <w:rPr>
          <w:rStyle w:val="NormalTok"/>
        </w:rPr>
        <w:t xml:space="preserve"> data_P3_</w:t>
      </w:r>
      <w:r>
        <w:rPr>
          <w:rStyle w:val="SpecialCharTok"/>
        </w:rPr>
        <w:t>$</w:t>
      </w:r>
      <w:r>
        <w:rPr>
          <w:rStyle w:val="NormalTok"/>
        </w:rPr>
        <w:t xml:space="preserve">nbre_année_marié_1er_fois) </w:t>
      </w:r>
      <w:r>
        <w:rPr>
          <w:rStyle w:val="SpecialCharTok"/>
        </w:rPr>
        <w:t>*</w:t>
      </w:r>
      <w:r>
        <w:rPr>
          <w:rStyle w:val="NormalTok"/>
        </w:rPr>
        <w:t xml:space="preserve"> </w:t>
      </w:r>
      <w:r>
        <w:rPr>
          <w:rStyle w:val="DecValTok"/>
        </w:rPr>
        <w:t>12</w:t>
      </w:r>
      <w:r>
        <w:rPr>
          <w:rStyle w:val="NormalTok"/>
        </w:rPr>
        <w:t xml:space="preserve">, </w:t>
      </w:r>
      <w:r>
        <w:br/>
      </w:r>
      <w:r>
        <w:rPr>
          <w:rStyle w:val="NormalTok"/>
        </w:rPr>
        <w:t xml:space="preserve">  data_P3_</w:t>
      </w:r>
      <w:r>
        <w:rPr>
          <w:rStyle w:val="SpecialCharTok"/>
        </w:rPr>
        <w:t>$</w:t>
      </w:r>
      <w:r>
        <w:rPr>
          <w:rStyle w:val="NormalTok"/>
        </w:rPr>
        <w:t>nbre_année_marié_1er_fois</w:t>
      </w:r>
      <w:r>
        <w:br/>
      </w:r>
      <w:r>
        <w:rPr>
          <w:rStyle w:val="NormalTok"/>
        </w:rPr>
        <w:t>)</w:t>
      </w:r>
      <w:r>
        <w:br/>
      </w:r>
      <w:r>
        <w:br/>
      </w:r>
      <w:r>
        <w:rPr>
          <w:rStyle w:val="CommentTok"/>
        </w:rPr>
        <w:t># Remplacement des NA par "Pas encore marié"</w:t>
      </w:r>
      <w:r>
        <w:br/>
      </w:r>
      <w:r>
        <w:rPr>
          <w:rStyle w:val="NormalTok"/>
        </w:rPr>
        <w:t>data_P3_</w:t>
      </w:r>
      <w:r>
        <w:rPr>
          <w:rStyle w:val="SpecialCharTok"/>
        </w:rPr>
        <w:t>$</w:t>
      </w:r>
      <w:r>
        <w:rPr>
          <w:rStyle w:val="NormalTok"/>
        </w:rPr>
        <w:t>nbre_année_marié_1er_fois[</w:t>
      </w:r>
      <w:r>
        <w:rPr>
          <w:rStyle w:val="FunctionTok"/>
        </w:rPr>
        <w:t>is.na</w:t>
      </w:r>
      <w:r>
        <w:rPr>
          <w:rStyle w:val="NormalTok"/>
        </w:rPr>
        <w:t>(data_P3_</w:t>
      </w:r>
      <w:r>
        <w:rPr>
          <w:rStyle w:val="SpecialCharTok"/>
        </w:rPr>
        <w:t>$</w:t>
      </w:r>
      <w:r>
        <w:rPr>
          <w:rStyle w:val="NormalTok"/>
        </w:rPr>
        <w:t xml:space="preserve">nbre_année_marié_1er_fois)] </w:t>
      </w:r>
      <w:r>
        <w:rPr>
          <w:rStyle w:val="OtherTok"/>
        </w:rPr>
        <w:t>&lt;-</w:t>
      </w:r>
      <w:r>
        <w:rPr>
          <w:rStyle w:val="NormalTok"/>
        </w:rPr>
        <w:t xml:space="preserve"> </w:t>
      </w:r>
      <w:r>
        <w:rPr>
          <w:rStyle w:val="StringTok"/>
        </w:rPr>
        <w:t>"Pas_encore_marié"</w:t>
      </w:r>
    </w:p>
    <w:p w14:paraId="22122BA1" w14:textId="77777777" w:rsidR="00022B71" w:rsidRDefault="005B112A">
      <w:pPr>
        <w:pStyle w:val="Titre1"/>
      </w:pPr>
      <w:bookmarkStart w:id="415" w:name="recodage-generale-marqueurs-subjectifs"/>
      <w:bookmarkStart w:id="416" w:name="_Toc209544922"/>
      <w:bookmarkEnd w:id="391"/>
      <w:bookmarkEnd w:id="399"/>
      <w:bookmarkEnd w:id="413"/>
      <w:r>
        <w:t>Recodage generale marqueurs subjectifs</w:t>
      </w:r>
      <w:bookmarkEnd w:id="416"/>
    </w:p>
    <w:p w14:paraId="2E208D91" w14:textId="77777777" w:rsidR="00022B71" w:rsidRDefault="005B112A">
      <w:pPr>
        <w:pStyle w:val="En-ttedetabledesmatires"/>
      </w:pPr>
      <w:r>
        <w:rPr>
          <w:rStyle w:val="CommentTok"/>
        </w:rPr>
        <w:t># Remplacement des 0 par 6 et multiplication des autres valeurs par 12</w:t>
      </w:r>
      <w:r>
        <w:br/>
      </w:r>
      <w:r>
        <w:rPr>
          <w:rStyle w:val="NormalTok"/>
        </w:rPr>
        <w:t xml:space="preserve">transform_values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ifelse</w:t>
      </w:r>
      <w:r>
        <w:rPr>
          <w:rStyle w:val="NormalTok"/>
        </w:rPr>
        <w:t>(</w:t>
      </w:r>
      <w:r>
        <w:rPr>
          <w:rStyle w:val="FunctionTok"/>
        </w:rPr>
        <w:t>is.na</w:t>
      </w:r>
      <w:r>
        <w:rPr>
          <w:rStyle w:val="NormalTok"/>
        </w:rPr>
        <w:t xml:space="preserve">(x), x, </w:t>
      </w:r>
      <w:r>
        <w:rPr>
          <w:rStyle w:val="FunctionTok"/>
        </w:rPr>
        <w:t>ifelse</w:t>
      </w:r>
      <w:r>
        <w:rPr>
          <w:rStyle w:val="NormalTok"/>
        </w:rPr>
        <w:t xml:space="preserve">(x </w:t>
      </w:r>
      <w:r>
        <w:rPr>
          <w:rStyle w:val="SpecialCharTok"/>
        </w:rPr>
        <w:t>==</w:t>
      </w:r>
      <w:r>
        <w:rPr>
          <w:rStyle w:val="NormalTok"/>
        </w:rPr>
        <w:t xml:space="preserve"> </w:t>
      </w:r>
      <w:r>
        <w:rPr>
          <w:rStyle w:val="DecValTok"/>
        </w:rPr>
        <w:t>0</w:t>
      </w:r>
      <w:r>
        <w:rPr>
          <w:rStyle w:val="NormalTok"/>
        </w:rPr>
        <w:t xml:space="preserve">, </w:t>
      </w:r>
      <w:r>
        <w:rPr>
          <w:rStyle w:val="DecValTok"/>
        </w:rPr>
        <w:t>6</w:t>
      </w:r>
      <w:r>
        <w:rPr>
          <w:rStyle w:val="NormalTok"/>
        </w:rPr>
        <w:t xml:space="preserve">, x </w:t>
      </w:r>
      <w:r>
        <w:rPr>
          <w:rStyle w:val="SpecialCharTok"/>
        </w:rPr>
        <w:t>*</w:t>
      </w:r>
      <w:r>
        <w:rPr>
          <w:rStyle w:val="NormalTok"/>
        </w:rPr>
        <w:t xml:space="preserve"> </w:t>
      </w:r>
      <w:r>
        <w:rPr>
          <w:rStyle w:val="DecValTok"/>
        </w:rPr>
        <w:t>12</w:t>
      </w:r>
      <w:r>
        <w:rPr>
          <w:rStyle w:val="NormalTok"/>
        </w:rPr>
        <w:t>))</w:t>
      </w:r>
      <w:r>
        <w:br/>
      </w:r>
      <w:r>
        <w:rPr>
          <w:rStyle w:val="NormalTok"/>
        </w:rPr>
        <w:t>}</w:t>
      </w:r>
      <w:r>
        <w:br/>
      </w:r>
      <w:r>
        <w:br/>
      </w:r>
      <w:r>
        <w:rPr>
          <w:rStyle w:val="CommentTok"/>
        </w:rPr>
        <w:t># Applique</w:t>
      </w:r>
      <w:r>
        <w:rPr>
          <w:rStyle w:val="CommentTok"/>
        </w:rPr>
        <w:t>r la transformation aux trois variables</w:t>
      </w:r>
      <w:r>
        <w:br/>
      </w:r>
      <w:r>
        <w:rPr>
          <w:rStyle w:val="NormalTok"/>
        </w:rPr>
        <w:t>data_P3_</w:t>
      </w:r>
      <w:r>
        <w:rPr>
          <w:rStyle w:val="SpecialCharTok"/>
        </w:rPr>
        <w:t>$</w:t>
      </w:r>
      <w:r>
        <w:rPr>
          <w:rStyle w:val="NormalTok"/>
        </w:rPr>
        <w:t xml:space="preserve">nbre_annee_depuis_independant_financierement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nbre_annee_depuis_independant_financierement)</w:t>
      </w:r>
      <w:r>
        <w:br/>
      </w:r>
      <w:r>
        <w:rPr>
          <w:rStyle w:val="NormalTok"/>
        </w:rPr>
        <w:t>data_P3_</w:t>
      </w:r>
      <w:r>
        <w:rPr>
          <w:rStyle w:val="SpecialCharTok"/>
        </w:rPr>
        <w:t>$</w:t>
      </w:r>
      <w:r>
        <w:rPr>
          <w:rStyle w:val="NormalTok"/>
        </w:rPr>
        <w:t xml:space="preserve">nbre_annee_depuis_prendre_propes_decisionsl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w:t>
      </w:r>
      <w:r>
        <w:rPr>
          <w:rStyle w:val="NormalTok"/>
        </w:rPr>
        <w:t>annee_depuis_prendre_propes_decisionsl)</w:t>
      </w:r>
      <w:r>
        <w:br/>
      </w:r>
      <w:r>
        <w:rPr>
          <w:rStyle w:val="NormalTok"/>
        </w:rPr>
        <w:t>data_P3_</w:t>
      </w:r>
      <w:r>
        <w:rPr>
          <w:rStyle w:val="SpecialCharTok"/>
        </w:rPr>
        <w:t>$</w:t>
      </w:r>
      <w:r>
        <w:rPr>
          <w:rStyle w:val="NormalTok"/>
        </w:rPr>
        <w:t xml:space="preserve">nbre_annee_depuis_prendre_propes_resondabilitésl </w:t>
      </w:r>
      <w:r>
        <w:rPr>
          <w:rStyle w:val="OtherTok"/>
        </w:rPr>
        <w:t>&lt;-</w:t>
      </w:r>
      <w:r>
        <w:rPr>
          <w:rStyle w:val="NormalTok"/>
        </w:rPr>
        <w:t xml:space="preserve"> </w:t>
      </w:r>
      <w:r>
        <w:rPr>
          <w:rStyle w:val="FunctionTok"/>
        </w:rPr>
        <w:t>transform_values</w:t>
      </w:r>
      <w:r>
        <w:rPr>
          <w:rStyle w:val="NormalTok"/>
        </w:rPr>
        <w:t>(data_P3_</w:t>
      </w:r>
      <w:r>
        <w:rPr>
          <w:rStyle w:val="SpecialCharTok"/>
        </w:rPr>
        <w:t>$</w:t>
      </w:r>
      <w:r>
        <w:rPr>
          <w:rStyle w:val="NormalTok"/>
        </w:rPr>
        <w:t>nbre_annee_depuis_prendre_propes_resondabilitésl)</w:t>
      </w:r>
      <w:r>
        <w:br/>
      </w:r>
      <w:r>
        <w:br/>
      </w:r>
      <w:r>
        <w:rPr>
          <w:rStyle w:val="CommentTok"/>
        </w:rPr>
        <w:t># Remplacement des NA par des valeurs spécifiques</w:t>
      </w:r>
      <w:r>
        <w:br/>
      </w:r>
      <w:r>
        <w:rPr>
          <w:rStyle w:val="NormalTok"/>
        </w:rPr>
        <w:t>data_P3_</w:t>
      </w:r>
      <w:r>
        <w:rPr>
          <w:rStyle w:val="SpecialCharTok"/>
        </w:rPr>
        <w:t>$</w:t>
      </w:r>
      <w:r>
        <w:rPr>
          <w:rStyle w:val="NormalTok"/>
        </w:rPr>
        <w:t>nbre_annee_depuis_p</w:t>
      </w:r>
      <w:r>
        <w:rPr>
          <w:rStyle w:val="NormalTok"/>
        </w:rPr>
        <w:t>rendre_propes_resondabilitésl[</w:t>
      </w:r>
      <w:r>
        <w:rPr>
          <w:rStyle w:val="FunctionTok"/>
        </w:rPr>
        <w:t>is.na</w:t>
      </w:r>
      <w:r>
        <w:rPr>
          <w:rStyle w:val="NormalTok"/>
        </w:rPr>
        <w:t>(data_P3_</w:t>
      </w:r>
      <w:r>
        <w:rPr>
          <w:rStyle w:val="SpecialCharTok"/>
        </w:rPr>
        <w:t>$</w:t>
      </w:r>
      <w:r>
        <w:rPr>
          <w:rStyle w:val="NormalTok"/>
        </w:rPr>
        <w:t xml:space="preserve">nbre_annee_depuis_prendre_propes_resondabilitésl)] </w:t>
      </w:r>
      <w:r>
        <w:rPr>
          <w:rStyle w:val="OtherTok"/>
        </w:rPr>
        <w:t>&lt;-</w:t>
      </w:r>
      <w:r>
        <w:rPr>
          <w:rStyle w:val="NormalTok"/>
        </w:rPr>
        <w:t xml:space="preserve"> </w:t>
      </w:r>
      <w:r>
        <w:rPr>
          <w:rStyle w:val="StringTok"/>
        </w:rPr>
        <w:t>"Pas_accepter_propres_responsabilités"</w:t>
      </w:r>
      <w:r>
        <w:br/>
      </w:r>
      <w:r>
        <w:rPr>
          <w:rStyle w:val="NormalTok"/>
        </w:rPr>
        <w:t>data_P3_</w:t>
      </w:r>
      <w:r>
        <w:rPr>
          <w:rStyle w:val="SpecialCharTok"/>
        </w:rPr>
        <w:t>$</w:t>
      </w:r>
      <w:r>
        <w:rPr>
          <w:rStyle w:val="NormalTok"/>
        </w:rPr>
        <w:t>nbre_annee_depuis_prendre_propes_decisionsl[</w:t>
      </w:r>
      <w:r>
        <w:rPr>
          <w:rStyle w:val="FunctionTok"/>
        </w:rPr>
        <w:t>is.na</w:t>
      </w:r>
      <w:r>
        <w:rPr>
          <w:rStyle w:val="NormalTok"/>
        </w:rPr>
        <w:t>(data_P3_</w:t>
      </w:r>
      <w:r>
        <w:rPr>
          <w:rStyle w:val="SpecialCharTok"/>
        </w:rPr>
        <w:t>$</w:t>
      </w:r>
      <w:r>
        <w:rPr>
          <w:rStyle w:val="NormalTok"/>
        </w:rPr>
        <w:t xml:space="preserve">nbre_annee_depuis_prendre_propes_decisionsl)] </w:t>
      </w:r>
      <w:r>
        <w:rPr>
          <w:rStyle w:val="OtherTok"/>
        </w:rPr>
        <w:t>&lt;-</w:t>
      </w:r>
      <w:r>
        <w:rPr>
          <w:rStyle w:val="NormalTok"/>
        </w:rPr>
        <w:t xml:space="preserve"> </w:t>
      </w:r>
      <w:r>
        <w:rPr>
          <w:rStyle w:val="StringTok"/>
        </w:rPr>
        <w:t>"Pas_capable_prendre_propres_décisions"</w:t>
      </w:r>
      <w:r>
        <w:br/>
      </w:r>
      <w:r>
        <w:rPr>
          <w:rStyle w:val="NormalTok"/>
        </w:rPr>
        <w:t>data_P3_</w:t>
      </w:r>
      <w:r>
        <w:rPr>
          <w:rStyle w:val="SpecialCharTok"/>
        </w:rPr>
        <w:t>$</w:t>
      </w:r>
      <w:r>
        <w:rPr>
          <w:rStyle w:val="NormalTok"/>
        </w:rPr>
        <w:t>nbre_annee_depuis_independant_financierement[</w:t>
      </w:r>
      <w:r>
        <w:rPr>
          <w:rStyle w:val="FunctionTok"/>
        </w:rPr>
        <w:t>is.na</w:t>
      </w:r>
      <w:r>
        <w:rPr>
          <w:rStyle w:val="NormalTok"/>
        </w:rPr>
        <w:t>(data_P3_</w:t>
      </w:r>
      <w:r>
        <w:rPr>
          <w:rStyle w:val="SpecialCharTok"/>
        </w:rPr>
        <w:t>$</w:t>
      </w:r>
      <w:r>
        <w:rPr>
          <w:rStyle w:val="NormalTok"/>
        </w:rPr>
        <w:t xml:space="preserve">nbre_annee_depuis_independant_financierement)] </w:t>
      </w:r>
      <w:r>
        <w:rPr>
          <w:rStyle w:val="OtherTok"/>
        </w:rPr>
        <w:t>&lt;-</w:t>
      </w:r>
      <w:r>
        <w:rPr>
          <w:rStyle w:val="NormalTok"/>
        </w:rPr>
        <w:t xml:space="preserve"> </w:t>
      </w:r>
      <w:r>
        <w:rPr>
          <w:rStyle w:val="StringTok"/>
        </w:rPr>
        <w:t>"Pas_indépendant_financièrement"</w:t>
      </w:r>
    </w:p>
    <w:p w14:paraId="31E3B17E" w14:textId="77777777" w:rsidR="00022B71" w:rsidRDefault="005B112A">
      <w:pPr>
        <w:pStyle w:val="En-ttedetabledesmatires"/>
      </w:pPr>
      <w:r>
        <w:rPr>
          <w:rStyle w:val="CommentTok"/>
        </w:rPr>
        <w:t>#Classement des</w:t>
      </w:r>
      <w:r>
        <w:rPr>
          <w:rStyle w:val="CommentTok"/>
        </w:rPr>
        <w:t xml:space="preserve"> marqueurs  objectifs jugés plus important selon les individus</w:t>
      </w:r>
      <w:r>
        <w:br/>
      </w:r>
      <w:r>
        <w:rPr>
          <w:rStyle w:val="CommentTok"/>
        </w:rPr>
        <w:t># Définir les noms des colonnes de score</w:t>
      </w:r>
      <w:r>
        <w:br/>
      </w:r>
      <w:r>
        <w:rPr>
          <w:rStyle w:val="NormalTok"/>
        </w:rPr>
        <w:t xml:space="preserve">score_vars </w:t>
      </w:r>
      <w:r>
        <w:rPr>
          <w:rStyle w:val="OtherTok"/>
        </w:rPr>
        <w:t>&lt;-</w:t>
      </w:r>
      <w:r>
        <w:rPr>
          <w:rStyle w:val="NormalTok"/>
        </w:rPr>
        <w:t xml:space="preserve"> </w:t>
      </w:r>
      <w:r>
        <w:rPr>
          <w:rStyle w:val="FunctionTok"/>
        </w:rPr>
        <w:t>c</w:t>
      </w:r>
      <w:r>
        <w:rPr>
          <w:rStyle w:val="NormalTok"/>
        </w:rPr>
        <w:t>(</w:t>
      </w:r>
      <w:r>
        <w:rPr>
          <w:rStyle w:val="StringTok"/>
        </w:rPr>
        <w:t>"Importance_quiter_nid"</w:t>
      </w:r>
      <w:r>
        <w:rPr>
          <w:rStyle w:val="NormalTok"/>
        </w:rPr>
        <w:t xml:space="preserve">, </w:t>
      </w:r>
      <w:r>
        <w:rPr>
          <w:rStyle w:val="StringTok"/>
        </w:rPr>
        <w:t>"Importance_emploi_TPL"</w:t>
      </w:r>
      <w:r>
        <w:rPr>
          <w:rStyle w:val="NormalTok"/>
        </w:rPr>
        <w:t xml:space="preserve">, </w:t>
      </w:r>
      <w:r>
        <w:br/>
      </w:r>
      <w:r>
        <w:rPr>
          <w:rStyle w:val="NormalTok"/>
        </w:rPr>
        <w:t xml:space="preserve">                </w:t>
      </w:r>
      <w:r>
        <w:rPr>
          <w:rStyle w:val="StringTok"/>
        </w:rPr>
        <w:t>"Importance_vivre_en_couple"</w:t>
      </w:r>
      <w:r>
        <w:rPr>
          <w:rStyle w:val="NormalTok"/>
        </w:rPr>
        <w:t xml:space="preserve">, </w:t>
      </w:r>
      <w:r>
        <w:rPr>
          <w:rStyle w:val="StringTok"/>
        </w:rPr>
        <w:t>"Importance_marie_1er_fois"</w:t>
      </w:r>
      <w:r>
        <w:rPr>
          <w:rStyle w:val="NormalTok"/>
        </w:rPr>
        <w:t xml:space="preserve">, </w:t>
      </w:r>
      <w:r>
        <w:br/>
      </w:r>
      <w:r>
        <w:rPr>
          <w:rStyle w:val="NormalTok"/>
        </w:rPr>
        <w:t xml:space="preserve">         </w:t>
      </w:r>
      <w:r>
        <w:rPr>
          <w:rStyle w:val="NormalTok"/>
        </w:rPr>
        <w:t xml:space="preserve">       </w:t>
      </w:r>
      <w:r>
        <w:rPr>
          <w:rStyle w:val="StringTok"/>
        </w:rPr>
        <w:t>"Importance_parent_1er_fois"</w:t>
      </w:r>
      <w:r>
        <w:rPr>
          <w:rStyle w:val="NormalTok"/>
        </w:rPr>
        <w:t>)</w:t>
      </w:r>
      <w:r>
        <w:br/>
      </w:r>
      <w:r>
        <w:br/>
      </w:r>
      <w:r>
        <w:rPr>
          <w:rStyle w:val="CommentTok"/>
        </w:rPr>
        <w:t># Vérifier que ces colonnes existent dans data_P3_</w:t>
      </w:r>
      <w:r>
        <w:br/>
      </w:r>
      <w:r>
        <w:rPr>
          <w:rStyle w:val="ControlFlowTok"/>
        </w:rPr>
        <w:t>if</w:t>
      </w:r>
      <w:r>
        <w:rPr>
          <w:rStyle w:val="NormalTok"/>
        </w:rPr>
        <w:t>(</w:t>
      </w:r>
      <w:r>
        <w:rPr>
          <w:rStyle w:val="SpecialCharTok"/>
        </w:rPr>
        <w:t>!</w:t>
      </w:r>
      <w:r>
        <w:rPr>
          <w:rStyle w:val="FunctionTok"/>
        </w:rPr>
        <w:t>all</w:t>
      </w:r>
      <w:r>
        <w:rPr>
          <w:rStyle w:val="NormalTok"/>
        </w:rPr>
        <w:t xml:space="preserve">(score_vars </w:t>
      </w:r>
      <w:r>
        <w:rPr>
          <w:rStyle w:val="SpecialCharTok"/>
        </w:rPr>
        <w:t>%in%</w:t>
      </w:r>
      <w:r>
        <w:rPr>
          <w:rStyle w:val="NormalTok"/>
        </w:rPr>
        <w:t xml:space="preserve"> </w:t>
      </w:r>
      <w:r>
        <w:rPr>
          <w:rStyle w:val="FunctionTok"/>
        </w:rPr>
        <w:t>names</w:t>
      </w:r>
      <w:r>
        <w:rPr>
          <w:rStyle w:val="NormalTok"/>
        </w:rPr>
        <w:t>(data_P3_))){</w:t>
      </w:r>
      <w:r>
        <w:br/>
      </w:r>
      <w:r>
        <w:rPr>
          <w:rStyle w:val="NormalTok"/>
        </w:rPr>
        <w:t xml:space="preserve">  </w:t>
      </w:r>
      <w:r>
        <w:rPr>
          <w:rStyle w:val="FunctionTok"/>
        </w:rPr>
        <w:t>stop</w:t>
      </w:r>
      <w:r>
        <w:rPr>
          <w:rStyle w:val="NormalTok"/>
        </w:rPr>
        <w:t>(</w:t>
      </w:r>
      <w:r>
        <w:rPr>
          <w:rStyle w:val="StringTok"/>
        </w:rPr>
        <w:t>"Certaines colonnes de scores ne sont pas présentes dans data_P3_. Vérifie les noms exacts."</w:t>
      </w:r>
      <w:r>
        <w:rPr>
          <w:rStyle w:val="NormalTok"/>
        </w:rPr>
        <w:t>)</w:t>
      </w:r>
      <w:r>
        <w:br/>
      </w:r>
      <w:r>
        <w:rPr>
          <w:rStyle w:val="NormalTok"/>
        </w:rPr>
        <w:t>}</w:t>
      </w:r>
      <w:r>
        <w:br/>
      </w:r>
      <w:r>
        <w:br/>
      </w:r>
      <w:r>
        <w:rPr>
          <w:rStyle w:val="CommentTok"/>
        </w:rPr>
        <w:t xml:space="preserve"># S'assurer que les </w:t>
      </w:r>
      <w:r>
        <w:rPr>
          <w:rStyle w:val="CommentTok"/>
        </w:rPr>
        <w:t>colonnes de score sont de type numérique</w:t>
      </w:r>
      <w:r>
        <w:br/>
      </w:r>
      <w:r>
        <w:rPr>
          <w:rStyle w:val="NormalTok"/>
        </w:rPr>
        <w:t xml:space="preserve">data_P3_[, score_vars] </w:t>
      </w:r>
      <w:r>
        <w:rPr>
          <w:rStyle w:val="OtherTok"/>
        </w:rPr>
        <w:t>&lt;-</w:t>
      </w:r>
      <w:r>
        <w:rPr>
          <w:rStyle w:val="NormalTok"/>
        </w:rPr>
        <w:t xml:space="preserve"> </w:t>
      </w:r>
      <w:r>
        <w:rPr>
          <w:rStyle w:val="FunctionTok"/>
        </w:rPr>
        <w:t>lapply</w:t>
      </w:r>
      <w:r>
        <w:rPr>
          <w:rStyle w:val="NormalTok"/>
        </w:rPr>
        <w:t xml:space="preserve">(data_P3_[, score_vars], </w:t>
      </w:r>
      <w:r>
        <w:rPr>
          <w:rStyle w:val="ControlFlowTok"/>
        </w:rPr>
        <w:t>function</w:t>
      </w:r>
      <w:r>
        <w:rPr>
          <w:rStyle w:val="NormalTok"/>
        </w:rPr>
        <w:t xml:space="preserve">(x) </w:t>
      </w:r>
      <w:r>
        <w:rPr>
          <w:rStyle w:val="FunctionTok"/>
        </w:rPr>
        <w:t>as.numeric</w:t>
      </w:r>
      <w:r>
        <w:rPr>
          <w:rStyle w:val="NormalTok"/>
        </w:rPr>
        <w:t>(</w:t>
      </w:r>
      <w:r>
        <w:rPr>
          <w:rStyle w:val="FunctionTok"/>
        </w:rPr>
        <w:t>as.character</w:t>
      </w:r>
      <w:r>
        <w:rPr>
          <w:rStyle w:val="NormalTok"/>
        </w:rPr>
        <w:t>(x)))</w:t>
      </w:r>
      <w:r>
        <w:br/>
      </w:r>
      <w:r>
        <w:br/>
      </w:r>
      <w:r>
        <w:rPr>
          <w:rStyle w:val="CommentTok"/>
        </w:rPr>
        <w:t># Créer une copie de data_P3_ pour ne pas écraser les données originales</w:t>
      </w:r>
      <w:r>
        <w:br/>
      </w:r>
      <w:r>
        <w:rPr>
          <w:rStyle w:val="NormalTok"/>
        </w:rPr>
        <w:t xml:space="preserve">data_marqueur </w:t>
      </w:r>
      <w:r>
        <w:rPr>
          <w:rStyle w:val="OtherTok"/>
        </w:rPr>
        <w:t>&lt;-</w:t>
      </w:r>
      <w:r>
        <w:rPr>
          <w:rStyle w:val="NormalTok"/>
        </w:rPr>
        <w:t xml:space="preserve"> data_P3_</w:t>
      </w:r>
      <w:r>
        <w:br/>
      </w:r>
      <w:r>
        <w:br/>
      </w:r>
      <w:r>
        <w:rPr>
          <w:rStyle w:val="CommentTok"/>
        </w:rPr>
        <w:t># Pour chaque in</w:t>
      </w:r>
      <w:r>
        <w:rPr>
          <w:rStyle w:val="CommentTok"/>
        </w:rPr>
        <w:t>dividu, parcourir les marqueurs et retenir le ou les marqueurs ayant la valeur maximale</w:t>
      </w:r>
      <w:r>
        <w:br/>
      </w:r>
      <w:r>
        <w:rPr>
          <w:rStyle w:val="NormalTok"/>
        </w:rPr>
        <w:t>data_marqueur</w:t>
      </w:r>
      <w:r>
        <w:rPr>
          <w:rStyle w:val="SpecialCharTok"/>
        </w:rPr>
        <w:t>$</w:t>
      </w:r>
      <w:r>
        <w:rPr>
          <w:rStyle w:val="NormalTok"/>
        </w:rPr>
        <w:t xml:space="preserve">Marqueur_plus_important </w:t>
      </w:r>
      <w:r>
        <w:rPr>
          <w:rStyle w:val="OtherTok"/>
        </w:rPr>
        <w:t>&lt;-</w:t>
      </w:r>
      <w:r>
        <w:rPr>
          <w:rStyle w:val="NormalTok"/>
        </w:rPr>
        <w:t xml:space="preserve"> </w:t>
      </w:r>
      <w:r>
        <w:rPr>
          <w:rStyle w:val="FunctionTok"/>
        </w:rPr>
        <w:t>apply</w:t>
      </w:r>
      <w:r>
        <w:rPr>
          <w:rStyle w:val="NormalTok"/>
        </w:rPr>
        <w:t xml:space="preserve">(data_marqueur[, score_vars], </w:t>
      </w:r>
      <w:r>
        <w:rPr>
          <w:rStyle w:val="DecValTok"/>
        </w:rPr>
        <w:t>1</w:t>
      </w:r>
      <w:r>
        <w:rPr>
          <w:rStyle w:val="NormalTok"/>
        </w:rPr>
        <w:t xml:space="preserve">, </w:t>
      </w:r>
      <w:r>
        <w:rPr>
          <w:rStyle w:val="ControlFlowTok"/>
        </w:rPr>
        <w:t>function</w:t>
      </w:r>
      <w:r>
        <w:rPr>
          <w:rStyle w:val="NormalTok"/>
        </w:rPr>
        <w:t>(x) {</w:t>
      </w:r>
      <w:r>
        <w:br/>
      </w:r>
      <w:r>
        <w:rPr>
          <w:rStyle w:val="NormalTok"/>
        </w:rPr>
        <w:t xml:space="preserve">  max_val </w:t>
      </w:r>
      <w:r>
        <w:rPr>
          <w:rStyle w:val="OtherTok"/>
        </w:rPr>
        <w:t>&lt;-</w:t>
      </w:r>
      <w:r>
        <w:rPr>
          <w:rStyle w:val="NormalTok"/>
        </w:rPr>
        <w:t xml:space="preserve"> </w:t>
      </w:r>
      <w:r>
        <w:rPr>
          <w:rStyle w:val="SpecialCharTok"/>
        </w:rPr>
        <w:t>-</w:t>
      </w:r>
      <w:r>
        <w:rPr>
          <w:rStyle w:val="ConstantTok"/>
        </w:rPr>
        <w:t>Inf</w:t>
      </w:r>
      <w:r>
        <w:rPr>
          <w:rStyle w:val="NormalTok"/>
        </w:rPr>
        <w:t xml:space="preserve">      </w:t>
      </w:r>
      <w:r>
        <w:rPr>
          <w:rStyle w:val="CommentTok"/>
        </w:rPr>
        <w:t># Initialisation avec une valeur très basse</w:t>
      </w:r>
      <w:r>
        <w:br/>
      </w:r>
      <w:r>
        <w:rPr>
          <w:rStyle w:val="NormalTok"/>
        </w:rPr>
        <w:t xml:space="preserve">  markers </w:t>
      </w:r>
      <w:r>
        <w:rPr>
          <w:rStyle w:val="OtherTok"/>
        </w:rPr>
        <w:t>&lt;-</w:t>
      </w:r>
      <w:r>
        <w:rPr>
          <w:rStyle w:val="NormalTok"/>
        </w:rPr>
        <w:t xml:space="preserve"> </w:t>
      </w:r>
      <w:r>
        <w:rPr>
          <w:rStyle w:val="FunctionTok"/>
        </w:rPr>
        <w:t>c</w:t>
      </w:r>
      <w:r>
        <w:rPr>
          <w:rStyle w:val="NormalTok"/>
        </w:rPr>
        <w:t xml:space="preserve">()       </w:t>
      </w:r>
      <w:r>
        <w:rPr>
          <w:rStyle w:val="CommentTok"/>
        </w:rPr>
        <w:t># Vecteur pour stocker les noms des marqueurs</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FunctionTok"/>
        </w:rPr>
        <w:t>seq_along</w:t>
      </w:r>
      <w:r>
        <w:rPr>
          <w:rStyle w:val="NormalTok"/>
        </w:rPr>
        <w:t>(x)) {</w:t>
      </w:r>
      <w:r>
        <w:br/>
      </w:r>
      <w:r>
        <w:rPr>
          <w:rStyle w:val="NormalTok"/>
        </w:rPr>
        <w:t xml:space="preserve">    </w:t>
      </w:r>
      <w:r>
        <w:rPr>
          <w:rStyle w:val="ControlFlowTok"/>
        </w:rPr>
        <w:t>if</w:t>
      </w:r>
      <w:r>
        <w:rPr>
          <w:rStyle w:val="NormalTok"/>
        </w:rPr>
        <w:t xml:space="preserve">(x[i] </w:t>
      </w:r>
      <w:r>
        <w:rPr>
          <w:rStyle w:val="SpecialCharTok"/>
        </w:rPr>
        <w:t>&gt;</w:t>
      </w:r>
      <w:r>
        <w:rPr>
          <w:rStyle w:val="NormalTok"/>
        </w:rPr>
        <w:t xml:space="preserve"> max_val) {</w:t>
      </w:r>
      <w:r>
        <w:br/>
      </w:r>
      <w:r>
        <w:rPr>
          <w:rStyle w:val="NormalTok"/>
        </w:rPr>
        <w:t xml:space="preserve">      max_val </w:t>
      </w:r>
      <w:r>
        <w:rPr>
          <w:rStyle w:val="OtherTok"/>
        </w:rPr>
        <w:t>&lt;-</w:t>
      </w:r>
      <w:r>
        <w:rPr>
          <w:rStyle w:val="NormalTok"/>
        </w:rPr>
        <w:t xml:space="preserve"> x[i]</w:t>
      </w:r>
      <w:r>
        <w:br/>
      </w:r>
      <w:r>
        <w:rPr>
          <w:rStyle w:val="NormalTok"/>
        </w:rPr>
        <w:t xml:space="preserve">      markers </w:t>
      </w:r>
      <w:r>
        <w:rPr>
          <w:rStyle w:val="OtherTok"/>
        </w:rPr>
        <w:t>&lt;-</w:t>
      </w:r>
      <w:r>
        <w:rPr>
          <w:rStyle w:val="NormalTok"/>
        </w:rPr>
        <w:t xml:space="preserve"> </w:t>
      </w:r>
      <w:r>
        <w:rPr>
          <w:rStyle w:val="FunctionTok"/>
        </w:rPr>
        <w:t>names</w:t>
      </w:r>
      <w:r>
        <w:rPr>
          <w:rStyle w:val="NormalTok"/>
        </w:rPr>
        <w:t xml:space="preserve">(x)[i]  </w:t>
      </w:r>
      <w:r>
        <w:rPr>
          <w:rStyle w:val="CommentTok"/>
        </w:rPr>
        <w:t># Nouveau maximum trouvé, on réinitiali</w:t>
      </w:r>
      <w:r>
        <w:rPr>
          <w:rStyle w:val="CommentTok"/>
        </w:rPr>
        <w:t>se la liste</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(x[i] </w:t>
      </w:r>
      <w:r>
        <w:rPr>
          <w:rStyle w:val="SpecialCharTok"/>
        </w:rPr>
        <w:t>==</w:t>
      </w:r>
      <w:r>
        <w:rPr>
          <w:rStyle w:val="NormalTok"/>
        </w:rPr>
        <w:t xml:space="preserve"> max_val) {</w:t>
      </w:r>
      <w:r>
        <w:br/>
      </w:r>
      <w:r>
        <w:rPr>
          <w:rStyle w:val="NormalTok"/>
        </w:rPr>
        <w:t xml:space="preserve">      markers </w:t>
      </w:r>
      <w:r>
        <w:rPr>
          <w:rStyle w:val="OtherTok"/>
        </w:rPr>
        <w:t>&lt;-</w:t>
      </w:r>
      <w:r>
        <w:rPr>
          <w:rStyle w:val="NormalTok"/>
        </w:rPr>
        <w:t xml:space="preserve"> </w:t>
      </w:r>
      <w:r>
        <w:rPr>
          <w:rStyle w:val="FunctionTok"/>
        </w:rPr>
        <w:t>c</w:t>
      </w:r>
      <w:r>
        <w:rPr>
          <w:rStyle w:val="NormalTok"/>
        </w:rPr>
        <w:t xml:space="preserve">(markers, </w:t>
      </w:r>
      <w:r>
        <w:rPr>
          <w:rStyle w:val="FunctionTok"/>
        </w:rPr>
        <w:t>names</w:t>
      </w:r>
      <w:r>
        <w:rPr>
          <w:rStyle w:val="NormalTok"/>
        </w:rPr>
        <w:t xml:space="preserve">(x)[i])  </w:t>
      </w:r>
      <w:r>
        <w:rPr>
          <w:rStyle w:val="CommentTok"/>
        </w:rPr>
        <w:t># Valeur égale, on ajoute le marqueur à la liste</w:t>
      </w:r>
      <w:r>
        <w:br/>
      </w:r>
      <w:r>
        <w:rPr>
          <w:rStyle w:val="NormalTok"/>
        </w:rPr>
        <w:t xml:space="preserve">    }</w:t>
      </w:r>
      <w:r>
        <w:br/>
      </w:r>
      <w:r>
        <w:rPr>
          <w:rStyle w:val="NormalTok"/>
        </w:rPr>
        <w:t xml:space="preserve">  }</w:t>
      </w:r>
      <w:r>
        <w:br/>
      </w:r>
      <w:r>
        <w:rPr>
          <w:rStyle w:val="NormalTok"/>
        </w:rPr>
        <w:t xml:space="preserve">  </w:t>
      </w:r>
      <w:r>
        <w:rPr>
          <w:rStyle w:val="CommentTok"/>
        </w:rPr>
        <w:t># Enlever les doublons (au cas où) et retourner les marqueurs séparés par une virgule</w:t>
      </w:r>
      <w:r>
        <w:br/>
      </w:r>
      <w:r>
        <w:rPr>
          <w:rStyle w:val="NormalTok"/>
        </w:rPr>
        <w:t xml:space="preserve">  </w:t>
      </w:r>
      <w:r>
        <w:rPr>
          <w:rStyle w:val="FunctionTok"/>
        </w:rPr>
        <w:t>paste</w:t>
      </w:r>
      <w:r>
        <w:rPr>
          <w:rStyle w:val="NormalTok"/>
        </w:rPr>
        <w:t>(</w:t>
      </w:r>
      <w:r>
        <w:rPr>
          <w:rStyle w:val="FunctionTok"/>
        </w:rPr>
        <w:t>unique</w:t>
      </w:r>
      <w:r>
        <w:rPr>
          <w:rStyle w:val="NormalTok"/>
        </w:rPr>
        <w:t>(markers</w:t>
      </w:r>
      <w:r>
        <w:rPr>
          <w:rStyle w:val="NormalTok"/>
        </w:rPr>
        <w:t xml:space="preserve">), </w:t>
      </w:r>
      <w:r>
        <w:rPr>
          <w:rStyle w:val="AttributeTok"/>
        </w:rPr>
        <w:t>collapse =</w:t>
      </w:r>
      <w:r>
        <w:rPr>
          <w:rStyle w:val="NormalTok"/>
        </w:rPr>
        <w:t xml:space="preserve"> </w:t>
      </w:r>
      <w:r>
        <w:rPr>
          <w:rStyle w:val="StringTok"/>
        </w:rPr>
        <w:t>", "</w:t>
      </w:r>
      <w:r>
        <w:rPr>
          <w:rStyle w:val="NormalTok"/>
        </w:rPr>
        <w:t>)</w:t>
      </w:r>
      <w:r>
        <w:br/>
      </w:r>
      <w:r>
        <w:rPr>
          <w:rStyle w:val="NormalTok"/>
        </w:rPr>
        <w:t>})</w:t>
      </w:r>
      <w:r>
        <w:br/>
      </w:r>
      <w:r>
        <w:br/>
      </w:r>
      <w:r>
        <w:rPr>
          <w:rStyle w:val="CommentTok"/>
        </w:rPr>
        <w:t># Afficher un aperçu du résultat</w:t>
      </w:r>
      <w:r>
        <w:br/>
      </w:r>
      <w:r>
        <w:br/>
      </w:r>
      <w:r>
        <w:rPr>
          <w:rStyle w:val="CommentTok"/>
        </w:rPr>
        <w:t xml:space="preserve">#View(data_marqueur %&gt;% select(Importance_quiter_nid,Importance_emploi_TPL, </w:t>
      </w:r>
      <w:r>
        <w:br/>
      </w:r>
      <w:r>
        <w:rPr>
          <w:rStyle w:val="NormalTok"/>
        </w:rPr>
        <w:t xml:space="preserve">                            </w:t>
      </w:r>
      <w:r>
        <w:rPr>
          <w:rStyle w:val="CommentTok"/>
        </w:rPr>
        <w:t xml:space="preserve">#Importance_vivre_en_couple,Importance_marie_1er_fois, </w:t>
      </w:r>
      <w:r>
        <w:br/>
      </w:r>
      <w:r>
        <w:rPr>
          <w:rStyle w:val="NormalTok"/>
        </w:rPr>
        <w:t xml:space="preserve">                             </w:t>
      </w:r>
      <w:r>
        <w:rPr>
          <w:rStyle w:val="CommentTok"/>
        </w:rPr>
        <w:t>#Importance_parent_1er_fois,Marqueur_plus_important))</w:t>
      </w:r>
      <w:r>
        <w:br/>
      </w:r>
      <w:r>
        <w:rPr>
          <w:rStyle w:val="FunctionTok"/>
        </w:rPr>
        <w:t>head</w:t>
      </w:r>
      <w:r>
        <w:rPr>
          <w:rStyle w:val="NormalTok"/>
        </w:rPr>
        <w:t xml:space="preserve">(data_marqueur[, </w:t>
      </w:r>
      <w:r>
        <w:rPr>
          <w:rStyle w:val="FunctionTok"/>
        </w:rPr>
        <w:t>c</w:t>
      </w:r>
      <w:r>
        <w:rPr>
          <w:rStyle w:val="NormalTok"/>
        </w:rPr>
        <w:t xml:space="preserve">(score_vars, </w:t>
      </w:r>
      <w:r>
        <w:rPr>
          <w:rStyle w:val="StringTok"/>
        </w:rPr>
        <w:t>"Marqueur_plus_important"</w:t>
      </w:r>
      <w:r>
        <w:rPr>
          <w:rStyle w:val="NormalTok"/>
        </w:rPr>
        <w:t>)])</w:t>
      </w:r>
    </w:p>
    <w:p w14:paraId="071D02FF" w14:textId="77777777" w:rsidR="00022B71" w:rsidRDefault="005B112A">
      <w:pPr>
        <w:pStyle w:val="En-ttedetabledesmatires"/>
      </w:pPr>
      <w:r>
        <w:rPr>
          <w:rStyle w:val="VerbatimChar"/>
        </w:rPr>
        <w:t>## # A tibble: 6 × 6</w:t>
      </w:r>
      <w:r>
        <w:br/>
      </w:r>
      <w:r>
        <w:rPr>
          <w:rStyle w:val="VerbatimChar"/>
        </w:rPr>
        <w:t>##   Importance_quiter_nid Impor</w:t>
      </w:r>
      <w:r>
        <w:rPr>
          <w:rStyle w:val="VerbatimChar"/>
        </w:rPr>
        <w:t>tance_emploi_TPL</w:t>
      </w:r>
      <w:r>
        <w:br/>
      </w:r>
      <w:r>
        <w:rPr>
          <w:rStyle w:val="VerbatimChar"/>
        </w:rPr>
        <w:t>##                   &lt;dbl&gt;                 &lt;dbl&gt;</w:t>
      </w:r>
      <w:r>
        <w:br/>
      </w:r>
      <w:r>
        <w:rPr>
          <w:rStyle w:val="VerbatimChar"/>
        </w:rPr>
        <w:t>## 1                     2                     2</w:t>
      </w:r>
      <w:r>
        <w:br/>
      </w:r>
      <w:r>
        <w:rPr>
          <w:rStyle w:val="VerbatimChar"/>
        </w:rPr>
        <w:t>## 2                     3                     5</w:t>
      </w:r>
      <w:r>
        <w:br/>
      </w:r>
      <w:r>
        <w:rPr>
          <w:rStyle w:val="VerbatimChar"/>
        </w:rPr>
        <w:t>## 3                     1                     5</w:t>
      </w:r>
      <w:r>
        <w:br/>
      </w:r>
      <w:r>
        <w:rPr>
          <w:rStyle w:val="VerbatimChar"/>
        </w:rPr>
        <w:t xml:space="preserve">## 4                     3                 </w:t>
      </w:r>
      <w:r>
        <w:rPr>
          <w:rStyle w:val="VerbatimChar"/>
        </w:rPr>
        <w:t xml:space="preserve">    5</w:t>
      </w:r>
      <w:r>
        <w:br/>
      </w:r>
      <w:r>
        <w:rPr>
          <w:rStyle w:val="VerbatimChar"/>
        </w:rPr>
        <w:t>## 5                     3                     4</w:t>
      </w:r>
      <w:r>
        <w:br/>
      </w:r>
      <w:r>
        <w:rPr>
          <w:rStyle w:val="VerbatimChar"/>
        </w:rPr>
        <w:t>## 6                     4                     3</w:t>
      </w:r>
      <w:r>
        <w:br/>
      </w:r>
      <w:r>
        <w:rPr>
          <w:rStyle w:val="VerbatimChar"/>
        </w:rPr>
        <w:t>## # ℹ 4 more variables: Importance_vivre_en_couple &lt;dbl&gt;,</w:t>
      </w:r>
      <w:r>
        <w:br/>
      </w:r>
      <w:r>
        <w:rPr>
          <w:rStyle w:val="VerbatimChar"/>
        </w:rPr>
        <w:t>## #   Importance_marie_1er_fois &lt;dbl&gt;,</w:t>
      </w:r>
      <w:r>
        <w:br/>
      </w:r>
      <w:r>
        <w:rPr>
          <w:rStyle w:val="VerbatimChar"/>
        </w:rPr>
        <w:t>## #   Importance_parent_1er_fois &lt;dbl&gt;,</w:t>
      </w:r>
      <w:r>
        <w:br/>
      </w:r>
      <w:r>
        <w:rPr>
          <w:rStyle w:val="VerbatimChar"/>
        </w:rPr>
        <w:t>## #   Marqu</w:t>
      </w:r>
      <w:r>
        <w:rPr>
          <w:rStyle w:val="VerbatimChar"/>
        </w:rPr>
        <w:t>eur_plus_important &lt;chr&gt;</w:t>
      </w:r>
    </w:p>
    <w:p w14:paraId="7F08AA67" w14:textId="77777777" w:rsidR="00022B71" w:rsidRDefault="005B112A">
      <w:pPr>
        <w:pStyle w:val="En-ttedetabledesmatires"/>
      </w:pPr>
      <w:r>
        <w:rPr>
          <w:rStyle w:val="CommentTok"/>
        </w:rPr>
        <w:t>#Classement des marqueurs  subjectifs jugés plus important selon les individus</w:t>
      </w:r>
      <w:r>
        <w:br/>
      </w:r>
      <w:r>
        <w:rPr>
          <w:rStyle w:val="CommentTok"/>
        </w:rPr>
        <w:t># Définir les noms des colonnes subjectives</w:t>
      </w:r>
      <w:r>
        <w:br/>
      </w:r>
      <w:r>
        <w:rPr>
          <w:rStyle w:val="NormalTok"/>
        </w:rPr>
        <w:t xml:space="preserve">subj_vars </w:t>
      </w:r>
      <w:r>
        <w:rPr>
          <w:rStyle w:val="OtherTok"/>
        </w:rPr>
        <w:t>&lt;-</w:t>
      </w:r>
      <w:r>
        <w:rPr>
          <w:rStyle w:val="NormalTok"/>
        </w:rPr>
        <w:t xml:space="preserve"> </w:t>
      </w:r>
      <w:r>
        <w:rPr>
          <w:rStyle w:val="FunctionTok"/>
        </w:rPr>
        <w:t>c</w:t>
      </w:r>
      <w:r>
        <w:rPr>
          <w:rStyle w:val="NormalTok"/>
        </w:rPr>
        <w:t>(</w:t>
      </w:r>
      <w:r>
        <w:rPr>
          <w:rStyle w:val="StringTok"/>
        </w:rPr>
        <w:t>"Importance_independant_finance"</w:t>
      </w:r>
      <w:r>
        <w:rPr>
          <w:rStyle w:val="NormalTok"/>
        </w:rPr>
        <w:t xml:space="preserve">, </w:t>
      </w:r>
      <w:r>
        <w:rPr>
          <w:rStyle w:val="StringTok"/>
        </w:rPr>
        <w:t>"Importance_propres_decisions"</w:t>
      </w:r>
      <w:r>
        <w:rPr>
          <w:rStyle w:val="NormalTok"/>
        </w:rPr>
        <w:t xml:space="preserve">, </w:t>
      </w:r>
      <w:r>
        <w:br/>
      </w:r>
      <w:r>
        <w:rPr>
          <w:rStyle w:val="NormalTok"/>
        </w:rPr>
        <w:t xml:space="preserve">               </w:t>
      </w:r>
      <w:r>
        <w:rPr>
          <w:rStyle w:val="StringTok"/>
        </w:rPr>
        <w:t>"Importance</w:t>
      </w:r>
      <w:r>
        <w:rPr>
          <w:rStyle w:val="StringTok"/>
        </w:rPr>
        <w:t>_propres_responsabilites"</w:t>
      </w:r>
      <w:r>
        <w:rPr>
          <w:rStyle w:val="NormalTok"/>
        </w:rPr>
        <w:t>)</w:t>
      </w:r>
      <w:r>
        <w:br/>
      </w:r>
      <w:r>
        <w:br/>
      </w:r>
      <w:r>
        <w:rPr>
          <w:rStyle w:val="CommentTok"/>
        </w:rPr>
        <w:t># Vérifier que ces colonnes existent dans data_P3_</w:t>
      </w:r>
      <w:r>
        <w:br/>
      </w:r>
      <w:r>
        <w:rPr>
          <w:rStyle w:val="ControlFlowTok"/>
        </w:rPr>
        <w:t>if</w:t>
      </w:r>
      <w:r>
        <w:rPr>
          <w:rStyle w:val="NormalTok"/>
        </w:rPr>
        <w:t>(</w:t>
      </w:r>
      <w:r>
        <w:rPr>
          <w:rStyle w:val="SpecialCharTok"/>
        </w:rPr>
        <w:t>!</w:t>
      </w:r>
      <w:r>
        <w:rPr>
          <w:rStyle w:val="FunctionTok"/>
        </w:rPr>
        <w:t>all</w:t>
      </w:r>
      <w:r>
        <w:rPr>
          <w:rStyle w:val="NormalTok"/>
        </w:rPr>
        <w:t xml:space="preserve">(subj_vars </w:t>
      </w:r>
      <w:r>
        <w:rPr>
          <w:rStyle w:val="SpecialCharTok"/>
        </w:rPr>
        <w:t>%in%</w:t>
      </w:r>
      <w:r>
        <w:rPr>
          <w:rStyle w:val="NormalTok"/>
        </w:rPr>
        <w:t xml:space="preserve"> </w:t>
      </w:r>
      <w:r>
        <w:rPr>
          <w:rStyle w:val="FunctionTok"/>
        </w:rPr>
        <w:t>names</w:t>
      </w:r>
      <w:r>
        <w:rPr>
          <w:rStyle w:val="NormalTok"/>
        </w:rPr>
        <w:t>(data_P3_))){</w:t>
      </w:r>
      <w:r>
        <w:br/>
      </w:r>
      <w:r>
        <w:rPr>
          <w:rStyle w:val="NormalTok"/>
        </w:rPr>
        <w:t xml:space="preserve">  </w:t>
      </w:r>
      <w:r>
        <w:rPr>
          <w:rStyle w:val="FunctionTok"/>
        </w:rPr>
        <w:t>stop</w:t>
      </w:r>
      <w:r>
        <w:rPr>
          <w:rStyle w:val="NormalTok"/>
        </w:rPr>
        <w:t>(</w:t>
      </w:r>
      <w:r>
        <w:rPr>
          <w:rStyle w:val="StringTok"/>
        </w:rPr>
        <w:t>"Certaines colonnes subjectives ne sont pas présentes dans data_P3_. Vérifie les noms exacts."</w:t>
      </w:r>
      <w:r>
        <w:rPr>
          <w:rStyle w:val="NormalTok"/>
        </w:rPr>
        <w:t>)</w:t>
      </w:r>
      <w:r>
        <w:br/>
      </w:r>
      <w:r>
        <w:rPr>
          <w:rStyle w:val="NormalTok"/>
        </w:rPr>
        <w:t>}</w:t>
      </w:r>
      <w:r>
        <w:br/>
      </w:r>
      <w:r>
        <w:br/>
      </w:r>
      <w:r>
        <w:rPr>
          <w:rStyle w:val="CommentTok"/>
        </w:rPr>
        <w:t xml:space="preserve"># S'assurer que les colonnes </w:t>
      </w:r>
      <w:r>
        <w:rPr>
          <w:rStyle w:val="CommentTok"/>
        </w:rPr>
        <w:t>subjectives sont de type numérique</w:t>
      </w:r>
      <w:r>
        <w:br/>
      </w:r>
      <w:r>
        <w:rPr>
          <w:rStyle w:val="NormalTok"/>
        </w:rPr>
        <w:t xml:space="preserve">data_P3_[, subj_vars] </w:t>
      </w:r>
      <w:r>
        <w:rPr>
          <w:rStyle w:val="OtherTok"/>
        </w:rPr>
        <w:t>&lt;-</w:t>
      </w:r>
      <w:r>
        <w:rPr>
          <w:rStyle w:val="NormalTok"/>
        </w:rPr>
        <w:t xml:space="preserve"> </w:t>
      </w:r>
      <w:r>
        <w:rPr>
          <w:rStyle w:val="FunctionTok"/>
        </w:rPr>
        <w:t>lapply</w:t>
      </w:r>
      <w:r>
        <w:rPr>
          <w:rStyle w:val="NormalTok"/>
        </w:rPr>
        <w:t xml:space="preserve">(data_P3_[, subj_vars], </w:t>
      </w:r>
      <w:r>
        <w:rPr>
          <w:rStyle w:val="ControlFlowTok"/>
        </w:rPr>
        <w:t>function</w:t>
      </w:r>
      <w:r>
        <w:rPr>
          <w:rStyle w:val="NormalTok"/>
        </w:rPr>
        <w:t xml:space="preserve">(x) </w:t>
      </w:r>
      <w:r>
        <w:rPr>
          <w:rStyle w:val="FunctionTok"/>
        </w:rPr>
        <w:t>as.numeric</w:t>
      </w:r>
      <w:r>
        <w:rPr>
          <w:rStyle w:val="NormalTok"/>
        </w:rPr>
        <w:t>(</w:t>
      </w:r>
      <w:r>
        <w:rPr>
          <w:rStyle w:val="FunctionTok"/>
        </w:rPr>
        <w:t>as.character</w:t>
      </w:r>
      <w:r>
        <w:rPr>
          <w:rStyle w:val="NormalTok"/>
        </w:rPr>
        <w:t>(x)))</w:t>
      </w:r>
      <w:r>
        <w:br/>
      </w:r>
      <w:r>
        <w:br/>
      </w:r>
      <w:r>
        <w:rPr>
          <w:rStyle w:val="CommentTok"/>
        </w:rPr>
        <w:t># Créer une nouvelle base de données pour les variables subjectives</w:t>
      </w:r>
      <w:r>
        <w:br/>
      </w:r>
      <w:r>
        <w:rPr>
          <w:rStyle w:val="NormalTok"/>
        </w:rPr>
        <w:t xml:space="preserve">data_marqueur_subj </w:t>
      </w:r>
      <w:r>
        <w:rPr>
          <w:rStyle w:val="OtherTok"/>
        </w:rPr>
        <w:t>&lt;-</w:t>
      </w:r>
      <w:r>
        <w:rPr>
          <w:rStyle w:val="NormalTok"/>
        </w:rPr>
        <w:t xml:space="preserve"> data_P3_</w:t>
      </w:r>
      <w:r>
        <w:br/>
      </w:r>
      <w:r>
        <w:br/>
      </w:r>
      <w:r>
        <w:rPr>
          <w:rStyle w:val="CommentTok"/>
        </w:rPr>
        <w:t># Pour chaque individu, parcourir les variables subjectives et retenir le ou les marqueur(s) avec la note maximale</w:t>
      </w:r>
      <w:r>
        <w:br/>
      </w:r>
      <w:r>
        <w:rPr>
          <w:rStyle w:val="NormalTok"/>
        </w:rPr>
        <w:t>data_marqueur_subj</w:t>
      </w:r>
      <w:r>
        <w:rPr>
          <w:rStyle w:val="SpecialCharTok"/>
        </w:rPr>
        <w:t>$</w:t>
      </w:r>
      <w:r>
        <w:rPr>
          <w:rStyle w:val="NormalTok"/>
        </w:rPr>
        <w:t>Marqueur_plus_importan</w:t>
      </w:r>
      <w:r>
        <w:rPr>
          <w:rStyle w:val="NormalTok"/>
        </w:rPr>
        <w:t xml:space="preserve">t_subj </w:t>
      </w:r>
      <w:r>
        <w:rPr>
          <w:rStyle w:val="OtherTok"/>
        </w:rPr>
        <w:t>&lt;-</w:t>
      </w:r>
      <w:r>
        <w:rPr>
          <w:rStyle w:val="NormalTok"/>
        </w:rPr>
        <w:t xml:space="preserve"> </w:t>
      </w:r>
      <w:r>
        <w:rPr>
          <w:rStyle w:val="FunctionTok"/>
        </w:rPr>
        <w:t>apply</w:t>
      </w:r>
      <w:r>
        <w:rPr>
          <w:rStyle w:val="NormalTok"/>
        </w:rPr>
        <w:t xml:space="preserve">(data_marqueur_subj[, subj_vars], </w:t>
      </w:r>
      <w:r>
        <w:rPr>
          <w:rStyle w:val="DecValTok"/>
        </w:rPr>
        <w:t>1</w:t>
      </w:r>
      <w:r>
        <w:rPr>
          <w:rStyle w:val="NormalTok"/>
        </w:rPr>
        <w:t xml:space="preserve">, </w:t>
      </w:r>
      <w:r>
        <w:rPr>
          <w:rStyle w:val="ControlFlowTok"/>
        </w:rPr>
        <w:t>function</w:t>
      </w:r>
      <w:r>
        <w:rPr>
          <w:rStyle w:val="NormalTok"/>
        </w:rPr>
        <w:t>(x) {</w:t>
      </w:r>
      <w:r>
        <w:br/>
      </w:r>
      <w:r>
        <w:rPr>
          <w:rStyle w:val="NormalTok"/>
        </w:rPr>
        <w:t xml:space="preserve">  max_val </w:t>
      </w:r>
      <w:r>
        <w:rPr>
          <w:rStyle w:val="OtherTok"/>
        </w:rPr>
        <w:t>&lt;-</w:t>
      </w:r>
      <w:r>
        <w:rPr>
          <w:rStyle w:val="NormalTok"/>
        </w:rPr>
        <w:t xml:space="preserve"> </w:t>
      </w:r>
      <w:r>
        <w:rPr>
          <w:rStyle w:val="SpecialCharTok"/>
        </w:rPr>
        <w:t>-</w:t>
      </w:r>
      <w:r>
        <w:rPr>
          <w:rStyle w:val="ConstantTok"/>
        </w:rPr>
        <w:t>Inf</w:t>
      </w:r>
      <w:r>
        <w:rPr>
          <w:rStyle w:val="NormalTok"/>
        </w:rPr>
        <w:t xml:space="preserve">      </w:t>
      </w:r>
      <w:r>
        <w:rPr>
          <w:rStyle w:val="CommentTok"/>
        </w:rPr>
        <w:t># Initialisation avec une valeur très basse</w:t>
      </w:r>
      <w:r>
        <w:br/>
      </w:r>
      <w:r>
        <w:rPr>
          <w:rStyle w:val="NormalTok"/>
        </w:rPr>
        <w:t xml:space="preserve">  markers </w:t>
      </w:r>
      <w:r>
        <w:rPr>
          <w:rStyle w:val="OtherTok"/>
        </w:rPr>
        <w:t>&lt;-</w:t>
      </w:r>
      <w:r>
        <w:rPr>
          <w:rStyle w:val="NormalTok"/>
        </w:rPr>
        <w:t xml:space="preserve"> </w:t>
      </w:r>
      <w:r>
        <w:rPr>
          <w:rStyle w:val="FunctionTok"/>
        </w:rPr>
        <w:t>c</w:t>
      </w:r>
      <w:r>
        <w:rPr>
          <w:rStyle w:val="NormalTok"/>
        </w:rPr>
        <w:t xml:space="preserve">()       </w:t>
      </w:r>
      <w:r>
        <w:rPr>
          <w:rStyle w:val="CommentTok"/>
        </w:rPr>
        <w:t># Vecteur pour stocker les noms des marqueurs subjectifs</w:t>
      </w:r>
      <w:r>
        <w:br/>
      </w:r>
      <w:r>
        <w:rPr>
          <w:rStyle w:val="NormalTok"/>
        </w:rPr>
        <w:t xml:space="preserve">  </w:t>
      </w:r>
      <w:r>
        <w:rPr>
          <w:rStyle w:val="ControlFlowTok"/>
        </w:rPr>
        <w:t>for</w:t>
      </w:r>
      <w:r>
        <w:rPr>
          <w:rStyle w:val="NormalTok"/>
        </w:rPr>
        <w:t xml:space="preserve">(i </w:t>
      </w:r>
      <w:r>
        <w:rPr>
          <w:rStyle w:val="ControlFlowTok"/>
        </w:rPr>
        <w:t>in</w:t>
      </w:r>
      <w:r>
        <w:rPr>
          <w:rStyle w:val="NormalTok"/>
        </w:rPr>
        <w:t xml:space="preserve"> </w:t>
      </w:r>
      <w:r>
        <w:rPr>
          <w:rStyle w:val="FunctionTok"/>
        </w:rPr>
        <w:t>seq_along</w:t>
      </w:r>
      <w:r>
        <w:rPr>
          <w:rStyle w:val="NormalTok"/>
        </w:rPr>
        <w:t>(x)) {</w:t>
      </w:r>
      <w:r>
        <w:br/>
      </w:r>
      <w:r>
        <w:rPr>
          <w:rStyle w:val="NormalTok"/>
        </w:rPr>
        <w:t xml:space="preserve">    </w:t>
      </w:r>
      <w:r>
        <w:rPr>
          <w:rStyle w:val="ControlFlowTok"/>
        </w:rPr>
        <w:t>if</w:t>
      </w:r>
      <w:r>
        <w:rPr>
          <w:rStyle w:val="NormalTok"/>
        </w:rPr>
        <w:t xml:space="preserve">(x[i] </w:t>
      </w:r>
      <w:r>
        <w:rPr>
          <w:rStyle w:val="SpecialCharTok"/>
        </w:rPr>
        <w:t>&gt;</w:t>
      </w:r>
      <w:r>
        <w:rPr>
          <w:rStyle w:val="NormalTok"/>
        </w:rPr>
        <w:t xml:space="preserve"> ma</w:t>
      </w:r>
      <w:r>
        <w:rPr>
          <w:rStyle w:val="NormalTok"/>
        </w:rPr>
        <w:t>x_val) {</w:t>
      </w:r>
      <w:r>
        <w:br/>
      </w:r>
      <w:r>
        <w:rPr>
          <w:rStyle w:val="NormalTok"/>
        </w:rPr>
        <w:t xml:space="preserve">      max_val </w:t>
      </w:r>
      <w:r>
        <w:rPr>
          <w:rStyle w:val="OtherTok"/>
        </w:rPr>
        <w:t>&lt;-</w:t>
      </w:r>
      <w:r>
        <w:rPr>
          <w:rStyle w:val="NormalTok"/>
        </w:rPr>
        <w:t xml:space="preserve"> x[i]</w:t>
      </w:r>
      <w:r>
        <w:br/>
      </w:r>
      <w:r>
        <w:rPr>
          <w:rStyle w:val="NormalTok"/>
        </w:rPr>
        <w:t xml:space="preserve">      markers </w:t>
      </w:r>
      <w:r>
        <w:rPr>
          <w:rStyle w:val="OtherTok"/>
        </w:rPr>
        <w:t>&lt;-</w:t>
      </w:r>
      <w:r>
        <w:rPr>
          <w:rStyle w:val="NormalTok"/>
        </w:rPr>
        <w:t xml:space="preserve"> </w:t>
      </w:r>
      <w:r>
        <w:rPr>
          <w:rStyle w:val="FunctionTok"/>
        </w:rPr>
        <w:t>names</w:t>
      </w:r>
      <w:r>
        <w:rPr>
          <w:rStyle w:val="NormalTok"/>
        </w:rPr>
        <w:t xml:space="preserve">(x)[i]  </w:t>
      </w:r>
      <w:r>
        <w:rPr>
          <w:rStyle w:val="CommentTok"/>
        </w:rPr>
        <w:t># Nouveau maximum trouvé, on réinitialise la liste</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(x[i] </w:t>
      </w:r>
      <w:r>
        <w:rPr>
          <w:rStyle w:val="SpecialCharTok"/>
        </w:rPr>
        <w:t>==</w:t>
      </w:r>
      <w:r>
        <w:rPr>
          <w:rStyle w:val="NormalTok"/>
        </w:rPr>
        <w:t xml:space="preserve"> max_val) {</w:t>
      </w:r>
      <w:r>
        <w:br/>
      </w:r>
      <w:r>
        <w:rPr>
          <w:rStyle w:val="NormalTok"/>
        </w:rPr>
        <w:t xml:space="preserve">      markers </w:t>
      </w:r>
      <w:r>
        <w:rPr>
          <w:rStyle w:val="OtherTok"/>
        </w:rPr>
        <w:t>&lt;-</w:t>
      </w:r>
      <w:r>
        <w:rPr>
          <w:rStyle w:val="NormalTok"/>
        </w:rPr>
        <w:t xml:space="preserve"> </w:t>
      </w:r>
      <w:r>
        <w:rPr>
          <w:rStyle w:val="FunctionTok"/>
        </w:rPr>
        <w:t>c</w:t>
      </w:r>
      <w:r>
        <w:rPr>
          <w:rStyle w:val="NormalTok"/>
        </w:rPr>
        <w:t xml:space="preserve">(markers, </w:t>
      </w:r>
      <w:r>
        <w:rPr>
          <w:rStyle w:val="FunctionTok"/>
        </w:rPr>
        <w:t>names</w:t>
      </w:r>
      <w:r>
        <w:rPr>
          <w:rStyle w:val="NormalTok"/>
        </w:rPr>
        <w:t xml:space="preserve">(x)[i])  </w:t>
      </w:r>
      <w:r>
        <w:rPr>
          <w:rStyle w:val="CommentTok"/>
        </w:rPr>
        <w:t># En cas d'égalité, on ajoute le marqueur</w:t>
      </w:r>
      <w:r>
        <w:br/>
      </w:r>
      <w:r>
        <w:rPr>
          <w:rStyle w:val="NormalTok"/>
        </w:rPr>
        <w:t xml:space="preserve">    }</w:t>
      </w:r>
      <w:r>
        <w:br/>
      </w:r>
      <w:r>
        <w:rPr>
          <w:rStyle w:val="NormalTok"/>
        </w:rPr>
        <w:t xml:space="preserve">  }</w:t>
      </w:r>
      <w:r>
        <w:br/>
      </w:r>
      <w:r>
        <w:rPr>
          <w:rStyle w:val="NormalTok"/>
        </w:rPr>
        <w:t xml:space="preserve">  </w:t>
      </w:r>
      <w:r>
        <w:rPr>
          <w:rStyle w:val="CommentTok"/>
        </w:rPr>
        <w:t># Concaténer le</w:t>
      </w:r>
      <w:r>
        <w:rPr>
          <w:rStyle w:val="CommentTok"/>
        </w:rPr>
        <w:t>s marqueurs trouvés, en éliminant d'éventuels doublons</w:t>
      </w:r>
      <w:r>
        <w:br/>
      </w:r>
      <w:r>
        <w:rPr>
          <w:rStyle w:val="NormalTok"/>
        </w:rPr>
        <w:t xml:space="preserve">  </w:t>
      </w:r>
      <w:r>
        <w:rPr>
          <w:rStyle w:val="FunctionTok"/>
        </w:rPr>
        <w:t>paste</w:t>
      </w:r>
      <w:r>
        <w:rPr>
          <w:rStyle w:val="NormalTok"/>
        </w:rPr>
        <w:t>(</w:t>
      </w:r>
      <w:r>
        <w:rPr>
          <w:rStyle w:val="FunctionTok"/>
        </w:rPr>
        <w:t>unique</w:t>
      </w:r>
      <w:r>
        <w:rPr>
          <w:rStyle w:val="NormalTok"/>
        </w:rPr>
        <w:t xml:space="preserve">(markers), </w:t>
      </w:r>
      <w:r>
        <w:rPr>
          <w:rStyle w:val="AttributeTok"/>
        </w:rPr>
        <w:t>collapse =</w:t>
      </w:r>
      <w:r>
        <w:rPr>
          <w:rStyle w:val="NormalTok"/>
        </w:rPr>
        <w:t xml:space="preserve"> </w:t>
      </w:r>
      <w:r>
        <w:rPr>
          <w:rStyle w:val="StringTok"/>
        </w:rPr>
        <w:t>", "</w:t>
      </w:r>
      <w:r>
        <w:rPr>
          <w:rStyle w:val="NormalTok"/>
        </w:rPr>
        <w:t>)</w:t>
      </w:r>
      <w:r>
        <w:br/>
      </w:r>
      <w:r>
        <w:rPr>
          <w:rStyle w:val="NormalTok"/>
        </w:rPr>
        <w:t>})</w:t>
      </w:r>
      <w:r>
        <w:br/>
      </w:r>
      <w:r>
        <w:br/>
      </w:r>
      <w:r>
        <w:rPr>
          <w:rStyle w:val="CommentTok"/>
        </w:rPr>
        <w:t># Afficher un aperçu du résultat</w:t>
      </w:r>
      <w:r>
        <w:br/>
      </w:r>
      <w:r>
        <w:rPr>
          <w:rStyle w:val="CommentTok"/>
        </w:rPr>
        <w:t>#View(data_marqueur_subj[, c(subj_vars, "Marqueur_plus_important_subj")])</w:t>
      </w:r>
    </w:p>
    <w:p w14:paraId="0A7E3359" w14:textId="77777777" w:rsidR="00022B71" w:rsidRDefault="005B112A">
      <w:pPr>
        <w:pStyle w:val="Titre1"/>
      </w:pPr>
      <w:bookmarkStart w:id="417" w:name="analyse-de-séquences"/>
      <w:bookmarkStart w:id="418" w:name="_Toc209544923"/>
      <w:bookmarkEnd w:id="415"/>
      <w:r>
        <w:t>Analyse de séquences</w:t>
      </w:r>
      <w:bookmarkEnd w:id="418"/>
    </w:p>
    <w:p w14:paraId="26848F9C" w14:textId="77777777" w:rsidR="00022B71" w:rsidRDefault="005B112A">
      <w:pPr>
        <w:pStyle w:val="Titre2"/>
      </w:pPr>
      <w:bookmarkStart w:id="419" w:name="X22857e15ef0e25cf71129839dc8404ddb9bb65e"/>
      <w:bookmarkStart w:id="420" w:name="_Toc209544924"/>
      <w:r>
        <w:t>Analyse de séquences des variables subjectifs</w:t>
      </w:r>
      <w:bookmarkEnd w:id="420"/>
    </w:p>
    <w:p w14:paraId="468628F1" w14:textId="77777777" w:rsidR="00022B71" w:rsidRDefault="005B112A">
      <w:pPr>
        <w:pStyle w:val="En-ttedetabledesmatires"/>
      </w:pPr>
      <w:r>
        <w:rPr>
          <w:rStyle w:val="CommentTok"/>
        </w:rPr>
        <w:t># Définir les noms des colonnes subjectives</w:t>
      </w:r>
      <w:r>
        <w:br/>
      </w:r>
      <w:r>
        <w:rPr>
          <w:rStyle w:val="NormalTok"/>
        </w:rPr>
        <w:t xml:space="preserve">subj_vars </w:t>
      </w:r>
      <w:r>
        <w:rPr>
          <w:rStyle w:val="OtherTok"/>
        </w:rPr>
        <w:t>&lt;-</w:t>
      </w:r>
      <w:r>
        <w:rPr>
          <w:rStyle w:val="NormalTok"/>
        </w:rPr>
        <w:t xml:space="preserve"> </w:t>
      </w:r>
      <w:r>
        <w:rPr>
          <w:rStyle w:val="FunctionTok"/>
        </w:rPr>
        <w:t>c</w:t>
      </w:r>
      <w:r>
        <w:rPr>
          <w:rStyle w:val="NormalTok"/>
        </w:rPr>
        <w:t>(</w:t>
      </w:r>
      <w:r>
        <w:rPr>
          <w:rStyle w:val="StringTok"/>
        </w:rPr>
        <w:t>"Importance_independant_finance"</w:t>
      </w:r>
      <w:r>
        <w:rPr>
          <w:rStyle w:val="NormalTok"/>
        </w:rPr>
        <w:t xml:space="preserve">, </w:t>
      </w:r>
      <w:r>
        <w:br/>
      </w:r>
      <w:r>
        <w:rPr>
          <w:rStyle w:val="NormalTok"/>
        </w:rPr>
        <w:t xml:space="preserve">               </w:t>
      </w:r>
      <w:r>
        <w:rPr>
          <w:rStyle w:val="StringTok"/>
        </w:rPr>
        <w:t>"Impor</w:t>
      </w:r>
      <w:r>
        <w:rPr>
          <w:rStyle w:val="StringTok"/>
        </w:rPr>
        <w:t>tance_propres_decisions"</w:t>
      </w:r>
      <w:r>
        <w:rPr>
          <w:rStyle w:val="NormalTok"/>
        </w:rPr>
        <w:t xml:space="preserve">, </w:t>
      </w:r>
      <w:r>
        <w:br/>
      </w:r>
      <w:r>
        <w:rPr>
          <w:rStyle w:val="NormalTok"/>
        </w:rPr>
        <w:t xml:space="preserve">               </w:t>
      </w:r>
      <w:r>
        <w:rPr>
          <w:rStyle w:val="StringTok"/>
        </w:rPr>
        <w:t>"Importance_propres_responsabilites"</w:t>
      </w:r>
      <w:r>
        <w:rPr>
          <w:rStyle w:val="NormalTok"/>
        </w:rPr>
        <w:t>)</w:t>
      </w:r>
      <w:r>
        <w:br/>
      </w:r>
      <w:r>
        <w:br/>
      </w:r>
      <w:r>
        <w:rPr>
          <w:rStyle w:val="CommentTok"/>
        </w:rPr>
        <w:t># Vérifier l'existence des colonnes</w:t>
      </w:r>
      <w:r>
        <w:br/>
      </w:r>
      <w:r>
        <w:rPr>
          <w:rStyle w:val="ControlFlowTok"/>
        </w:rPr>
        <w:t>if</w:t>
      </w:r>
      <w:r>
        <w:rPr>
          <w:rStyle w:val="NormalTok"/>
        </w:rPr>
        <w:t xml:space="preserve"> (</w:t>
      </w:r>
      <w:r>
        <w:rPr>
          <w:rStyle w:val="SpecialCharTok"/>
        </w:rPr>
        <w:t>!</w:t>
      </w:r>
      <w:r>
        <w:rPr>
          <w:rStyle w:val="FunctionTok"/>
        </w:rPr>
        <w:t>all</w:t>
      </w:r>
      <w:r>
        <w:rPr>
          <w:rStyle w:val="NormalTok"/>
        </w:rPr>
        <w:t xml:space="preserve">(subj_vars </w:t>
      </w:r>
      <w:r>
        <w:rPr>
          <w:rStyle w:val="SpecialCharTok"/>
        </w:rPr>
        <w:t>%in%</w:t>
      </w:r>
      <w:r>
        <w:rPr>
          <w:rStyle w:val="NormalTok"/>
        </w:rPr>
        <w:t xml:space="preserve"> </w:t>
      </w:r>
      <w:r>
        <w:rPr>
          <w:rStyle w:val="FunctionTok"/>
        </w:rPr>
        <w:t>names</w:t>
      </w:r>
      <w:r>
        <w:rPr>
          <w:rStyle w:val="NormalTok"/>
        </w:rPr>
        <w:t>(data_P3_))) {</w:t>
      </w:r>
      <w:r>
        <w:br/>
      </w:r>
      <w:r>
        <w:rPr>
          <w:rStyle w:val="NormalTok"/>
        </w:rPr>
        <w:t xml:space="preserve">  </w:t>
      </w:r>
      <w:r>
        <w:rPr>
          <w:rStyle w:val="FunctionTok"/>
        </w:rPr>
        <w:t>stop</w:t>
      </w:r>
      <w:r>
        <w:rPr>
          <w:rStyle w:val="NormalTok"/>
        </w:rPr>
        <w:t>(</w:t>
      </w:r>
      <w:r>
        <w:rPr>
          <w:rStyle w:val="StringTok"/>
        </w:rPr>
        <w:t>"Certaines colonnes subjectives ne sont pas présentes dans data_P3_."</w:t>
      </w:r>
      <w:r>
        <w:rPr>
          <w:rStyle w:val="NormalTok"/>
        </w:rPr>
        <w:t>)</w:t>
      </w:r>
      <w:r>
        <w:br/>
      </w:r>
      <w:r>
        <w:rPr>
          <w:rStyle w:val="NormalTok"/>
        </w:rPr>
        <w:t>}</w:t>
      </w:r>
      <w:r>
        <w:br/>
      </w:r>
      <w:r>
        <w:br/>
      </w:r>
      <w:r>
        <w:rPr>
          <w:rStyle w:val="CommentTok"/>
        </w:rPr>
        <w:t># S'assurer qu</w:t>
      </w:r>
      <w:r>
        <w:rPr>
          <w:rStyle w:val="CommentTok"/>
        </w:rPr>
        <w:t>e les colonnes sont numériques</w:t>
      </w:r>
      <w:r>
        <w:br/>
      </w:r>
      <w:r>
        <w:rPr>
          <w:rStyle w:val="NormalTok"/>
        </w:rPr>
        <w:t xml:space="preserve">data_P3_[, subj_vars] </w:t>
      </w:r>
      <w:r>
        <w:rPr>
          <w:rStyle w:val="OtherTok"/>
        </w:rPr>
        <w:t>&lt;-</w:t>
      </w:r>
      <w:r>
        <w:rPr>
          <w:rStyle w:val="NormalTok"/>
        </w:rPr>
        <w:t xml:space="preserve"> </w:t>
      </w:r>
      <w:r>
        <w:rPr>
          <w:rStyle w:val="FunctionTok"/>
        </w:rPr>
        <w:t>lapply</w:t>
      </w:r>
      <w:r>
        <w:rPr>
          <w:rStyle w:val="NormalTok"/>
        </w:rPr>
        <w:t xml:space="preserve">(data_P3_[, subj_vars], </w:t>
      </w:r>
      <w:r>
        <w:rPr>
          <w:rStyle w:val="ControlFlowTok"/>
        </w:rPr>
        <w:t>function</w:t>
      </w:r>
      <w:r>
        <w:rPr>
          <w:rStyle w:val="NormalTok"/>
        </w:rPr>
        <w:t xml:space="preserve">(x) </w:t>
      </w:r>
      <w:r>
        <w:rPr>
          <w:rStyle w:val="FunctionTok"/>
        </w:rPr>
        <w:t>as.numeric</w:t>
      </w:r>
      <w:r>
        <w:rPr>
          <w:rStyle w:val="NormalTok"/>
        </w:rPr>
        <w:t>(</w:t>
      </w:r>
      <w:r>
        <w:rPr>
          <w:rStyle w:val="FunctionTok"/>
        </w:rPr>
        <w:t>as.character</w:t>
      </w:r>
      <w:r>
        <w:rPr>
          <w:rStyle w:val="NormalTok"/>
        </w:rPr>
        <w:t>(x)))</w:t>
      </w:r>
      <w:r>
        <w:br/>
      </w:r>
      <w:r>
        <w:br/>
      </w:r>
      <w:r>
        <w:rPr>
          <w:rStyle w:val="CommentTok"/>
        </w:rPr>
        <w:t># Fonction pour trier les noms des variables selon les règles demandées</w:t>
      </w:r>
      <w:r>
        <w:br/>
      </w:r>
      <w:r>
        <w:rPr>
          <w:rStyle w:val="NormalTok"/>
        </w:rPr>
        <w:t xml:space="preserve">ordonner_par_valeur_et_nom </w:t>
      </w:r>
      <w:r>
        <w:rPr>
          <w:rStyle w:val="OtherTok"/>
        </w:rPr>
        <w:t>&lt;-</w:t>
      </w:r>
      <w:r>
        <w:rPr>
          <w:rStyle w:val="NormalTok"/>
        </w:rPr>
        <w:t xml:space="preserve"> </w:t>
      </w:r>
      <w:r>
        <w:rPr>
          <w:rStyle w:val="ControlFlowTok"/>
        </w:rPr>
        <w:t>function</w:t>
      </w:r>
      <w:r>
        <w:rPr>
          <w:rStyle w:val="NormalTok"/>
        </w:rPr>
        <w:t>(x) {</w:t>
      </w:r>
      <w:r>
        <w:br/>
      </w:r>
      <w:r>
        <w:rPr>
          <w:rStyle w:val="NormalTok"/>
        </w:rPr>
        <w:t xml:space="preserve">  valeurs </w:t>
      </w:r>
      <w:r>
        <w:rPr>
          <w:rStyle w:val="OtherTok"/>
        </w:rPr>
        <w:t>&lt;-</w:t>
      </w:r>
      <w:r>
        <w:rPr>
          <w:rStyle w:val="NormalTok"/>
        </w:rPr>
        <w:t xml:space="preserve"> </w:t>
      </w:r>
      <w:r>
        <w:rPr>
          <w:rStyle w:val="FunctionTok"/>
        </w:rPr>
        <w:t>as.numeric</w:t>
      </w:r>
      <w:r>
        <w:rPr>
          <w:rStyle w:val="NormalTok"/>
        </w:rPr>
        <w:t>(x)</w:t>
      </w:r>
      <w:r>
        <w:br/>
      </w:r>
      <w:r>
        <w:rPr>
          <w:rStyle w:val="NormalTok"/>
        </w:rPr>
        <w:t xml:space="preserve">  noms </w:t>
      </w:r>
      <w:r>
        <w:rPr>
          <w:rStyle w:val="OtherTok"/>
        </w:rPr>
        <w:t>&lt;-</w:t>
      </w:r>
      <w:r>
        <w:rPr>
          <w:rStyle w:val="NormalTok"/>
        </w:rPr>
        <w:t xml:space="preserve"> </w:t>
      </w:r>
      <w:r>
        <w:rPr>
          <w:rStyle w:val="FunctionTok"/>
        </w:rPr>
        <w:t>names</w:t>
      </w:r>
      <w:r>
        <w:rPr>
          <w:rStyle w:val="NormalTok"/>
        </w:rPr>
        <w:t>(x)</w:t>
      </w:r>
      <w:r>
        <w:br/>
      </w:r>
      <w:r>
        <w:rPr>
          <w:rStyle w:val="NormalTok"/>
        </w:rPr>
        <w:t xml:space="preserve">  </w:t>
      </w:r>
      <w:r>
        <w:br/>
      </w:r>
      <w:r>
        <w:rPr>
          <w:rStyle w:val="NormalTok"/>
        </w:rPr>
        <w:t xml:space="preserve">  </w:t>
      </w:r>
      <w:r>
        <w:rPr>
          <w:rStyle w:val="CommentTok"/>
        </w:rPr>
        <w:t># Trier en ordre décroissant de valeur, puis alphabétique</w:t>
      </w:r>
      <w:r>
        <w:br/>
      </w:r>
      <w:r>
        <w:rPr>
          <w:rStyle w:val="NormalTok"/>
        </w:rPr>
        <w:t xml:space="preserve">  classement </w:t>
      </w:r>
      <w:r>
        <w:rPr>
          <w:rStyle w:val="OtherTok"/>
        </w:rPr>
        <w:t>&lt;-</w:t>
      </w:r>
      <w:r>
        <w:rPr>
          <w:rStyle w:val="NormalTok"/>
        </w:rPr>
        <w:t xml:space="preserve"> noms[</w:t>
      </w:r>
      <w:r>
        <w:rPr>
          <w:rStyle w:val="FunctionTok"/>
        </w:rPr>
        <w:t>order</w:t>
      </w:r>
      <w:r>
        <w:rPr>
          <w:rStyle w:val="NormalTok"/>
        </w:rPr>
        <w:t>(</w:t>
      </w:r>
      <w:r>
        <w:rPr>
          <w:rStyle w:val="SpecialCharTok"/>
        </w:rPr>
        <w:t>-</w:t>
      </w:r>
      <w:r>
        <w:rPr>
          <w:rStyle w:val="NormalTok"/>
        </w:rPr>
        <w:t>valeurs, noms)]</w:t>
      </w:r>
      <w:r>
        <w:br/>
      </w:r>
      <w:r>
        <w:rPr>
          <w:rStyle w:val="NormalTok"/>
        </w:rPr>
        <w:t xml:space="preserve">  </w:t>
      </w:r>
      <w:r>
        <w:br/>
      </w:r>
      <w:r>
        <w:rPr>
          <w:rStyle w:val="NormalTok"/>
        </w:rPr>
        <w:t xml:space="preserve">  </w:t>
      </w:r>
      <w:r>
        <w:rPr>
          <w:rStyle w:val="FunctionTok"/>
        </w:rPr>
        <w:t>paste</w:t>
      </w:r>
      <w:r>
        <w:rPr>
          <w:rStyle w:val="NormalTok"/>
        </w:rPr>
        <w:t xml:space="preserve">(classement, </w:t>
      </w:r>
      <w:r>
        <w:rPr>
          <w:rStyle w:val="AttributeTok"/>
        </w:rPr>
        <w:t>collapse =</w:t>
      </w:r>
      <w:r>
        <w:rPr>
          <w:rStyle w:val="NormalTok"/>
        </w:rPr>
        <w:t xml:space="preserve"> </w:t>
      </w:r>
      <w:r>
        <w:rPr>
          <w:rStyle w:val="StringTok"/>
        </w:rPr>
        <w:t>" | "</w:t>
      </w:r>
      <w:r>
        <w:rPr>
          <w:rStyle w:val="NormalTok"/>
        </w:rPr>
        <w:t xml:space="preserve">)  </w:t>
      </w:r>
      <w:r>
        <w:rPr>
          <w:rStyle w:val="CommentTok"/>
        </w:rPr>
        <w:t># tu peux changer le séparateur si tu veux</w:t>
      </w:r>
      <w:r>
        <w:br/>
      </w:r>
      <w:r>
        <w:rPr>
          <w:rStyle w:val="NormalTok"/>
        </w:rPr>
        <w:t>}</w:t>
      </w:r>
      <w:r>
        <w:br/>
      </w:r>
      <w:r>
        <w:br/>
      </w:r>
      <w:r>
        <w:rPr>
          <w:rStyle w:val="CommentTok"/>
        </w:rPr>
        <w:t># Appliquer la fonction ligne par ligne</w:t>
      </w:r>
      <w:r>
        <w:br/>
      </w:r>
      <w:r>
        <w:rPr>
          <w:rStyle w:val="NormalTok"/>
        </w:rPr>
        <w:t>data_P3_</w:t>
      </w:r>
      <w:r>
        <w:rPr>
          <w:rStyle w:val="SpecialCharTok"/>
        </w:rPr>
        <w:t>$</w:t>
      </w:r>
      <w:r>
        <w:rPr>
          <w:rStyle w:val="NormalTok"/>
        </w:rPr>
        <w:t xml:space="preserve">Marqueurs_ordonnés_subj </w:t>
      </w:r>
      <w:r>
        <w:rPr>
          <w:rStyle w:val="OtherTok"/>
        </w:rPr>
        <w:t>&lt;-</w:t>
      </w:r>
      <w:r>
        <w:rPr>
          <w:rStyle w:val="NormalTok"/>
        </w:rPr>
        <w:t xml:space="preserve"> </w:t>
      </w:r>
      <w:r>
        <w:rPr>
          <w:rStyle w:val="FunctionTok"/>
        </w:rPr>
        <w:t>apply</w:t>
      </w:r>
      <w:r>
        <w:rPr>
          <w:rStyle w:val="NormalTok"/>
        </w:rPr>
        <w:t xml:space="preserve">(data_P3_[, subj_vars], </w:t>
      </w:r>
      <w:r>
        <w:rPr>
          <w:rStyle w:val="DecValTok"/>
        </w:rPr>
        <w:t>1</w:t>
      </w:r>
      <w:r>
        <w:rPr>
          <w:rStyle w:val="NormalTok"/>
        </w:rPr>
        <w:t>, ordonner_par_valeur_et_nom)</w:t>
      </w:r>
      <w:r>
        <w:br/>
      </w:r>
      <w:r>
        <w:br/>
      </w:r>
      <w:r>
        <w:rPr>
          <w:rStyle w:val="CommentTok"/>
        </w:rPr>
        <w:t># Aperçu</w:t>
      </w:r>
      <w:r>
        <w:br/>
      </w:r>
      <w:r>
        <w:rPr>
          <w:rStyle w:val="CommentTok"/>
        </w:rPr>
        <w:t>#View(data_P3_[, c(subj_vars, "Marqueurs_ordonnés_subj")])</w:t>
      </w:r>
    </w:p>
    <w:p w14:paraId="23DD7427" w14:textId="77777777" w:rsidR="00022B71" w:rsidRDefault="005B112A">
      <w:pPr>
        <w:pStyle w:val="En-ttedetabledesmatires"/>
      </w:pPr>
      <w:r>
        <w:rPr>
          <w:rStyle w:val="CommentTok"/>
        </w:rPr>
        <w:t># Vec</w:t>
      </w:r>
      <w:r>
        <w:rPr>
          <w:rStyle w:val="CommentTok"/>
        </w:rPr>
        <w:t>teur des combinaisons</w:t>
      </w:r>
      <w:r>
        <w:br/>
      </w:r>
      <w:r>
        <w:rPr>
          <w:rStyle w:val="NormalTok"/>
        </w:rPr>
        <w:t xml:space="preserve">combinaisons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"Importance_independant_finance | Importance_propres_decisions | Importance_propres_responsabilites"</w:t>
      </w:r>
      <w:r>
        <w:rPr>
          <w:rStyle w:val="NormalTok"/>
        </w:rPr>
        <w:t>,</w:t>
      </w:r>
      <w:r>
        <w:br/>
      </w:r>
      <w:r>
        <w:rPr>
          <w:rStyle w:val="NormalTok"/>
        </w:rPr>
        <w:t xml:space="preserve">  </w:t>
      </w:r>
      <w:r>
        <w:rPr>
          <w:rStyle w:val="StringTok"/>
        </w:rPr>
        <w:t>"Importance_independant_finance | Importance_propres_responsabilites | Importance_propres_decisions"</w:t>
      </w:r>
      <w:r>
        <w:rPr>
          <w:rStyle w:val="NormalTok"/>
        </w:rPr>
        <w:t>,</w:t>
      </w:r>
      <w:r>
        <w:br/>
      </w:r>
      <w:r>
        <w:rPr>
          <w:rStyle w:val="NormalTok"/>
        </w:rPr>
        <w:t xml:space="preserve">  </w:t>
      </w:r>
      <w:r>
        <w:rPr>
          <w:rStyle w:val="StringTok"/>
        </w:rPr>
        <w:t>"Impo</w:t>
      </w:r>
      <w:r>
        <w:rPr>
          <w:rStyle w:val="StringTok"/>
        </w:rPr>
        <w:t>rtance_propres_decisions | Importance_propres_responsabilites | Importance_independant_finance"</w:t>
      </w:r>
      <w:r>
        <w:rPr>
          <w:rStyle w:val="NormalTok"/>
        </w:rPr>
        <w:t>,</w:t>
      </w:r>
      <w:r>
        <w:br/>
      </w:r>
      <w:r>
        <w:rPr>
          <w:rStyle w:val="NormalTok"/>
        </w:rPr>
        <w:t xml:space="preserve">  </w:t>
      </w:r>
      <w:r>
        <w:rPr>
          <w:rStyle w:val="StringTok"/>
        </w:rPr>
        <w:t>"Importance_propres_decisions | Importance_independant_finance | Importance_propres_responsabilites"</w:t>
      </w:r>
      <w:r>
        <w:rPr>
          <w:rStyle w:val="NormalTok"/>
        </w:rPr>
        <w:t>,</w:t>
      </w:r>
      <w:r>
        <w:br/>
      </w:r>
      <w:r>
        <w:rPr>
          <w:rStyle w:val="NormalTok"/>
        </w:rPr>
        <w:t xml:space="preserve">  </w:t>
      </w:r>
      <w:r>
        <w:rPr>
          <w:rStyle w:val="StringTok"/>
        </w:rPr>
        <w:t>"Importance_propres_responsabilites | Importance_prop</w:t>
      </w:r>
      <w:r>
        <w:rPr>
          <w:rStyle w:val="StringTok"/>
        </w:rPr>
        <w:t>res_decisions | Importance_independant_finance"</w:t>
      </w:r>
      <w:r>
        <w:rPr>
          <w:rStyle w:val="NormalTok"/>
        </w:rPr>
        <w:t>,</w:t>
      </w:r>
      <w:r>
        <w:br/>
      </w:r>
      <w:r>
        <w:rPr>
          <w:rStyle w:val="NormalTok"/>
        </w:rPr>
        <w:t xml:space="preserve">  </w:t>
      </w:r>
      <w:r>
        <w:rPr>
          <w:rStyle w:val="StringTok"/>
        </w:rPr>
        <w:t>"Importance_propres_responsabilites | Importance_independant_finance | Importance_propres_decisions"</w:t>
      </w:r>
      <w:r>
        <w:br/>
      </w:r>
      <w:r>
        <w:rPr>
          <w:rStyle w:val="NormalTok"/>
        </w:rPr>
        <w:t>)</w:t>
      </w:r>
      <w:r>
        <w:br/>
      </w:r>
      <w:r>
        <w:br/>
      </w:r>
      <w:r>
        <w:rPr>
          <w:rStyle w:val="CommentTok"/>
        </w:rPr>
        <w:t># Création de la data frame</w:t>
      </w:r>
      <w:r>
        <w:br/>
      </w:r>
      <w:r>
        <w:rPr>
          <w:rStyle w:val="NormalTok"/>
        </w:rPr>
        <w:t xml:space="preserve">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ID_combinaison =</w:t>
      </w:r>
      <w:r>
        <w:rPr>
          <w:rStyle w:val="NormalTok"/>
        </w:rPr>
        <w:t xml:space="preserve"> </w:t>
      </w:r>
      <w:r>
        <w:rPr>
          <w:rStyle w:val="DecValTok"/>
        </w:rPr>
        <w:t>1</w:t>
      </w:r>
      <w:r>
        <w:rPr>
          <w:rStyle w:val="SpecialCharTok"/>
        </w:rPr>
        <w:t>:</w:t>
      </w:r>
      <w:r>
        <w:rPr>
          <w:rStyle w:val="DecValTok"/>
        </w:rPr>
        <w:t>6</w:t>
      </w:r>
      <w:r>
        <w:rPr>
          <w:rStyle w:val="NormalTok"/>
        </w:rPr>
        <w:t>,</w:t>
      </w:r>
      <w:r>
        <w:br/>
      </w:r>
      <w:r>
        <w:rPr>
          <w:rStyle w:val="NormalTok"/>
        </w:rPr>
        <w:t xml:space="preserve">  </w:t>
      </w:r>
      <w:r>
        <w:rPr>
          <w:rStyle w:val="AttributeTok"/>
        </w:rPr>
        <w:t>Combinaison =</w:t>
      </w:r>
      <w:r>
        <w:rPr>
          <w:rStyle w:val="NormalTok"/>
        </w:rPr>
        <w:t xml:space="preserve"> combinaisons</w:t>
      </w:r>
      <w:r>
        <w:br/>
      </w:r>
      <w:r>
        <w:rPr>
          <w:rStyle w:val="NormalTok"/>
        </w:rPr>
        <w:t>)</w:t>
      </w:r>
      <w:r>
        <w:br/>
      </w:r>
      <w:r>
        <w:br/>
      </w:r>
      <w:r>
        <w:br/>
      </w:r>
      <w:r>
        <w:rPr>
          <w:rStyle w:val="CommentTok"/>
        </w:rPr>
        <w:t># Affichage</w:t>
      </w:r>
      <w:r>
        <w:br/>
      </w:r>
      <w:r>
        <w:rPr>
          <w:rStyle w:val="CommentTok"/>
        </w:rPr>
        <w:t>#df</w:t>
      </w:r>
    </w:p>
    <w:p w14:paraId="01BDC467" w14:textId="77777777" w:rsidR="00022B71" w:rsidRDefault="005B112A">
      <w:pPr>
        <w:pStyle w:val="En-ttedetabledesmatires"/>
      </w:pPr>
      <w:r>
        <w:rPr>
          <w:rStyle w:val="CommentTok"/>
        </w:rPr>
        <w:t># Associer les ID de combinaison à chaque ligne de data_P3_</w:t>
      </w:r>
      <w:r>
        <w:br/>
      </w:r>
      <w:r>
        <w:rPr>
          <w:rStyle w:val="NormalTok"/>
        </w:rPr>
        <w:t>data_P3_</w:t>
      </w:r>
      <w:r>
        <w:rPr>
          <w:rStyle w:val="SpecialCharTok"/>
        </w:rPr>
        <w:t>$</w:t>
      </w:r>
      <w:r>
        <w:rPr>
          <w:rStyle w:val="NormalTok"/>
        </w:rPr>
        <w:t xml:space="preserve">Marqueurs_sub </w:t>
      </w:r>
      <w:r>
        <w:rPr>
          <w:rStyle w:val="OtherTok"/>
        </w:rPr>
        <w:t>&lt;-</w:t>
      </w:r>
      <w:r>
        <w:rPr>
          <w:rStyle w:val="NormalTok"/>
        </w:rPr>
        <w:t xml:space="preserve"> </w:t>
      </w:r>
      <w:r>
        <w:rPr>
          <w:rStyle w:val="FunctionTok"/>
        </w:rPr>
        <w:t>sapply</w:t>
      </w:r>
      <w:r>
        <w:rPr>
          <w:rStyle w:val="NormalTok"/>
        </w:rPr>
        <w:t>(data_P3_</w:t>
      </w:r>
      <w:r>
        <w:rPr>
          <w:rStyle w:val="SpecialCharTok"/>
        </w:rPr>
        <w:t>$</w:t>
      </w:r>
      <w:r>
        <w:rPr>
          <w:rStyle w:val="NormalTok"/>
        </w:rPr>
        <w:t xml:space="preserve">Marqueurs_ordonnés_subj, </w:t>
      </w:r>
      <w:r>
        <w:rPr>
          <w:rStyle w:val="ControlFlowTok"/>
        </w:rPr>
        <w:t>function</w:t>
      </w:r>
      <w:r>
        <w:rPr>
          <w:rStyle w:val="NormalTok"/>
        </w:rPr>
        <w:t>(x) {</w:t>
      </w:r>
      <w:r>
        <w:br/>
      </w:r>
      <w:r>
        <w:rPr>
          <w:rStyle w:val="NormalTok"/>
        </w:rPr>
        <w:t xml:space="preserve">  match_index </w:t>
      </w:r>
      <w:r>
        <w:rPr>
          <w:rStyle w:val="OtherTok"/>
        </w:rPr>
        <w:t>&lt;-</w:t>
      </w:r>
      <w:r>
        <w:rPr>
          <w:rStyle w:val="NormalTok"/>
        </w:rPr>
        <w:t xml:space="preserve"> </w:t>
      </w:r>
      <w:r>
        <w:rPr>
          <w:rStyle w:val="FunctionTok"/>
        </w:rPr>
        <w:t>match</w:t>
      </w:r>
      <w:r>
        <w:rPr>
          <w:rStyle w:val="NormalTok"/>
        </w:rPr>
        <w:t>(x, df</w:t>
      </w:r>
      <w:r>
        <w:rPr>
          <w:rStyle w:val="SpecialCharTok"/>
        </w:rPr>
        <w:t>$</w:t>
      </w:r>
      <w:r>
        <w:rPr>
          <w:rStyle w:val="NormalTok"/>
        </w:rPr>
        <w:t>Combinaison)</w:t>
      </w:r>
      <w:r>
        <w:br/>
      </w:r>
      <w:r>
        <w:rPr>
          <w:rStyle w:val="NormalTok"/>
        </w:rPr>
        <w:t xml:space="preserve">  </w:t>
      </w:r>
      <w:r>
        <w:rPr>
          <w:rStyle w:val="ControlFlowTok"/>
        </w:rPr>
        <w:t>if</w:t>
      </w:r>
      <w:r>
        <w:rPr>
          <w:rStyle w:val="NormalTok"/>
        </w:rPr>
        <w:t xml:space="preserve"> (</w:t>
      </w:r>
      <w:r>
        <w:rPr>
          <w:rStyle w:val="SpecialCharTok"/>
        </w:rPr>
        <w:t>!</w:t>
      </w:r>
      <w:r>
        <w:rPr>
          <w:rStyle w:val="FunctionTok"/>
        </w:rPr>
        <w:t>is.na</w:t>
      </w:r>
      <w:r>
        <w:rPr>
          <w:rStyle w:val="NormalTok"/>
        </w:rPr>
        <w:t>(match_index)) {</w:t>
      </w:r>
      <w:r>
        <w:br/>
      </w:r>
      <w:r>
        <w:rPr>
          <w:rStyle w:val="NormalTok"/>
        </w:rPr>
        <w:t xml:space="preserve">    </w:t>
      </w:r>
      <w:r>
        <w:rPr>
          <w:rStyle w:val="FunctionTok"/>
        </w:rPr>
        <w:t>return</w:t>
      </w:r>
      <w:r>
        <w:rPr>
          <w:rStyle w:val="NormalTok"/>
        </w:rPr>
        <w:t>(df</w:t>
      </w:r>
      <w:r>
        <w:rPr>
          <w:rStyle w:val="SpecialCharTok"/>
        </w:rPr>
        <w:t>$</w:t>
      </w:r>
      <w:r>
        <w:rPr>
          <w:rStyle w:val="NormalTok"/>
        </w:rPr>
        <w:t>ID_combinaison[match_index])</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ConstantTok"/>
        </w:rPr>
        <w:t>NA</w:t>
      </w:r>
      <w:r>
        <w:rPr>
          <w:rStyle w:val="NormalTok"/>
        </w:rPr>
        <w:t xml:space="preserve">)  </w:t>
      </w:r>
      <w:r>
        <w:rPr>
          <w:rStyle w:val="CommentTok"/>
        </w:rPr>
        <w:t># Si aucune correspondance trouvée</w:t>
      </w:r>
      <w:r>
        <w:br/>
      </w:r>
      <w:r>
        <w:rPr>
          <w:rStyle w:val="NormalTok"/>
        </w:rPr>
        <w:t xml:space="preserve">  }</w:t>
      </w:r>
      <w:r>
        <w:br/>
      </w:r>
      <w:r>
        <w:rPr>
          <w:rStyle w:val="NormalTok"/>
        </w:rPr>
        <w:t>})</w:t>
      </w:r>
      <w:r>
        <w:br/>
      </w:r>
      <w:r>
        <w:br/>
      </w:r>
      <w:r>
        <w:rPr>
          <w:rStyle w:val="CommentTok"/>
        </w:rPr>
        <w:t># Vérification rapide</w:t>
      </w:r>
      <w:r>
        <w:br/>
      </w:r>
      <w:r>
        <w:rPr>
          <w:rStyle w:val="CommentTok"/>
        </w:rPr>
        <w:t>#table(data_P3_$Marqueurs_sub, useNA = "ifany")</w:t>
      </w:r>
    </w:p>
    <w:p w14:paraId="68245ACA" w14:textId="77777777" w:rsidR="00022B71" w:rsidRDefault="005B112A">
      <w:pPr>
        <w:pStyle w:val="En-ttedetabledesmatires"/>
      </w:pPr>
      <w:r>
        <w:rPr>
          <w:rStyle w:val="CommentTok"/>
        </w:rPr>
        <w:t># Sélectionner uniquement les colonnes souhaitées</w:t>
      </w:r>
      <w:r>
        <w:br/>
      </w:r>
      <w:r>
        <w:rPr>
          <w:rStyle w:val="NormalTok"/>
        </w:rPr>
        <w:t xml:space="preserve">df_verif </w:t>
      </w:r>
      <w:r>
        <w:rPr>
          <w:rStyle w:val="OtherTok"/>
        </w:rPr>
        <w:t>&lt;-</w:t>
      </w:r>
      <w:r>
        <w:rPr>
          <w:rStyle w:val="NormalTok"/>
        </w:rPr>
        <w:t xml:space="preserve"> data_P3_[, </w:t>
      </w:r>
      <w:r>
        <w:rPr>
          <w:rStyle w:val="FunctionTok"/>
        </w:rPr>
        <w:t>c</w:t>
      </w:r>
      <w:r>
        <w:rPr>
          <w:rStyle w:val="NormalTok"/>
        </w:rPr>
        <w:t>(</w:t>
      </w:r>
      <w:r>
        <w:rPr>
          <w:rStyle w:val="StringTok"/>
        </w:rPr>
        <w:t>"Marqueu</w:t>
      </w:r>
      <w:r>
        <w:rPr>
          <w:rStyle w:val="StringTok"/>
        </w:rPr>
        <w:t>rs_ordonnés_subj"</w:t>
      </w:r>
      <w:r>
        <w:rPr>
          <w:rStyle w:val="NormalTok"/>
        </w:rPr>
        <w:t xml:space="preserve">, </w:t>
      </w:r>
      <w:r>
        <w:rPr>
          <w:rStyle w:val="StringTok"/>
        </w:rPr>
        <w:t>"Marqueurs_sub"</w:t>
      </w:r>
      <w:r>
        <w:rPr>
          <w:rStyle w:val="NormalTok"/>
        </w:rPr>
        <w:t>)]</w:t>
      </w:r>
      <w:r>
        <w:br/>
      </w:r>
      <w:r>
        <w:br/>
      </w:r>
      <w:r>
        <w:rPr>
          <w:rStyle w:val="CommentTok"/>
        </w:rPr>
        <w:t># Afficher dans la console</w:t>
      </w:r>
      <w:r>
        <w:br/>
      </w:r>
      <w:r>
        <w:rPr>
          <w:rStyle w:val="FunctionTok"/>
        </w:rPr>
        <w:t>print</w:t>
      </w:r>
      <w:r>
        <w:rPr>
          <w:rStyle w:val="NormalTok"/>
        </w:rPr>
        <w:t>(df_verif)</w:t>
      </w:r>
    </w:p>
    <w:p w14:paraId="55BBDA24" w14:textId="77777777" w:rsidR="00022B71" w:rsidRDefault="005B112A">
      <w:pPr>
        <w:pStyle w:val="En-ttedetabledesmatires"/>
      </w:pPr>
      <w:r>
        <w:rPr>
          <w:rStyle w:val="VerbatimChar"/>
        </w:rPr>
        <w:t>## # A tibble: 723 × 2</w:t>
      </w:r>
      <w:r>
        <w:br/>
      </w:r>
      <w:r>
        <w:rPr>
          <w:rStyle w:val="VerbatimChar"/>
        </w:rPr>
        <w:t>##    Marqueurs_ordonnés_subj                          Marqueurs_sub</w:t>
      </w:r>
      <w:r>
        <w:br/>
      </w:r>
      <w:r>
        <w:rPr>
          <w:rStyle w:val="VerbatimChar"/>
        </w:rPr>
        <w:t>##    &lt;chr&gt;                                                    &lt;int&gt;</w:t>
      </w:r>
      <w:r>
        <w:br/>
      </w:r>
      <w:r>
        <w:rPr>
          <w:rStyle w:val="VerbatimChar"/>
        </w:rPr>
        <w:t>##  1 Importan</w:t>
      </w:r>
      <w:r>
        <w:rPr>
          <w:rStyle w:val="VerbatimChar"/>
        </w:rPr>
        <w:t>ce_independant_finance | Importance_pro…             2</w:t>
      </w:r>
      <w:r>
        <w:br/>
      </w:r>
      <w:r>
        <w:rPr>
          <w:rStyle w:val="VerbatimChar"/>
        </w:rPr>
        <w:t>##  2 Importance_independant_finance | Importance_pro…             1</w:t>
      </w:r>
      <w:r>
        <w:br/>
      </w:r>
      <w:r>
        <w:rPr>
          <w:rStyle w:val="VerbatimChar"/>
        </w:rPr>
        <w:t>##  3 Importance_independant_finance | Importance_pro…             1</w:t>
      </w:r>
      <w:r>
        <w:br/>
      </w:r>
      <w:r>
        <w:rPr>
          <w:rStyle w:val="VerbatimChar"/>
        </w:rPr>
        <w:t>##  4 Importance_propres_decisions | Importance_indep…             4</w:t>
      </w:r>
      <w:r>
        <w:br/>
      </w:r>
      <w:r>
        <w:rPr>
          <w:rStyle w:val="VerbatimChar"/>
        </w:rPr>
        <w:t>##  5 Importance_independant_finance | Importance_pro…             1</w:t>
      </w:r>
      <w:r>
        <w:br/>
      </w:r>
      <w:r>
        <w:rPr>
          <w:rStyle w:val="VerbatimChar"/>
        </w:rPr>
        <w:t>##  6 Importance_independant_finance | Importance</w:t>
      </w:r>
      <w:r>
        <w:rPr>
          <w:rStyle w:val="VerbatimChar"/>
        </w:rPr>
        <w:t>_pro…             2</w:t>
      </w:r>
      <w:r>
        <w:br/>
      </w:r>
      <w:r>
        <w:rPr>
          <w:rStyle w:val="VerbatimChar"/>
        </w:rPr>
        <w:t>##  7 Importance_independant_finance | Importance_pro…             1</w:t>
      </w:r>
      <w:r>
        <w:br/>
      </w:r>
      <w:r>
        <w:rPr>
          <w:rStyle w:val="VerbatimChar"/>
        </w:rPr>
        <w:t>##  8 Importance_independant_finance | Importance_pro…             1</w:t>
      </w:r>
      <w:r>
        <w:br/>
      </w:r>
      <w:r>
        <w:rPr>
          <w:rStyle w:val="VerbatimChar"/>
        </w:rPr>
        <w:t>##  9 Importance_propres_responsabilites | Importance…             6</w:t>
      </w:r>
      <w:r>
        <w:br/>
      </w:r>
      <w:r>
        <w:rPr>
          <w:rStyle w:val="VerbatimChar"/>
        </w:rPr>
        <w:t>## 10 Importance_independant_</w:t>
      </w:r>
      <w:r>
        <w:rPr>
          <w:rStyle w:val="VerbatimChar"/>
        </w:rPr>
        <w:t>finance | Importance_pro…             1</w:t>
      </w:r>
      <w:r>
        <w:br/>
      </w:r>
      <w:r>
        <w:rPr>
          <w:rStyle w:val="VerbatimChar"/>
        </w:rPr>
        <w:t>## # ℹ 713 more rows</w:t>
      </w:r>
    </w:p>
    <w:p w14:paraId="22AC70FF" w14:textId="77777777" w:rsidR="00022B71" w:rsidRDefault="005B112A">
      <w:pPr>
        <w:pStyle w:val="En-ttedetabledesmatires"/>
      </w:pPr>
      <w:r>
        <w:rPr>
          <w:rStyle w:val="CommentTok"/>
        </w:rPr>
        <w:t># Ou bien dans une fenêtre de visualisation</w:t>
      </w:r>
      <w:r>
        <w:br/>
      </w:r>
      <w:r>
        <w:rPr>
          <w:rStyle w:val="CommentTok"/>
        </w:rPr>
        <w:t>#View(df_verif)</w:t>
      </w:r>
    </w:p>
    <w:p w14:paraId="4C7798EA" w14:textId="77777777" w:rsidR="00022B71" w:rsidRDefault="005B112A">
      <w:pPr>
        <w:pStyle w:val="Titre3"/>
      </w:pPr>
      <w:bookmarkStart w:id="421" w:name="visualisation-des-modalités-ordonées"/>
      <w:bookmarkStart w:id="422" w:name="_Toc209544925"/>
      <w:r>
        <w:t>Visualisation des modalités ordonées</w:t>
      </w:r>
      <w:bookmarkEnd w:id="422"/>
    </w:p>
    <w:p w14:paraId="23321E47" w14:textId="77777777" w:rsidR="00022B71" w:rsidRDefault="005B112A">
      <w:pPr>
        <w:pStyle w:val="En-ttedetabledesmatires"/>
      </w:pPr>
      <w:r>
        <w:rPr>
          <w:rStyle w:val="FunctionTok"/>
        </w:rPr>
        <w:t>library</w:t>
      </w:r>
      <w:r>
        <w:rPr>
          <w:rStyle w:val="NormalTok"/>
        </w:rPr>
        <w:t>(ggplot2)</w:t>
      </w:r>
      <w:r>
        <w:br/>
      </w:r>
      <w:r>
        <w:rPr>
          <w:rStyle w:val="CommentTok"/>
        </w:rPr>
        <w:t># Préparer les données</w:t>
      </w:r>
      <w:r>
        <w:br/>
      </w:r>
      <w:r>
        <w:rPr>
          <w:rStyle w:val="NormalTok"/>
        </w:rPr>
        <w:t xml:space="preserve">df_plot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(data_P3_</w:t>
      </w:r>
      <w:r>
        <w:rPr>
          <w:rStyle w:val="SpecialCharTok"/>
        </w:rPr>
        <w:t>$</w:t>
      </w:r>
      <w:r>
        <w:rPr>
          <w:rStyle w:val="NormalTok"/>
        </w:rPr>
        <w:t>Marqueurs_ordonnés</w:t>
      </w:r>
      <w:r>
        <w:rPr>
          <w:rStyle w:val="NormalTok"/>
        </w:rPr>
        <w:t>_subj))</w:t>
      </w:r>
      <w:r>
        <w:br/>
      </w:r>
      <w:r>
        <w:rPr>
          <w:rStyle w:val="FunctionTok"/>
        </w:rPr>
        <w:t>names</w:t>
      </w:r>
      <w:r>
        <w:rPr>
          <w:rStyle w:val="NormalTok"/>
        </w:rPr>
        <w:t xml:space="preserve">(df_plot) </w:t>
      </w:r>
      <w:r>
        <w:rPr>
          <w:rStyle w:val="OtherTok"/>
        </w:rPr>
        <w:t>&lt;-</w:t>
      </w:r>
      <w:r>
        <w:rPr>
          <w:rStyle w:val="NormalTok"/>
        </w:rPr>
        <w:t xml:space="preserve"> </w:t>
      </w:r>
      <w:r>
        <w:rPr>
          <w:rStyle w:val="FunctionTok"/>
        </w:rPr>
        <w:t>c</w:t>
      </w:r>
      <w:r>
        <w:rPr>
          <w:rStyle w:val="NormalTok"/>
        </w:rPr>
        <w:t>(</w:t>
      </w:r>
      <w:r>
        <w:rPr>
          <w:rStyle w:val="StringTok"/>
        </w:rPr>
        <w:t>"Combinaison"</w:t>
      </w:r>
      <w:r>
        <w:rPr>
          <w:rStyle w:val="NormalTok"/>
        </w:rPr>
        <w:t xml:space="preserve">, </w:t>
      </w:r>
      <w:r>
        <w:rPr>
          <w:rStyle w:val="StringTok"/>
        </w:rPr>
        <w:t>"Effectif"</w:t>
      </w:r>
      <w:r>
        <w:rPr>
          <w:rStyle w:val="NormalTok"/>
        </w:rPr>
        <w:t>)</w:t>
      </w:r>
      <w:r>
        <w:br/>
      </w:r>
      <w:r>
        <w:br/>
      </w:r>
      <w:r>
        <w:rPr>
          <w:rStyle w:val="CommentTok"/>
        </w:rPr>
        <w:t># Tri décroissant</w:t>
      </w:r>
      <w:r>
        <w:br/>
      </w:r>
      <w:r>
        <w:rPr>
          <w:rStyle w:val="NormalTok"/>
        </w:rPr>
        <w:t xml:space="preserve">df_plot </w:t>
      </w:r>
      <w:r>
        <w:rPr>
          <w:rStyle w:val="OtherTok"/>
        </w:rPr>
        <w:t>&lt;-</w:t>
      </w:r>
      <w:r>
        <w:rPr>
          <w:rStyle w:val="NormalTok"/>
        </w:rPr>
        <w:t xml:space="preserve"> df_plot[</w:t>
      </w:r>
      <w:r>
        <w:rPr>
          <w:rStyle w:val="FunctionTok"/>
        </w:rPr>
        <w:t>order</w:t>
      </w:r>
      <w:r>
        <w:rPr>
          <w:rStyle w:val="NormalTok"/>
        </w:rPr>
        <w:t>(</w:t>
      </w:r>
      <w:r>
        <w:rPr>
          <w:rStyle w:val="SpecialCharTok"/>
        </w:rPr>
        <w:t>-</w:t>
      </w:r>
      <w:r>
        <w:rPr>
          <w:rStyle w:val="NormalTok"/>
        </w:rPr>
        <w:t>df_plot</w:t>
      </w:r>
      <w:r>
        <w:rPr>
          <w:rStyle w:val="SpecialCharTok"/>
        </w:rPr>
        <w:t>$</w:t>
      </w:r>
      <w:r>
        <w:rPr>
          <w:rStyle w:val="NormalTok"/>
        </w:rPr>
        <w:t>Effectif), ]</w:t>
      </w:r>
      <w:r>
        <w:br/>
      </w:r>
      <w:r>
        <w:br/>
      </w:r>
      <w:r>
        <w:rPr>
          <w:rStyle w:val="CommentTok"/>
        </w:rPr>
        <w:t># Création d'un identifiant simplifié</w:t>
      </w:r>
      <w:r>
        <w:br/>
      </w:r>
      <w:r>
        <w:rPr>
          <w:rStyle w:val="NormalTok"/>
        </w:rPr>
        <w:t>df_plot</w:t>
      </w:r>
      <w:r>
        <w:rPr>
          <w:rStyle w:val="SpecialCharTok"/>
        </w:rPr>
        <w:t>$</w:t>
      </w:r>
      <w:r>
        <w:rPr>
          <w:rStyle w:val="NormalTok"/>
        </w:rPr>
        <w:t xml:space="preserve">ID </w:t>
      </w:r>
      <w:r>
        <w:rPr>
          <w:rStyle w:val="OtherTok"/>
        </w:rPr>
        <w:t>&lt;-</w:t>
      </w:r>
      <w:r>
        <w:rPr>
          <w:rStyle w:val="NormalTok"/>
        </w:rPr>
        <w:t xml:space="preserve"> </w:t>
      </w:r>
      <w:r>
        <w:rPr>
          <w:rStyle w:val="FunctionTok"/>
        </w:rPr>
        <w:t>factor</w:t>
      </w:r>
      <w:r>
        <w:rPr>
          <w:rStyle w:val="NormalTok"/>
        </w:rPr>
        <w:t>(</w:t>
      </w:r>
      <w:r>
        <w:rPr>
          <w:rStyle w:val="DecValTok"/>
        </w:rPr>
        <w:t>1</w:t>
      </w:r>
      <w:r>
        <w:rPr>
          <w:rStyle w:val="SpecialCharTok"/>
        </w:rPr>
        <w:t>:</w:t>
      </w:r>
      <w:r>
        <w:rPr>
          <w:rStyle w:val="FunctionTok"/>
        </w:rPr>
        <w:t>nrow</w:t>
      </w:r>
      <w:r>
        <w:rPr>
          <w:rStyle w:val="NormalTok"/>
        </w:rPr>
        <w:t>(df_plot))</w:t>
      </w:r>
      <w:r>
        <w:br/>
      </w:r>
      <w:r>
        <w:br/>
      </w:r>
      <w:r>
        <w:rPr>
          <w:rStyle w:val="CommentTok"/>
        </w:rPr>
        <w:t># Graphique</w:t>
      </w:r>
      <w:r>
        <w:br/>
      </w:r>
      <w:r>
        <w:rPr>
          <w:rStyle w:val="FunctionTok"/>
        </w:rPr>
        <w:t>ggplot</w:t>
      </w:r>
      <w:r>
        <w:rPr>
          <w:rStyle w:val="NormalTok"/>
        </w:rPr>
        <w:t xml:space="preserve">(df_plot, </w:t>
      </w:r>
      <w:r>
        <w:rPr>
          <w:rStyle w:val="FunctionTok"/>
        </w:rPr>
        <w:t>aes</w:t>
      </w:r>
      <w:r>
        <w:rPr>
          <w:rStyle w:val="NormalTok"/>
        </w:rPr>
        <w:t>(</w:t>
      </w:r>
      <w:r>
        <w:rPr>
          <w:rStyle w:val="AttributeTok"/>
        </w:rPr>
        <w:t>x =</w:t>
      </w:r>
      <w:r>
        <w:rPr>
          <w:rStyle w:val="NormalTok"/>
        </w:rPr>
        <w:t xml:space="preserve"> ID, </w:t>
      </w:r>
      <w:r>
        <w:rPr>
          <w:rStyle w:val="AttributeTok"/>
        </w:rPr>
        <w:t>y =</w:t>
      </w:r>
      <w:r>
        <w:rPr>
          <w:rStyle w:val="NormalTok"/>
        </w:rPr>
        <w:t xml:space="preserve"> Effectif, </w:t>
      </w:r>
      <w:r>
        <w:rPr>
          <w:rStyle w:val="AttributeTok"/>
        </w:rPr>
        <w:t>fill =</w:t>
      </w:r>
      <w:r>
        <w:rPr>
          <w:rStyle w:val="NormalTok"/>
        </w:rPr>
        <w:t xml:space="preserve"> Combinaison))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Effectif),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FloatTok"/>
        </w:rPr>
        <w:t>3.5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des profils subjectifs"</w:t>
      </w:r>
      <w:r>
        <w:rPr>
          <w:rStyle w:val="NormalTok"/>
        </w:rPr>
        <w:t>,</w:t>
      </w:r>
      <w:r>
        <w:br/>
      </w:r>
      <w:r>
        <w:rPr>
          <w:rStyle w:val="NormalTok"/>
        </w:rPr>
        <w:t xml:space="preserve">       </w:t>
      </w:r>
      <w:r>
        <w:rPr>
          <w:rStyle w:val="AttributeTok"/>
        </w:rPr>
        <w:t>x =</w:t>
      </w:r>
      <w:r>
        <w:rPr>
          <w:rStyle w:val="NormalTok"/>
        </w:rPr>
        <w:t xml:space="preserve"> </w:t>
      </w:r>
      <w:r>
        <w:rPr>
          <w:rStyle w:val="StringTok"/>
        </w:rPr>
        <w:t>"Profils (voir légende)"</w:t>
      </w:r>
      <w:r>
        <w:rPr>
          <w:rStyle w:val="NormalTok"/>
        </w:rPr>
        <w:t>,</w:t>
      </w:r>
      <w:r>
        <w:br/>
      </w:r>
      <w:r>
        <w:rPr>
          <w:rStyle w:val="NormalTok"/>
        </w:rPr>
        <w:t xml:space="preserve">       </w:t>
      </w:r>
      <w:r>
        <w:rPr>
          <w:rStyle w:val="AttributeTok"/>
        </w:rPr>
        <w:t>y =</w:t>
      </w:r>
      <w:r>
        <w:rPr>
          <w:rStyle w:val="NormalTok"/>
        </w:rPr>
        <w:t xml:space="preserve"> </w:t>
      </w:r>
      <w:r>
        <w:rPr>
          <w:rStyle w:val="StringTok"/>
        </w:rPr>
        <w:t>"Effectif"</w:t>
      </w:r>
      <w:r>
        <w:rPr>
          <w:rStyle w:val="NormalTok"/>
        </w:rPr>
        <w:t>,</w:t>
      </w:r>
      <w:r>
        <w:br/>
      </w:r>
      <w:r>
        <w:rPr>
          <w:rStyle w:val="NormalTok"/>
        </w:rPr>
        <w:t xml:space="preserve">       </w:t>
      </w:r>
      <w:r>
        <w:rPr>
          <w:rStyle w:val="AttributeTok"/>
        </w:rPr>
        <w:t>fill =</w:t>
      </w:r>
      <w:r>
        <w:rPr>
          <w:rStyle w:val="NormalTok"/>
        </w:rPr>
        <w:t xml:space="preserve"> </w:t>
      </w:r>
      <w:r>
        <w:rPr>
          <w:rStyle w:val="StringTok"/>
        </w:rPr>
        <w:t>"Combinais</w:t>
      </w:r>
      <w:r>
        <w:rPr>
          <w:rStyle w:val="StringTok"/>
        </w:rPr>
        <w:t>on de valeurs perçues</w:t>
      </w:r>
      <w:r>
        <w:rPr>
          <w:rStyle w:val="SpecialCharTok"/>
        </w:rPr>
        <w:t>\n</w:t>
      </w:r>
      <w:r>
        <w:rPr>
          <w:rStyle w:val="StringTok"/>
        </w:rPr>
        <w:t>comme importantes"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 xml:space="preserve">) </w:t>
      </w:r>
      <w:r>
        <w:rPr>
          <w:rStyle w:val="SpecialCharTok"/>
        </w:rPr>
        <w:t>+</w:t>
      </w:r>
      <w:r>
        <w:rPr>
          <w:rStyle w:val="NormalTok"/>
        </w:rPr>
        <w:t xml:space="preserve">  </w:t>
      </w:r>
      <w:r>
        <w:rPr>
          <w:rStyle w:val="CommentTok"/>
        </w:rPr>
        <w:t># ✅ ici : "bottom" correct</w:t>
      </w:r>
      <w:r>
        <w:br/>
      </w:r>
      <w:r>
        <w:rPr>
          <w:rStyle w:val="NormalTok"/>
        </w:rPr>
        <w:t xml:space="preserve">  </w:t>
      </w:r>
      <w:r>
        <w:rPr>
          <w:rStyle w:val="FunctionTok"/>
        </w:rPr>
        <w:t>guides</w:t>
      </w:r>
      <w:r>
        <w:rPr>
          <w:rStyle w:val="NormalTok"/>
        </w:rPr>
        <w:t>(</w:t>
      </w:r>
      <w:r>
        <w:rPr>
          <w:rStyle w:val="AttributeTok"/>
        </w:rPr>
        <w:t>fill =</w:t>
      </w:r>
      <w:r>
        <w:rPr>
          <w:rStyle w:val="NormalTok"/>
        </w:rPr>
        <w:t xml:space="preserve"> </w:t>
      </w:r>
      <w:r>
        <w:rPr>
          <w:rStyle w:val="FunctionTok"/>
        </w:rPr>
        <w:t>guide_legend</w:t>
      </w:r>
      <w:r>
        <w:rPr>
          <w:rStyle w:val="NormalTok"/>
        </w:rPr>
        <w:t>(</w:t>
      </w:r>
      <w:r>
        <w:rPr>
          <w:rStyle w:val="AttributeTok"/>
        </w:rPr>
        <w:t>ncol =</w:t>
      </w:r>
      <w:r>
        <w:rPr>
          <w:rStyle w:val="NormalTok"/>
        </w:rPr>
        <w:t xml:space="preserve"> </w:t>
      </w:r>
      <w:r>
        <w:rPr>
          <w:rStyle w:val="DecValTok"/>
        </w:rPr>
        <w:t>2</w:t>
      </w:r>
      <w:r>
        <w:rPr>
          <w:rStyle w:val="NormalTok"/>
        </w:rPr>
        <w:t xml:space="preserve">))  </w:t>
      </w:r>
      <w:r>
        <w:rPr>
          <w:rStyle w:val="CommentTok"/>
        </w:rPr>
        <w:t># ajuste à 2 colonnes si trop long</w:t>
      </w:r>
    </w:p>
    <w:p w14:paraId="54C05864" w14:textId="77777777" w:rsidR="00022B71" w:rsidRDefault="005B112A">
      <w:pPr>
        <w:pStyle w:val="Titre1Car"/>
      </w:pPr>
      <w:r>
        <w:rPr>
          <w:noProof/>
        </w:rPr>
        <w:drawing>
          <wp:inline distT="0" distB="0" distL="0" distR="0" wp14:anchorId="26E65F89" wp14:editId="6EEBD03A">
            <wp:extent cx="4620126" cy="3696101"/>
            <wp:effectExtent l="0" t="0" r="0" b="0"/>
            <wp:docPr id="459" name="Picture"/>
            <wp:cNvGraphicFramePr/>
            <a:graphic xmlns:a="http://schemas.openxmlformats.org/drawingml/2006/main">
              <a:graphicData uri="http://schemas.openxmlformats.org/drawingml/2006/picture">
                <pic:pic xmlns:pic="http://schemas.openxmlformats.org/drawingml/2006/picture">
                  <pic:nvPicPr>
                    <pic:cNvPr id="460" name="Picture" descr="C:/Users/HP/Desktop/Analyse_r-seaux-sociaux-et-transition-l-ge-adulte-Qu-bec/rapport/Rapport_files/figure-docx/unnamed-chunk-137-1.png"/>
                    <pic:cNvPicPr>
                      <a:picLocks noChangeAspect="1" noChangeArrowheads="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14:paraId="720BE2EB" w14:textId="77777777" w:rsidR="00022B71" w:rsidRDefault="005B112A">
      <w:pPr>
        <w:pStyle w:val="En-ttedetabledesmatires"/>
      </w:pPr>
      <w:r>
        <w:rPr>
          <w:rStyle w:val="FunctionTok"/>
        </w:rPr>
        <w:t>library</w:t>
      </w:r>
      <w:r>
        <w:rPr>
          <w:rStyle w:val="NormalTok"/>
        </w:rPr>
        <w:t>(TraMineR)</w:t>
      </w:r>
      <w:r>
        <w:br/>
      </w:r>
      <w:r>
        <w:rPr>
          <w:rStyle w:val="FunctionTok"/>
        </w:rPr>
        <w:t>library</w:t>
      </w:r>
      <w:r>
        <w:rPr>
          <w:rStyle w:val="NormalTok"/>
        </w:rPr>
        <w:t>(dplyr)</w:t>
      </w:r>
      <w:r>
        <w:br/>
      </w:r>
      <w:r>
        <w:rPr>
          <w:rStyle w:val="FunctionTok"/>
        </w:rPr>
        <w:t>library</w:t>
      </w:r>
      <w:r>
        <w:rPr>
          <w:rStyle w:val="NormalTok"/>
        </w:rPr>
        <w:t>(stringr)</w:t>
      </w:r>
      <w:r>
        <w:br/>
      </w:r>
      <w:r>
        <w:br/>
      </w:r>
      <w:r>
        <w:rPr>
          <w:rStyle w:val="CommentTok"/>
        </w:rPr>
        <w:t># --- 1. Nettoyage, séparation des séquences et ajout de l'âge ---</w:t>
      </w:r>
      <w:r>
        <w:br/>
      </w:r>
      <w:r>
        <w:rPr>
          <w:rStyle w:val="NormalTok"/>
        </w:rPr>
        <w:t xml:space="preserve">data_seq </w:t>
      </w:r>
      <w:r>
        <w:rPr>
          <w:rStyle w:val="OtherTok"/>
        </w:rPr>
        <w:t>&lt;-</w:t>
      </w:r>
      <w:r>
        <w:rPr>
          <w:rStyle w:val="NormalTok"/>
        </w:rPr>
        <w:t xml:space="preserve"> data_P3_ </w:t>
      </w:r>
      <w:r>
        <w:rPr>
          <w:rStyle w:val="SpecialCharTok"/>
        </w:rPr>
        <w:t>%&gt;%</w:t>
      </w:r>
      <w:r>
        <w:br/>
      </w:r>
      <w:r>
        <w:rPr>
          <w:rStyle w:val="NormalTok"/>
        </w:rPr>
        <w:t xml:space="preserve">  </w:t>
      </w:r>
      <w:r>
        <w:rPr>
          <w:rStyle w:val="FunctionTok"/>
        </w:rPr>
        <w:t>mutate</w:t>
      </w:r>
      <w:r>
        <w:rPr>
          <w:rStyle w:val="NormalTok"/>
        </w:rPr>
        <w:t>(</w:t>
      </w:r>
      <w:r>
        <w:rPr>
          <w:rStyle w:val="AttributeTok"/>
        </w:rPr>
        <w:t>Marqueurs_split =</w:t>
      </w:r>
      <w:r>
        <w:rPr>
          <w:rStyle w:val="NormalTok"/>
        </w:rPr>
        <w:t xml:space="preserve"> </w:t>
      </w:r>
      <w:r>
        <w:rPr>
          <w:rStyle w:val="FunctionTok"/>
        </w:rPr>
        <w:t>str_split</w:t>
      </w:r>
      <w:r>
        <w:rPr>
          <w:rStyle w:val="NormalTok"/>
        </w:rPr>
        <w:t xml:space="preserve">(Marqueurs_ordonnés_subj, </w:t>
      </w:r>
      <w:r>
        <w:rPr>
          <w:rStyle w:val="StringTok"/>
        </w:rPr>
        <w:t xml:space="preserve">" </w:t>
      </w:r>
      <w:r>
        <w:rPr>
          <w:rStyle w:val="SpecialCharTok"/>
        </w:rPr>
        <w:t>\\</w:t>
      </w:r>
      <w:r>
        <w:rPr>
          <w:rStyle w:val="StringTok"/>
        </w:rPr>
        <w:t>| "</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M1 =</w:t>
      </w:r>
      <w:r>
        <w:rPr>
          <w:rStyle w:val="NormalTok"/>
        </w:rPr>
        <w:t xml:space="preserve"> </w:t>
      </w:r>
      <w:r>
        <w:rPr>
          <w:rStyle w:val="FunctionTok"/>
        </w:rPr>
        <w:t>sapply</w:t>
      </w:r>
      <w:r>
        <w:rPr>
          <w:rStyle w:val="NormalTok"/>
        </w:rPr>
        <w:t xml:space="preserve">(Marqueurs_split, </w:t>
      </w:r>
      <w:r>
        <w:rPr>
          <w:rStyle w:val="StringTok"/>
        </w:rPr>
        <w:t>`</w:t>
      </w:r>
      <w:r>
        <w:rPr>
          <w:rStyle w:val="AttributeTok"/>
        </w:rPr>
        <w:t>[</w:t>
      </w:r>
      <w:r>
        <w:rPr>
          <w:rStyle w:val="StringTok"/>
        </w:rPr>
        <w:t>`</w:t>
      </w:r>
      <w:r>
        <w:rPr>
          <w:rStyle w:val="NormalTok"/>
        </w:rPr>
        <w:t xml:space="preserve">, </w:t>
      </w:r>
      <w:r>
        <w:rPr>
          <w:rStyle w:val="DecValTok"/>
        </w:rPr>
        <w:t>1</w:t>
      </w:r>
      <w:r>
        <w:rPr>
          <w:rStyle w:val="NormalTok"/>
        </w:rPr>
        <w:t>),</w:t>
      </w:r>
      <w:r>
        <w:br/>
      </w:r>
      <w:r>
        <w:rPr>
          <w:rStyle w:val="NormalTok"/>
        </w:rPr>
        <w:t xml:space="preserve">    </w:t>
      </w:r>
      <w:r>
        <w:rPr>
          <w:rStyle w:val="AttributeTok"/>
        </w:rPr>
        <w:t>M2 =</w:t>
      </w:r>
      <w:r>
        <w:rPr>
          <w:rStyle w:val="NormalTok"/>
        </w:rPr>
        <w:t xml:space="preserve"> </w:t>
      </w:r>
      <w:r>
        <w:rPr>
          <w:rStyle w:val="FunctionTok"/>
        </w:rPr>
        <w:t>sapply</w:t>
      </w:r>
      <w:r>
        <w:rPr>
          <w:rStyle w:val="NormalTok"/>
        </w:rPr>
        <w:t xml:space="preserve">(Marqueurs_split, </w:t>
      </w:r>
      <w:r>
        <w:rPr>
          <w:rStyle w:val="StringTok"/>
        </w:rPr>
        <w:t>`</w:t>
      </w:r>
      <w:r>
        <w:rPr>
          <w:rStyle w:val="AttributeTok"/>
        </w:rPr>
        <w:t>[</w:t>
      </w:r>
      <w:r>
        <w:rPr>
          <w:rStyle w:val="StringTok"/>
        </w:rPr>
        <w:t>`</w:t>
      </w:r>
      <w:r>
        <w:rPr>
          <w:rStyle w:val="NormalTok"/>
        </w:rPr>
        <w:t xml:space="preserve">, </w:t>
      </w:r>
      <w:r>
        <w:rPr>
          <w:rStyle w:val="DecValTok"/>
        </w:rPr>
        <w:t>2</w:t>
      </w:r>
      <w:r>
        <w:rPr>
          <w:rStyle w:val="NormalTok"/>
        </w:rPr>
        <w:t>),</w:t>
      </w:r>
      <w:r>
        <w:br/>
      </w:r>
      <w:r>
        <w:rPr>
          <w:rStyle w:val="NormalTok"/>
        </w:rPr>
        <w:t xml:space="preserve">    </w:t>
      </w:r>
      <w:r>
        <w:rPr>
          <w:rStyle w:val="AttributeTok"/>
        </w:rPr>
        <w:t>M3 =</w:t>
      </w:r>
      <w:r>
        <w:rPr>
          <w:rStyle w:val="NormalTok"/>
        </w:rPr>
        <w:t xml:space="preserve"> </w:t>
      </w:r>
      <w:r>
        <w:rPr>
          <w:rStyle w:val="FunctionTok"/>
        </w:rPr>
        <w:t>sapply</w:t>
      </w:r>
      <w:r>
        <w:rPr>
          <w:rStyle w:val="NormalTok"/>
        </w:rPr>
        <w:t xml:space="preserve">(Marqueurs_split, </w:t>
      </w:r>
      <w:r>
        <w:rPr>
          <w:rStyle w:val="StringTok"/>
        </w:rPr>
        <w:t>`</w:t>
      </w:r>
      <w:r>
        <w:rPr>
          <w:rStyle w:val="AttributeTok"/>
        </w:rPr>
        <w:t>[</w:t>
      </w:r>
      <w:r>
        <w:rPr>
          <w:rStyle w:val="StringTok"/>
        </w:rPr>
        <w:t>`</w:t>
      </w:r>
      <w:r>
        <w:rPr>
          <w:rStyle w:val="NormalTok"/>
        </w:rPr>
        <w:t xml:space="preserve">, </w:t>
      </w:r>
      <w:r>
        <w:rPr>
          <w:rStyle w:val="DecValTok"/>
        </w:rPr>
        <w:t>3</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 xml:space="preserve">(age, M1, M2, M3)  </w:t>
      </w:r>
      <w:r>
        <w:rPr>
          <w:rStyle w:val="CommentTok"/>
        </w:rPr>
        <w:t># Ajout de la variable age</w:t>
      </w:r>
      <w:r>
        <w:br/>
      </w:r>
      <w:r>
        <w:br/>
      </w:r>
      <w:r>
        <w:rPr>
          <w:rStyle w:val="CommentTok"/>
        </w:rPr>
        <w:t># --- 2. Recodage lisible des états ---</w:t>
      </w:r>
      <w:r>
        <w:br/>
      </w:r>
      <w:r>
        <w:rPr>
          <w:rStyle w:val="NormalTok"/>
        </w:rPr>
        <w:t xml:space="preserve">etat_labels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"Importance_independant_finance"</w:t>
      </w:r>
      <w:r>
        <w:rPr>
          <w:rStyle w:val="NormalTok"/>
        </w:rPr>
        <w:t xml:space="preserve"> </w:t>
      </w:r>
      <w:r>
        <w:rPr>
          <w:rStyle w:val="OtherTok"/>
        </w:rPr>
        <w:t>=</w:t>
      </w:r>
      <w:r>
        <w:rPr>
          <w:rStyle w:val="NormalTok"/>
        </w:rPr>
        <w:t xml:space="preserve"> </w:t>
      </w:r>
      <w:r>
        <w:rPr>
          <w:rStyle w:val="StringTok"/>
        </w:rPr>
        <w:t>"finance"</w:t>
      </w:r>
      <w:r>
        <w:rPr>
          <w:rStyle w:val="NormalTok"/>
        </w:rPr>
        <w:t>,</w:t>
      </w:r>
      <w:r>
        <w:br/>
      </w:r>
      <w:r>
        <w:rPr>
          <w:rStyle w:val="NormalTok"/>
        </w:rPr>
        <w:t xml:space="preserve">  </w:t>
      </w:r>
      <w:r>
        <w:rPr>
          <w:rStyle w:val="StringTok"/>
        </w:rPr>
        <w:t>"Importance_propres_decisions"</w:t>
      </w:r>
      <w:r>
        <w:rPr>
          <w:rStyle w:val="NormalTok"/>
        </w:rPr>
        <w:t xml:space="preserve"> </w:t>
      </w:r>
      <w:r>
        <w:rPr>
          <w:rStyle w:val="OtherTok"/>
        </w:rPr>
        <w:t>=</w:t>
      </w:r>
      <w:r>
        <w:rPr>
          <w:rStyle w:val="NormalTok"/>
        </w:rPr>
        <w:t xml:space="preserve"> </w:t>
      </w:r>
      <w:r>
        <w:rPr>
          <w:rStyle w:val="StringTok"/>
        </w:rPr>
        <w:t>"Décisions"</w:t>
      </w:r>
      <w:r>
        <w:rPr>
          <w:rStyle w:val="NormalTok"/>
        </w:rPr>
        <w:t>,</w:t>
      </w:r>
      <w:r>
        <w:br/>
      </w:r>
      <w:r>
        <w:rPr>
          <w:rStyle w:val="NormalTok"/>
        </w:rPr>
        <w:t xml:space="preserve">  </w:t>
      </w:r>
      <w:r>
        <w:rPr>
          <w:rStyle w:val="StringTok"/>
        </w:rPr>
        <w:t>"Importance_propres_responsabilites"</w:t>
      </w:r>
      <w:r>
        <w:rPr>
          <w:rStyle w:val="NormalTok"/>
        </w:rPr>
        <w:t xml:space="preserve"> </w:t>
      </w:r>
      <w:r>
        <w:rPr>
          <w:rStyle w:val="OtherTok"/>
        </w:rPr>
        <w:t>=</w:t>
      </w:r>
      <w:r>
        <w:rPr>
          <w:rStyle w:val="NormalTok"/>
        </w:rPr>
        <w:t xml:space="preserve"> </w:t>
      </w:r>
      <w:r>
        <w:rPr>
          <w:rStyle w:val="StringTok"/>
        </w:rPr>
        <w:t>"Responsabilités"</w:t>
      </w:r>
      <w:r>
        <w:br/>
      </w:r>
      <w:r>
        <w:rPr>
          <w:rStyle w:val="NormalTok"/>
        </w:rPr>
        <w:t>)</w:t>
      </w:r>
      <w:r>
        <w:br/>
      </w:r>
      <w:r>
        <w:br/>
      </w:r>
      <w:r>
        <w:rPr>
          <w:rStyle w:val="CommentTok"/>
        </w:rPr>
        <w:t># Recodage uniquement sur M1, M2, M3 (pa</w:t>
      </w:r>
      <w:r>
        <w:rPr>
          <w:rStyle w:val="CommentTok"/>
        </w:rPr>
        <w:t>s sur age)</w:t>
      </w:r>
      <w:r>
        <w:br/>
      </w:r>
      <w:r>
        <w:rPr>
          <w:rStyle w:val="NormalTok"/>
        </w:rPr>
        <w:t xml:space="preserve">data_seq </w:t>
      </w:r>
      <w:r>
        <w:rPr>
          <w:rStyle w:val="OtherTok"/>
        </w:rPr>
        <w:t>&lt;-</w:t>
      </w:r>
      <w:r>
        <w:rPr>
          <w:rStyle w:val="NormalTok"/>
        </w:rPr>
        <w:t xml:space="preserve"> data_seq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 xml:space="preserve">(M1, M2, M3), </w:t>
      </w:r>
      <w:r>
        <w:rPr>
          <w:rStyle w:val="SpecialCharTok"/>
        </w:rPr>
        <w:t>~</w:t>
      </w:r>
      <w:r>
        <w:rPr>
          <w:rStyle w:val="NormalTok"/>
        </w:rPr>
        <w:t xml:space="preserve"> etat_labels[.]))</w:t>
      </w:r>
      <w:r>
        <w:br/>
      </w:r>
      <w:r>
        <w:br/>
      </w:r>
      <w:r>
        <w:rPr>
          <w:rStyle w:val="CommentTok"/>
        </w:rPr>
        <w:t># --- 3. Création de l'objet séquentiel ---</w:t>
      </w:r>
      <w:r>
        <w:br/>
      </w:r>
      <w:r>
        <w:rPr>
          <w:rStyle w:val="CommentTok"/>
        </w:rPr>
        <w:t># On retire la colonne 'age' pour créer l'objet séquentiel (car non séquentielle)</w:t>
      </w:r>
      <w:r>
        <w:br/>
      </w:r>
      <w:r>
        <w:rPr>
          <w:rStyle w:val="NormalTok"/>
        </w:rPr>
        <w:t xml:space="preserve">seq_obj </w:t>
      </w:r>
      <w:r>
        <w:rPr>
          <w:rStyle w:val="OtherTok"/>
        </w:rPr>
        <w:t>&lt;-</w:t>
      </w:r>
      <w:r>
        <w:rPr>
          <w:rStyle w:val="NormalTok"/>
        </w:rPr>
        <w:t xml:space="preserve"> </w:t>
      </w:r>
      <w:r>
        <w:rPr>
          <w:rStyle w:val="FunctionTok"/>
        </w:rPr>
        <w:t>seqdef</w:t>
      </w:r>
      <w:r>
        <w:rPr>
          <w:rStyle w:val="NormalTok"/>
        </w:rPr>
        <w:t xml:space="preserve">(data_seq </w:t>
      </w:r>
      <w:r>
        <w:rPr>
          <w:rStyle w:val="SpecialCharTok"/>
        </w:rPr>
        <w:t>%&gt;%</w:t>
      </w:r>
      <w:r>
        <w:rPr>
          <w:rStyle w:val="NormalTok"/>
        </w:rPr>
        <w:t xml:space="preserve"> </w:t>
      </w:r>
      <w:r>
        <w:rPr>
          <w:rStyle w:val="FunctionTok"/>
        </w:rPr>
        <w:t>select</w:t>
      </w:r>
      <w:r>
        <w:rPr>
          <w:rStyle w:val="NormalTok"/>
        </w:rPr>
        <w:t>(M1, M</w:t>
      </w:r>
      <w:r>
        <w:rPr>
          <w:rStyle w:val="NormalTok"/>
        </w:rPr>
        <w:t>2, M3))</w:t>
      </w:r>
    </w:p>
    <w:p w14:paraId="4D0D5578" w14:textId="77777777" w:rsidR="00022B71" w:rsidRDefault="005B112A">
      <w:pPr>
        <w:pStyle w:val="Titre3"/>
      </w:pPr>
      <w:bookmarkStart w:id="423" w:name="Xe7105c3f0103417c11a53dbb33faf128f48d570"/>
      <w:bookmarkStart w:id="424" w:name="_Toc209544926"/>
      <w:bookmarkEnd w:id="421"/>
      <w:r>
        <w:t>Clustering hiérarchique et Sauts d’inertie de la classification des séquences</w:t>
      </w:r>
      <w:bookmarkEnd w:id="424"/>
    </w:p>
    <w:p w14:paraId="1394BF6D" w14:textId="77777777" w:rsidR="00022B71" w:rsidRDefault="005B112A">
      <w:pPr>
        <w:pStyle w:val="En-ttedetabledesmatires"/>
      </w:pPr>
      <w:r>
        <w:rPr>
          <w:rStyle w:val="FunctionTok"/>
        </w:rPr>
        <w:t>library</w:t>
      </w:r>
      <w:r>
        <w:rPr>
          <w:rStyle w:val="NormalTok"/>
        </w:rPr>
        <w:t>(TraMineR)</w:t>
      </w:r>
      <w:r>
        <w:br/>
      </w:r>
      <w:r>
        <w:rPr>
          <w:rStyle w:val="FunctionTok"/>
        </w:rPr>
        <w:t>library</w:t>
      </w:r>
      <w:r>
        <w:rPr>
          <w:rStyle w:val="NormalTok"/>
        </w:rPr>
        <w:t>(cluster)</w:t>
      </w:r>
      <w:r>
        <w:br/>
      </w:r>
      <w:r>
        <w:rPr>
          <w:rStyle w:val="FunctionTok"/>
        </w:rPr>
        <w:t>library</w:t>
      </w:r>
      <w:r>
        <w:rPr>
          <w:rStyle w:val="NormalTok"/>
        </w:rPr>
        <w:t>(dendextend)</w:t>
      </w:r>
      <w:r>
        <w:br/>
      </w:r>
      <w:r>
        <w:rPr>
          <w:rStyle w:val="CommentTok"/>
        </w:rPr>
        <w:t># 1. Installer le bon package (une seule fois)</w:t>
      </w:r>
      <w:r>
        <w:br/>
      </w:r>
      <w:r>
        <w:rPr>
          <w:rStyle w:val="CommentTok"/>
        </w:rPr>
        <w:t>#install.packages("RColorBrewer")</w:t>
      </w:r>
      <w:r>
        <w:br/>
      </w:r>
      <w:r>
        <w:br/>
      </w:r>
      <w:r>
        <w:rPr>
          <w:rStyle w:val="CommentTok"/>
        </w:rPr>
        <w:t># 2. Le charger</w:t>
      </w:r>
      <w:r>
        <w:br/>
      </w:r>
      <w:r>
        <w:rPr>
          <w:rStyle w:val="FunctionTok"/>
        </w:rPr>
        <w:t>library</w:t>
      </w:r>
      <w:r>
        <w:rPr>
          <w:rStyle w:val="NormalTok"/>
        </w:rPr>
        <w:t>(RColorBre</w:t>
      </w:r>
      <w:r>
        <w:rPr>
          <w:rStyle w:val="NormalTok"/>
        </w:rPr>
        <w:t>wer)</w:t>
      </w:r>
      <w:r>
        <w:br/>
      </w:r>
      <w:r>
        <w:br/>
      </w:r>
      <w:r>
        <w:br/>
      </w:r>
      <w:r>
        <w:br/>
      </w:r>
      <w:r>
        <w:rPr>
          <w:rStyle w:val="CommentTok"/>
        </w:rPr>
        <w:t># 1. Créer une matrice de coût constante</w:t>
      </w:r>
      <w:r>
        <w:br/>
      </w:r>
      <w:r>
        <w:rPr>
          <w:rStyle w:val="NormalTok"/>
        </w:rPr>
        <w:t xml:space="preserve">cost_matrix </w:t>
      </w:r>
      <w:r>
        <w:rPr>
          <w:rStyle w:val="OtherTok"/>
        </w:rPr>
        <w:t>&lt;-</w:t>
      </w:r>
      <w:r>
        <w:rPr>
          <w:rStyle w:val="NormalTok"/>
        </w:rPr>
        <w:t xml:space="preserve"> </w:t>
      </w:r>
      <w:r>
        <w:rPr>
          <w:rStyle w:val="FunctionTok"/>
        </w:rPr>
        <w:t>matrix</w:t>
      </w:r>
      <w:r>
        <w:rPr>
          <w:rStyle w:val="NormalTok"/>
        </w:rPr>
        <w:t>(</w:t>
      </w:r>
      <w:r>
        <w:rPr>
          <w:rStyle w:val="DecValTok"/>
        </w:rPr>
        <w:t>2</w:t>
      </w:r>
      <w:r>
        <w:rPr>
          <w:rStyle w:val="NormalTok"/>
        </w:rPr>
        <w:t xml:space="preserve">, </w:t>
      </w:r>
      <w:r>
        <w:rPr>
          <w:rStyle w:val="AttributeTok"/>
        </w:rPr>
        <w:t>nrow =</w:t>
      </w:r>
      <w:r>
        <w:rPr>
          <w:rStyle w:val="NormalTok"/>
        </w:rPr>
        <w:t xml:space="preserve"> </w:t>
      </w:r>
      <w:r>
        <w:rPr>
          <w:rStyle w:val="DecValTok"/>
        </w:rPr>
        <w:t>3</w:t>
      </w:r>
      <w:r>
        <w:rPr>
          <w:rStyle w:val="NormalTok"/>
        </w:rPr>
        <w:t xml:space="preserve">, </w:t>
      </w:r>
      <w:r>
        <w:rPr>
          <w:rStyle w:val="AttributeTok"/>
        </w:rPr>
        <w:t>ncol =</w:t>
      </w:r>
      <w:r>
        <w:rPr>
          <w:rStyle w:val="NormalTok"/>
        </w:rPr>
        <w:t xml:space="preserve"> </w:t>
      </w:r>
      <w:r>
        <w:rPr>
          <w:rStyle w:val="DecValTok"/>
        </w:rPr>
        <w:t>3</w:t>
      </w:r>
      <w:r>
        <w:rPr>
          <w:rStyle w:val="NormalTok"/>
        </w:rPr>
        <w:t xml:space="preserve">)  </w:t>
      </w:r>
      <w:r>
        <w:rPr>
          <w:rStyle w:val="CommentTok"/>
        </w:rPr>
        <w:t># 3 états (adapter si besoin)</w:t>
      </w:r>
      <w:r>
        <w:br/>
      </w:r>
      <w:r>
        <w:rPr>
          <w:rStyle w:val="FunctionTok"/>
        </w:rPr>
        <w:t>diag</w:t>
      </w:r>
      <w:r>
        <w:rPr>
          <w:rStyle w:val="NormalTok"/>
        </w:rPr>
        <w:t xml:space="preserve">(cost_matrix) </w:t>
      </w:r>
      <w:r>
        <w:rPr>
          <w:rStyle w:val="OtherTok"/>
        </w:rPr>
        <w:t>&lt;-</w:t>
      </w:r>
      <w:r>
        <w:rPr>
          <w:rStyle w:val="NormalTok"/>
        </w:rPr>
        <w:t xml:space="preserve"> </w:t>
      </w:r>
      <w:r>
        <w:rPr>
          <w:rStyle w:val="DecValTok"/>
        </w:rPr>
        <w:t>0</w:t>
      </w:r>
      <w:r>
        <w:rPr>
          <w:rStyle w:val="NormalTok"/>
        </w:rPr>
        <w:t xml:space="preserve">  </w:t>
      </w:r>
      <w:r>
        <w:rPr>
          <w:rStyle w:val="CommentTok"/>
        </w:rPr>
        <w:t># coût nul pour les substitutions identiques</w:t>
      </w:r>
      <w:r>
        <w:br/>
      </w:r>
      <w:r>
        <w:br/>
      </w:r>
      <w:r>
        <w:rPr>
          <w:rStyle w:val="CommentTok"/>
        </w:rPr>
        <w:t># 2. Calcul de la distance avec OM (Optimal Matching)</w:t>
      </w:r>
      <w:r>
        <w:br/>
      </w:r>
      <w:r>
        <w:rPr>
          <w:rStyle w:val="NormalTok"/>
        </w:rPr>
        <w:t xml:space="preserve">seq.om </w:t>
      </w:r>
      <w:r>
        <w:rPr>
          <w:rStyle w:val="OtherTok"/>
        </w:rPr>
        <w:t>&lt;-</w:t>
      </w:r>
      <w:r>
        <w:rPr>
          <w:rStyle w:val="NormalTok"/>
        </w:rPr>
        <w:t xml:space="preserve"> </w:t>
      </w:r>
      <w:r>
        <w:rPr>
          <w:rStyle w:val="FunctionTok"/>
        </w:rPr>
        <w:t>seqdist</w:t>
      </w:r>
      <w:r>
        <w:rPr>
          <w:rStyle w:val="NormalTok"/>
        </w:rPr>
        <w:t xml:space="preserve">(seq_obj, </w:t>
      </w:r>
      <w:r>
        <w:rPr>
          <w:rStyle w:val="AttributeTok"/>
        </w:rPr>
        <w:t>method =</w:t>
      </w:r>
      <w:r>
        <w:rPr>
          <w:rStyle w:val="NormalTok"/>
        </w:rPr>
        <w:t xml:space="preserve"> </w:t>
      </w:r>
      <w:r>
        <w:rPr>
          <w:rStyle w:val="StringTok"/>
        </w:rPr>
        <w:t>"OM"</w:t>
      </w:r>
      <w:r>
        <w:rPr>
          <w:rStyle w:val="NormalTok"/>
        </w:rPr>
        <w:t>,</w:t>
      </w:r>
      <w:r>
        <w:rPr>
          <w:rStyle w:val="AttributeTok"/>
        </w:rPr>
        <w:t>indel =</w:t>
      </w:r>
      <w:r>
        <w:rPr>
          <w:rStyle w:val="NormalTok"/>
        </w:rPr>
        <w:t xml:space="preserve"> </w:t>
      </w:r>
      <w:r>
        <w:rPr>
          <w:rStyle w:val="DecValTok"/>
        </w:rPr>
        <w:t>1</w:t>
      </w:r>
      <w:r>
        <w:rPr>
          <w:rStyle w:val="NormalTok"/>
        </w:rPr>
        <w:t xml:space="preserve">, </w:t>
      </w:r>
      <w:r>
        <w:rPr>
          <w:rStyle w:val="AttributeTok"/>
        </w:rPr>
        <w:t>sm =</w:t>
      </w:r>
      <w:r>
        <w:rPr>
          <w:rStyle w:val="NormalTok"/>
        </w:rPr>
        <w:t xml:space="preserve"> cost_matrix)</w:t>
      </w:r>
      <w:r>
        <w:br/>
      </w:r>
      <w:r>
        <w:br/>
      </w:r>
      <w:r>
        <w:rPr>
          <w:rStyle w:val="CommentTok"/>
        </w:rPr>
        <w:t>#seq.om &lt;- seqdist(seq_obj, method = "LCS")</w:t>
      </w:r>
      <w:r>
        <w:br/>
      </w:r>
      <w:r>
        <w:br/>
      </w:r>
      <w:r>
        <w:rPr>
          <w:rStyle w:val="CommentTok"/>
        </w:rPr>
        <w:t># 3. Clustering hiérarchique</w:t>
      </w:r>
      <w:r>
        <w:br/>
      </w:r>
      <w:r>
        <w:rPr>
          <w:rStyle w:val="NormalTok"/>
        </w:rPr>
        <w:t xml:space="preserve">seq.dist </w:t>
      </w:r>
      <w:r>
        <w:rPr>
          <w:rStyle w:val="OtherTok"/>
        </w:rPr>
        <w:t>&lt;-</w:t>
      </w:r>
      <w:r>
        <w:rPr>
          <w:rStyle w:val="NormalTok"/>
        </w:rPr>
        <w:t xml:space="preserve"> </w:t>
      </w:r>
      <w:r>
        <w:rPr>
          <w:rStyle w:val="FunctionTok"/>
        </w:rPr>
        <w:t>hclust</w:t>
      </w:r>
      <w:r>
        <w:rPr>
          <w:rStyle w:val="NormalTok"/>
        </w:rPr>
        <w:t>(</w:t>
      </w:r>
      <w:r>
        <w:rPr>
          <w:rStyle w:val="FunctionTok"/>
        </w:rPr>
        <w:t>as.dist</w:t>
      </w:r>
      <w:r>
        <w:rPr>
          <w:rStyle w:val="NormalTok"/>
        </w:rPr>
        <w:t xml:space="preserve">(seq.om), </w:t>
      </w:r>
      <w:r>
        <w:rPr>
          <w:rStyle w:val="AttributeTok"/>
        </w:rPr>
        <w:t>method =</w:t>
      </w:r>
      <w:r>
        <w:rPr>
          <w:rStyle w:val="NormalTok"/>
        </w:rPr>
        <w:t xml:space="preserve"> </w:t>
      </w:r>
      <w:r>
        <w:rPr>
          <w:rStyle w:val="StringTok"/>
        </w:rPr>
        <w:t>"ward.D2"</w:t>
      </w:r>
      <w:r>
        <w:rPr>
          <w:rStyle w:val="NormalTok"/>
        </w:rPr>
        <w:t>)</w:t>
      </w:r>
      <w:r>
        <w:br/>
      </w:r>
      <w:r>
        <w:br/>
      </w:r>
      <w:r>
        <w:br/>
      </w:r>
      <w:r>
        <w:rPr>
          <w:rStyle w:val="FunctionTok"/>
        </w:rPr>
        <w:t>plot</w:t>
      </w:r>
      <w:r>
        <w:rPr>
          <w:rStyle w:val="NormalTok"/>
        </w:rPr>
        <w:t>(</w:t>
      </w:r>
      <w:r>
        <w:rPr>
          <w:rStyle w:val="FunctionTok"/>
        </w:rPr>
        <w:t>as.dendrogram</w:t>
      </w:r>
      <w:r>
        <w:rPr>
          <w:rStyle w:val="NormalTok"/>
        </w:rPr>
        <w:t xml:space="preserve">(seq.dist), </w:t>
      </w:r>
      <w:r>
        <w:rPr>
          <w:rStyle w:val="AttributeTok"/>
        </w:rPr>
        <w:t>leaflab =</w:t>
      </w:r>
      <w:r>
        <w:rPr>
          <w:rStyle w:val="NormalTok"/>
        </w:rPr>
        <w:t xml:space="preserve"> </w:t>
      </w:r>
      <w:r>
        <w:rPr>
          <w:rStyle w:val="StringTok"/>
        </w:rPr>
        <w:t>"none"</w:t>
      </w:r>
      <w:r>
        <w:rPr>
          <w:rStyle w:val="NormalTok"/>
        </w:rPr>
        <w:t>)</w:t>
      </w:r>
    </w:p>
    <w:p w14:paraId="4C80827A" w14:textId="77777777" w:rsidR="00022B71" w:rsidRDefault="005B112A">
      <w:pPr>
        <w:pStyle w:val="Titre1Car"/>
      </w:pPr>
      <w:r>
        <w:rPr>
          <w:noProof/>
        </w:rPr>
        <w:drawing>
          <wp:inline distT="0" distB="0" distL="0" distR="0" wp14:anchorId="67A02985" wp14:editId="0665B540">
            <wp:extent cx="4620126" cy="3696101"/>
            <wp:effectExtent l="0" t="0" r="0" b="0"/>
            <wp:docPr id="463" name="Picture"/>
            <wp:cNvGraphicFramePr/>
            <a:graphic xmlns:a="http://schemas.openxmlformats.org/drawingml/2006/main">
              <a:graphicData uri="http://schemas.openxmlformats.org/drawingml/2006/picture">
                <pic:pic xmlns:pic="http://schemas.openxmlformats.org/drawingml/2006/picture">
                  <pic:nvPicPr>
                    <pic:cNvPr id="464" name="Picture" descr="C:/Users/HP/Desktop/Analyse_r-seaux-sociaux-et-transition-l-ge-adulte-Qu-bec/rapport/Rapport_files/figure-docx/unnamed-chunk-139-1.png"/>
                    <pic:cNvPicPr>
                      <a:picLocks noChangeAspect="1" noChangeArrowheads="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14:paraId="791A5FE7" w14:textId="77777777" w:rsidR="00022B71" w:rsidRDefault="005B112A">
      <w:pPr>
        <w:pStyle w:val="En-ttedetabledesmatires"/>
      </w:pPr>
      <w:r>
        <w:rPr>
          <w:rStyle w:val="CommentTok"/>
        </w:rPr>
        <w:t xml:space="preserve">#Sauts d’inertie de la classification des séquences </w:t>
      </w:r>
      <w:r>
        <w:br/>
      </w:r>
      <w:r>
        <w:rPr>
          <w:rStyle w:val="FunctionTok"/>
        </w:rPr>
        <w:t>plot</w:t>
      </w:r>
      <w:r>
        <w:rPr>
          <w:rStyle w:val="NormalTok"/>
        </w:rPr>
        <w:t>(</w:t>
      </w:r>
      <w:r>
        <w:rPr>
          <w:rStyle w:val="FunctionTok"/>
        </w:rPr>
        <w:t>sort</w:t>
      </w:r>
      <w:r>
        <w:rPr>
          <w:rStyle w:val="NormalTok"/>
        </w:rPr>
        <w:t>(seq.dist</w:t>
      </w:r>
      <w:r>
        <w:rPr>
          <w:rStyle w:val="SpecialCharTok"/>
        </w:rPr>
        <w:t>$</w:t>
      </w:r>
      <w:r>
        <w:rPr>
          <w:rStyle w:val="NormalTok"/>
        </w:rPr>
        <w:t xml:space="preserve">height,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20</w:t>
      </w:r>
      <w:r>
        <w:rPr>
          <w:rStyle w:val="NormalTok"/>
        </w:rPr>
        <w:t xml:space="preserve">], </w:t>
      </w:r>
      <w:r>
        <w:rPr>
          <w:rStyle w:val="AttributeTok"/>
        </w:rPr>
        <w:t>type =</w:t>
      </w:r>
      <w:r>
        <w:rPr>
          <w:rStyle w:val="NormalTok"/>
        </w:rPr>
        <w:t xml:space="preserve"> </w:t>
      </w:r>
      <w:r>
        <w:rPr>
          <w:rStyle w:val="StringTok"/>
        </w:rPr>
        <w:t>"s"</w:t>
      </w:r>
      <w:r>
        <w:rPr>
          <w:rStyle w:val="NormalTok"/>
        </w:rPr>
        <w:t xml:space="preserve">, </w:t>
      </w:r>
      <w:r>
        <w:rPr>
          <w:rStyle w:val="AttributeTok"/>
        </w:rPr>
        <w:t>xlab =</w:t>
      </w:r>
      <w:r>
        <w:rPr>
          <w:rStyle w:val="NormalTok"/>
        </w:rPr>
        <w:t xml:space="preserve"> </w:t>
      </w:r>
      <w:r>
        <w:rPr>
          <w:rStyle w:val="StringTok"/>
        </w:rPr>
        <w:t>"nb de classes"</w:t>
      </w:r>
      <w:r>
        <w:rPr>
          <w:rStyle w:val="NormalTok"/>
        </w:rPr>
        <w:t xml:space="preserve">, </w:t>
      </w:r>
      <w:r>
        <w:rPr>
          <w:rStyle w:val="AttributeTok"/>
        </w:rPr>
        <w:t>ylab =</w:t>
      </w:r>
      <w:r>
        <w:rPr>
          <w:rStyle w:val="NormalTok"/>
        </w:rPr>
        <w:t xml:space="preserve"> </w:t>
      </w:r>
      <w:r>
        <w:rPr>
          <w:rStyle w:val="StringTok"/>
        </w:rPr>
        <w:t>"inertie"</w:t>
      </w:r>
      <w:r>
        <w:rPr>
          <w:rStyle w:val="NormalTok"/>
        </w:rPr>
        <w:t>)</w:t>
      </w:r>
    </w:p>
    <w:p w14:paraId="03DE1C1B" w14:textId="77777777" w:rsidR="00022B71" w:rsidRDefault="005B112A">
      <w:pPr>
        <w:pStyle w:val="Titre1Car"/>
      </w:pPr>
      <w:r>
        <w:rPr>
          <w:noProof/>
        </w:rPr>
        <w:drawing>
          <wp:inline distT="0" distB="0" distL="0" distR="0" wp14:anchorId="06E71B3D" wp14:editId="6B0CB578">
            <wp:extent cx="4620126" cy="3696101"/>
            <wp:effectExtent l="0" t="0" r="0" b="0"/>
            <wp:docPr id="466" name="Picture"/>
            <wp:cNvGraphicFramePr/>
            <a:graphic xmlns:a="http://schemas.openxmlformats.org/drawingml/2006/main">
              <a:graphicData uri="http://schemas.openxmlformats.org/drawingml/2006/picture">
                <pic:pic xmlns:pic="http://schemas.openxmlformats.org/drawingml/2006/picture">
                  <pic:nvPicPr>
                    <pic:cNvPr id="467" name="Picture" descr="C:/Users/HP/Desktop/Analyse_r-seaux-sociaux-et-transition-l-ge-adulte-Qu-bec/rapport/Rapport_files/figure-docx/unnamed-chunk-139-2.png"/>
                    <pic:cNvPicPr>
                      <a:picLocks noChangeAspect="1" noChangeArrowheads="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14:paraId="7AE8DC98" w14:textId="77777777" w:rsidR="00022B71" w:rsidRDefault="005B112A">
      <w:pPr>
        <w:pStyle w:val="Titre3"/>
      </w:pPr>
      <w:bookmarkStart w:id="425" w:name="affichage-des-sequences"/>
      <w:bookmarkStart w:id="426" w:name="_Toc209544927"/>
      <w:bookmarkEnd w:id="423"/>
      <w:r>
        <w:t>Affichage des sequences</w:t>
      </w:r>
      <w:bookmarkEnd w:id="426"/>
    </w:p>
    <w:p w14:paraId="5263BA8A" w14:textId="77777777" w:rsidR="00022B71" w:rsidRDefault="005B112A">
      <w:pPr>
        <w:pStyle w:val="En-ttedetabledesmatires"/>
      </w:pPr>
      <w:r>
        <w:rPr>
          <w:rStyle w:val="CommentTok"/>
        </w:rPr>
        <w:t>#choix d’une partition en 3 classes</w:t>
      </w:r>
      <w:r>
        <w:br/>
      </w:r>
      <w:r>
        <w:rPr>
          <w:rStyle w:val="NormalTok"/>
        </w:rPr>
        <w:t xml:space="preserve">nbcl </w:t>
      </w:r>
      <w:r>
        <w:rPr>
          <w:rStyle w:val="OtherTok"/>
        </w:rPr>
        <w:t>&lt;-</w:t>
      </w:r>
      <w:r>
        <w:rPr>
          <w:rStyle w:val="NormalTok"/>
        </w:rPr>
        <w:t xml:space="preserve"> </w:t>
      </w:r>
      <w:r>
        <w:rPr>
          <w:rStyle w:val="DecValTok"/>
        </w:rPr>
        <w:t>3</w:t>
      </w:r>
      <w:r>
        <w:br/>
      </w:r>
      <w:r>
        <w:rPr>
          <w:rStyle w:val="NormalTok"/>
        </w:rPr>
        <w:t xml:space="preserve">seq.part </w:t>
      </w:r>
      <w:r>
        <w:rPr>
          <w:rStyle w:val="OtherTok"/>
        </w:rPr>
        <w:t>&lt;-</w:t>
      </w:r>
      <w:r>
        <w:rPr>
          <w:rStyle w:val="NormalTok"/>
        </w:rPr>
        <w:t xml:space="preserve"> </w:t>
      </w:r>
      <w:r>
        <w:rPr>
          <w:rStyle w:val="FunctionTok"/>
        </w:rPr>
        <w:t>cutree</w:t>
      </w:r>
      <w:r>
        <w:rPr>
          <w:rStyle w:val="NormalTok"/>
        </w:rPr>
        <w:t>(seq.dist, nbcl)</w:t>
      </w:r>
      <w:r>
        <w:br/>
      </w:r>
      <w:r>
        <w:br/>
      </w:r>
      <w:r>
        <w:rPr>
          <w:rStyle w:val="NormalTok"/>
        </w:rPr>
        <w:t xml:space="preserve">seq.part </w:t>
      </w:r>
      <w:r>
        <w:rPr>
          <w:rStyle w:val="OtherTok"/>
        </w:rPr>
        <w:t>&lt;-</w:t>
      </w:r>
      <w:r>
        <w:rPr>
          <w:rStyle w:val="NormalTok"/>
        </w:rPr>
        <w:t xml:space="preserve"> </w:t>
      </w:r>
      <w:r>
        <w:rPr>
          <w:rStyle w:val="FunctionTok"/>
        </w:rPr>
        <w:t>factor</w:t>
      </w:r>
      <w:r>
        <w:rPr>
          <w:rStyle w:val="NormalTok"/>
        </w:rPr>
        <w:t xml:space="preserve">(seq.part, </w:t>
      </w:r>
      <w:r>
        <w:rPr>
          <w:rStyle w:val="AttributeTok"/>
        </w:rPr>
        <w:t>labels =</w:t>
      </w:r>
      <w:r>
        <w:rPr>
          <w:rStyle w:val="NormalTok"/>
        </w:rPr>
        <w:t xml:space="preserve"> </w:t>
      </w:r>
      <w:r>
        <w:rPr>
          <w:rStyle w:val="FunctionTok"/>
        </w:rPr>
        <w:t>paste</w:t>
      </w:r>
      <w:r>
        <w:rPr>
          <w:rStyle w:val="NormalTok"/>
        </w:rPr>
        <w:t>(</w:t>
      </w:r>
      <w:r>
        <w:rPr>
          <w:rStyle w:val="StringTok"/>
        </w:rPr>
        <w:t>"classe"</w:t>
      </w:r>
      <w:r>
        <w:rPr>
          <w:rStyle w:val="NormalTok"/>
        </w:rPr>
        <w:t xml:space="preserve">, </w:t>
      </w:r>
      <w:r>
        <w:rPr>
          <w:rStyle w:val="DecValTok"/>
        </w:rPr>
        <w:t>1</w:t>
      </w:r>
      <w:r>
        <w:rPr>
          <w:rStyle w:val="SpecialCharTok"/>
        </w:rPr>
        <w:t>:</w:t>
      </w:r>
      <w:r>
        <w:rPr>
          <w:rStyle w:val="NormalTok"/>
        </w:rPr>
        <w:t xml:space="preserve">nbcl, </w:t>
      </w:r>
      <w:r>
        <w:rPr>
          <w:rStyle w:val="AttributeTok"/>
        </w:rPr>
        <w:t>sep =</w:t>
      </w:r>
      <w:r>
        <w:rPr>
          <w:rStyle w:val="NormalTok"/>
        </w:rPr>
        <w:t xml:space="preserve"> </w:t>
      </w:r>
      <w:r>
        <w:rPr>
          <w:rStyle w:val="StringTok"/>
        </w:rPr>
        <w:t>"."</w:t>
      </w:r>
      <w:r>
        <w:rPr>
          <w:rStyle w:val="NormalTok"/>
        </w:rPr>
        <w:t>))</w:t>
      </w:r>
    </w:p>
    <w:p w14:paraId="56F81BC5" w14:textId="77777777" w:rsidR="00022B71" w:rsidRDefault="005B112A">
      <w:pPr>
        <w:pStyle w:val="En-ttedetabledesmatires"/>
      </w:pPr>
      <w:r>
        <w:rPr>
          <w:rStyle w:val="FunctionTok"/>
        </w:rPr>
        <w:t>seqdplot</w:t>
      </w:r>
      <w:r>
        <w:rPr>
          <w:rStyle w:val="NormalTok"/>
        </w:rPr>
        <w:t xml:space="preserve">(seq_obj, </w:t>
      </w:r>
      <w:r>
        <w:rPr>
          <w:rStyle w:val="AttributeTok"/>
        </w:rPr>
        <w:t>group =</w:t>
      </w:r>
      <w:r>
        <w:rPr>
          <w:rStyle w:val="NormalTok"/>
        </w:rPr>
        <w:t xml:space="preserve"> seq.part, </w:t>
      </w:r>
      <w:r>
        <w:rPr>
          <w:rStyle w:val="AttributeTok"/>
        </w:rPr>
        <w:t>xtlab =</w:t>
      </w:r>
      <w:r>
        <w:rPr>
          <w:rStyle w:val="NormalTok"/>
        </w:rPr>
        <w:t xml:space="preserve"> </w:t>
      </w:r>
      <w:r>
        <w:rPr>
          <w:rStyle w:val="DecValTok"/>
        </w:rPr>
        <w:t>1</w:t>
      </w:r>
      <w:r>
        <w:rPr>
          <w:rStyle w:val="SpecialCharTok"/>
        </w:rPr>
        <w:t>:</w:t>
      </w:r>
      <w:r>
        <w:rPr>
          <w:rStyle w:val="DecValTok"/>
        </w:rPr>
        <w:t>721</w:t>
      </w:r>
      <w:r>
        <w:rPr>
          <w:rStyle w:val="NormalTok"/>
        </w:rPr>
        <w:t xml:space="preserve">, </w:t>
      </w:r>
      <w:r>
        <w:rPr>
          <w:rStyle w:val="AttributeTok"/>
        </w:rPr>
        <w:t>border =</w:t>
      </w:r>
      <w:r>
        <w:rPr>
          <w:rStyle w:val="NormalTok"/>
        </w:rPr>
        <w:t xml:space="preserve"> </w:t>
      </w:r>
      <w:r>
        <w:rPr>
          <w:rStyle w:val="ConstantTok"/>
        </w:rPr>
        <w:t>NA</w:t>
      </w:r>
      <w:r>
        <w:rPr>
          <w:rStyle w:val="NormalTok"/>
        </w:rPr>
        <w:t>)</w:t>
      </w:r>
    </w:p>
    <w:p w14:paraId="074E3407" w14:textId="77777777" w:rsidR="00022B71" w:rsidRDefault="005B112A">
      <w:pPr>
        <w:pStyle w:val="Figure"/>
      </w:pPr>
      <w:r>
        <w:rPr>
          <w:noProof/>
        </w:rPr>
        <w:drawing>
          <wp:inline distT="0" distB="0" distL="0" distR="0" wp14:anchorId="619AB347" wp14:editId="06DCA036">
            <wp:extent cx="4620126" cy="3696101"/>
            <wp:effectExtent l="0" t="0" r="0" b="0"/>
            <wp:docPr id="470" name="Picture" descr="sequences"/>
            <wp:cNvGraphicFramePr/>
            <a:graphic xmlns:a="http://schemas.openxmlformats.org/drawingml/2006/main">
              <a:graphicData uri="http://schemas.openxmlformats.org/drawingml/2006/picture">
                <pic:pic xmlns:pic="http://schemas.openxmlformats.org/drawingml/2006/picture">
                  <pic:nvPicPr>
                    <pic:cNvPr id="471" name="Picture" descr="C:/Users/HP/Desktop/Analyse_r-seaux-sociaux-et-transition-l-ge-adulte-Qu-bec/rapport/Rapport_files/figure-docx/unnamed-chunk-141-1.png"/>
                    <pic:cNvPicPr>
                      <a:picLocks noChangeAspect="1" noChangeArrowheads="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14:paraId="5E2EB3C1" w14:textId="77777777" w:rsidR="00022B71" w:rsidRDefault="005B112A">
      <w:pPr>
        <w:pStyle w:val="TableCaption"/>
      </w:pPr>
      <w:r>
        <w:t>sequences</w:t>
      </w:r>
    </w:p>
    <w:p w14:paraId="40B2CA55" w14:textId="77777777" w:rsidR="00022B71" w:rsidRDefault="005B112A">
      <w:pPr>
        <w:pStyle w:val="En-ttedetabledesmatires"/>
      </w:pPr>
      <w:r>
        <w:rPr>
          <w:rStyle w:val="FunctionTok"/>
        </w:rPr>
        <w:t>seqIplot</w:t>
      </w:r>
      <w:r>
        <w:rPr>
          <w:rStyle w:val="NormalTok"/>
        </w:rPr>
        <w:t xml:space="preserve">(seq_obj, </w:t>
      </w:r>
      <w:r>
        <w:rPr>
          <w:rStyle w:val="AttributeTok"/>
        </w:rPr>
        <w:t>group =</w:t>
      </w:r>
      <w:r>
        <w:rPr>
          <w:rStyle w:val="NormalTok"/>
        </w:rPr>
        <w:t xml:space="preserve"> seq.part, </w:t>
      </w:r>
      <w:r>
        <w:rPr>
          <w:rStyle w:val="AttributeTok"/>
        </w:rPr>
        <w:t>xtlab =</w:t>
      </w:r>
      <w:r>
        <w:rPr>
          <w:rStyle w:val="NormalTok"/>
        </w:rPr>
        <w:t xml:space="preserve"> </w:t>
      </w:r>
      <w:r>
        <w:rPr>
          <w:rStyle w:val="DecValTok"/>
        </w:rPr>
        <w:t>14</w:t>
      </w:r>
      <w:r>
        <w:rPr>
          <w:rStyle w:val="SpecialCharTok"/>
        </w:rPr>
        <w:t>:</w:t>
      </w:r>
      <w:r>
        <w:rPr>
          <w:rStyle w:val="DecValTok"/>
        </w:rPr>
        <w:t>50</w:t>
      </w:r>
      <w:r>
        <w:rPr>
          <w:rStyle w:val="NormalTok"/>
        </w:rPr>
        <w:t xml:space="preserve">, </w:t>
      </w:r>
      <w:r>
        <w:rPr>
          <w:rStyle w:val="AttributeTok"/>
        </w:rPr>
        <w:t>space =</w:t>
      </w:r>
      <w:r>
        <w:rPr>
          <w:rStyle w:val="NormalTok"/>
        </w:rPr>
        <w:t xml:space="preserve"> </w:t>
      </w:r>
      <w:r>
        <w:rPr>
          <w:rStyle w:val="DecValTok"/>
        </w:rPr>
        <w:t>0</w:t>
      </w:r>
      <w:r>
        <w:rPr>
          <w:rStyle w:val="NormalTok"/>
        </w:rPr>
        <w:t xml:space="preserve">, </w:t>
      </w:r>
      <w:r>
        <w:rPr>
          <w:rStyle w:val="AttributeTok"/>
        </w:rPr>
        <w:t>border =</w:t>
      </w:r>
      <w:r>
        <w:rPr>
          <w:rStyle w:val="NormalTok"/>
        </w:rPr>
        <w:t xml:space="preserve"> </w:t>
      </w:r>
      <w:r>
        <w:rPr>
          <w:rStyle w:val="ConstantTok"/>
        </w:rPr>
        <w:t>NA</w:t>
      </w:r>
      <w:r>
        <w:rPr>
          <w:rStyle w:val="NormalTok"/>
        </w:rPr>
        <w:t xml:space="preserve">, </w:t>
      </w:r>
      <w:r>
        <w:rPr>
          <w:rStyle w:val="AttributeTok"/>
        </w:rPr>
        <w:t>yaxis =</w:t>
      </w:r>
      <w:r>
        <w:rPr>
          <w:rStyle w:val="NormalTok"/>
        </w:rPr>
        <w:t xml:space="preserve"> </w:t>
      </w:r>
      <w:r>
        <w:rPr>
          <w:rStyle w:val="ConstantTok"/>
        </w:rPr>
        <w:t>FALSE</w:t>
      </w:r>
      <w:r>
        <w:rPr>
          <w:rStyle w:val="NormalTok"/>
        </w:rPr>
        <w:t>)</w:t>
      </w:r>
    </w:p>
    <w:p w14:paraId="2608E2D7" w14:textId="77777777" w:rsidR="00022B71" w:rsidRDefault="005B112A">
      <w:pPr>
        <w:pStyle w:val="Titre1Car"/>
      </w:pPr>
      <w:r>
        <w:rPr>
          <w:noProof/>
        </w:rPr>
        <w:drawing>
          <wp:inline distT="0" distB="0" distL="0" distR="0" wp14:anchorId="58FADCEE" wp14:editId="2AFA81D6">
            <wp:extent cx="4620126" cy="3696101"/>
            <wp:effectExtent l="0" t="0" r="0" b="0"/>
            <wp:docPr id="473" name="Picture"/>
            <wp:cNvGraphicFramePr/>
            <a:graphic xmlns:a="http://schemas.openxmlformats.org/drawingml/2006/main">
              <a:graphicData uri="http://schemas.openxmlformats.org/drawingml/2006/picture">
                <pic:pic xmlns:pic="http://schemas.openxmlformats.org/drawingml/2006/picture">
                  <pic:nvPicPr>
                    <pic:cNvPr id="474" name="Picture" descr="C:/Users/HP/Desktop/Analyse_r-seaux-sociaux-et-transition-l-ge-adulte-Qu-bec/rapport/Rapport_files/figure-docx/unnamed-chunk-142-1.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14:paraId="3DF32247" w14:textId="77777777" w:rsidR="00022B71" w:rsidRDefault="005B112A">
      <w:pPr>
        <w:pStyle w:val="En-ttedetabledesmatires"/>
      </w:pPr>
      <w:r>
        <w:rPr>
          <w:rStyle w:val="NormalTok"/>
        </w:rPr>
        <w:t xml:space="preserve">ordre </w:t>
      </w:r>
      <w:r>
        <w:rPr>
          <w:rStyle w:val="OtherTok"/>
        </w:rPr>
        <w:t>&lt;-</w:t>
      </w:r>
      <w:r>
        <w:rPr>
          <w:rStyle w:val="NormalTok"/>
        </w:rPr>
        <w:t xml:space="preserve"> </w:t>
      </w:r>
      <w:r>
        <w:rPr>
          <w:rStyle w:val="FunctionTok"/>
        </w:rPr>
        <w:t>cmdscale</w:t>
      </w:r>
      <w:r>
        <w:rPr>
          <w:rStyle w:val="NormalTok"/>
        </w:rPr>
        <w:t>(</w:t>
      </w:r>
      <w:r>
        <w:rPr>
          <w:rStyle w:val="FunctionTok"/>
        </w:rPr>
        <w:t>as.dist</w:t>
      </w:r>
      <w:r>
        <w:rPr>
          <w:rStyle w:val="NormalTok"/>
        </w:rPr>
        <w:t xml:space="preserve">(seq.om), </w:t>
      </w:r>
      <w:r>
        <w:rPr>
          <w:rStyle w:val="AttributeTok"/>
        </w:rPr>
        <w:t>k =</w:t>
      </w:r>
      <w:r>
        <w:rPr>
          <w:rStyle w:val="NormalTok"/>
        </w:rPr>
        <w:t xml:space="preserve"> </w:t>
      </w:r>
      <w:r>
        <w:rPr>
          <w:rStyle w:val="DecValTok"/>
        </w:rPr>
        <w:t>1</w:t>
      </w:r>
      <w:r>
        <w:rPr>
          <w:rStyle w:val="NormalTok"/>
        </w:rPr>
        <w:t>)</w:t>
      </w:r>
      <w:r>
        <w:br/>
      </w:r>
      <w:r>
        <w:rPr>
          <w:rStyle w:val="FunctionTok"/>
        </w:rPr>
        <w:t>seqIplot</w:t>
      </w:r>
      <w:r>
        <w:rPr>
          <w:rStyle w:val="NormalTok"/>
        </w:rPr>
        <w:t xml:space="preserve">(seq_obj, </w:t>
      </w:r>
      <w:r>
        <w:rPr>
          <w:rStyle w:val="AttributeTok"/>
        </w:rPr>
        <w:t>group =</w:t>
      </w:r>
      <w:r>
        <w:rPr>
          <w:rStyle w:val="NormalTok"/>
        </w:rPr>
        <w:t xml:space="preserve"> seq.part, </w:t>
      </w:r>
      <w:r>
        <w:rPr>
          <w:rStyle w:val="AttributeTok"/>
        </w:rPr>
        <w:t>sortv =</w:t>
      </w:r>
      <w:r>
        <w:rPr>
          <w:rStyle w:val="NormalTok"/>
        </w:rPr>
        <w:t xml:space="preserve"> ordre, </w:t>
      </w:r>
      <w:r>
        <w:rPr>
          <w:rStyle w:val="AttributeTok"/>
        </w:rPr>
        <w:t>space =</w:t>
      </w:r>
      <w:r>
        <w:rPr>
          <w:rStyle w:val="NormalTok"/>
        </w:rPr>
        <w:t xml:space="preserve"> </w:t>
      </w:r>
      <w:r>
        <w:rPr>
          <w:rStyle w:val="DecValTok"/>
        </w:rPr>
        <w:t>0</w:t>
      </w:r>
      <w:r>
        <w:rPr>
          <w:rStyle w:val="NormalTok"/>
        </w:rPr>
        <w:t xml:space="preserve">, </w:t>
      </w:r>
      <w:r>
        <w:rPr>
          <w:rStyle w:val="AttributeTok"/>
        </w:rPr>
        <w:t>border =</w:t>
      </w:r>
      <w:r>
        <w:rPr>
          <w:rStyle w:val="NormalTok"/>
        </w:rPr>
        <w:t xml:space="preserve"> </w:t>
      </w:r>
      <w:r>
        <w:rPr>
          <w:rStyle w:val="ConstantTok"/>
        </w:rPr>
        <w:t>NA</w:t>
      </w:r>
      <w:r>
        <w:rPr>
          <w:rStyle w:val="NormalTok"/>
        </w:rPr>
        <w:t xml:space="preserve">, </w:t>
      </w:r>
      <w:r>
        <w:rPr>
          <w:rStyle w:val="AttributeTok"/>
        </w:rPr>
        <w:t>yaxis =</w:t>
      </w:r>
      <w:r>
        <w:rPr>
          <w:rStyle w:val="NormalTok"/>
        </w:rPr>
        <w:t xml:space="preserve"> </w:t>
      </w:r>
      <w:r>
        <w:rPr>
          <w:rStyle w:val="ConstantTok"/>
        </w:rPr>
        <w:t>FALSE</w:t>
      </w:r>
      <w:r>
        <w:rPr>
          <w:rStyle w:val="NormalTok"/>
        </w:rPr>
        <w:t>)</w:t>
      </w:r>
    </w:p>
    <w:p w14:paraId="3376E545" w14:textId="77777777" w:rsidR="00022B71" w:rsidRDefault="005B112A">
      <w:pPr>
        <w:pStyle w:val="Titre1Car"/>
      </w:pPr>
      <w:r>
        <w:rPr>
          <w:noProof/>
        </w:rPr>
        <w:drawing>
          <wp:inline distT="0" distB="0" distL="0" distR="0" wp14:anchorId="6753AD61" wp14:editId="102F5CC0">
            <wp:extent cx="4620126" cy="3696101"/>
            <wp:effectExtent l="0" t="0" r="0" b="0"/>
            <wp:docPr id="476" name="Picture"/>
            <wp:cNvGraphicFramePr/>
            <a:graphic xmlns:a="http://schemas.openxmlformats.org/drawingml/2006/main">
              <a:graphicData uri="http://schemas.openxmlformats.org/drawingml/2006/picture">
                <pic:pic xmlns:pic="http://schemas.openxmlformats.org/drawingml/2006/picture">
                  <pic:nvPicPr>
                    <pic:cNvPr id="477" name="Picture" descr="C:/Users/HP/Desktop/Analyse_r-seaux-sociaux-et-transition-l-ge-adulte-Qu-bec/rapport/Rapport_files/figure-docx/unnamed-chunk-143-1.png"/>
                    <pic:cNvPicPr>
                      <a:picLocks noChangeAspect="1" noChangeArrowheads="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w:t>
      </w:r>
      <w:r>
        <w:t xml:space="preserve"> Classe 1 : Cette classe regroupe des individus qui accordent une forte importance aux responsabilités et à la finance dès les premières positions. Ensuite, ils continuent à valoriser, dans une moindre mesure, ces deux mêmes dimensions. Les décisions per</w:t>
      </w:r>
      <w:r>
        <w:t>sonnelles apparaissent plus rarement en deuxième position, et ne deviennent véritablement visibles qu’en dernière position. Cela reflète un profil où l’autonomie décisionnelle est reléguée au second plan, après les dimensions de gestion et d’engagement.</w:t>
      </w:r>
    </w:p>
    <w:p w14:paraId="73465BFC" w14:textId="77777777" w:rsidR="00022B71" w:rsidRDefault="005B112A">
      <w:pPr>
        <w:pStyle w:val="Corpsdetexte"/>
      </w:pPr>
      <w:r>
        <w:t>🔹</w:t>
      </w:r>
      <w:r>
        <w:t xml:space="preserve"> Classe 2 : Les individus de cette classe présentent un profil très structuré : ils placent en premier lieu l’indépendance financière, suivie de l’autonomie dans les décisions, puis de la prise de responsabilités. On observe ici une logique progressive où </w:t>
      </w:r>
      <w:r>
        <w:t>l’émancipation économique précède la capacité décisionnelle, elle-même précédant l’engagement en responsabilités.</w:t>
      </w:r>
    </w:p>
    <w:p w14:paraId="6D43BD2B" w14:textId="77777777" w:rsidR="00022B71" w:rsidRDefault="005B112A">
      <w:pPr>
        <w:pStyle w:val="Corpsdetexte"/>
      </w:pPr>
      <w:r>
        <w:t>🔹</w:t>
      </w:r>
      <w:r>
        <w:t xml:space="preserve"> Classe 3 : Cette classe est caractérisée par une priorité donnée aux décisions personnelles, en première position. Vient ensuite l’importan</w:t>
      </w:r>
      <w:r>
        <w:t>ce des responsabilités, suivie par une proportion modeste d’individus valorisant la finance. Contrairement à la classe 1, où la dimension décisionnelle est marginale, ici elle est au cœur des priorités. On y retrouve un profil presque inversé à celui de la</w:t>
      </w:r>
      <w:r>
        <w:t xml:space="preserve"> classe 1, mettant l’accent sur l’autonomie et le pouvoir d’agir avant les aspects matériels et structurels.</w:t>
      </w:r>
    </w:p>
    <w:p w14:paraId="5ABD06BE" w14:textId="77777777" w:rsidR="00022B71" w:rsidRDefault="005B112A">
      <w:pPr>
        <w:pStyle w:val="Titre2"/>
      </w:pPr>
      <w:bookmarkStart w:id="427" w:name="X122192df41dd03db322a392abd1f9102c8da506"/>
      <w:bookmarkStart w:id="428" w:name="_Toc209544928"/>
      <w:bookmarkEnd w:id="419"/>
      <w:bookmarkEnd w:id="425"/>
      <w:r>
        <w:t>Analyse de séquences des variables objectifs</w:t>
      </w:r>
      <w:bookmarkEnd w:id="428"/>
    </w:p>
    <w:p w14:paraId="20B88510" w14:textId="77777777" w:rsidR="00022B71" w:rsidRDefault="005B112A">
      <w:pPr>
        <w:pStyle w:val="En-ttedetabledesmatires"/>
      </w:pPr>
      <w:r>
        <w:rPr>
          <w:rStyle w:val="CommentTok"/>
        </w:rPr>
        <w:t xml:space="preserve"># Définir les nouvelles colonnes subjectives </w:t>
      </w:r>
      <w:r>
        <w:br/>
      </w:r>
      <w:r>
        <w:rPr>
          <w:rStyle w:val="NormalTok"/>
        </w:rPr>
        <w:t xml:space="preserve">subj_vars_nouvelles </w:t>
      </w:r>
      <w:r>
        <w:rPr>
          <w:rStyle w:val="OtherTok"/>
        </w:rPr>
        <w:t>&lt;-</w:t>
      </w:r>
      <w:r>
        <w:rPr>
          <w:rStyle w:val="NormalTok"/>
        </w:rPr>
        <w:t xml:space="preserve"> </w:t>
      </w:r>
      <w:r>
        <w:rPr>
          <w:rStyle w:val="FunctionTok"/>
        </w:rPr>
        <w:t>c</w:t>
      </w:r>
      <w:r>
        <w:rPr>
          <w:rStyle w:val="NormalTok"/>
        </w:rPr>
        <w:t>(</w:t>
      </w:r>
      <w:r>
        <w:rPr>
          <w:rStyle w:val="StringTok"/>
        </w:rPr>
        <w:t>"Importance_quiter_nid"</w:t>
      </w:r>
      <w:r>
        <w:rPr>
          <w:rStyle w:val="NormalTok"/>
        </w:rPr>
        <w:t xml:space="preserve">, </w:t>
      </w:r>
      <w:r>
        <w:br/>
      </w:r>
      <w:r>
        <w:rPr>
          <w:rStyle w:val="NormalTok"/>
        </w:rPr>
        <w:t xml:space="preserve">     </w:t>
      </w:r>
      <w:r>
        <w:rPr>
          <w:rStyle w:val="NormalTok"/>
        </w:rPr>
        <w:t xml:space="preserve">                     </w:t>
      </w:r>
      <w:r>
        <w:rPr>
          <w:rStyle w:val="StringTok"/>
        </w:rPr>
        <w:t>"Importance_emploi_TPL"</w:t>
      </w:r>
      <w:r>
        <w:rPr>
          <w:rStyle w:val="NormalTok"/>
        </w:rPr>
        <w:t xml:space="preserve">, </w:t>
      </w:r>
      <w:r>
        <w:br/>
      </w:r>
      <w:r>
        <w:rPr>
          <w:rStyle w:val="NormalTok"/>
        </w:rPr>
        <w:t xml:space="preserve">                          </w:t>
      </w:r>
      <w:r>
        <w:rPr>
          <w:rStyle w:val="StringTok"/>
        </w:rPr>
        <w:t>"Importance_vivre_en_couple"</w:t>
      </w:r>
      <w:r>
        <w:rPr>
          <w:rStyle w:val="NormalTok"/>
        </w:rPr>
        <w:t xml:space="preserve">, </w:t>
      </w:r>
      <w:r>
        <w:br/>
      </w:r>
      <w:r>
        <w:rPr>
          <w:rStyle w:val="NormalTok"/>
        </w:rPr>
        <w:t xml:space="preserve">                          </w:t>
      </w:r>
      <w:r>
        <w:rPr>
          <w:rStyle w:val="StringTok"/>
        </w:rPr>
        <w:t>"Importance_marie_1er_fois"</w:t>
      </w:r>
      <w:r>
        <w:rPr>
          <w:rStyle w:val="NormalTok"/>
        </w:rPr>
        <w:t xml:space="preserve">, </w:t>
      </w:r>
      <w:r>
        <w:br/>
      </w:r>
      <w:r>
        <w:rPr>
          <w:rStyle w:val="NormalTok"/>
        </w:rPr>
        <w:t xml:space="preserve">                          </w:t>
      </w:r>
      <w:r>
        <w:rPr>
          <w:rStyle w:val="StringTok"/>
        </w:rPr>
        <w:t>"Importance_parent_1er_fois"</w:t>
      </w:r>
      <w:r>
        <w:rPr>
          <w:rStyle w:val="NormalTok"/>
        </w:rPr>
        <w:t>)</w:t>
      </w:r>
      <w:r>
        <w:br/>
      </w:r>
      <w:r>
        <w:br/>
      </w:r>
      <w:r>
        <w:rPr>
          <w:rStyle w:val="CommentTok"/>
        </w:rPr>
        <w:t># Vérifier l'existence des colonnes dan</w:t>
      </w:r>
      <w:r>
        <w:rPr>
          <w:rStyle w:val="CommentTok"/>
        </w:rPr>
        <w:t>s data_P3_</w:t>
      </w:r>
      <w:r>
        <w:br/>
      </w:r>
      <w:r>
        <w:rPr>
          <w:rStyle w:val="ControlFlowTok"/>
        </w:rPr>
        <w:t>if</w:t>
      </w:r>
      <w:r>
        <w:rPr>
          <w:rStyle w:val="NormalTok"/>
        </w:rPr>
        <w:t xml:space="preserve"> (</w:t>
      </w:r>
      <w:r>
        <w:rPr>
          <w:rStyle w:val="SpecialCharTok"/>
        </w:rPr>
        <w:t>!</w:t>
      </w:r>
      <w:r>
        <w:rPr>
          <w:rStyle w:val="FunctionTok"/>
        </w:rPr>
        <w:t>all</w:t>
      </w:r>
      <w:r>
        <w:rPr>
          <w:rStyle w:val="NormalTok"/>
        </w:rPr>
        <w:t xml:space="preserve">(subj_vars_nouvelles </w:t>
      </w:r>
      <w:r>
        <w:rPr>
          <w:rStyle w:val="SpecialCharTok"/>
        </w:rPr>
        <w:t>%in%</w:t>
      </w:r>
      <w:r>
        <w:rPr>
          <w:rStyle w:val="NormalTok"/>
        </w:rPr>
        <w:t xml:space="preserve"> </w:t>
      </w:r>
      <w:r>
        <w:rPr>
          <w:rStyle w:val="FunctionTok"/>
        </w:rPr>
        <w:t>names</w:t>
      </w:r>
      <w:r>
        <w:rPr>
          <w:rStyle w:val="NormalTok"/>
        </w:rPr>
        <w:t>(data_P3_))) {</w:t>
      </w:r>
      <w:r>
        <w:br/>
      </w:r>
      <w:r>
        <w:rPr>
          <w:rStyle w:val="NormalTok"/>
        </w:rPr>
        <w:t xml:space="preserve">  </w:t>
      </w:r>
      <w:r>
        <w:rPr>
          <w:rStyle w:val="FunctionTok"/>
        </w:rPr>
        <w:t>stop</w:t>
      </w:r>
      <w:r>
        <w:rPr>
          <w:rStyle w:val="NormalTok"/>
        </w:rPr>
        <w:t>(</w:t>
      </w:r>
      <w:r>
        <w:rPr>
          <w:rStyle w:val="StringTok"/>
        </w:rPr>
        <w:t>"Certaines colonnes subjectives ne sont pas présentes dans data_P3_."</w:t>
      </w:r>
      <w:r>
        <w:rPr>
          <w:rStyle w:val="NormalTok"/>
        </w:rPr>
        <w:t>)</w:t>
      </w:r>
      <w:r>
        <w:br/>
      </w:r>
      <w:r>
        <w:rPr>
          <w:rStyle w:val="NormalTok"/>
        </w:rPr>
        <w:t>}</w:t>
      </w:r>
      <w:r>
        <w:br/>
      </w:r>
      <w:r>
        <w:br/>
      </w:r>
      <w:r>
        <w:rPr>
          <w:rStyle w:val="CommentTok"/>
        </w:rPr>
        <w:t># S'assurer que les colonnes sont numériques</w:t>
      </w:r>
      <w:r>
        <w:br/>
      </w:r>
      <w:r>
        <w:rPr>
          <w:rStyle w:val="NormalTok"/>
        </w:rPr>
        <w:t xml:space="preserve">data_P3_[, subj_vars_nouvelles] </w:t>
      </w:r>
      <w:r>
        <w:rPr>
          <w:rStyle w:val="OtherTok"/>
        </w:rPr>
        <w:t>&lt;-</w:t>
      </w:r>
      <w:r>
        <w:rPr>
          <w:rStyle w:val="NormalTok"/>
        </w:rPr>
        <w:t xml:space="preserve"> </w:t>
      </w:r>
      <w:r>
        <w:rPr>
          <w:rStyle w:val="FunctionTok"/>
        </w:rPr>
        <w:t>lapply</w:t>
      </w:r>
      <w:r>
        <w:rPr>
          <w:rStyle w:val="NormalTok"/>
        </w:rPr>
        <w:t xml:space="preserve">(data_P3_[, subj_vars_nouvelles], </w:t>
      </w:r>
      <w:r>
        <w:rPr>
          <w:rStyle w:val="ControlFlowTok"/>
        </w:rPr>
        <w:t>function</w:t>
      </w:r>
      <w:r>
        <w:rPr>
          <w:rStyle w:val="NormalTok"/>
        </w:rPr>
        <w:t xml:space="preserve">(x) </w:t>
      </w:r>
      <w:r>
        <w:rPr>
          <w:rStyle w:val="FunctionTok"/>
        </w:rPr>
        <w:t>as.numeric</w:t>
      </w:r>
      <w:r>
        <w:rPr>
          <w:rStyle w:val="NormalTok"/>
        </w:rPr>
        <w:t>(</w:t>
      </w:r>
      <w:r>
        <w:rPr>
          <w:rStyle w:val="FunctionTok"/>
        </w:rPr>
        <w:t>as.character</w:t>
      </w:r>
      <w:r>
        <w:rPr>
          <w:rStyle w:val="NormalTok"/>
        </w:rPr>
        <w:t>(x)))</w:t>
      </w:r>
      <w:r>
        <w:br/>
      </w:r>
      <w:r>
        <w:br/>
      </w:r>
      <w:r>
        <w:rPr>
          <w:rStyle w:val="CommentTok"/>
        </w:rPr>
        <w:t># Fonction pour trier les noms des variables selon les règles demandées</w:t>
      </w:r>
      <w:r>
        <w:br/>
      </w:r>
      <w:r>
        <w:rPr>
          <w:rStyle w:val="NormalTok"/>
        </w:rPr>
        <w:t xml:space="preserve">ordonner_par_valeur_et_nom </w:t>
      </w:r>
      <w:r>
        <w:rPr>
          <w:rStyle w:val="OtherTok"/>
        </w:rPr>
        <w:t>&lt;-</w:t>
      </w:r>
      <w:r>
        <w:rPr>
          <w:rStyle w:val="NormalTok"/>
        </w:rPr>
        <w:t xml:space="preserve"> </w:t>
      </w:r>
      <w:r>
        <w:rPr>
          <w:rStyle w:val="ControlFlowTok"/>
        </w:rPr>
        <w:t>function</w:t>
      </w:r>
      <w:r>
        <w:rPr>
          <w:rStyle w:val="NormalTok"/>
        </w:rPr>
        <w:t>(x) {</w:t>
      </w:r>
      <w:r>
        <w:br/>
      </w:r>
      <w:r>
        <w:rPr>
          <w:rStyle w:val="NormalTok"/>
        </w:rPr>
        <w:t xml:space="preserve">  valeurs </w:t>
      </w:r>
      <w:r>
        <w:rPr>
          <w:rStyle w:val="OtherTok"/>
        </w:rPr>
        <w:t>&lt;-</w:t>
      </w:r>
      <w:r>
        <w:rPr>
          <w:rStyle w:val="NormalTok"/>
        </w:rPr>
        <w:t xml:space="preserve"> </w:t>
      </w:r>
      <w:r>
        <w:rPr>
          <w:rStyle w:val="FunctionTok"/>
        </w:rPr>
        <w:t>as.numeric</w:t>
      </w:r>
      <w:r>
        <w:rPr>
          <w:rStyle w:val="NormalTok"/>
        </w:rPr>
        <w:t>(x)</w:t>
      </w:r>
      <w:r>
        <w:br/>
      </w:r>
      <w:r>
        <w:rPr>
          <w:rStyle w:val="NormalTok"/>
        </w:rPr>
        <w:t xml:space="preserve">  noms </w:t>
      </w:r>
      <w:r>
        <w:rPr>
          <w:rStyle w:val="OtherTok"/>
        </w:rPr>
        <w:t>&lt;-</w:t>
      </w:r>
      <w:r>
        <w:rPr>
          <w:rStyle w:val="NormalTok"/>
        </w:rPr>
        <w:t xml:space="preserve"> </w:t>
      </w:r>
      <w:r>
        <w:rPr>
          <w:rStyle w:val="FunctionTok"/>
        </w:rPr>
        <w:t>names</w:t>
      </w:r>
      <w:r>
        <w:rPr>
          <w:rStyle w:val="NormalTok"/>
        </w:rPr>
        <w:t>(x)</w:t>
      </w:r>
      <w:r>
        <w:br/>
      </w:r>
      <w:r>
        <w:rPr>
          <w:rStyle w:val="NormalTok"/>
        </w:rPr>
        <w:t xml:space="preserve">  </w:t>
      </w:r>
      <w:r>
        <w:br/>
      </w:r>
      <w:r>
        <w:rPr>
          <w:rStyle w:val="NormalTok"/>
        </w:rPr>
        <w:t xml:space="preserve">  </w:t>
      </w:r>
      <w:r>
        <w:rPr>
          <w:rStyle w:val="CommentTok"/>
        </w:rPr>
        <w:t># Trier en or</w:t>
      </w:r>
      <w:r>
        <w:rPr>
          <w:rStyle w:val="CommentTok"/>
        </w:rPr>
        <w:t>dre décroissant de valeur, puis alphabétique</w:t>
      </w:r>
      <w:r>
        <w:br/>
      </w:r>
      <w:r>
        <w:rPr>
          <w:rStyle w:val="NormalTok"/>
        </w:rPr>
        <w:t xml:space="preserve">  classement </w:t>
      </w:r>
      <w:r>
        <w:rPr>
          <w:rStyle w:val="OtherTok"/>
        </w:rPr>
        <w:t>&lt;-</w:t>
      </w:r>
      <w:r>
        <w:rPr>
          <w:rStyle w:val="NormalTok"/>
        </w:rPr>
        <w:t xml:space="preserve"> noms[</w:t>
      </w:r>
      <w:r>
        <w:rPr>
          <w:rStyle w:val="FunctionTok"/>
        </w:rPr>
        <w:t>order</w:t>
      </w:r>
      <w:r>
        <w:rPr>
          <w:rStyle w:val="NormalTok"/>
        </w:rPr>
        <w:t>(</w:t>
      </w:r>
      <w:r>
        <w:rPr>
          <w:rStyle w:val="SpecialCharTok"/>
        </w:rPr>
        <w:t>-</w:t>
      </w:r>
      <w:r>
        <w:rPr>
          <w:rStyle w:val="NormalTok"/>
        </w:rPr>
        <w:t>valeurs, noms)]</w:t>
      </w:r>
      <w:r>
        <w:br/>
      </w:r>
      <w:r>
        <w:rPr>
          <w:rStyle w:val="NormalTok"/>
        </w:rPr>
        <w:t xml:space="preserve">  </w:t>
      </w:r>
      <w:r>
        <w:br/>
      </w:r>
      <w:r>
        <w:rPr>
          <w:rStyle w:val="NormalTok"/>
        </w:rPr>
        <w:t xml:space="preserve">  </w:t>
      </w:r>
      <w:r>
        <w:rPr>
          <w:rStyle w:val="FunctionTok"/>
        </w:rPr>
        <w:t>paste</w:t>
      </w:r>
      <w:r>
        <w:rPr>
          <w:rStyle w:val="NormalTok"/>
        </w:rPr>
        <w:t xml:space="preserve">(classement, </w:t>
      </w:r>
      <w:r>
        <w:rPr>
          <w:rStyle w:val="AttributeTok"/>
        </w:rPr>
        <w:t>collapse =</w:t>
      </w:r>
      <w:r>
        <w:rPr>
          <w:rStyle w:val="NormalTok"/>
        </w:rPr>
        <w:t xml:space="preserve"> </w:t>
      </w:r>
      <w:r>
        <w:rPr>
          <w:rStyle w:val="StringTok"/>
        </w:rPr>
        <w:t>" | "</w:t>
      </w:r>
      <w:r>
        <w:rPr>
          <w:rStyle w:val="NormalTok"/>
        </w:rPr>
        <w:t xml:space="preserve">)  </w:t>
      </w:r>
      <w:r>
        <w:rPr>
          <w:rStyle w:val="CommentTok"/>
        </w:rPr>
        <w:t># tu peux changer le séparateur si tu veux</w:t>
      </w:r>
      <w:r>
        <w:br/>
      </w:r>
      <w:r>
        <w:rPr>
          <w:rStyle w:val="NormalTok"/>
        </w:rPr>
        <w:t>}</w:t>
      </w:r>
      <w:r>
        <w:br/>
      </w:r>
      <w:r>
        <w:br/>
      </w:r>
      <w:r>
        <w:rPr>
          <w:rStyle w:val="CommentTok"/>
        </w:rPr>
        <w:t># Appliquer la fonction ligne par ligne</w:t>
      </w:r>
      <w:r>
        <w:br/>
      </w:r>
      <w:r>
        <w:rPr>
          <w:rStyle w:val="NormalTok"/>
        </w:rPr>
        <w:t>data_P3_</w:t>
      </w:r>
      <w:r>
        <w:rPr>
          <w:rStyle w:val="SpecialCharTok"/>
        </w:rPr>
        <w:t>$</w:t>
      </w:r>
      <w:r>
        <w:rPr>
          <w:rStyle w:val="NormalTok"/>
        </w:rPr>
        <w:t xml:space="preserve">Marqueurs_ordonnés_obj </w:t>
      </w:r>
      <w:r>
        <w:rPr>
          <w:rStyle w:val="OtherTok"/>
        </w:rPr>
        <w:t>&lt;-</w:t>
      </w:r>
      <w:r>
        <w:rPr>
          <w:rStyle w:val="NormalTok"/>
        </w:rPr>
        <w:t xml:space="preserve"> </w:t>
      </w:r>
      <w:r>
        <w:rPr>
          <w:rStyle w:val="FunctionTok"/>
        </w:rPr>
        <w:t>appl</w:t>
      </w:r>
      <w:r>
        <w:rPr>
          <w:rStyle w:val="FunctionTok"/>
        </w:rPr>
        <w:t>y</w:t>
      </w:r>
      <w:r>
        <w:rPr>
          <w:rStyle w:val="NormalTok"/>
        </w:rPr>
        <w:t xml:space="preserve">(data_P3_[, subj_vars_nouvelles], </w:t>
      </w:r>
      <w:r>
        <w:rPr>
          <w:rStyle w:val="DecValTok"/>
        </w:rPr>
        <w:t>1</w:t>
      </w:r>
      <w:r>
        <w:rPr>
          <w:rStyle w:val="NormalTok"/>
        </w:rPr>
        <w:t>, ordonner_par_valeur_et_nom)</w:t>
      </w:r>
      <w:r>
        <w:br/>
      </w:r>
      <w:r>
        <w:br/>
      </w:r>
      <w:r>
        <w:rPr>
          <w:rStyle w:val="CommentTok"/>
        </w:rPr>
        <w:t># Aperçu des résultats</w:t>
      </w:r>
      <w:r>
        <w:br/>
      </w:r>
      <w:r>
        <w:rPr>
          <w:rStyle w:val="CommentTok"/>
        </w:rPr>
        <w:t>#View(data_P3_[, c(subj_vars_nouvelles, "Marqueurs_ordonnés_obj")])</w:t>
      </w:r>
    </w:p>
    <w:p w14:paraId="61D568B7" w14:textId="77777777" w:rsidR="00022B71" w:rsidRDefault="005B112A">
      <w:pPr>
        <w:pStyle w:val="En-ttedetabledesmatires"/>
      </w:pPr>
      <w:r>
        <w:rPr>
          <w:rStyle w:val="CommentTok"/>
        </w:rPr>
        <w:t># Charger les packages nécessaires</w:t>
      </w:r>
      <w:r>
        <w:br/>
      </w:r>
      <w:r>
        <w:rPr>
          <w:rStyle w:val="FunctionTok"/>
        </w:rPr>
        <w:t>library</w:t>
      </w:r>
      <w:r>
        <w:rPr>
          <w:rStyle w:val="NormalTok"/>
        </w:rPr>
        <w:t>(dplyr)</w:t>
      </w:r>
      <w:r>
        <w:br/>
      </w:r>
      <w:r>
        <w:br/>
      </w:r>
      <w:r>
        <w:rPr>
          <w:rStyle w:val="CommentTok"/>
        </w:rPr>
        <w:t># Vecteur des nouvelles variables subjectives</w:t>
      </w:r>
      <w:r>
        <w:br/>
      </w:r>
      <w:r>
        <w:rPr>
          <w:rStyle w:val="NormalTok"/>
        </w:rPr>
        <w:t xml:space="preserve">new_vars </w:t>
      </w:r>
      <w:r>
        <w:rPr>
          <w:rStyle w:val="OtherTok"/>
        </w:rPr>
        <w:t>&lt;-</w:t>
      </w:r>
      <w:r>
        <w:rPr>
          <w:rStyle w:val="NormalTok"/>
        </w:rPr>
        <w:t xml:space="preserve"> </w:t>
      </w:r>
      <w:r>
        <w:rPr>
          <w:rStyle w:val="FunctionTok"/>
        </w:rPr>
        <w:t>c</w:t>
      </w:r>
      <w:r>
        <w:rPr>
          <w:rStyle w:val="NormalTok"/>
        </w:rPr>
        <w:t>(</w:t>
      </w:r>
      <w:r>
        <w:rPr>
          <w:rStyle w:val="StringTok"/>
        </w:rPr>
        <w:t>"Importance_quiter_nid"</w:t>
      </w:r>
      <w:r>
        <w:rPr>
          <w:rStyle w:val="NormalTok"/>
        </w:rPr>
        <w:t xml:space="preserve">, </w:t>
      </w:r>
      <w:r>
        <w:br/>
      </w:r>
      <w:r>
        <w:rPr>
          <w:rStyle w:val="NormalTok"/>
        </w:rPr>
        <w:t xml:space="preserve">              </w:t>
      </w:r>
      <w:r>
        <w:rPr>
          <w:rStyle w:val="StringTok"/>
        </w:rPr>
        <w:t>"Importance_emploi_TPL"</w:t>
      </w:r>
      <w:r>
        <w:rPr>
          <w:rStyle w:val="NormalTok"/>
        </w:rPr>
        <w:t xml:space="preserve">, </w:t>
      </w:r>
      <w:r>
        <w:br/>
      </w:r>
      <w:r>
        <w:rPr>
          <w:rStyle w:val="NormalTok"/>
        </w:rPr>
        <w:t xml:space="preserve">              </w:t>
      </w:r>
      <w:r>
        <w:rPr>
          <w:rStyle w:val="StringTok"/>
        </w:rPr>
        <w:t>"Importance_vivre_en_couple"</w:t>
      </w:r>
      <w:r>
        <w:rPr>
          <w:rStyle w:val="NormalTok"/>
        </w:rPr>
        <w:t xml:space="preserve">, </w:t>
      </w:r>
      <w:r>
        <w:br/>
      </w:r>
      <w:r>
        <w:rPr>
          <w:rStyle w:val="NormalTok"/>
        </w:rPr>
        <w:t xml:space="preserve">              </w:t>
      </w:r>
      <w:r>
        <w:rPr>
          <w:rStyle w:val="StringTok"/>
        </w:rPr>
        <w:t>"Importance_marie_1er_fois"</w:t>
      </w:r>
      <w:r>
        <w:rPr>
          <w:rStyle w:val="NormalTok"/>
        </w:rPr>
        <w:t xml:space="preserve">, </w:t>
      </w:r>
      <w:r>
        <w:br/>
      </w:r>
      <w:r>
        <w:rPr>
          <w:rStyle w:val="NormalTok"/>
        </w:rPr>
        <w:t xml:space="preserve">              </w:t>
      </w:r>
      <w:r>
        <w:rPr>
          <w:rStyle w:val="StringTok"/>
        </w:rPr>
        <w:t>"Importance_parent_1er_fois</w:t>
      </w:r>
      <w:r>
        <w:rPr>
          <w:rStyle w:val="StringTok"/>
        </w:rPr>
        <w:t>"</w:t>
      </w:r>
      <w:r>
        <w:rPr>
          <w:rStyle w:val="NormalTok"/>
        </w:rPr>
        <w:t>)</w:t>
      </w:r>
      <w:r>
        <w:br/>
      </w:r>
      <w:r>
        <w:br/>
      </w:r>
      <w:r>
        <w:rPr>
          <w:rStyle w:val="CommentTok"/>
        </w:rPr>
        <w:t># Générer toutes les permutations possibles</w:t>
      </w:r>
      <w:r>
        <w:br/>
      </w:r>
      <w:r>
        <w:rPr>
          <w:rStyle w:val="NormalTok"/>
        </w:rPr>
        <w:t xml:space="preserve">combinaisons_all </w:t>
      </w:r>
      <w:r>
        <w:rPr>
          <w:rStyle w:val="OtherTok"/>
        </w:rPr>
        <w:t>&lt;-</w:t>
      </w:r>
      <w:r>
        <w:rPr>
          <w:rStyle w:val="NormalTok"/>
        </w:rPr>
        <w:t xml:space="preserve"> gtools</w:t>
      </w:r>
      <w:r>
        <w:rPr>
          <w:rStyle w:val="SpecialCharTok"/>
        </w:rPr>
        <w:t>::</w:t>
      </w:r>
      <w:r>
        <w:rPr>
          <w:rStyle w:val="FunctionTok"/>
        </w:rPr>
        <w:t>permutations</w:t>
      </w:r>
      <w:r>
        <w:rPr>
          <w:rStyle w:val="NormalTok"/>
        </w:rPr>
        <w:t>(</w:t>
      </w:r>
      <w:r>
        <w:rPr>
          <w:rStyle w:val="AttributeTok"/>
        </w:rPr>
        <w:t>n =</w:t>
      </w:r>
      <w:r>
        <w:rPr>
          <w:rStyle w:val="NormalTok"/>
        </w:rPr>
        <w:t xml:space="preserve"> </w:t>
      </w:r>
      <w:r>
        <w:rPr>
          <w:rStyle w:val="FunctionTok"/>
        </w:rPr>
        <w:t>length</w:t>
      </w:r>
      <w:r>
        <w:rPr>
          <w:rStyle w:val="NormalTok"/>
        </w:rPr>
        <w:t xml:space="preserve">(new_vars), </w:t>
      </w:r>
      <w:r>
        <w:rPr>
          <w:rStyle w:val="AttributeTok"/>
        </w:rPr>
        <w:t>r =</w:t>
      </w:r>
      <w:r>
        <w:rPr>
          <w:rStyle w:val="NormalTok"/>
        </w:rPr>
        <w:t xml:space="preserve"> </w:t>
      </w:r>
      <w:r>
        <w:rPr>
          <w:rStyle w:val="FunctionTok"/>
        </w:rPr>
        <w:t>length</w:t>
      </w:r>
      <w:r>
        <w:rPr>
          <w:rStyle w:val="NormalTok"/>
        </w:rPr>
        <w:t xml:space="preserve">(new_vars), </w:t>
      </w:r>
      <w:r>
        <w:rPr>
          <w:rStyle w:val="AttributeTok"/>
        </w:rPr>
        <w:t>v =</w:t>
      </w:r>
      <w:r>
        <w:rPr>
          <w:rStyle w:val="NormalTok"/>
        </w:rPr>
        <w:t xml:space="preserve"> new_vars)</w:t>
      </w:r>
      <w:r>
        <w:br/>
      </w:r>
      <w:r>
        <w:br/>
      </w:r>
      <w:r>
        <w:rPr>
          <w:rStyle w:val="CommentTok"/>
        </w:rPr>
        <w:t># Coller les combinaisons sous forme de chaînes</w:t>
      </w:r>
      <w:r>
        <w:br/>
      </w:r>
      <w:r>
        <w:rPr>
          <w:rStyle w:val="NormalTok"/>
        </w:rPr>
        <w:t xml:space="preserve">combinaisons_chr </w:t>
      </w:r>
      <w:r>
        <w:rPr>
          <w:rStyle w:val="OtherTok"/>
        </w:rPr>
        <w:t>&lt;-</w:t>
      </w:r>
      <w:r>
        <w:rPr>
          <w:rStyle w:val="NormalTok"/>
        </w:rPr>
        <w:t xml:space="preserve"> </w:t>
      </w:r>
      <w:r>
        <w:rPr>
          <w:rStyle w:val="FunctionTok"/>
        </w:rPr>
        <w:t>apply</w:t>
      </w:r>
      <w:r>
        <w:rPr>
          <w:rStyle w:val="NormalTok"/>
        </w:rPr>
        <w:t xml:space="preserve">(combinaisons_all, </w:t>
      </w:r>
      <w:r>
        <w:rPr>
          <w:rStyle w:val="DecValTok"/>
        </w:rPr>
        <w:t>1</w:t>
      </w:r>
      <w:r>
        <w:rPr>
          <w:rStyle w:val="NormalTok"/>
        </w:rPr>
        <w:t xml:space="preserve">, </w:t>
      </w:r>
      <w:r>
        <w:rPr>
          <w:rStyle w:val="ControlFlowTok"/>
        </w:rPr>
        <w:t>function</w:t>
      </w:r>
      <w:r>
        <w:rPr>
          <w:rStyle w:val="NormalTok"/>
        </w:rPr>
        <w:t xml:space="preserve">(x) </w:t>
      </w:r>
      <w:r>
        <w:rPr>
          <w:rStyle w:val="FunctionTok"/>
        </w:rPr>
        <w:t>p</w:t>
      </w:r>
      <w:r>
        <w:rPr>
          <w:rStyle w:val="FunctionTok"/>
        </w:rPr>
        <w:t>aste</w:t>
      </w:r>
      <w:r>
        <w:rPr>
          <w:rStyle w:val="NormalTok"/>
        </w:rPr>
        <w:t xml:space="preserve">(x, </w:t>
      </w:r>
      <w:r>
        <w:rPr>
          <w:rStyle w:val="AttributeTok"/>
        </w:rPr>
        <w:t>collapse =</w:t>
      </w:r>
      <w:r>
        <w:rPr>
          <w:rStyle w:val="NormalTok"/>
        </w:rPr>
        <w:t xml:space="preserve"> </w:t>
      </w:r>
      <w:r>
        <w:rPr>
          <w:rStyle w:val="StringTok"/>
        </w:rPr>
        <w:t>" | "</w:t>
      </w:r>
      <w:r>
        <w:rPr>
          <w:rStyle w:val="NormalTok"/>
        </w:rPr>
        <w:t>))</w:t>
      </w:r>
      <w:r>
        <w:br/>
      </w:r>
      <w:r>
        <w:br/>
      </w:r>
      <w:r>
        <w:rPr>
          <w:rStyle w:val="CommentTok"/>
        </w:rPr>
        <w:t># Créer une data frame avec ID</w:t>
      </w:r>
      <w:r>
        <w:br/>
      </w:r>
      <w:r>
        <w:rPr>
          <w:rStyle w:val="NormalTok"/>
        </w:rPr>
        <w:t xml:space="preserve">df_nouvelles_combinaisons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ID_combinaison =</w:t>
      </w:r>
      <w:r>
        <w:rPr>
          <w:rStyle w:val="NormalTok"/>
        </w:rPr>
        <w:t xml:space="preserve"> </w:t>
      </w:r>
      <w:r>
        <w:rPr>
          <w:rStyle w:val="DecValTok"/>
        </w:rPr>
        <w:t>1</w:t>
      </w:r>
      <w:r>
        <w:rPr>
          <w:rStyle w:val="SpecialCharTok"/>
        </w:rPr>
        <w:t>:</w:t>
      </w:r>
      <w:r>
        <w:rPr>
          <w:rStyle w:val="FunctionTok"/>
        </w:rPr>
        <w:t>length</w:t>
      </w:r>
      <w:r>
        <w:rPr>
          <w:rStyle w:val="NormalTok"/>
        </w:rPr>
        <w:t>(combinaisons_chr),</w:t>
      </w:r>
      <w:r>
        <w:br/>
      </w:r>
      <w:r>
        <w:rPr>
          <w:rStyle w:val="NormalTok"/>
        </w:rPr>
        <w:t xml:space="preserve">  </w:t>
      </w:r>
      <w:r>
        <w:rPr>
          <w:rStyle w:val="AttributeTok"/>
        </w:rPr>
        <w:t>Combinaison =</w:t>
      </w:r>
      <w:r>
        <w:rPr>
          <w:rStyle w:val="NormalTok"/>
        </w:rPr>
        <w:t xml:space="preserve"> combinaisons_chr</w:t>
      </w:r>
      <w:r>
        <w:br/>
      </w:r>
      <w:r>
        <w:rPr>
          <w:rStyle w:val="NormalTok"/>
        </w:rPr>
        <w:t>)</w:t>
      </w:r>
      <w:r>
        <w:br/>
      </w:r>
      <w:r>
        <w:br/>
      </w:r>
      <w:r>
        <w:rPr>
          <w:rStyle w:val="CommentTok"/>
        </w:rPr>
        <w:t># Afficher</w:t>
      </w:r>
      <w:r>
        <w:br/>
      </w:r>
      <w:r>
        <w:rPr>
          <w:rStyle w:val="CommentTok"/>
        </w:rPr>
        <w:t>#View(df_nouvelles_combinaisons)</w:t>
      </w:r>
    </w:p>
    <w:p w14:paraId="531F0D45" w14:textId="77777777" w:rsidR="00022B71" w:rsidRDefault="005B112A">
      <w:pPr>
        <w:pStyle w:val="En-ttedetabledesmatires"/>
      </w:pPr>
      <w:r>
        <w:rPr>
          <w:rStyle w:val="CommentTok"/>
        </w:rPr>
        <w:t># Associer les ID de combinaison à chaque ligne de data_P3_</w:t>
      </w:r>
      <w:r>
        <w:br/>
      </w:r>
      <w:r>
        <w:rPr>
          <w:rStyle w:val="NormalTok"/>
        </w:rPr>
        <w:t>data_P3_</w:t>
      </w:r>
      <w:r>
        <w:rPr>
          <w:rStyle w:val="SpecialCharTok"/>
        </w:rPr>
        <w:t>$</w:t>
      </w:r>
      <w:r>
        <w:rPr>
          <w:rStyle w:val="NormalTok"/>
        </w:rPr>
        <w:t xml:space="preserve">Marqueurs_obj </w:t>
      </w:r>
      <w:r>
        <w:rPr>
          <w:rStyle w:val="OtherTok"/>
        </w:rPr>
        <w:t>&lt;-</w:t>
      </w:r>
      <w:r>
        <w:rPr>
          <w:rStyle w:val="NormalTok"/>
        </w:rPr>
        <w:t xml:space="preserve"> </w:t>
      </w:r>
      <w:r>
        <w:rPr>
          <w:rStyle w:val="FunctionTok"/>
        </w:rPr>
        <w:t>sapply</w:t>
      </w:r>
      <w:r>
        <w:rPr>
          <w:rStyle w:val="NormalTok"/>
        </w:rPr>
        <w:t>(data_P3_</w:t>
      </w:r>
      <w:r>
        <w:rPr>
          <w:rStyle w:val="SpecialCharTok"/>
        </w:rPr>
        <w:t>$</w:t>
      </w:r>
      <w:r>
        <w:rPr>
          <w:rStyle w:val="NormalTok"/>
        </w:rPr>
        <w:t xml:space="preserve">Marqueurs_ordonnés_obj, </w:t>
      </w:r>
      <w:r>
        <w:rPr>
          <w:rStyle w:val="ControlFlowTok"/>
        </w:rPr>
        <w:t>function</w:t>
      </w:r>
      <w:r>
        <w:rPr>
          <w:rStyle w:val="NormalTok"/>
        </w:rPr>
        <w:t>(x) {</w:t>
      </w:r>
      <w:r>
        <w:br/>
      </w:r>
      <w:r>
        <w:rPr>
          <w:rStyle w:val="NormalTok"/>
        </w:rPr>
        <w:t xml:space="preserve">  match_index </w:t>
      </w:r>
      <w:r>
        <w:rPr>
          <w:rStyle w:val="OtherTok"/>
        </w:rPr>
        <w:t>&lt;-</w:t>
      </w:r>
      <w:r>
        <w:rPr>
          <w:rStyle w:val="NormalTok"/>
        </w:rPr>
        <w:t xml:space="preserve"> </w:t>
      </w:r>
      <w:r>
        <w:rPr>
          <w:rStyle w:val="FunctionTok"/>
        </w:rPr>
        <w:t>match</w:t>
      </w:r>
      <w:r>
        <w:rPr>
          <w:rStyle w:val="NormalTok"/>
        </w:rPr>
        <w:t>(x, df_nouvelles_combinaisons</w:t>
      </w:r>
      <w:r>
        <w:rPr>
          <w:rStyle w:val="SpecialCharTok"/>
        </w:rPr>
        <w:t>$</w:t>
      </w:r>
      <w:r>
        <w:rPr>
          <w:rStyle w:val="NormalTok"/>
        </w:rPr>
        <w:t>Combinaison)</w:t>
      </w:r>
      <w:r>
        <w:br/>
      </w:r>
      <w:r>
        <w:rPr>
          <w:rStyle w:val="NormalTok"/>
        </w:rPr>
        <w:t xml:space="preserve">  </w:t>
      </w:r>
      <w:r>
        <w:rPr>
          <w:rStyle w:val="ControlFlowTok"/>
        </w:rPr>
        <w:t>if</w:t>
      </w:r>
      <w:r>
        <w:rPr>
          <w:rStyle w:val="NormalTok"/>
        </w:rPr>
        <w:t xml:space="preserve"> (</w:t>
      </w:r>
      <w:r>
        <w:rPr>
          <w:rStyle w:val="SpecialCharTok"/>
        </w:rPr>
        <w:t>!</w:t>
      </w:r>
      <w:r>
        <w:rPr>
          <w:rStyle w:val="FunctionTok"/>
        </w:rPr>
        <w:t>is.na</w:t>
      </w:r>
      <w:r>
        <w:rPr>
          <w:rStyle w:val="NormalTok"/>
        </w:rPr>
        <w:t>(match_index)) {</w:t>
      </w:r>
      <w:r>
        <w:br/>
      </w:r>
      <w:r>
        <w:rPr>
          <w:rStyle w:val="NormalTok"/>
        </w:rPr>
        <w:t xml:space="preserve">    </w:t>
      </w:r>
      <w:r>
        <w:rPr>
          <w:rStyle w:val="FunctionTok"/>
        </w:rPr>
        <w:t>return</w:t>
      </w:r>
      <w:r>
        <w:rPr>
          <w:rStyle w:val="NormalTok"/>
        </w:rPr>
        <w:t>(df_nouvelle</w:t>
      </w:r>
      <w:r>
        <w:rPr>
          <w:rStyle w:val="NormalTok"/>
        </w:rPr>
        <w:t>s_combinaisons</w:t>
      </w:r>
      <w:r>
        <w:rPr>
          <w:rStyle w:val="SpecialCharTok"/>
        </w:rPr>
        <w:t>$</w:t>
      </w:r>
      <w:r>
        <w:rPr>
          <w:rStyle w:val="NormalTok"/>
        </w:rPr>
        <w:t>ID_combinaison[match_index])</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ConstantTok"/>
        </w:rPr>
        <w:t>NA</w:t>
      </w:r>
      <w:r>
        <w:rPr>
          <w:rStyle w:val="NormalTok"/>
        </w:rPr>
        <w:t xml:space="preserve">)  </w:t>
      </w:r>
      <w:r>
        <w:rPr>
          <w:rStyle w:val="CommentTok"/>
        </w:rPr>
        <w:t># Si aucune correspondance trouvée</w:t>
      </w:r>
      <w:r>
        <w:br/>
      </w:r>
      <w:r>
        <w:rPr>
          <w:rStyle w:val="NormalTok"/>
        </w:rPr>
        <w:t xml:space="preserve">  }</w:t>
      </w:r>
      <w:r>
        <w:br/>
      </w:r>
      <w:r>
        <w:rPr>
          <w:rStyle w:val="NormalTok"/>
        </w:rPr>
        <w:t>})</w:t>
      </w:r>
      <w:r>
        <w:br/>
      </w:r>
      <w:r>
        <w:br/>
      </w:r>
      <w:r>
        <w:rPr>
          <w:rStyle w:val="CommentTok"/>
        </w:rPr>
        <w:t># Vérification rapide des correspondances</w:t>
      </w:r>
      <w:r>
        <w:br/>
      </w:r>
      <w:r>
        <w:rPr>
          <w:rStyle w:val="CommentTok"/>
        </w:rPr>
        <w:t>#table(data_P3_$Marqueurs_obj, useNA = "ifany")</w:t>
      </w:r>
      <w:r>
        <w:br/>
      </w:r>
      <w:r>
        <w:br/>
      </w:r>
      <w:r>
        <w:rPr>
          <w:rStyle w:val="CommentTok"/>
        </w:rPr>
        <w:t># Affichage des résultats</w:t>
      </w:r>
      <w:r>
        <w:br/>
      </w:r>
      <w:r>
        <w:rPr>
          <w:rStyle w:val="CommentTok"/>
        </w:rPr>
        <w:t>#View(data_P3_[, c("Marqu</w:t>
      </w:r>
      <w:r>
        <w:rPr>
          <w:rStyle w:val="CommentTok"/>
        </w:rPr>
        <w:t>eurs_ordonnés_obj", "Marqueurs_obj")])</w:t>
      </w:r>
      <w:r>
        <w:br/>
      </w:r>
      <w:r>
        <w:br/>
      </w:r>
      <w:r>
        <w:rPr>
          <w:rStyle w:val="CommentTok"/>
        </w:rPr>
        <w:t>#table(data_P3_$Marqueurs_obj, useNA = "ifany")</w:t>
      </w:r>
    </w:p>
    <w:p w14:paraId="694CF345" w14:textId="77777777" w:rsidR="00022B71" w:rsidRDefault="005B112A">
      <w:pPr>
        <w:pStyle w:val="En-ttedetabledesmatires"/>
      </w:pPr>
      <w:r>
        <w:rPr>
          <w:rStyle w:val="CommentTok"/>
        </w:rPr>
        <w:t># Sélectionner uniquement les colonnes souhaitées</w:t>
      </w:r>
      <w:r>
        <w:br/>
      </w:r>
      <w:r>
        <w:rPr>
          <w:rStyle w:val="NormalTok"/>
        </w:rPr>
        <w:t xml:space="preserve">df_verif </w:t>
      </w:r>
      <w:r>
        <w:rPr>
          <w:rStyle w:val="OtherTok"/>
        </w:rPr>
        <w:t>&lt;-</w:t>
      </w:r>
      <w:r>
        <w:rPr>
          <w:rStyle w:val="NormalTok"/>
        </w:rPr>
        <w:t xml:space="preserve"> data_P3_[, </w:t>
      </w:r>
      <w:r>
        <w:rPr>
          <w:rStyle w:val="FunctionTok"/>
        </w:rPr>
        <w:t>c</w:t>
      </w:r>
      <w:r>
        <w:rPr>
          <w:rStyle w:val="NormalTok"/>
        </w:rPr>
        <w:t>(</w:t>
      </w:r>
      <w:r>
        <w:rPr>
          <w:rStyle w:val="StringTok"/>
        </w:rPr>
        <w:t>"Marqueurs_ordonnés_obj"</w:t>
      </w:r>
      <w:r>
        <w:rPr>
          <w:rStyle w:val="NormalTok"/>
        </w:rPr>
        <w:t xml:space="preserve">, </w:t>
      </w:r>
      <w:r>
        <w:rPr>
          <w:rStyle w:val="StringTok"/>
        </w:rPr>
        <w:t>"Marqueurs_obj"</w:t>
      </w:r>
      <w:r>
        <w:rPr>
          <w:rStyle w:val="NormalTok"/>
        </w:rPr>
        <w:t>)]</w:t>
      </w:r>
      <w:r>
        <w:br/>
      </w:r>
      <w:r>
        <w:br/>
      </w:r>
      <w:r>
        <w:rPr>
          <w:rStyle w:val="CommentTok"/>
        </w:rPr>
        <w:t># Afficher dans la console</w:t>
      </w:r>
      <w:r>
        <w:br/>
      </w:r>
      <w:r>
        <w:rPr>
          <w:rStyle w:val="CommentTok"/>
        </w:rPr>
        <w:t>#print(df_verif)</w:t>
      </w:r>
      <w:r>
        <w:br/>
      </w:r>
      <w:r>
        <w:br/>
      </w:r>
      <w:r>
        <w:rPr>
          <w:rStyle w:val="CommentTok"/>
        </w:rPr>
        <w:t># O</w:t>
      </w:r>
      <w:r>
        <w:rPr>
          <w:rStyle w:val="CommentTok"/>
        </w:rPr>
        <w:t>u bien dans une fenêtre de visualisation</w:t>
      </w:r>
      <w:r>
        <w:br/>
      </w:r>
      <w:r>
        <w:rPr>
          <w:rStyle w:val="CommentTok"/>
        </w:rPr>
        <w:t>#View(df_verif)</w:t>
      </w:r>
    </w:p>
    <w:p w14:paraId="481D8ACA" w14:textId="77777777" w:rsidR="00022B71" w:rsidRDefault="005B112A">
      <w:pPr>
        <w:pStyle w:val="En-ttedetabledesmatires"/>
      </w:pPr>
      <w:r>
        <w:rPr>
          <w:rStyle w:val="CommentTok"/>
        </w:rPr>
        <w:t>#Separation des sequences</w:t>
      </w:r>
      <w:r>
        <w:br/>
      </w:r>
      <w:r>
        <w:rPr>
          <w:rStyle w:val="FunctionTok"/>
        </w:rPr>
        <w:t>library</w:t>
      </w:r>
      <w:r>
        <w:rPr>
          <w:rStyle w:val="NormalTok"/>
        </w:rPr>
        <w:t>(stringr)</w:t>
      </w:r>
      <w:r>
        <w:br/>
      </w:r>
      <w:r>
        <w:rPr>
          <w:rStyle w:val="FunctionTok"/>
        </w:rPr>
        <w:t>library</w:t>
      </w:r>
      <w:r>
        <w:rPr>
          <w:rStyle w:val="NormalTok"/>
        </w:rPr>
        <w:t>(dplyr)</w:t>
      </w:r>
      <w:r>
        <w:br/>
      </w:r>
      <w:r>
        <w:br/>
      </w:r>
      <w:r>
        <w:rPr>
          <w:rStyle w:val="NormalTok"/>
        </w:rPr>
        <w:t xml:space="preserve">data_seq_obj </w:t>
      </w:r>
      <w:r>
        <w:rPr>
          <w:rStyle w:val="OtherTok"/>
        </w:rPr>
        <w:t>&lt;-</w:t>
      </w:r>
      <w:r>
        <w:rPr>
          <w:rStyle w:val="NormalTok"/>
        </w:rPr>
        <w:t xml:space="preserve"> data_P3_ </w:t>
      </w:r>
      <w:r>
        <w:rPr>
          <w:rStyle w:val="SpecialCharTok"/>
        </w:rPr>
        <w:t>%&gt;%</w:t>
      </w:r>
      <w:r>
        <w:br/>
      </w:r>
      <w:r>
        <w:rPr>
          <w:rStyle w:val="NormalTok"/>
        </w:rPr>
        <w:t xml:space="preserve">  </w:t>
      </w:r>
      <w:r>
        <w:rPr>
          <w:rStyle w:val="FunctionTok"/>
        </w:rPr>
        <w:t>mutate</w:t>
      </w:r>
      <w:r>
        <w:rPr>
          <w:rStyle w:val="NormalTok"/>
        </w:rPr>
        <w:t>(</w:t>
      </w:r>
      <w:r>
        <w:rPr>
          <w:rStyle w:val="AttributeTok"/>
        </w:rPr>
        <w:t>Marqueurs_split_obj =</w:t>
      </w:r>
      <w:r>
        <w:rPr>
          <w:rStyle w:val="NormalTok"/>
        </w:rPr>
        <w:t xml:space="preserve"> </w:t>
      </w:r>
      <w:r>
        <w:rPr>
          <w:rStyle w:val="FunctionTok"/>
        </w:rPr>
        <w:t>str_split</w:t>
      </w:r>
      <w:r>
        <w:rPr>
          <w:rStyle w:val="NormalTok"/>
        </w:rPr>
        <w:t xml:space="preserve">(Marqueurs_ordonnés_obj, </w:t>
      </w:r>
      <w:r>
        <w:rPr>
          <w:rStyle w:val="StringTok"/>
        </w:rPr>
        <w:t xml:space="preserve">" </w:t>
      </w:r>
      <w:r>
        <w:rPr>
          <w:rStyle w:val="SpecialCharTok"/>
        </w:rPr>
        <w:t>\\</w:t>
      </w:r>
      <w:r>
        <w:rPr>
          <w:rStyle w:val="StringTok"/>
        </w:rPr>
        <w:t>| "</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O1 =</w:t>
      </w:r>
      <w:r>
        <w:rPr>
          <w:rStyle w:val="NormalTok"/>
        </w:rPr>
        <w:t xml:space="preserve"> </w:t>
      </w:r>
      <w:r>
        <w:rPr>
          <w:rStyle w:val="FunctionTok"/>
        </w:rPr>
        <w:t>sapply</w:t>
      </w:r>
      <w:r>
        <w:rPr>
          <w:rStyle w:val="NormalTok"/>
        </w:rPr>
        <w:t xml:space="preserve">(Marqueurs_split_obj, </w:t>
      </w:r>
      <w:r>
        <w:rPr>
          <w:rStyle w:val="StringTok"/>
        </w:rPr>
        <w:t>`</w:t>
      </w:r>
      <w:r>
        <w:rPr>
          <w:rStyle w:val="AttributeTok"/>
        </w:rPr>
        <w:t>[</w:t>
      </w:r>
      <w:r>
        <w:rPr>
          <w:rStyle w:val="StringTok"/>
        </w:rPr>
        <w:t>`</w:t>
      </w:r>
      <w:r>
        <w:rPr>
          <w:rStyle w:val="NormalTok"/>
        </w:rPr>
        <w:t xml:space="preserve">, </w:t>
      </w:r>
      <w:r>
        <w:rPr>
          <w:rStyle w:val="DecValTok"/>
        </w:rPr>
        <w:t>1</w:t>
      </w:r>
      <w:r>
        <w:rPr>
          <w:rStyle w:val="NormalTok"/>
        </w:rPr>
        <w:t>),</w:t>
      </w:r>
      <w:r>
        <w:br/>
      </w:r>
      <w:r>
        <w:rPr>
          <w:rStyle w:val="NormalTok"/>
        </w:rPr>
        <w:t xml:space="preserve">    </w:t>
      </w:r>
      <w:r>
        <w:rPr>
          <w:rStyle w:val="AttributeTok"/>
        </w:rPr>
        <w:t>O2 =</w:t>
      </w:r>
      <w:r>
        <w:rPr>
          <w:rStyle w:val="NormalTok"/>
        </w:rPr>
        <w:t xml:space="preserve"> </w:t>
      </w:r>
      <w:r>
        <w:rPr>
          <w:rStyle w:val="FunctionTok"/>
        </w:rPr>
        <w:t>sapply</w:t>
      </w:r>
      <w:r>
        <w:rPr>
          <w:rStyle w:val="NormalTok"/>
        </w:rPr>
        <w:t xml:space="preserve">(Marqueurs_split_obj, </w:t>
      </w:r>
      <w:r>
        <w:rPr>
          <w:rStyle w:val="StringTok"/>
        </w:rPr>
        <w:t>`</w:t>
      </w:r>
      <w:r>
        <w:rPr>
          <w:rStyle w:val="AttributeTok"/>
        </w:rPr>
        <w:t>[</w:t>
      </w:r>
      <w:r>
        <w:rPr>
          <w:rStyle w:val="StringTok"/>
        </w:rPr>
        <w:t>`</w:t>
      </w:r>
      <w:r>
        <w:rPr>
          <w:rStyle w:val="NormalTok"/>
        </w:rPr>
        <w:t xml:space="preserve">, </w:t>
      </w:r>
      <w:r>
        <w:rPr>
          <w:rStyle w:val="DecValTok"/>
        </w:rPr>
        <w:t>2</w:t>
      </w:r>
      <w:r>
        <w:rPr>
          <w:rStyle w:val="NormalTok"/>
        </w:rPr>
        <w:t>),</w:t>
      </w:r>
      <w:r>
        <w:br/>
      </w:r>
      <w:r>
        <w:rPr>
          <w:rStyle w:val="NormalTok"/>
        </w:rPr>
        <w:t xml:space="preserve">    </w:t>
      </w:r>
      <w:r>
        <w:rPr>
          <w:rStyle w:val="AttributeTok"/>
        </w:rPr>
        <w:t>O3 =</w:t>
      </w:r>
      <w:r>
        <w:rPr>
          <w:rStyle w:val="NormalTok"/>
        </w:rPr>
        <w:t xml:space="preserve"> </w:t>
      </w:r>
      <w:r>
        <w:rPr>
          <w:rStyle w:val="FunctionTok"/>
        </w:rPr>
        <w:t>sapply</w:t>
      </w:r>
      <w:r>
        <w:rPr>
          <w:rStyle w:val="NormalTok"/>
        </w:rPr>
        <w:t xml:space="preserve">(Marqueurs_split_obj, </w:t>
      </w:r>
      <w:r>
        <w:rPr>
          <w:rStyle w:val="StringTok"/>
        </w:rPr>
        <w:t>`</w:t>
      </w:r>
      <w:r>
        <w:rPr>
          <w:rStyle w:val="AttributeTok"/>
        </w:rPr>
        <w:t>[</w:t>
      </w:r>
      <w:r>
        <w:rPr>
          <w:rStyle w:val="StringTok"/>
        </w:rPr>
        <w:t>`</w:t>
      </w:r>
      <w:r>
        <w:rPr>
          <w:rStyle w:val="NormalTok"/>
        </w:rPr>
        <w:t xml:space="preserve">, </w:t>
      </w:r>
      <w:r>
        <w:rPr>
          <w:rStyle w:val="DecValTok"/>
        </w:rPr>
        <w:t>3</w:t>
      </w:r>
      <w:r>
        <w:rPr>
          <w:rStyle w:val="NormalTok"/>
        </w:rPr>
        <w:t>),</w:t>
      </w:r>
      <w:r>
        <w:br/>
      </w:r>
      <w:r>
        <w:rPr>
          <w:rStyle w:val="NormalTok"/>
        </w:rPr>
        <w:t xml:space="preserve">    </w:t>
      </w:r>
      <w:r>
        <w:rPr>
          <w:rStyle w:val="AttributeTok"/>
        </w:rPr>
        <w:t>O4 =</w:t>
      </w:r>
      <w:r>
        <w:rPr>
          <w:rStyle w:val="NormalTok"/>
        </w:rPr>
        <w:t xml:space="preserve"> </w:t>
      </w:r>
      <w:r>
        <w:rPr>
          <w:rStyle w:val="FunctionTok"/>
        </w:rPr>
        <w:t>sapply</w:t>
      </w:r>
      <w:r>
        <w:rPr>
          <w:rStyle w:val="NormalTok"/>
        </w:rPr>
        <w:t xml:space="preserve">(Marqueurs_split_obj, </w:t>
      </w:r>
      <w:r>
        <w:rPr>
          <w:rStyle w:val="StringTok"/>
        </w:rPr>
        <w:t>`</w:t>
      </w:r>
      <w:r>
        <w:rPr>
          <w:rStyle w:val="AttributeTok"/>
        </w:rPr>
        <w:t>[</w:t>
      </w:r>
      <w:r>
        <w:rPr>
          <w:rStyle w:val="StringTok"/>
        </w:rPr>
        <w:t>`</w:t>
      </w:r>
      <w:r>
        <w:rPr>
          <w:rStyle w:val="NormalTok"/>
        </w:rPr>
        <w:t xml:space="preserve">, </w:t>
      </w:r>
      <w:r>
        <w:rPr>
          <w:rStyle w:val="DecValTok"/>
        </w:rPr>
        <w:t>4</w:t>
      </w:r>
      <w:r>
        <w:rPr>
          <w:rStyle w:val="NormalTok"/>
        </w:rPr>
        <w:t>),</w:t>
      </w:r>
      <w:r>
        <w:br/>
      </w:r>
      <w:r>
        <w:rPr>
          <w:rStyle w:val="NormalTok"/>
        </w:rPr>
        <w:t xml:space="preserve">    </w:t>
      </w:r>
      <w:r>
        <w:rPr>
          <w:rStyle w:val="AttributeTok"/>
        </w:rPr>
        <w:t>O5 =</w:t>
      </w:r>
      <w:r>
        <w:rPr>
          <w:rStyle w:val="NormalTok"/>
        </w:rPr>
        <w:t xml:space="preserve"> </w:t>
      </w:r>
      <w:r>
        <w:rPr>
          <w:rStyle w:val="FunctionTok"/>
        </w:rPr>
        <w:t>sapply</w:t>
      </w:r>
      <w:r>
        <w:rPr>
          <w:rStyle w:val="NormalTok"/>
        </w:rPr>
        <w:t xml:space="preserve">(Marqueurs_split_obj, </w:t>
      </w:r>
      <w:r>
        <w:rPr>
          <w:rStyle w:val="StringTok"/>
        </w:rPr>
        <w:t>`</w:t>
      </w:r>
      <w:r>
        <w:rPr>
          <w:rStyle w:val="AttributeTok"/>
        </w:rPr>
        <w:t>[</w:t>
      </w:r>
      <w:r>
        <w:rPr>
          <w:rStyle w:val="StringTok"/>
        </w:rPr>
        <w:t>`</w:t>
      </w:r>
      <w:r>
        <w:rPr>
          <w:rStyle w:val="NormalTok"/>
        </w:rPr>
        <w:t xml:space="preserve">, </w:t>
      </w:r>
      <w:r>
        <w:rPr>
          <w:rStyle w:val="DecValTok"/>
        </w:rPr>
        <w:t>5</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(O1, O2, O3, O4, O5)</w:t>
      </w:r>
    </w:p>
    <w:p w14:paraId="3062305D" w14:textId="77777777" w:rsidR="00022B71" w:rsidRDefault="005B112A">
      <w:pPr>
        <w:pStyle w:val="En-ttedetabledesmatires"/>
      </w:pPr>
      <w:r>
        <w:rPr>
          <w:rStyle w:val="CommentTok"/>
        </w:rPr>
        <w:t>#Reco</w:t>
      </w:r>
      <w:r>
        <w:rPr>
          <w:rStyle w:val="CommentTok"/>
        </w:rPr>
        <w:t>dage des états</w:t>
      </w:r>
      <w:r>
        <w:br/>
      </w:r>
      <w:r>
        <w:rPr>
          <w:rStyle w:val="CommentTok"/>
        </w:rPr>
        <w:t># Recodage lisible des noms pour les graphiques</w:t>
      </w:r>
      <w:r>
        <w:br/>
      </w:r>
      <w:r>
        <w:rPr>
          <w:rStyle w:val="NormalTok"/>
        </w:rPr>
        <w:t xml:space="preserve">etat_labels_obj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"Importance_quiter_nid"</w:t>
      </w:r>
      <w:r>
        <w:rPr>
          <w:rStyle w:val="NormalTok"/>
        </w:rPr>
        <w:t xml:space="preserve"> </w:t>
      </w:r>
      <w:r>
        <w:rPr>
          <w:rStyle w:val="OtherTok"/>
        </w:rPr>
        <w:t>=</w:t>
      </w:r>
      <w:r>
        <w:rPr>
          <w:rStyle w:val="NormalTok"/>
        </w:rPr>
        <w:t xml:space="preserve"> </w:t>
      </w:r>
      <w:r>
        <w:rPr>
          <w:rStyle w:val="StringTok"/>
        </w:rPr>
        <w:t>"Quitter le nid"</w:t>
      </w:r>
      <w:r>
        <w:rPr>
          <w:rStyle w:val="NormalTok"/>
        </w:rPr>
        <w:t>,</w:t>
      </w:r>
      <w:r>
        <w:br/>
      </w:r>
      <w:r>
        <w:rPr>
          <w:rStyle w:val="NormalTok"/>
        </w:rPr>
        <w:t xml:space="preserve">  </w:t>
      </w:r>
      <w:r>
        <w:rPr>
          <w:rStyle w:val="StringTok"/>
        </w:rPr>
        <w:t>"Importance_emploi_TPL"</w:t>
      </w:r>
      <w:r>
        <w:rPr>
          <w:rStyle w:val="NormalTok"/>
        </w:rPr>
        <w:t xml:space="preserve"> </w:t>
      </w:r>
      <w:r>
        <w:rPr>
          <w:rStyle w:val="OtherTok"/>
        </w:rPr>
        <w:t>=</w:t>
      </w:r>
      <w:r>
        <w:rPr>
          <w:rStyle w:val="NormalTok"/>
        </w:rPr>
        <w:t xml:space="preserve"> </w:t>
      </w:r>
      <w:r>
        <w:rPr>
          <w:rStyle w:val="StringTok"/>
        </w:rPr>
        <w:t>"Emploi stable"</w:t>
      </w:r>
      <w:r>
        <w:rPr>
          <w:rStyle w:val="NormalTok"/>
        </w:rPr>
        <w:t>,</w:t>
      </w:r>
      <w:r>
        <w:br/>
      </w:r>
      <w:r>
        <w:rPr>
          <w:rStyle w:val="NormalTok"/>
        </w:rPr>
        <w:t xml:space="preserve">  </w:t>
      </w:r>
      <w:r>
        <w:rPr>
          <w:rStyle w:val="StringTok"/>
        </w:rPr>
        <w:t>"Importance_vivre_en_couple"</w:t>
      </w:r>
      <w:r>
        <w:rPr>
          <w:rStyle w:val="NormalTok"/>
        </w:rPr>
        <w:t xml:space="preserve"> </w:t>
      </w:r>
      <w:r>
        <w:rPr>
          <w:rStyle w:val="OtherTok"/>
        </w:rPr>
        <w:t>=</w:t>
      </w:r>
      <w:r>
        <w:rPr>
          <w:rStyle w:val="NormalTok"/>
        </w:rPr>
        <w:t xml:space="preserve"> </w:t>
      </w:r>
      <w:r>
        <w:rPr>
          <w:rStyle w:val="StringTok"/>
        </w:rPr>
        <w:t>"Vie de couple"</w:t>
      </w:r>
      <w:r>
        <w:rPr>
          <w:rStyle w:val="NormalTok"/>
        </w:rPr>
        <w:t>,</w:t>
      </w:r>
      <w:r>
        <w:br/>
      </w:r>
      <w:r>
        <w:rPr>
          <w:rStyle w:val="NormalTok"/>
        </w:rPr>
        <w:t xml:space="preserve">  </w:t>
      </w:r>
      <w:r>
        <w:rPr>
          <w:rStyle w:val="StringTok"/>
        </w:rPr>
        <w:t>"Importance_marie_1er_fois"</w:t>
      </w:r>
      <w:r>
        <w:rPr>
          <w:rStyle w:val="NormalTok"/>
        </w:rPr>
        <w:t xml:space="preserve"> </w:t>
      </w:r>
      <w:r>
        <w:rPr>
          <w:rStyle w:val="OtherTok"/>
        </w:rPr>
        <w:t>=</w:t>
      </w:r>
      <w:r>
        <w:rPr>
          <w:rStyle w:val="NormalTok"/>
        </w:rPr>
        <w:t xml:space="preserve"> </w:t>
      </w:r>
      <w:r>
        <w:rPr>
          <w:rStyle w:val="StringTok"/>
        </w:rPr>
        <w:t>"Premier mariage"</w:t>
      </w:r>
      <w:r>
        <w:rPr>
          <w:rStyle w:val="NormalTok"/>
        </w:rPr>
        <w:t>,</w:t>
      </w:r>
      <w:r>
        <w:br/>
      </w:r>
      <w:r>
        <w:rPr>
          <w:rStyle w:val="NormalTok"/>
        </w:rPr>
        <w:t xml:space="preserve">  </w:t>
      </w:r>
      <w:r>
        <w:rPr>
          <w:rStyle w:val="StringTok"/>
        </w:rPr>
        <w:t>"Importance_parent_1er_fois"</w:t>
      </w:r>
      <w:r>
        <w:rPr>
          <w:rStyle w:val="NormalTok"/>
        </w:rPr>
        <w:t xml:space="preserve"> </w:t>
      </w:r>
      <w:r>
        <w:rPr>
          <w:rStyle w:val="OtherTok"/>
        </w:rPr>
        <w:t>=</w:t>
      </w:r>
      <w:r>
        <w:rPr>
          <w:rStyle w:val="NormalTok"/>
        </w:rPr>
        <w:t xml:space="preserve"> </w:t>
      </w:r>
      <w:r>
        <w:rPr>
          <w:rStyle w:val="StringTok"/>
        </w:rPr>
        <w:t>"Premier enfant"</w:t>
      </w:r>
      <w:r>
        <w:br/>
      </w:r>
      <w:r>
        <w:rPr>
          <w:rStyle w:val="NormalTok"/>
        </w:rPr>
        <w:t>)</w:t>
      </w:r>
      <w:r>
        <w:br/>
      </w:r>
      <w:r>
        <w:br/>
      </w:r>
      <w:r>
        <w:rPr>
          <w:rStyle w:val="NormalTok"/>
        </w:rPr>
        <w:t xml:space="preserve">data_seq_obj </w:t>
      </w:r>
      <w:r>
        <w:rPr>
          <w:rStyle w:val="OtherTok"/>
        </w:rPr>
        <w:t>&lt;-</w:t>
      </w:r>
      <w:r>
        <w:rPr>
          <w:rStyle w:val="NormalTok"/>
        </w:rPr>
        <w:t xml:space="preserve"> data_seq_obj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etat_labels_obj[.]))</w:t>
      </w:r>
    </w:p>
    <w:p w14:paraId="41E6367A" w14:textId="77777777" w:rsidR="00022B71" w:rsidRDefault="005B112A">
      <w:pPr>
        <w:pStyle w:val="En-ttedetabledesmatires"/>
      </w:pPr>
      <w:r>
        <w:rPr>
          <w:rStyle w:val="CommentTok"/>
        </w:rPr>
        <w:t>#Création de l'objet séquentiel</w:t>
      </w:r>
      <w:r>
        <w:br/>
      </w:r>
      <w:r>
        <w:rPr>
          <w:rStyle w:val="FunctionTok"/>
        </w:rPr>
        <w:t>library</w:t>
      </w:r>
      <w:r>
        <w:rPr>
          <w:rStyle w:val="NormalTok"/>
        </w:rPr>
        <w:t>(TraMineR)</w:t>
      </w:r>
      <w:r>
        <w:br/>
      </w:r>
      <w:r>
        <w:br/>
      </w:r>
      <w:r>
        <w:rPr>
          <w:rStyle w:val="NormalTok"/>
        </w:rPr>
        <w:t xml:space="preserve">seq_obj_obj </w:t>
      </w:r>
      <w:r>
        <w:rPr>
          <w:rStyle w:val="OtherTok"/>
        </w:rPr>
        <w:t>&lt;-</w:t>
      </w:r>
      <w:r>
        <w:rPr>
          <w:rStyle w:val="NormalTok"/>
        </w:rPr>
        <w:t xml:space="preserve"> </w:t>
      </w:r>
      <w:r>
        <w:rPr>
          <w:rStyle w:val="FunctionTok"/>
        </w:rPr>
        <w:t>se</w:t>
      </w:r>
      <w:r>
        <w:rPr>
          <w:rStyle w:val="FunctionTok"/>
        </w:rPr>
        <w:t>qdef</w:t>
      </w:r>
      <w:r>
        <w:rPr>
          <w:rStyle w:val="NormalTok"/>
        </w:rPr>
        <w:t>(data_seq_obj)</w:t>
      </w:r>
    </w:p>
    <w:p w14:paraId="37C4C63B" w14:textId="77777777" w:rsidR="00022B71" w:rsidRDefault="005B112A">
      <w:pPr>
        <w:pStyle w:val="Titre3"/>
      </w:pPr>
      <w:bookmarkStart w:id="429" w:name="calcul-des-distances-clustering"/>
      <w:bookmarkStart w:id="430" w:name="_Toc209544929"/>
      <w:r>
        <w:t>Calcul des distances &amp; clustering</w:t>
      </w:r>
      <w:bookmarkEnd w:id="430"/>
    </w:p>
    <w:p w14:paraId="12F58C18" w14:textId="77777777" w:rsidR="00022B71" w:rsidRDefault="005B112A">
      <w:pPr>
        <w:pStyle w:val="En-ttedetabledesmatires"/>
      </w:pPr>
      <w:r>
        <w:rPr>
          <w:rStyle w:val="CommentTok"/>
        </w:rPr>
        <w:t># Matrice de coût (5 états ici)</w:t>
      </w:r>
      <w:r>
        <w:br/>
      </w:r>
      <w:r>
        <w:rPr>
          <w:rStyle w:val="NormalTok"/>
        </w:rPr>
        <w:t xml:space="preserve">cost_matrix_obj </w:t>
      </w:r>
      <w:r>
        <w:rPr>
          <w:rStyle w:val="OtherTok"/>
        </w:rPr>
        <w:t>&lt;-</w:t>
      </w:r>
      <w:r>
        <w:rPr>
          <w:rStyle w:val="NormalTok"/>
        </w:rPr>
        <w:t xml:space="preserve"> </w:t>
      </w:r>
      <w:r>
        <w:rPr>
          <w:rStyle w:val="FunctionTok"/>
        </w:rPr>
        <w:t>matrix</w:t>
      </w:r>
      <w:r>
        <w:rPr>
          <w:rStyle w:val="NormalTok"/>
        </w:rPr>
        <w:t>(</w:t>
      </w:r>
      <w:r>
        <w:rPr>
          <w:rStyle w:val="DecValTok"/>
        </w:rPr>
        <w:t>2</w:t>
      </w:r>
      <w:r>
        <w:rPr>
          <w:rStyle w:val="NormalTok"/>
        </w:rPr>
        <w:t xml:space="preserve">, </w:t>
      </w:r>
      <w:r>
        <w:rPr>
          <w:rStyle w:val="AttributeTok"/>
        </w:rPr>
        <w:t>nrow =</w:t>
      </w:r>
      <w:r>
        <w:rPr>
          <w:rStyle w:val="NormalTok"/>
        </w:rPr>
        <w:t xml:space="preserve"> </w:t>
      </w:r>
      <w:r>
        <w:rPr>
          <w:rStyle w:val="DecValTok"/>
        </w:rPr>
        <w:t>5</w:t>
      </w:r>
      <w:r>
        <w:rPr>
          <w:rStyle w:val="NormalTok"/>
        </w:rPr>
        <w:t xml:space="preserve">, </w:t>
      </w:r>
      <w:r>
        <w:rPr>
          <w:rStyle w:val="AttributeTok"/>
        </w:rPr>
        <w:t>ncol =</w:t>
      </w:r>
      <w:r>
        <w:rPr>
          <w:rStyle w:val="NormalTok"/>
        </w:rPr>
        <w:t xml:space="preserve"> </w:t>
      </w:r>
      <w:r>
        <w:rPr>
          <w:rStyle w:val="DecValTok"/>
        </w:rPr>
        <w:t>5</w:t>
      </w:r>
      <w:r>
        <w:rPr>
          <w:rStyle w:val="NormalTok"/>
        </w:rPr>
        <w:t>)</w:t>
      </w:r>
      <w:r>
        <w:br/>
      </w:r>
      <w:r>
        <w:rPr>
          <w:rStyle w:val="FunctionTok"/>
        </w:rPr>
        <w:t>diag</w:t>
      </w:r>
      <w:r>
        <w:rPr>
          <w:rStyle w:val="NormalTok"/>
        </w:rPr>
        <w:t xml:space="preserve">(cost_matrix_obj) </w:t>
      </w:r>
      <w:r>
        <w:rPr>
          <w:rStyle w:val="OtherTok"/>
        </w:rPr>
        <w:t>&lt;-</w:t>
      </w:r>
      <w:r>
        <w:rPr>
          <w:rStyle w:val="NormalTok"/>
        </w:rPr>
        <w:t xml:space="preserve"> </w:t>
      </w:r>
      <w:r>
        <w:rPr>
          <w:rStyle w:val="DecValTok"/>
        </w:rPr>
        <w:t>0</w:t>
      </w:r>
      <w:r>
        <w:br/>
      </w:r>
      <w:r>
        <w:br/>
      </w:r>
      <w:r>
        <w:rPr>
          <w:rStyle w:val="CommentTok"/>
        </w:rPr>
        <w:t># Distance OM</w:t>
      </w:r>
      <w:r>
        <w:br/>
      </w:r>
      <w:r>
        <w:rPr>
          <w:rStyle w:val="NormalTok"/>
        </w:rPr>
        <w:t xml:space="preserve">seq.om_obj </w:t>
      </w:r>
      <w:r>
        <w:rPr>
          <w:rStyle w:val="OtherTok"/>
        </w:rPr>
        <w:t>&lt;-</w:t>
      </w:r>
      <w:r>
        <w:rPr>
          <w:rStyle w:val="NormalTok"/>
        </w:rPr>
        <w:t xml:space="preserve"> </w:t>
      </w:r>
      <w:r>
        <w:rPr>
          <w:rStyle w:val="FunctionTok"/>
        </w:rPr>
        <w:t>seqdist</w:t>
      </w:r>
      <w:r>
        <w:rPr>
          <w:rStyle w:val="NormalTok"/>
        </w:rPr>
        <w:t xml:space="preserve">(seq_obj_obj, </w:t>
      </w:r>
      <w:r>
        <w:rPr>
          <w:rStyle w:val="AttributeTok"/>
        </w:rPr>
        <w:t>method =</w:t>
      </w:r>
      <w:r>
        <w:rPr>
          <w:rStyle w:val="NormalTok"/>
        </w:rPr>
        <w:t xml:space="preserve"> </w:t>
      </w:r>
      <w:r>
        <w:rPr>
          <w:rStyle w:val="StringTok"/>
        </w:rPr>
        <w:t>"OM"</w:t>
      </w:r>
      <w:r>
        <w:rPr>
          <w:rStyle w:val="NormalTok"/>
        </w:rPr>
        <w:t xml:space="preserve">, </w:t>
      </w:r>
      <w:r>
        <w:rPr>
          <w:rStyle w:val="AttributeTok"/>
        </w:rPr>
        <w:t>indel =</w:t>
      </w:r>
      <w:r>
        <w:rPr>
          <w:rStyle w:val="NormalTok"/>
        </w:rPr>
        <w:t xml:space="preserve"> </w:t>
      </w:r>
      <w:r>
        <w:rPr>
          <w:rStyle w:val="DecValTok"/>
        </w:rPr>
        <w:t>1</w:t>
      </w:r>
      <w:r>
        <w:rPr>
          <w:rStyle w:val="NormalTok"/>
        </w:rPr>
        <w:t xml:space="preserve">, </w:t>
      </w:r>
      <w:r>
        <w:rPr>
          <w:rStyle w:val="AttributeTok"/>
        </w:rPr>
        <w:t>sm =</w:t>
      </w:r>
      <w:r>
        <w:rPr>
          <w:rStyle w:val="NormalTok"/>
        </w:rPr>
        <w:t xml:space="preserve"> cost_matrix_obj)</w:t>
      </w:r>
      <w:r>
        <w:br/>
      </w:r>
      <w:r>
        <w:br/>
      </w:r>
      <w:r>
        <w:rPr>
          <w:rStyle w:val="CommentTok"/>
        </w:rPr>
        <w:t># Clustering</w:t>
      </w:r>
      <w:r>
        <w:br/>
      </w:r>
      <w:r>
        <w:rPr>
          <w:rStyle w:val="NormalTok"/>
        </w:rPr>
        <w:t xml:space="preserve">seq.dist_obj </w:t>
      </w:r>
      <w:r>
        <w:rPr>
          <w:rStyle w:val="OtherTok"/>
        </w:rPr>
        <w:t>&lt;-</w:t>
      </w:r>
      <w:r>
        <w:rPr>
          <w:rStyle w:val="NormalTok"/>
        </w:rPr>
        <w:t xml:space="preserve"> </w:t>
      </w:r>
      <w:r>
        <w:rPr>
          <w:rStyle w:val="FunctionTok"/>
        </w:rPr>
        <w:t>hclust</w:t>
      </w:r>
      <w:r>
        <w:rPr>
          <w:rStyle w:val="NormalTok"/>
        </w:rPr>
        <w:t>(</w:t>
      </w:r>
      <w:r>
        <w:rPr>
          <w:rStyle w:val="FunctionTok"/>
        </w:rPr>
        <w:t>as.dist</w:t>
      </w:r>
      <w:r>
        <w:rPr>
          <w:rStyle w:val="NormalTok"/>
        </w:rPr>
        <w:t xml:space="preserve">(seq.om_obj), </w:t>
      </w:r>
      <w:r>
        <w:rPr>
          <w:rStyle w:val="AttributeTok"/>
        </w:rPr>
        <w:t>method =</w:t>
      </w:r>
      <w:r>
        <w:rPr>
          <w:rStyle w:val="NormalTok"/>
        </w:rPr>
        <w:t xml:space="preserve"> </w:t>
      </w:r>
      <w:r>
        <w:rPr>
          <w:rStyle w:val="StringTok"/>
        </w:rPr>
        <w:t>"ward.D2"</w:t>
      </w:r>
      <w:r>
        <w:rPr>
          <w:rStyle w:val="NormalTok"/>
        </w:rPr>
        <w:t>)</w:t>
      </w:r>
      <w:r>
        <w:br/>
      </w:r>
      <w:r>
        <w:br/>
      </w:r>
      <w:r>
        <w:rPr>
          <w:rStyle w:val="CommentTok"/>
        </w:rPr>
        <w:t># Dendrogramme</w:t>
      </w:r>
      <w:r>
        <w:br/>
      </w:r>
      <w:r>
        <w:rPr>
          <w:rStyle w:val="FunctionTok"/>
        </w:rPr>
        <w:t>plot</w:t>
      </w:r>
      <w:r>
        <w:rPr>
          <w:rStyle w:val="NormalTok"/>
        </w:rPr>
        <w:t>(</w:t>
      </w:r>
      <w:r>
        <w:rPr>
          <w:rStyle w:val="FunctionTok"/>
        </w:rPr>
        <w:t>as.dendrogram</w:t>
      </w:r>
      <w:r>
        <w:rPr>
          <w:rStyle w:val="NormalTok"/>
        </w:rPr>
        <w:t xml:space="preserve">(seq.dist_obj), </w:t>
      </w:r>
      <w:r>
        <w:rPr>
          <w:rStyle w:val="AttributeTok"/>
        </w:rPr>
        <w:t>leaflab =</w:t>
      </w:r>
      <w:r>
        <w:rPr>
          <w:rStyle w:val="NormalTok"/>
        </w:rPr>
        <w:t xml:space="preserve"> </w:t>
      </w:r>
      <w:r>
        <w:rPr>
          <w:rStyle w:val="StringTok"/>
        </w:rPr>
        <w:t>"none"</w:t>
      </w:r>
      <w:r>
        <w:rPr>
          <w:rStyle w:val="NormalTok"/>
        </w:rPr>
        <w:t>)</w:t>
      </w:r>
    </w:p>
    <w:p w14:paraId="710C3335" w14:textId="77777777" w:rsidR="00022B71" w:rsidRDefault="005B112A">
      <w:pPr>
        <w:pStyle w:val="Titre1Car"/>
      </w:pPr>
      <w:r>
        <w:rPr>
          <w:noProof/>
        </w:rPr>
        <w:drawing>
          <wp:inline distT="0" distB="0" distL="0" distR="0" wp14:anchorId="0405E48E" wp14:editId="711DD4E7">
            <wp:extent cx="4620126" cy="3696101"/>
            <wp:effectExtent l="0" t="0" r="0" b="0"/>
            <wp:docPr id="481" name="Picture"/>
            <wp:cNvGraphicFramePr/>
            <a:graphic xmlns:a="http://schemas.openxmlformats.org/drawingml/2006/main">
              <a:graphicData uri="http://schemas.openxmlformats.org/drawingml/2006/picture">
                <pic:pic xmlns:pic="http://schemas.openxmlformats.org/drawingml/2006/picture">
                  <pic:nvPicPr>
                    <pic:cNvPr id="482" name="Picture" descr="C:/Users/HP/Desktop/Analyse_r-seaux-sociaux-et-transition-l-ge-adulte-Qu-bec/rapport/Rapport_files/figure-docx/unnamed-chunk-151-1.png"/>
                    <pic:cNvPicPr>
                      <a:picLocks noChangeAspect="1" noChangeArrowheads="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14:paraId="7C1564D2" w14:textId="77777777" w:rsidR="00022B71" w:rsidRDefault="005B112A">
      <w:pPr>
        <w:pStyle w:val="En-ttedetabledesmatires"/>
      </w:pPr>
      <w:r>
        <w:rPr>
          <w:rStyle w:val="CommentTok"/>
        </w:rPr>
        <w:t># Choix du nombre de classes</w:t>
      </w:r>
      <w:r>
        <w:br/>
      </w:r>
      <w:r>
        <w:rPr>
          <w:rStyle w:val="FunctionTok"/>
        </w:rPr>
        <w:t>plot</w:t>
      </w:r>
      <w:r>
        <w:rPr>
          <w:rStyle w:val="NormalTok"/>
        </w:rPr>
        <w:t>(</w:t>
      </w:r>
      <w:r>
        <w:rPr>
          <w:rStyle w:val="FunctionTok"/>
        </w:rPr>
        <w:t>sort</w:t>
      </w:r>
      <w:r>
        <w:rPr>
          <w:rStyle w:val="NormalTok"/>
        </w:rPr>
        <w:t>(seq.dist_obj</w:t>
      </w:r>
      <w:r>
        <w:rPr>
          <w:rStyle w:val="SpecialCharTok"/>
        </w:rPr>
        <w:t>$</w:t>
      </w:r>
      <w:r>
        <w:rPr>
          <w:rStyle w:val="NormalTok"/>
        </w:rPr>
        <w:t xml:space="preserve">height,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SpecialCharTok"/>
        </w:rPr>
        <w:t>:</w:t>
      </w:r>
      <w:r>
        <w:rPr>
          <w:rStyle w:val="DecValTok"/>
        </w:rPr>
        <w:t>20</w:t>
      </w:r>
      <w:r>
        <w:rPr>
          <w:rStyle w:val="NormalTok"/>
        </w:rPr>
        <w:t xml:space="preserve">], </w:t>
      </w:r>
      <w:r>
        <w:rPr>
          <w:rStyle w:val="AttributeTok"/>
        </w:rPr>
        <w:t>type</w:t>
      </w:r>
      <w:r>
        <w:rPr>
          <w:rStyle w:val="AttributeTok"/>
        </w:rPr>
        <w:t xml:space="preserve"> =</w:t>
      </w:r>
      <w:r>
        <w:rPr>
          <w:rStyle w:val="NormalTok"/>
        </w:rPr>
        <w:t xml:space="preserve"> </w:t>
      </w:r>
      <w:r>
        <w:rPr>
          <w:rStyle w:val="StringTok"/>
        </w:rPr>
        <w:t>"s"</w:t>
      </w:r>
      <w:r>
        <w:rPr>
          <w:rStyle w:val="NormalTok"/>
        </w:rPr>
        <w:t xml:space="preserve">, </w:t>
      </w:r>
      <w:r>
        <w:rPr>
          <w:rStyle w:val="AttributeTok"/>
        </w:rPr>
        <w:t>xlab =</w:t>
      </w:r>
      <w:r>
        <w:rPr>
          <w:rStyle w:val="NormalTok"/>
        </w:rPr>
        <w:t xml:space="preserve"> </w:t>
      </w:r>
      <w:r>
        <w:rPr>
          <w:rStyle w:val="StringTok"/>
        </w:rPr>
        <w:t>"nb de classes"</w:t>
      </w:r>
      <w:r>
        <w:rPr>
          <w:rStyle w:val="NormalTok"/>
        </w:rPr>
        <w:t xml:space="preserve">, </w:t>
      </w:r>
      <w:r>
        <w:rPr>
          <w:rStyle w:val="AttributeTok"/>
        </w:rPr>
        <w:t>ylab =</w:t>
      </w:r>
      <w:r>
        <w:rPr>
          <w:rStyle w:val="NormalTok"/>
        </w:rPr>
        <w:t xml:space="preserve"> </w:t>
      </w:r>
      <w:r>
        <w:rPr>
          <w:rStyle w:val="StringTok"/>
        </w:rPr>
        <w:t>"inertie"</w:t>
      </w:r>
      <w:r>
        <w:rPr>
          <w:rStyle w:val="NormalTok"/>
        </w:rPr>
        <w:t>)</w:t>
      </w:r>
    </w:p>
    <w:p w14:paraId="5BC9D422" w14:textId="77777777" w:rsidR="00022B71" w:rsidRDefault="005B112A">
      <w:pPr>
        <w:pStyle w:val="Titre1Car"/>
      </w:pPr>
      <w:r>
        <w:rPr>
          <w:noProof/>
        </w:rPr>
        <w:drawing>
          <wp:inline distT="0" distB="0" distL="0" distR="0" wp14:anchorId="207DA066" wp14:editId="0E7F33E9">
            <wp:extent cx="4620126" cy="3696101"/>
            <wp:effectExtent l="0" t="0" r="0" b="0"/>
            <wp:docPr id="484" name="Picture"/>
            <wp:cNvGraphicFramePr/>
            <a:graphic xmlns:a="http://schemas.openxmlformats.org/drawingml/2006/main">
              <a:graphicData uri="http://schemas.openxmlformats.org/drawingml/2006/picture">
                <pic:pic xmlns:pic="http://schemas.openxmlformats.org/drawingml/2006/picture">
                  <pic:nvPicPr>
                    <pic:cNvPr id="485" name="Picture" descr="C:/Users/HP/Desktop/Analyse_r-seaux-sociaux-et-transition-l-ge-adulte-Qu-bec/rapport/Rapport_files/figure-docx/unnamed-chunk-151-2.png"/>
                    <pic:cNvPicPr>
                      <a:picLocks noChangeAspect="1" noChangeArrowheads="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14:paraId="68DC0254" w14:textId="77777777" w:rsidR="00022B71" w:rsidRDefault="005B112A">
      <w:pPr>
        <w:pStyle w:val="En-ttedetabledesmatires"/>
      </w:pPr>
      <w:r>
        <w:rPr>
          <w:rStyle w:val="CommentTok"/>
        </w:rPr>
        <w:t>#Créer les classes</w:t>
      </w:r>
      <w:r>
        <w:br/>
      </w:r>
      <w:r>
        <w:rPr>
          <w:rStyle w:val="NormalTok"/>
        </w:rPr>
        <w:t xml:space="preserve">nbcl_obj </w:t>
      </w:r>
      <w:r>
        <w:rPr>
          <w:rStyle w:val="OtherTok"/>
        </w:rPr>
        <w:t>&lt;-</w:t>
      </w:r>
      <w:r>
        <w:rPr>
          <w:rStyle w:val="NormalTok"/>
        </w:rPr>
        <w:t xml:space="preserve"> </w:t>
      </w:r>
      <w:r>
        <w:rPr>
          <w:rStyle w:val="DecValTok"/>
        </w:rPr>
        <w:t>5</w:t>
      </w:r>
      <w:r>
        <w:br/>
      </w:r>
      <w:r>
        <w:rPr>
          <w:rStyle w:val="NormalTok"/>
        </w:rPr>
        <w:t xml:space="preserve">seq.part_obj </w:t>
      </w:r>
      <w:r>
        <w:rPr>
          <w:rStyle w:val="OtherTok"/>
        </w:rPr>
        <w:t>&lt;-</w:t>
      </w:r>
      <w:r>
        <w:rPr>
          <w:rStyle w:val="NormalTok"/>
        </w:rPr>
        <w:t xml:space="preserve"> </w:t>
      </w:r>
      <w:r>
        <w:rPr>
          <w:rStyle w:val="FunctionTok"/>
        </w:rPr>
        <w:t>cutree</w:t>
      </w:r>
      <w:r>
        <w:rPr>
          <w:rStyle w:val="NormalTok"/>
        </w:rPr>
        <w:t>(seq.dist_obj, nbcl_obj)</w:t>
      </w:r>
      <w:r>
        <w:br/>
      </w:r>
      <w:r>
        <w:rPr>
          <w:rStyle w:val="NormalTok"/>
        </w:rPr>
        <w:t xml:space="preserve">seq.part_obj </w:t>
      </w:r>
      <w:r>
        <w:rPr>
          <w:rStyle w:val="OtherTok"/>
        </w:rPr>
        <w:t>&lt;-</w:t>
      </w:r>
      <w:r>
        <w:rPr>
          <w:rStyle w:val="NormalTok"/>
        </w:rPr>
        <w:t xml:space="preserve"> </w:t>
      </w:r>
      <w:r>
        <w:rPr>
          <w:rStyle w:val="FunctionTok"/>
        </w:rPr>
        <w:t>factor</w:t>
      </w:r>
      <w:r>
        <w:rPr>
          <w:rStyle w:val="NormalTok"/>
        </w:rPr>
        <w:t xml:space="preserve">(seq.part_obj, </w:t>
      </w:r>
      <w:r>
        <w:rPr>
          <w:rStyle w:val="AttributeTok"/>
        </w:rPr>
        <w:t>labels =</w:t>
      </w:r>
      <w:r>
        <w:rPr>
          <w:rStyle w:val="NormalTok"/>
        </w:rPr>
        <w:t xml:space="preserve"> </w:t>
      </w:r>
      <w:r>
        <w:rPr>
          <w:rStyle w:val="FunctionTok"/>
        </w:rPr>
        <w:t>paste</w:t>
      </w:r>
      <w:r>
        <w:rPr>
          <w:rStyle w:val="NormalTok"/>
        </w:rPr>
        <w:t>(</w:t>
      </w:r>
      <w:r>
        <w:rPr>
          <w:rStyle w:val="StringTok"/>
        </w:rPr>
        <w:t>"classe"</w:t>
      </w:r>
      <w:r>
        <w:rPr>
          <w:rStyle w:val="NormalTok"/>
        </w:rPr>
        <w:t xml:space="preserve">, </w:t>
      </w:r>
      <w:r>
        <w:rPr>
          <w:rStyle w:val="DecValTok"/>
        </w:rPr>
        <w:t>1</w:t>
      </w:r>
      <w:r>
        <w:rPr>
          <w:rStyle w:val="SpecialCharTok"/>
        </w:rPr>
        <w:t>:</w:t>
      </w:r>
      <w:r>
        <w:rPr>
          <w:rStyle w:val="NormalTok"/>
        </w:rPr>
        <w:t xml:space="preserve">nbcl_obj, </w:t>
      </w:r>
      <w:r>
        <w:rPr>
          <w:rStyle w:val="AttributeTok"/>
        </w:rPr>
        <w:t>sep =</w:t>
      </w:r>
      <w:r>
        <w:rPr>
          <w:rStyle w:val="NormalTok"/>
        </w:rPr>
        <w:t xml:space="preserve"> </w:t>
      </w:r>
      <w:r>
        <w:rPr>
          <w:rStyle w:val="StringTok"/>
        </w:rPr>
        <w:t>"."</w:t>
      </w:r>
      <w:r>
        <w:rPr>
          <w:rStyle w:val="NormalTok"/>
        </w:rPr>
        <w:t>))</w:t>
      </w:r>
    </w:p>
    <w:p w14:paraId="5B523285" w14:textId="77777777" w:rsidR="00022B71" w:rsidRDefault="005B112A">
      <w:pPr>
        <w:pStyle w:val="Titre3"/>
      </w:pPr>
      <w:bookmarkStart w:id="431" w:name="sequences"/>
      <w:bookmarkStart w:id="432" w:name="_Toc209544930"/>
      <w:bookmarkEnd w:id="429"/>
      <w:r>
        <w:t>Sequences</w:t>
      </w:r>
      <w:bookmarkEnd w:id="432"/>
    </w:p>
    <w:p w14:paraId="7B6908A1" w14:textId="77777777" w:rsidR="00022B71" w:rsidRDefault="005B112A">
      <w:pPr>
        <w:pStyle w:val="En-ttedetabledesmatires"/>
      </w:pPr>
      <w:r>
        <w:rPr>
          <w:rStyle w:val="CommentTok"/>
        </w:rPr>
        <w:t># Distribution des états</w:t>
      </w:r>
      <w:r>
        <w:br/>
      </w:r>
      <w:r>
        <w:rPr>
          <w:rStyle w:val="FunctionTok"/>
        </w:rPr>
        <w:t>seqdplot</w:t>
      </w:r>
      <w:r>
        <w:rPr>
          <w:rStyle w:val="NormalTok"/>
        </w:rPr>
        <w:t xml:space="preserve">(seq_obj_obj, </w:t>
      </w:r>
      <w:r>
        <w:rPr>
          <w:rStyle w:val="AttributeTok"/>
        </w:rPr>
        <w:t>group =</w:t>
      </w:r>
      <w:r>
        <w:rPr>
          <w:rStyle w:val="NormalTok"/>
        </w:rPr>
        <w:t xml:space="preserve"> seq.part_obj, </w:t>
      </w:r>
      <w:r>
        <w:rPr>
          <w:rStyle w:val="AttributeTok"/>
        </w:rPr>
        <w:t>border =</w:t>
      </w:r>
      <w:r>
        <w:rPr>
          <w:rStyle w:val="NormalTok"/>
        </w:rPr>
        <w:t xml:space="preserve"> </w:t>
      </w:r>
      <w:r>
        <w:rPr>
          <w:rStyle w:val="ConstantTok"/>
        </w:rPr>
        <w:t>NA</w:t>
      </w:r>
      <w:r>
        <w:rPr>
          <w:rStyle w:val="NormalTok"/>
        </w:rPr>
        <w:t>)</w:t>
      </w:r>
    </w:p>
    <w:p w14:paraId="077D1369" w14:textId="77777777" w:rsidR="00022B71" w:rsidRDefault="005B112A">
      <w:pPr>
        <w:pStyle w:val="Titre1Car"/>
      </w:pPr>
      <w:r>
        <w:rPr>
          <w:noProof/>
        </w:rPr>
        <w:drawing>
          <wp:inline distT="0" distB="0" distL="0" distR="0" wp14:anchorId="40F736BB" wp14:editId="66FB698A">
            <wp:extent cx="4620126" cy="3696101"/>
            <wp:effectExtent l="0" t="0" r="0" b="0"/>
            <wp:docPr id="488" name="Picture"/>
            <wp:cNvGraphicFramePr/>
            <a:graphic xmlns:a="http://schemas.openxmlformats.org/drawingml/2006/main">
              <a:graphicData uri="http://schemas.openxmlformats.org/drawingml/2006/picture">
                <pic:pic xmlns:pic="http://schemas.openxmlformats.org/drawingml/2006/picture">
                  <pic:nvPicPr>
                    <pic:cNvPr id="489" name="Picture" descr="C:/Users/HP/Desktop/Analyse_r-seaux-sociaux-et-transition-l-ge-adulte-Qu-bec/rapport/Rapport_files/figure-docx/unnamed-chunk-153-1.png"/>
                    <pic:cNvPicPr>
                      <a:picLocks noChangeAspect="1" noChangeArrowheads="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14:paraId="645E4DA1" w14:textId="77777777" w:rsidR="00022B71" w:rsidRDefault="005B112A">
      <w:pPr>
        <w:pStyle w:val="En-ttedetabledesmatires"/>
      </w:pPr>
      <w:r>
        <w:rPr>
          <w:rStyle w:val="CommentTok"/>
        </w:rPr>
        <w:t># Index plot + tri</w:t>
      </w:r>
      <w:r>
        <w:br/>
      </w:r>
      <w:r>
        <w:rPr>
          <w:rStyle w:val="NormalTok"/>
        </w:rPr>
        <w:t xml:space="preserve">ordre_obj </w:t>
      </w:r>
      <w:r>
        <w:rPr>
          <w:rStyle w:val="OtherTok"/>
        </w:rPr>
        <w:t>&lt;-</w:t>
      </w:r>
      <w:r>
        <w:rPr>
          <w:rStyle w:val="NormalTok"/>
        </w:rPr>
        <w:t xml:space="preserve"> </w:t>
      </w:r>
      <w:r>
        <w:rPr>
          <w:rStyle w:val="FunctionTok"/>
        </w:rPr>
        <w:t>cmdscale</w:t>
      </w:r>
      <w:r>
        <w:rPr>
          <w:rStyle w:val="NormalTok"/>
        </w:rPr>
        <w:t>(</w:t>
      </w:r>
      <w:r>
        <w:rPr>
          <w:rStyle w:val="FunctionTok"/>
        </w:rPr>
        <w:t>as.dist</w:t>
      </w:r>
      <w:r>
        <w:rPr>
          <w:rStyle w:val="NormalTok"/>
        </w:rPr>
        <w:t xml:space="preserve">(seq.om_obj), </w:t>
      </w:r>
      <w:r>
        <w:rPr>
          <w:rStyle w:val="AttributeTok"/>
        </w:rPr>
        <w:t>k =</w:t>
      </w:r>
      <w:r>
        <w:rPr>
          <w:rStyle w:val="NormalTok"/>
        </w:rPr>
        <w:t xml:space="preserve"> </w:t>
      </w:r>
      <w:r>
        <w:rPr>
          <w:rStyle w:val="DecValTok"/>
        </w:rPr>
        <w:t>1</w:t>
      </w:r>
      <w:r>
        <w:rPr>
          <w:rStyle w:val="NormalTok"/>
        </w:rPr>
        <w:t>)</w:t>
      </w:r>
      <w:r>
        <w:br/>
      </w:r>
      <w:r>
        <w:rPr>
          <w:rStyle w:val="FunctionTok"/>
        </w:rPr>
        <w:t>seqIplot</w:t>
      </w:r>
      <w:r>
        <w:rPr>
          <w:rStyle w:val="NormalTok"/>
        </w:rPr>
        <w:t xml:space="preserve">(seq_obj_obj, </w:t>
      </w:r>
      <w:r>
        <w:rPr>
          <w:rStyle w:val="AttributeTok"/>
        </w:rPr>
        <w:t>group =</w:t>
      </w:r>
      <w:r>
        <w:rPr>
          <w:rStyle w:val="NormalTok"/>
        </w:rPr>
        <w:t xml:space="preserve"> seq.part_obj, </w:t>
      </w:r>
      <w:r>
        <w:rPr>
          <w:rStyle w:val="AttributeTok"/>
        </w:rPr>
        <w:t>sortv =</w:t>
      </w:r>
      <w:r>
        <w:rPr>
          <w:rStyle w:val="NormalTok"/>
        </w:rPr>
        <w:t xml:space="preserve"> ordre_obj, </w:t>
      </w:r>
      <w:r>
        <w:rPr>
          <w:rStyle w:val="AttributeTok"/>
        </w:rPr>
        <w:t>space =</w:t>
      </w:r>
      <w:r>
        <w:rPr>
          <w:rStyle w:val="NormalTok"/>
        </w:rPr>
        <w:t xml:space="preserve"> </w:t>
      </w:r>
      <w:r>
        <w:rPr>
          <w:rStyle w:val="DecValTok"/>
        </w:rPr>
        <w:t>0</w:t>
      </w:r>
      <w:r>
        <w:rPr>
          <w:rStyle w:val="NormalTok"/>
        </w:rPr>
        <w:t xml:space="preserve">, </w:t>
      </w:r>
      <w:r>
        <w:rPr>
          <w:rStyle w:val="AttributeTok"/>
        </w:rPr>
        <w:t>border =</w:t>
      </w:r>
      <w:r>
        <w:rPr>
          <w:rStyle w:val="NormalTok"/>
        </w:rPr>
        <w:t xml:space="preserve"> </w:t>
      </w:r>
      <w:r>
        <w:rPr>
          <w:rStyle w:val="ConstantTok"/>
        </w:rPr>
        <w:t>NA</w:t>
      </w:r>
      <w:r>
        <w:rPr>
          <w:rStyle w:val="NormalTok"/>
        </w:rPr>
        <w:t xml:space="preserve">, </w:t>
      </w:r>
      <w:r>
        <w:rPr>
          <w:rStyle w:val="AttributeTok"/>
        </w:rPr>
        <w:t>yaxis =</w:t>
      </w:r>
      <w:r>
        <w:rPr>
          <w:rStyle w:val="NormalTok"/>
        </w:rPr>
        <w:t xml:space="preserve"> </w:t>
      </w:r>
      <w:r>
        <w:rPr>
          <w:rStyle w:val="ConstantTok"/>
        </w:rPr>
        <w:t>FALSE</w:t>
      </w:r>
      <w:r>
        <w:rPr>
          <w:rStyle w:val="NormalTok"/>
        </w:rPr>
        <w:t>)</w:t>
      </w:r>
    </w:p>
    <w:p w14:paraId="10D4F2F5" w14:textId="77777777" w:rsidR="00022B71" w:rsidRDefault="005B112A">
      <w:pPr>
        <w:pStyle w:val="Titre1Car"/>
      </w:pPr>
      <w:r>
        <w:rPr>
          <w:noProof/>
        </w:rPr>
        <w:drawing>
          <wp:inline distT="0" distB="0" distL="0" distR="0" wp14:anchorId="560CC985" wp14:editId="439BCCDB">
            <wp:extent cx="4620126" cy="3696101"/>
            <wp:effectExtent l="0" t="0" r="0" b="0"/>
            <wp:docPr id="491" name="Picture"/>
            <wp:cNvGraphicFramePr/>
            <a:graphic xmlns:a="http://schemas.openxmlformats.org/drawingml/2006/main">
              <a:graphicData uri="http://schemas.openxmlformats.org/drawingml/2006/picture">
                <pic:pic xmlns:pic="http://schemas.openxmlformats.org/drawingml/2006/picture">
                  <pic:nvPicPr>
                    <pic:cNvPr id="492" name="Picture" descr="C:/Users/HP/Desktop/Analyse_r-seaux-sociaux-et-transition-l-ge-adulte-Qu-bec/rapport/Rapport_files/figure-docx/unnamed-chunk-153-2.png"/>
                    <pic:cNvPicPr>
                      <a:picLocks noChangeAspect="1" noChangeArrowheads="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14:paraId="54794FD5" w14:textId="77777777" w:rsidR="00022B71" w:rsidRDefault="005B112A">
      <w:pPr>
        <w:pStyle w:val="En-ttedetabledesmatires"/>
      </w:pPr>
      <w:r>
        <w:rPr>
          <w:rStyle w:val="CommentTok"/>
        </w:rPr>
        <w:t># Fréquences</w:t>
      </w:r>
      <w:r>
        <w:br/>
      </w:r>
      <w:r>
        <w:rPr>
          <w:rStyle w:val="FunctionTok"/>
        </w:rPr>
        <w:t>seqfplot</w:t>
      </w:r>
      <w:r>
        <w:rPr>
          <w:rStyle w:val="NormalTok"/>
        </w:rPr>
        <w:t xml:space="preserve">(seq_obj_obj, </w:t>
      </w:r>
      <w:r>
        <w:rPr>
          <w:rStyle w:val="AttributeTok"/>
        </w:rPr>
        <w:t>group =</w:t>
      </w:r>
      <w:r>
        <w:rPr>
          <w:rStyle w:val="NormalTok"/>
        </w:rPr>
        <w:t xml:space="preserve"> seq.part_obj)</w:t>
      </w:r>
    </w:p>
    <w:p w14:paraId="4CF88C60" w14:textId="77777777" w:rsidR="00022B71" w:rsidRDefault="005B112A">
      <w:pPr>
        <w:pStyle w:val="Titre1Car"/>
      </w:pPr>
      <w:r>
        <w:rPr>
          <w:noProof/>
        </w:rPr>
        <w:drawing>
          <wp:inline distT="0" distB="0" distL="0" distR="0" wp14:anchorId="4B0EC9B8" wp14:editId="115D81B8">
            <wp:extent cx="4620126" cy="3696101"/>
            <wp:effectExtent l="0" t="0" r="0" b="0"/>
            <wp:docPr id="494" name="Picture"/>
            <wp:cNvGraphicFramePr/>
            <a:graphic xmlns:a="http://schemas.openxmlformats.org/drawingml/2006/main">
              <a:graphicData uri="http://schemas.openxmlformats.org/drawingml/2006/picture">
                <pic:pic xmlns:pic="http://schemas.openxmlformats.org/drawingml/2006/picture">
                  <pic:nvPicPr>
                    <pic:cNvPr id="495" name="Picture" descr="C:/Users/HP/Desktop/Analyse_r-seaux-sociaux-et-transition-l-ge-adulte-Qu-bec/rapport/Rapport_files/figure-docx/unnamed-chunk-153-3.png"/>
                    <pic:cNvPicPr>
                      <a:picLocks noChangeAspect="1" noChangeArrowheads="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14:paraId="762E0B39" w14:textId="77777777" w:rsidR="00022B71" w:rsidRDefault="005B112A">
      <w:pPr>
        <w:pStyle w:val="En-ttedetabledesmatires"/>
      </w:pPr>
      <w:r>
        <w:rPr>
          <w:rStyle w:val="CommentTok"/>
        </w:rPr>
        <w:t># Heatmap</w:t>
      </w:r>
      <w:r>
        <w:br/>
      </w:r>
      <w:r>
        <w:rPr>
          <w:rStyle w:val="FunctionTok"/>
        </w:rPr>
        <w:t>library</w:t>
      </w:r>
      <w:r>
        <w:rPr>
          <w:rStyle w:val="NormalTok"/>
        </w:rPr>
        <w:t>(seqhandbook)</w:t>
      </w:r>
      <w:r>
        <w:br/>
      </w:r>
      <w:r>
        <w:rPr>
          <w:rStyle w:val="CommentTok"/>
        </w:rPr>
        <w:t>#seq_heatmap(seq_obj_obj, seq.om_obj)</w:t>
      </w:r>
    </w:p>
    <w:p w14:paraId="5F718D6E" w14:textId="77777777" w:rsidR="00022B71" w:rsidRDefault="005B112A">
      <w:pPr>
        <w:pStyle w:val="Titre1Car"/>
      </w:pPr>
      <w:r>
        <w:t>🔵</w:t>
      </w:r>
      <w:r>
        <w:t xml:space="preserve"> Classe 1 (154 individus – profil progressif équilibré)</w:t>
      </w:r>
    </w:p>
    <w:p w14:paraId="224B9B64" w14:textId="77777777" w:rsidR="00022B71" w:rsidRDefault="005B112A">
      <w:pPr>
        <w:pStyle w:val="En-ttedetabledesmatires"/>
      </w:pPr>
      <w:r>
        <w:rPr>
          <w:rStyle w:val="VerbatimChar"/>
        </w:rPr>
        <w:t>Représente un cheminement étalé avec une montée progressive d’importance donnée à chaque marqueur.</w:t>
      </w:r>
      <w:r>
        <w:br/>
      </w:r>
      <w:r>
        <w:br/>
      </w:r>
      <w:r>
        <w:rPr>
          <w:rStyle w:val="VerbatimChar"/>
        </w:rPr>
        <w:t>Début avec une importance légèrement plus marquée pour l’emploi et quitter le nid.</w:t>
      </w:r>
      <w:r>
        <w:br/>
      </w:r>
      <w:r>
        <w:br/>
      </w:r>
      <w:r>
        <w:rPr>
          <w:rStyle w:val="VerbatimChar"/>
        </w:rPr>
        <w:t>Milieu : montée de la priorité donnée au couple et au mariage.</w:t>
      </w:r>
      <w:r>
        <w:br/>
      </w:r>
      <w:r>
        <w:br/>
      </w:r>
      <w:r>
        <w:rPr>
          <w:rStyle w:val="VerbatimChar"/>
        </w:rPr>
        <w:t>Fin : im</w:t>
      </w:r>
      <w:r>
        <w:rPr>
          <w:rStyle w:val="VerbatimChar"/>
        </w:rPr>
        <w:t xml:space="preserve">portance du premier enfant. </w:t>
      </w:r>
      <w:r>
        <w:br/>
      </w:r>
      <w:r>
        <w:br/>
      </w:r>
      <w:r>
        <w:rPr>
          <w:rStyle w:val="VerbatimChar"/>
        </w:rPr>
        <w:t>✅</w:t>
      </w:r>
      <w:r>
        <w:rPr>
          <w:rStyle w:val="VerbatimChar"/>
        </w:rPr>
        <w:t xml:space="preserve"> Profil : transition douce, où tous les aspects de la vie adulte sont valorisés au fil du temps.</w:t>
      </w:r>
    </w:p>
    <w:p w14:paraId="49950A6B" w14:textId="77777777" w:rsidR="00022B71" w:rsidRDefault="005B112A">
      <w:pPr>
        <w:pStyle w:val="Titre1Car"/>
      </w:pPr>
      <w:r>
        <w:t>🟡</w:t>
      </w:r>
      <w:r>
        <w:t xml:space="preserve"> Classe 2 (135 individus – profil centré sur la parentalité tardive)</w:t>
      </w:r>
    </w:p>
    <w:p w14:paraId="75BD8276" w14:textId="77777777" w:rsidR="00022B71" w:rsidRDefault="005B112A">
      <w:pPr>
        <w:pStyle w:val="En-ttedetabledesmatires"/>
      </w:pPr>
      <w:r>
        <w:rPr>
          <w:rStyle w:val="VerbatimChar"/>
        </w:rPr>
        <w:t>Démarre par une priorité sur quitter le nid puis emploi s</w:t>
      </w:r>
      <w:r>
        <w:rPr>
          <w:rStyle w:val="VerbatimChar"/>
        </w:rPr>
        <w:t>table.</w:t>
      </w:r>
      <w:r>
        <w:br/>
      </w:r>
      <w:r>
        <w:br/>
      </w:r>
      <w:r>
        <w:rPr>
          <w:rStyle w:val="VerbatimChar"/>
        </w:rPr>
        <w:t>Importance du couple et mariage en milieu de séquence.</w:t>
      </w:r>
      <w:r>
        <w:br/>
      </w:r>
      <w:r>
        <w:br/>
      </w:r>
      <w:r>
        <w:rPr>
          <w:rStyle w:val="VerbatimChar"/>
        </w:rPr>
        <w:t>Clôture avec la parentalité (importance du premier enfant en O5).</w:t>
      </w:r>
      <w:r>
        <w:br/>
      </w:r>
      <w:r>
        <w:br/>
      </w:r>
      <w:r>
        <w:rPr>
          <w:rStyle w:val="VerbatimChar"/>
        </w:rPr>
        <w:t>✅</w:t>
      </w:r>
      <w:r>
        <w:rPr>
          <w:rStyle w:val="VerbatimChar"/>
        </w:rPr>
        <w:t xml:space="preserve"> Profil : les responsabilités affectives et familiales viennent en dernier.</w:t>
      </w:r>
    </w:p>
    <w:p w14:paraId="0242CFAC" w14:textId="77777777" w:rsidR="00022B71" w:rsidRDefault="005B112A">
      <w:pPr>
        <w:pStyle w:val="Titre1Car"/>
      </w:pPr>
      <w:r>
        <w:t>🟣</w:t>
      </w:r>
      <w:r>
        <w:t xml:space="preserve"> Classe 3 (203 individus – profil centré sur l</w:t>
      </w:r>
      <w:r>
        <w:t>’emploi puis la famille)</w:t>
      </w:r>
    </w:p>
    <w:p w14:paraId="5825B50D" w14:textId="77777777" w:rsidR="00022B71" w:rsidRDefault="005B112A">
      <w:pPr>
        <w:pStyle w:val="En-ttedetabledesmatires"/>
      </w:pPr>
      <w:r>
        <w:rPr>
          <w:rStyle w:val="VerbatimChar"/>
        </w:rPr>
        <w:t>Forte importance donnée d’emblée à l’emploi stable et quitter le nid.</w:t>
      </w:r>
      <w:r>
        <w:br/>
      </w:r>
      <w:r>
        <w:br/>
      </w:r>
      <w:r>
        <w:rPr>
          <w:rStyle w:val="VerbatimChar"/>
        </w:rPr>
        <w:t>Ensuite : montée en puissance des aspects affectifs.</w:t>
      </w:r>
      <w:r>
        <w:br/>
      </w:r>
      <w:r>
        <w:br/>
      </w:r>
      <w:r>
        <w:rPr>
          <w:rStyle w:val="VerbatimChar"/>
        </w:rPr>
        <w:t xml:space="preserve">Le mariage puis l’enfant prennent de l’importance en fin de parcours. </w:t>
      </w:r>
      <w:r>
        <w:br/>
      </w:r>
      <w:r>
        <w:br/>
      </w:r>
      <w:r>
        <w:rPr>
          <w:rStyle w:val="VerbatimChar"/>
        </w:rPr>
        <w:t>✅</w:t>
      </w:r>
      <w:r>
        <w:rPr>
          <w:rStyle w:val="VerbatimChar"/>
        </w:rPr>
        <w:t xml:space="preserve"> Profil : vision très structurée,</w:t>
      </w:r>
      <w:r>
        <w:rPr>
          <w:rStyle w:val="VerbatimChar"/>
        </w:rPr>
        <w:t xml:space="preserve"> où l’emploi est vu comme préalable à tout.</w:t>
      </w:r>
    </w:p>
    <w:p w14:paraId="399F9D13" w14:textId="77777777" w:rsidR="00022B71" w:rsidRDefault="005B112A">
      <w:pPr>
        <w:pStyle w:val="Titre1Car"/>
      </w:pPr>
      <w:r>
        <w:t>🟠</w:t>
      </w:r>
      <w:r>
        <w:t xml:space="preserve"> Classe 4 (101 individus – profil inversé ou atypique)</w:t>
      </w:r>
    </w:p>
    <w:p w14:paraId="3B59BB38" w14:textId="77777777" w:rsidR="00022B71" w:rsidRDefault="005B112A">
      <w:pPr>
        <w:pStyle w:val="En-ttedetabledesmatires"/>
      </w:pPr>
      <w:r>
        <w:rPr>
          <w:rStyle w:val="VerbatimChar"/>
        </w:rPr>
        <w:t>Commence par une très forte priorité à quitter le nid, mariage, et enfant.</w:t>
      </w:r>
      <w:r>
        <w:br/>
      </w:r>
      <w:r>
        <w:br/>
      </w:r>
      <w:r>
        <w:rPr>
          <w:rStyle w:val="VerbatimChar"/>
        </w:rPr>
        <w:t xml:space="preserve">Importance de l’emploi ou du couple vient ensuite. </w:t>
      </w:r>
      <w:r>
        <w:br/>
      </w:r>
      <w:r>
        <w:br/>
      </w:r>
      <w:r>
        <w:rPr>
          <w:rStyle w:val="VerbatimChar"/>
        </w:rPr>
        <w:t>✅</w:t>
      </w:r>
      <w:r>
        <w:rPr>
          <w:rStyle w:val="VerbatimChar"/>
        </w:rPr>
        <w:t xml:space="preserve"> Profil atypique : import</w:t>
      </w:r>
      <w:r>
        <w:rPr>
          <w:rStyle w:val="VerbatimChar"/>
        </w:rPr>
        <w:t>ance donnée d’abord aux relations et responsabilités familiales avant l’indépendance ou le travail.</w:t>
      </w:r>
    </w:p>
    <w:p w14:paraId="7C701A99" w14:textId="77777777" w:rsidR="00022B71" w:rsidRDefault="005B112A">
      <w:pPr>
        <w:pStyle w:val="Titre1Car"/>
      </w:pPr>
      <w:r>
        <w:t>🔵</w:t>
      </w:r>
      <w:r>
        <w:t xml:space="preserve"> Classe 5 (106 individus – profil affectif prioritaire)</w:t>
      </w:r>
    </w:p>
    <w:p w14:paraId="73B955D1" w14:textId="77777777" w:rsidR="00022B71" w:rsidRDefault="005B112A">
      <w:pPr>
        <w:pStyle w:val="En-ttedetabledesmatires"/>
      </w:pPr>
      <w:r>
        <w:rPr>
          <w:rStyle w:val="VerbatimChar"/>
        </w:rPr>
        <w:t>Donne d’abord de l’importance à la vie de couple.</w:t>
      </w:r>
      <w:r>
        <w:br/>
      </w:r>
      <w:r>
        <w:br/>
      </w:r>
      <w:r>
        <w:rPr>
          <w:rStyle w:val="VerbatimChar"/>
        </w:rPr>
        <w:t>Ensuite : montée du mariage et du premier enfan</w:t>
      </w:r>
      <w:r>
        <w:rPr>
          <w:rStyle w:val="VerbatimChar"/>
        </w:rPr>
        <w:t>t.</w:t>
      </w:r>
      <w:r>
        <w:br/>
      </w:r>
      <w:r>
        <w:br/>
      </w:r>
      <w:r>
        <w:rPr>
          <w:rStyle w:val="VerbatimChar"/>
        </w:rPr>
        <w:t xml:space="preserve">L’emploi et quitter le nid arrivent plus tard. </w:t>
      </w:r>
      <w:r>
        <w:br/>
      </w:r>
      <w:r>
        <w:br/>
      </w:r>
      <w:r>
        <w:rPr>
          <w:rStyle w:val="VerbatimChar"/>
        </w:rPr>
        <w:t>✅</w:t>
      </w:r>
      <w:r>
        <w:rPr>
          <w:rStyle w:val="VerbatimChar"/>
        </w:rPr>
        <w:t xml:space="preserve"> Profil : l’affectif précède l’indépendance économique dans la représentation de la transition.</w:t>
      </w:r>
      <w:bookmarkEnd w:id="417"/>
      <w:bookmarkEnd w:id="427"/>
      <w:bookmarkEnd w:id="431"/>
    </w:p>
    <w:sectPr w:rsidR="00022B71">
      <w:footnotePr>
        <w:numRestart w:val="eachSect"/>
      </w:footnotePr>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CYRIAQUE" w:date="2025-09-23T19:30:00Z" w:initials="C">
    <w:p w14:paraId="446A8B8A" w14:textId="0C36C075" w:rsidR="007D6FDB" w:rsidRDefault="007D6FDB">
      <w:pPr>
        <w:pStyle w:val="Commentaire"/>
      </w:pPr>
      <w:r>
        <w:rPr>
          <w:rStyle w:val="Marquedecommentaire"/>
        </w:rPr>
        <w:annotationRef/>
      </w:r>
      <w:r>
        <w:t xml:space="preserve">Combiner </w:t>
      </w:r>
      <w:r w:rsidR="00FA54B2">
        <w:t xml:space="preserve">avec </w:t>
      </w:r>
      <w:r>
        <w:t xml:space="preserve">la table </w:t>
      </w:r>
      <w:proofErr w:type="spellStart"/>
      <w:r>
        <w:t>repondnant</w:t>
      </w:r>
      <w:proofErr w:type="spellEnd"/>
      <w:r>
        <w:t xml:space="preserve"> </w:t>
      </w:r>
      <w:proofErr w:type="spellStart"/>
      <w:r>
        <w:t>selon</w:t>
      </w:r>
      <w:proofErr w:type="spellEnd"/>
      <w:r>
        <w:t xml:space="preserve"> le </w:t>
      </w:r>
      <w:proofErr w:type="spellStart"/>
      <w:r>
        <w:t>sexe</w:t>
      </w:r>
      <w:proofErr w:type="spellEnd"/>
    </w:p>
  </w:comment>
  <w:comment w:id="15" w:author="CYRIAQUE" w:date="2025-09-23T19:42:00Z" w:initials="C">
    <w:p w14:paraId="1E7A0FFB" w14:textId="4A7EFB07" w:rsidR="00D6443D" w:rsidRDefault="00D6443D">
      <w:pPr>
        <w:pStyle w:val="Commentaire"/>
      </w:pPr>
      <w:r>
        <w:rPr>
          <w:rStyle w:val="Marquedecommentaire"/>
        </w:rPr>
        <w:annotationRef/>
      </w:r>
      <w:r>
        <w:t xml:space="preserve">Combiner avec la table </w:t>
      </w:r>
      <w:proofErr w:type="spellStart"/>
      <w:r>
        <w:t>uti_sexe</w:t>
      </w:r>
      <w:proofErr w:type="spellEnd"/>
    </w:p>
  </w:comment>
  <w:comment w:id="24" w:author="CYRIAQUE" w:date="2025-09-23T19:49:00Z" w:initials="C">
    <w:p w14:paraId="6662DE44" w14:textId="2E9C98F7" w:rsidR="00BF570E" w:rsidRDefault="00BF570E">
      <w:pPr>
        <w:pStyle w:val="Commentaire"/>
      </w:pPr>
      <w:r>
        <w:rPr>
          <w:rStyle w:val="Marquedecommentaire"/>
        </w:rPr>
        <w:annotationRef/>
      </w:r>
      <w:proofErr w:type="spellStart"/>
      <w:proofErr w:type="gramStart"/>
      <w:r>
        <w:t>Ajout</w:t>
      </w:r>
      <w:proofErr w:type="spellEnd"/>
      <w:r>
        <w:t xml:space="preserve">  d</w:t>
      </w:r>
      <w:proofErr w:type="gramEnd"/>
      <w:r>
        <w:t xml:space="preserve">‘un </w:t>
      </w:r>
      <w:proofErr w:type="spellStart"/>
      <w:r>
        <w:t>grphique</w:t>
      </w:r>
      <w:proofErr w:type="spellEnd"/>
      <w:r>
        <w:t xml:space="preserve"> </w:t>
      </w:r>
      <w:proofErr w:type="spellStart"/>
      <w:r>
        <w:t>empilé</w:t>
      </w:r>
      <w:proofErr w:type="spellEnd"/>
    </w:p>
  </w:comment>
  <w:comment w:id="25" w:author="CYRIAQUE" w:date="2025-09-23T19:45:00Z" w:initials="C">
    <w:p w14:paraId="0129C6FD" w14:textId="1A35FFA7" w:rsidR="00BF570E" w:rsidRDefault="00BF570E">
      <w:pPr>
        <w:pStyle w:val="Commentaire"/>
      </w:pPr>
      <w:r>
        <w:rPr>
          <w:rStyle w:val="Marquedecommentaire"/>
        </w:rPr>
        <w:annotationRef/>
      </w:r>
      <w:proofErr w:type="spellStart"/>
      <w:r>
        <w:t>Ajouter</w:t>
      </w:r>
      <w:proofErr w:type="spellEnd"/>
      <w:r>
        <w:t xml:space="preserve"> la table </w:t>
      </w:r>
      <w:proofErr w:type="spellStart"/>
      <w:r>
        <w:rPr>
          <w:rStyle w:val="NormalTok"/>
        </w:rPr>
        <w:t>activités_médias_sociaux</w:t>
      </w:r>
      <w:proofErr w:type="spellEnd"/>
      <w:r>
        <w:rPr>
          <w:rStyle w:val="NormalTok"/>
        </w:rPr>
        <w:t xml:space="preserve"> </w:t>
      </w:r>
      <w:proofErr w:type="spellStart"/>
      <w:r>
        <w:rPr>
          <w:rStyle w:val="NormalTok"/>
        </w:rPr>
        <w:t>selon</w:t>
      </w:r>
      <w:proofErr w:type="spellEnd"/>
      <w:r>
        <w:rPr>
          <w:rStyle w:val="NormalTok"/>
        </w:rPr>
        <w:t xml:space="preserve"> le </w:t>
      </w:r>
      <w:proofErr w:type="spellStart"/>
      <w:r>
        <w:rPr>
          <w:rStyle w:val="NormalTok"/>
        </w:rPr>
        <w:t>sexe</w:t>
      </w:r>
      <w:proofErr w:type="spellEnd"/>
    </w:p>
  </w:comment>
  <w:comment w:id="26" w:author="CYRIAQUE" w:date="2025-09-23T19:46:00Z" w:initials="C">
    <w:p w14:paraId="249D7AAB" w14:textId="6F8542DC" w:rsidR="00BF570E" w:rsidRDefault="00BF570E">
      <w:pPr>
        <w:pStyle w:val="Commentaire"/>
      </w:pPr>
      <w:r>
        <w:rPr>
          <w:rStyle w:val="Marquedecommentaire"/>
        </w:rPr>
        <w:annotationRef/>
      </w:r>
      <w:proofErr w:type="spellStart"/>
      <w:proofErr w:type="gramStart"/>
      <w:r>
        <w:t>Enlever”Acucune</w:t>
      </w:r>
      <w:proofErr w:type="spellEnd"/>
      <w:proofErr w:type="gramEnd"/>
      <w:r>
        <w:t xml:space="preserve"> et au</w:t>
      </w:r>
    </w:p>
  </w:comment>
  <w:comment w:id="31" w:author="CYRIAQUE" w:date="2025-09-23T19:52:00Z" w:initials="C">
    <w:p w14:paraId="3A09D806" w14:textId="4EA7C2BD" w:rsidR="009A7A47" w:rsidRDefault="009A7A47">
      <w:pPr>
        <w:pStyle w:val="Commentaire"/>
      </w:pPr>
      <w:r>
        <w:rPr>
          <w:rStyle w:val="Marquedecommentaire"/>
        </w:rPr>
        <w:annotationRef/>
      </w:r>
      <w:proofErr w:type="spellStart"/>
      <w:r>
        <w:t>Annexe</w:t>
      </w:r>
      <w:proofErr w:type="spellEnd"/>
    </w:p>
  </w:comment>
  <w:comment w:id="36" w:author="CYRIAQUE" w:date="2025-09-23T19:54:00Z" w:initials="C">
    <w:p w14:paraId="758BDD39" w14:textId="102D6DE2" w:rsidR="006A4F11" w:rsidRDefault="006A4F11">
      <w:pPr>
        <w:pStyle w:val="Commentaire"/>
      </w:pPr>
      <w:r>
        <w:rPr>
          <w:rStyle w:val="Marquedecommentaire"/>
        </w:rPr>
        <w:annotationRef/>
      </w:r>
      <w:proofErr w:type="spellStart"/>
      <w:r>
        <w:t>Graphique</w:t>
      </w:r>
      <w:proofErr w:type="spellEnd"/>
      <w:r>
        <w:t xml:space="preserve"> </w:t>
      </w:r>
      <w:proofErr w:type="spellStart"/>
      <w:r>
        <w:t>en</w:t>
      </w:r>
      <w:proofErr w:type="spellEnd"/>
      <w:r>
        <w:t xml:space="preserve"> barre </w:t>
      </w:r>
      <w:proofErr w:type="spellStart"/>
      <w:r>
        <w:t>empilé</w:t>
      </w:r>
      <w:proofErr w:type="spellEnd"/>
    </w:p>
  </w:comment>
  <w:comment w:id="37" w:author="CYRIAQUE" w:date="2025-09-23T19:58:00Z" w:initials="C">
    <w:p w14:paraId="2479DD05" w14:textId="32BA0AE9" w:rsidR="006A4F11" w:rsidRDefault="006A4F11">
      <w:pPr>
        <w:pStyle w:val="Commentaire"/>
      </w:pPr>
      <w:r>
        <w:rPr>
          <w:rStyle w:val="Marquedecommentaire"/>
        </w:rPr>
        <w:annotationRef/>
      </w:r>
      <w:proofErr w:type="spellStart"/>
      <w:r>
        <w:t>Recodage</w:t>
      </w:r>
      <w:proofErr w:type="spellEnd"/>
      <w:r>
        <w:t xml:space="preserve"> </w:t>
      </w:r>
      <w:r>
        <w:br/>
      </w:r>
      <w:r w:rsidR="005B112A">
        <w:rPr>
          <w:noProof/>
        </w:rPr>
        <w:t xml:space="preserve">"Pas </w:t>
      </w:r>
      <w:r w:rsidR="005B112A">
        <w:rPr>
          <w:noProof/>
        </w:rPr>
        <w:t xml:space="preserve">du tout important </w:t>
      </w:r>
      <w:r w:rsidR="005B112A">
        <w:rPr>
          <w:noProof/>
        </w:rPr>
        <w:t>&amp; Peu important "</w:t>
      </w:r>
      <w:r w:rsidR="005B112A">
        <w:rPr>
          <w:noProof/>
        </w:rPr>
        <w:br/>
      </w:r>
      <w:r w:rsidR="005B112A">
        <w:rPr>
          <w:noProof/>
        </w:rPr>
        <w:br/>
      </w:r>
      <w:r w:rsidR="005B112A">
        <w:rPr>
          <w:noProof/>
        </w:rPr>
        <w:t>"Plus ou moins important "</w:t>
      </w:r>
      <w:r w:rsidR="005B112A">
        <w:rPr>
          <w:noProof/>
        </w:rPr>
        <w:br/>
      </w:r>
      <w:r w:rsidR="005B112A">
        <w:rPr>
          <w:noProof/>
        </w:rPr>
        <w:br/>
        <w:t xml:space="preserve">"Important </w:t>
      </w:r>
      <w:r w:rsidR="005B112A">
        <w:rPr>
          <w:noProof/>
        </w:rPr>
        <w:t>&amp;</w:t>
      </w:r>
      <w:r w:rsidR="005B112A">
        <w:rPr>
          <w:noProof/>
        </w:rPr>
        <w:t xml:space="preserve"> Tres important "</w:t>
      </w:r>
      <w:r>
        <w:br/>
      </w:r>
    </w:p>
  </w:comment>
  <w:comment w:id="40" w:author="CYRIAQUE" w:date="2025-09-23T21:06:00Z" w:initials="C">
    <w:p w14:paraId="108D5CFF" w14:textId="76544FDD" w:rsidR="00412956" w:rsidRDefault="00412956">
      <w:pPr>
        <w:pStyle w:val="Commentaire"/>
      </w:pPr>
      <w:r>
        <w:rPr>
          <w:rStyle w:val="Marquedecommentaire"/>
        </w:rPr>
        <w:annotationRef/>
      </w:r>
      <w:proofErr w:type="spellStart"/>
      <w:r>
        <w:t>Ajouter</w:t>
      </w:r>
      <w:proofErr w:type="spellEnd"/>
      <w:r>
        <w:t xml:space="preserve"> </w:t>
      </w:r>
      <w:proofErr w:type="spellStart"/>
      <w:r>
        <w:t>selon</w:t>
      </w:r>
      <w:proofErr w:type="spellEnd"/>
      <w:r>
        <w:t xml:space="preserve"> </w:t>
      </w:r>
      <w:proofErr w:type="spellStart"/>
      <w:r>
        <w:t>l’utilisation</w:t>
      </w:r>
      <w:proofErr w:type="spellEnd"/>
      <w:r>
        <w:t xml:space="preserve"> </w:t>
      </w:r>
      <w:proofErr w:type="gramStart"/>
      <w:r>
        <w:t>des  réseaux</w:t>
      </w:r>
      <w:proofErr w:type="gramEnd"/>
    </w:p>
  </w:comment>
  <w:comment w:id="47" w:author="CYRIAQUE" w:date="2025-09-23T21:08:00Z" w:initials="C">
    <w:p w14:paraId="59E2A415" w14:textId="51022DED" w:rsidR="00412956" w:rsidRDefault="00412956">
      <w:pPr>
        <w:pStyle w:val="Commentaire"/>
      </w:pPr>
      <w:r>
        <w:rPr>
          <w:rStyle w:val="Marquedecommentaire"/>
        </w:rPr>
        <w:annotationRef/>
      </w:r>
      <w:r>
        <w:rPr>
          <w:rFonts w:ascii="Calibri" w:hAnsi="Calibri"/>
        </w:rPr>
        <w:t xml:space="preserve">    Les deux </w:t>
      </w:r>
      <w:proofErr w:type="spellStart"/>
      <w:r>
        <w:rPr>
          <w:rFonts w:ascii="Calibri" w:hAnsi="Calibri"/>
        </w:rPr>
        <w:t>sont</w:t>
      </w:r>
      <w:proofErr w:type="spellEnd"/>
      <w:r>
        <w:rPr>
          <w:rFonts w:ascii="Calibri" w:hAnsi="Calibri"/>
        </w:rPr>
        <w:t xml:space="preserve"> </w:t>
      </w:r>
      <w:proofErr w:type="spellStart"/>
      <w:r>
        <w:rPr>
          <w:rFonts w:ascii="Calibri" w:hAnsi="Calibri"/>
        </w:rPr>
        <w:t>defunts</w:t>
      </w:r>
      <w:proofErr w:type="spellEnd"/>
      <w:r>
        <w:rPr>
          <w:rFonts w:ascii="Calibri" w:hAnsi="Calibri"/>
        </w:rPr>
        <w:t xml:space="preserve"> &amp; </w:t>
      </w:r>
      <w:r>
        <w:rPr>
          <w:rFonts w:ascii="Calibri" w:hAnsi="Calibri"/>
        </w:rPr>
        <w:t xml:space="preserve">Un des deux </w:t>
      </w:r>
      <w:proofErr w:type="spellStart"/>
      <w:r>
        <w:rPr>
          <w:rFonts w:ascii="Calibri" w:hAnsi="Calibri"/>
        </w:rPr>
        <w:t>est</w:t>
      </w:r>
      <w:proofErr w:type="spellEnd"/>
      <w:r>
        <w:rPr>
          <w:rFonts w:ascii="Calibri" w:hAnsi="Calibri"/>
        </w:rPr>
        <w:t xml:space="preserve"> </w:t>
      </w:r>
      <w:proofErr w:type="spellStart"/>
      <w:r>
        <w:rPr>
          <w:rFonts w:ascii="Calibri" w:hAnsi="Calibri"/>
        </w:rPr>
        <w:t>defunt</w:t>
      </w:r>
      <w:proofErr w:type="spellEnd"/>
      <w:r>
        <w:rPr>
          <w:rFonts w:ascii="Calibri" w:hAnsi="Calibri"/>
        </w:rPr>
        <w:t xml:space="preserve"> recode </w:t>
      </w:r>
      <w:proofErr w:type="spellStart"/>
      <w:r>
        <w:rPr>
          <w:rFonts w:ascii="Calibri" w:hAnsi="Calibri"/>
        </w:rPr>
        <w:t>en</w:t>
      </w:r>
      <w:proofErr w:type="spellEnd"/>
      <w:r>
        <w:rPr>
          <w:rFonts w:ascii="Calibri" w:hAnsi="Calibri"/>
        </w:rPr>
        <w:t xml:space="preserve"> “au </w:t>
      </w:r>
      <w:proofErr w:type="spellStart"/>
      <w:r>
        <w:rPr>
          <w:rFonts w:ascii="Calibri" w:hAnsi="Calibri"/>
        </w:rPr>
        <w:t>moins</w:t>
      </w:r>
      <w:proofErr w:type="spellEnd"/>
    </w:p>
  </w:comment>
  <w:comment w:id="288" w:author="CYRIAQUE" w:date="2025-09-23T21:30:00Z" w:initials="C">
    <w:p w14:paraId="5B47C5D5" w14:textId="004BC78D" w:rsidR="00CB41E7" w:rsidRDefault="00CB41E7">
      <w:pPr>
        <w:pStyle w:val="Commentaire"/>
      </w:pPr>
      <w:r>
        <w:rPr>
          <w:rStyle w:val="Marquedecommentaire"/>
        </w:rPr>
        <w:annotationRef/>
      </w:r>
      <w:proofErr w:type="spellStart"/>
      <w:r>
        <w:t>Mettre</w:t>
      </w:r>
      <w:proofErr w:type="spellEnd"/>
      <w:r>
        <w:t xml:space="preserve"> la </w:t>
      </w:r>
      <w:proofErr w:type="spellStart"/>
      <w:r>
        <w:t>légende</w:t>
      </w:r>
      <w:proofErr w:type="spellEnd"/>
      <w:r>
        <w:t xml:space="preserve"> des </w:t>
      </w:r>
      <w:proofErr w:type="spellStart"/>
      <w:r>
        <w:t>graphiques</w:t>
      </w:r>
      <w:proofErr w:type="spellEnd"/>
      <w:r>
        <w:t xml:space="preserve"> </w:t>
      </w:r>
      <w:proofErr w:type="spellStart"/>
      <w:r>
        <w:t>en</w:t>
      </w:r>
      <w:proofErr w:type="spellEnd"/>
      <w:r>
        <w:t xml:space="preserve"> bas</w:t>
      </w:r>
    </w:p>
  </w:comment>
  <w:comment w:id="319" w:author="CYRIAQUE" w:date="2025-09-23T21:31:00Z" w:initials="C">
    <w:p w14:paraId="2834EED9" w14:textId="167737FB" w:rsidR="00CB41E7" w:rsidRDefault="00CB41E7">
      <w:pPr>
        <w:pStyle w:val="Commentaire"/>
      </w:pPr>
      <w:r>
        <w:rPr>
          <w:rStyle w:val="Marquedecommentaire"/>
        </w:rPr>
        <w:annotationRef/>
      </w:r>
      <w:proofErr w:type="spellStart"/>
      <w:r>
        <w:t>Joindre</w:t>
      </w:r>
      <w:proofErr w:type="spellEnd"/>
      <w:r>
        <w:t xml:space="preserve"> </w:t>
      </w:r>
      <w:proofErr w:type="spellStart"/>
      <w:r>
        <w:t>selon</w:t>
      </w:r>
      <w:proofErr w:type="spellEnd"/>
      <w:r>
        <w:t xml:space="preserve"> </w:t>
      </w:r>
      <w:proofErr w:type="spellStart"/>
      <w:r>
        <w:t>l’ge</w:t>
      </w:r>
      <w:proofErr w:type="spellEnd"/>
      <w:r>
        <w:t xml:space="preserve"> </w:t>
      </w:r>
      <w:proofErr w:type="spellStart"/>
      <w:r>
        <w:t>également</w:t>
      </w:r>
      <w:proofErr w:type="spellEnd"/>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A8B8A" w15:done="0"/>
  <w15:commentEx w15:paraId="1E7A0FFB" w15:done="0"/>
  <w15:commentEx w15:paraId="6662DE44" w15:done="0"/>
  <w15:commentEx w15:paraId="0129C6FD" w15:done="0"/>
  <w15:commentEx w15:paraId="249D7AAB" w15:done="0"/>
  <w15:commentEx w15:paraId="3A09D806" w15:done="0"/>
  <w15:commentEx w15:paraId="758BDD39" w15:done="0"/>
  <w15:commentEx w15:paraId="2479DD05" w15:done="0"/>
  <w15:commentEx w15:paraId="108D5CFF" w15:done="0"/>
  <w15:commentEx w15:paraId="59E2A415" w15:done="0"/>
  <w15:commentEx w15:paraId="5B47C5D5" w15:done="0"/>
  <w15:commentEx w15:paraId="2834EE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7D73BF" w16cex:dateUtc="2025-09-23T19:30:00Z"/>
  <w16cex:commentExtensible w16cex:durableId="2C7D76A8" w16cex:dateUtc="2025-09-23T19:42:00Z"/>
  <w16cex:commentExtensible w16cex:durableId="2C7D7858" w16cex:dateUtc="2025-09-23T19:49:00Z"/>
  <w16cex:commentExtensible w16cex:durableId="2C7D7748" w16cex:dateUtc="2025-09-23T19:45:00Z"/>
  <w16cex:commentExtensible w16cex:durableId="2C7D7795" w16cex:dateUtc="2025-09-23T19:46:00Z"/>
  <w16cex:commentExtensible w16cex:durableId="2C7D78E5" w16cex:dateUtc="2025-09-23T19:52:00Z"/>
  <w16cex:commentExtensible w16cex:durableId="2C7D795C" w16cex:dateUtc="2025-09-23T19:54:00Z"/>
  <w16cex:commentExtensible w16cex:durableId="2C7D7A7C" w16cex:dateUtc="2025-09-23T19:58:00Z"/>
  <w16cex:commentExtensible w16cex:durableId="2C7D8A39" w16cex:dateUtc="2025-09-23T21:06:00Z"/>
  <w16cex:commentExtensible w16cex:durableId="2C7D8AC5" w16cex:dateUtc="2025-09-23T21:08:00Z"/>
  <w16cex:commentExtensible w16cex:durableId="2C7D8FEE" w16cex:dateUtc="2025-09-23T21:30:00Z"/>
  <w16cex:commentExtensible w16cex:durableId="2C7D9045" w16cex:dateUtc="2025-09-23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A8B8A" w16cid:durableId="2C7D73BF"/>
  <w16cid:commentId w16cid:paraId="1E7A0FFB" w16cid:durableId="2C7D76A8"/>
  <w16cid:commentId w16cid:paraId="6662DE44" w16cid:durableId="2C7D7858"/>
  <w16cid:commentId w16cid:paraId="0129C6FD" w16cid:durableId="2C7D7748"/>
  <w16cid:commentId w16cid:paraId="249D7AAB" w16cid:durableId="2C7D7795"/>
  <w16cid:commentId w16cid:paraId="3A09D806" w16cid:durableId="2C7D78E5"/>
  <w16cid:commentId w16cid:paraId="758BDD39" w16cid:durableId="2C7D795C"/>
  <w16cid:commentId w16cid:paraId="2479DD05" w16cid:durableId="2C7D7A7C"/>
  <w16cid:commentId w16cid:paraId="108D5CFF" w16cid:durableId="2C7D8A39"/>
  <w16cid:commentId w16cid:paraId="59E2A415" w16cid:durableId="2C7D8AC5"/>
  <w16cid:commentId w16cid:paraId="5B47C5D5" w16cid:durableId="2C7D8FEE"/>
  <w16cid:commentId w16cid:paraId="2834EED9" w16cid:durableId="2C7D90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ECB00" w14:textId="77777777" w:rsidR="005B112A" w:rsidRDefault="005B112A" w:rsidP="00972C71">
      <w:pPr>
        <w:spacing w:after="0"/>
      </w:pPr>
      <w:r>
        <w:separator/>
      </w:r>
    </w:p>
  </w:endnote>
  <w:endnote w:type="continuationSeparator" w:id="0">
    <w:p w14:paraId="173597A7" w14:textId="77777777" w:rsidR="005B112A" w:rsidRDefault="005B112A" w:rsidP="00972C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A8D48" w14:textId="77777777" w:rsidR="005B112A" w:rsidRDefault="005B112A" w:rsidP="00972C71">
      <w:pPr>
        <w:spacing w:after="0"/>
      </w:pPr>
      <w:r>
        <w:separator/>
      </w:r>
    </w:p>
  </w:footnote>
  <w:footnote w:type="continuationSeparator" w:id="0">
    <w:p w14:paraId="693C9909" w14:textId="77777777" w:rsidR="005B112A" w:rsidRDefault="005B112A" w:rsidP="00972C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26EF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YRIAQUE">
    <w15:presenceInfo w15:providerId="Windows Live" w15:userId="a3dda8a9d4dd41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71"/>
    <w:rsid w:val="00022B71"/>
    <w:rsid w:val="00286854"/>
    <w:rsid w:val="00412956"/>
    <w:rsid w:val="005B112A"/>
    <w:rsid w:val="006A4F11"/>
    <w:rsid w:val="007D6FDB"/>
    <w:rsid w:val="00972C71"/>
    <w:rsid w:val="009A7A47"/>
    <w:rsid w:val="00BF570E"/>
    <w:rsid w:val="00CB41E7"/>
    <w:rsid w:val="00D6443D"/>
    <w:rsid w:val="00E21B5C"/>
    <w:rsid w:val="00F370B3"/>
    <w:rsid w:val="00FA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86E0"/>
  <w15:docId w15:val="{0D33B7DF-129B-4BDD-BB13-F9115C9C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character" w:customStyle="1" w:styleId="LgendeCar">
    <w:name w:val="Légende Car"/>
    <w:basedOn w:val="Policepardfaut"/>
    <w:link w:val="Lgende"/>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LgendeCar"/>
    <w:link w:val="SourceCode"/>
    <w:rPr>
      <w:rFonts w:ascii="Consolas" w:hAnsi="Consolas"/>
      <w:sz w:val="22"/>
    </w:rPr>
  </w:style>
  <w:style w:type="paragraph" w:customStyle="1" w:styleId="SourceCode">
    <w:name w:val="Source Code"/>
    <w:basedOn w:val="Normal"/>
    <w:link w:val="VerbatimChar"/>
    <w:pPr>
      <w:shd w:val="clear" w:color="auto" w:fill="F8F8F8"/>
      <w:wordWrap w:val="0"/>
    </w:p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unhideWhenUsed/>
    <w:rsid w:val="00972C71"/>
    <w:pPr>
      <w:spacing w:after="100"/>
    </w:pPr>
  </w:style>
  <w:style w:type="paragraph" w:styleId="TM2">
    <w:name w:val="toc 2"/>
    <w:basedOn w:val="Normal"/>
    <w:next w:val="Normal"/>
    <w:autoRedefine/>
    <w:uiPriority w:val="39"/>
    <w:unhideWhenUsed/>
    <w:rsid w:val="00972C71"/>
    <w:pPr>
      <w:spacing w:after="100"/>
      <w:ind w:left="240"/>
    </w:pPr>
  </w:style>
  <w:style w:type="paragraph" w:styleId="TM3">
    <w:name w:val="toc 3"/>
    <w:basedOn w:val="Normal"/>
    <w:next w:val="Normal"/>
    <w:autoRedefine/>
    <w:uiPriority w:val="39"/>
    <w:unhideWhenUsed/>
    <w:rsid w:val="00972C71"/>
    <w:pPr>
      <w:spacing w:after="100"/>
      <w:ind w:left="480"/>
    </w:pPr>
  </w:style>
  <w:style w:type="paragraph" w:styleId="En-tte">
    <w:name w:val="header"/>
    <w:basedOn w:val="Normal"/>
    <w:link w:val="En-tteCar"/>
    <w:unhideWhenUsed/>
    <w:rsid w:val="00972C71"/>
    <w:pPr>
      <w:tabs>
        <w:tab w:val="center" w:pos="4536"/>
        <w:tab w:val="right" w:pos="9072"/>
      </w:tabs>
      <w:spacing w:after="0"/>
    </w:pPr>
  </w:style>
  <w:style w:type="character" w:customStyle="1" w:styleId="En-tteCar">
    <w:name w:val="En-tête Car"/>
    <w:basedOn w:val="Policepardfaut"/>
    <w:link w:val="En-tte"/>
    <w:rsid w:val="00972C71"/>
  </w:style>
  <w:style w:type="paragraph" w:styleId="Pieddepage">
    <w:name w:val="footer"/>
    <w:basedOn w:val="Normal"/>
    <w:link w:val="PieddepageCar"/>
    <w:unhideWhenUsed/>
    <w:rsid w:val="00972C71"/>
    <w:pPr>
      <w:tabs>
        <w:tab w:val="center" w:pos="4536"/>
        <w:tab w:val="right" w:pos="9072"/>
      </w:tabs>
      <w:spacing w:after="0"/>
    </w:pPr>
  </w:style>
  <w:style w:type="character" w:customStyle="1" w:styleId="PieddepageCar">
    <w:name w:val="Pied de page Car"/>
    <w:basedOn w:val="Policepardfaut"/>
    <w:link w:val="Pieddepage"/>
    <w:rsid w:val="00972C71"/>
  </w:style>
  <w:style w:type="character" w:styleId="Marquedecommentaire">
    <w:name w:val="annotation reference"/>
    <w:basedOn w:val="Policepardfaut"/>
    <w:semiHidden/>
    <w:unhideWhenUsed/>
    <w:rsid w:val="007D6FDB"/>
    <w:rPr>
      <w:sz w:val="16"/>
      <w:szCs w:val="16"/>
    </w:rPr>
  </w:style>
  <w:style w:type="paragraph" w:styleId="Commentaire">
    <w:name w:val="annotation text"/>
    <w:basedOn w:val="Normal"/>
    <w:link w:val="CommentaireCar"/>
    <w:semiHidden/>
    <w:unhideWhenUsed/>
    <w:rsid w:val="007D6FDB"/>
    <w:rPr>
      <w:sz w:val="20"/>
      <w:szCs w:val="20"/>
    </w:rPr>
  </w:style>
  <w:style w:type="character" w:customStyle="1" w:styleId="CommentaireCar">
    <w:name w:val="Commentaire Car"/>
    <w:basedOn w:val="Policepardfaut"/>
    <w:link w:val="Commentaire"/>
    <w:semiHidden/>
    <w:rsid w:val="007D6FDB"/>
    <w:rPr>
      <w:sz w:val="20"/>
      <w:szCs w:val="20"/>
    </w:rPr>
  </w:style>
  <w:style w:type="paragraph" w:styleId="Objetducommentaire">
    <w:name w:val="annotation subject"/>
    <w:basedOn w:val="Commentaire"/>
    <w:next w:val="Commentaire"/>
    <w:link w:val="ObjetducommentaireCar"/>
    <w:semiHidden/>
    <w:unhideWhenUsed/>
    <w:rsid w:val="007D6FDB"/>
    <w:rPr>
      <w:b/>
      <w:bCs/>
    </w:rPr>
  </w:style>
  <w:style w:type="character" w:customStyle="1" w:styleId="ObjetducommentaireCar">
    <w:name w:val="Objet du commentaire Car"/>
    <w:basedOn w:val="CommentaireCar"/>
    <w:link w:val="Objetducommentaire"/>
    <w:semiHidden/>
    <w:rsid w:val="007D6FDB"/>
    <w:rPr>
      <w:b/>
      <w:bCs/>
      <w:sz w:val="20"/>
      <w:szCs w:val="20"/>
    </w:rPr>
  </w:style>
  <w:style w:type="paragraph" w:styleId="Rvision">
    <w:name w:val="Revision"/>
    <w:hidden/>
    <w:semiHidden/>
    <w:rsid w:val="006A4F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18794-68A0-4217-8317-087E4D1DC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41894</Words>
  <Characters>230423</Characters>
  <Application>Microsoft Office Word</Application>
  <DocSecurity>0</DocSecurity>
  <Lines>1920</Lines>
  <Paragraphs>543</Paragraphs>
  <ScaleCrop>false</ScaleCrop>
  <HeadingPairs>
    <vt:vector size="2" baseType="variant">
      <vt:variant>
        <vt:lpstr>Titre</vt:lpstr>
      </vt:variant>
      <vt:variant>
        <vt:i4>1</vt:i4>
      </vt:variant>
    </vt:vector>
  </HeadingPairs>
  <TitlesOfParts>
    <vt:vector size="1" baseType="lpstr">
      <vt:lpstr>Les réseaux sociaux et la transition à l’âge adulte au Québec - 2025-09-23</vt:lpstr>
    </vt:vector>
  </TitlesOfParts>
  <Company/>
  <LinksUpToDate>false</LinksUpToDate>
  <CharactersWithSpaces>271774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réseaux sociaux et la transition à l’âge adulte au Québec - 2025-09-23</dc:title>
  <dc:creator>OUEDRAOGO Christian Cyriaque</dc:creator>
  <cp:keywords/>
  <cp:lastModifiedBy>CYRIAQUE</cp:lastModifiedBy>
  <cp:revision>2</cp:revision>
  <dcterms:created xsi:type="dcterms:W3CDTF">2025-09-23T21:49:00Z</dcterms:created>
  <dcterms:modified xsi:type="dcterms:W3CDTF">2025-09-23T21:49:00Z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2025-09-23</vt:lpwstr>
  </property>
  <property fmtid="{D5CDD505-2E9C-101B-9397-08002B2CF9AE}" pid="3" name="header-includes">
    <vt:lpwstr/>
  </property>
  <property fmtid="{D5CDD505-2E9C-101B-9397-08002B2CF9AE}" pid="4" name="output">
    <vt:lpwstr/>
  </property>
</Properties>
</file>