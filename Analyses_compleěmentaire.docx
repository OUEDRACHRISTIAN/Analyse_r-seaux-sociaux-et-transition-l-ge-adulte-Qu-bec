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E290" w14:textId="77777777" w:rsidR="007D00B7" w:rsidRPr="004005B2" w:rsidRDefault="00000000">
      <w:pPr>
        <w:pStyle w:val="Title"/>
        <w:rPr>
          <w:lang w:val="fr-CA"/>
        </w:rPr>
      </w:pPr>
      <w:r w:rsidRPr="004005B2">
        <w:rPr>
          <w:lang w:val="fr-CA"/>
        </w:rPr>
        <w:t>Les réseaux sociaux et la transition à l’âge adulte au Québec - 2025-11-08</w:t>
      </w:r>
    </w:p>
    <w:p w14:paraId="33CD7678" w14:textId="77777777" w:rsidR="007D00B7" w:rsidRDefault="00000000">
      <w:pPr>
        <w:pStyle w:val="Author"/>
      </w:pPr>
      <w:r>
        <w:t>OUEDRAOGO Christian Cyriaque</w:t>
      </w:r>
    </w:p>
    <w:p w14:paraId="6C46B05C" w14:textId="77777777" w:rsidR="007D00B7" w:rsidRDefault="00000000">
      <w:pPr>
        <w:pStyle w:val="Date"/>
      </w:pPr>
      <w:r>
        <w:t>2025-11-08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88212104"/>
        <w:docPartObj>
          <w:docPartGallery w:val="Table of Contents"/>
          <w:docPartUnique/>
        </w:docPartObj>
      </w:sdtPr>
      <w:sdtContent>
        <w:p w14:paraId="6EE8A04C" w14:textId="77777777" w:rsidR="007D00B7" w:rsidRDefault="00000000">
          <w:pPr>
            <w:pStyle w:val="TOCHeading"/>
          </w:pPr>
          <w:r>
            <w:t>Table of Contents</w:t>
          </w:r>
        </w:p>
        <w:p w14:paraId="6D5A6C95" w14:textId="77777777" w:rsidR="007D00B7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41047C67" w14:textId="77777777" w:rsidR="007D00B7" w:rsidRDefault="00000000">
      <w:r>
        <w:br w:type="page"/>
      </w:r>
    </w:p>
    <w:p w14:paraId="64254106" w14:textId="77777777" w:rsidR="007D00B7" w:rsidRPr="004005B2" w:rsidRDefault="00000000">
      <w:pPr>
        <w:pStyle w:val="Heading1"/>
        <w:rPr>
          <w:lang w:val="fr-CA"/>
        </w:rPr>
      </w:pPr>
      <w:bookmarkStart w:id="0" w:name="statistique-descriptives"/>
      <w:r w:rsidRPr="004005B2">
        <w:rPr>
          <w:lang w:val="fr-CA"/>
        </w:rPr>
        <w:lastRenderedPageBreak/>
        <w:t>Statistique descriptives</w:t>
      </w:r>
    </w:p>
    <w:p w14:paraId="043C7992" w14:textId="77777777" w:rsidR="007D00B7" w:rsidRPr="004005B2" w:rsidRDefault="00000000">
      <w:pPr>
        <w:pStyle w:val="Heading2"/>
        <w:rPr>
          <w:lang w:val="fr-CA"/>
        </w:rPr>
      </w:pPr>
      <w:bookmarkStart w:id="1" w:name="tableau-pour-les-répondants"/>
      <w:r w:rsidRPr="004005B2">
        <w:rPr>
          <w:lang w:val="fr-CA"/>
        </w:rPr>
        <w:t>Tableau pour les Répondants</w:t>
      </w:r>
    </w:p>
    <w:p w14:paraId="1F108938" w14:textId="77777777" w:rsidR="007D00B7" w:rsidRPr="004005B2" w:rsidRDefault="00000000">
      <w:pPr>
        <w:pStyle w:val="Heading3"/>
        <w:rPr>
          <w:lang w:val="fr-CA"/>
        </w:rPr>
      </w:pPr>
      <w:bookmarkStart w:id="2" w:name="Xbefd64ab3ec7ff436c72facb8dcccfb4891b296"/>
      <w:r w:rsidRPr="004005B2">
        <w:rPr>
          <w:lang w:val="fr-CA"/>
        </w:rPr>
        <w:t>valeurs et attitudes selon le fait d’être inscrit ou non à un réseau social</w:t>
      </w:r>
    </w:p>
    <w:p w14:paraId="586CDF24" w14:textId="77777777" w:rsidR="007D00B7" w:rsidRPr="004005B2" w:rsidRDefault="00000000">
      <w:pPr>
        <w:pStyle w:val="SourceCode"/>
        <w:rPr>
          <w:lang w:val="fr-CA"/>
        </w:rPr>
      </w:pPr>
      <w:r w:rsidRPr="004005B2">
        <w:rPr>
          <w:rStyle w:val="NormalTok"/>
          <w:lang w:val="fr-CA"/>
        </w:rPr>
        <w:t xml:space="preserve">table_repondants_Usage_MS </w:t>
      </w:r>
      <w:r w:rsidRPr="004005B2">
        <w:rPr>
          <w:rStyle w:val="OtherTok"/>
          <w:lang w:val="fr-CA"/>
        </w:rPr>
        <w:t>&lt;-</w:t>
      </w:r>
      <w:r w:rsidRPr="004005B2">
        <w:rPr>
          <w:rStyle w:val="NormalTok"/>
          <w:lang w:val="fr-CA"/>
        </w:rPr>
        <w:t xml:space="preserve"> </w:t>
      </w:r>
      <w:r w:rsidRPr="004005B2">
        <w:rPr>
          <w:rStyle w:val="FunctionTok"/>
          <w:lang w:val="fr-CA"/>
        </w:rPr>
        <w:t>tbl_svysummary</w:t>
      </w:r>
      <w:r w:rsidRPr="004005B2">
        <w:rPr>
          <w:rStyle w:val="NormalTok"/>
          <w:lang w:val="fr-CA"/>
        </w:rPr>
        <w:t>(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AttributeTok"/>
          <w:lang w:val="fr-CA"/>
        </w:rPr>
        <w:t>data =</w:t>
      </w:r>
      <w:r w:rsidRPr="004005B2">
        <w:rPr>
          <w:rStyle w:val="NormalTok"/>
          <w:lang w:val="fr-CA"/>
        </w:rPr>
        <w:t xml:space="preserve"> data_design,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AttributeTok"/>
          <w:lang w:val="fr-CA"/>
        </w:rPr>
        <w:t>by =</w:t>
      </w:r>
      <w:r w:rsidRPr="004005B2">
        <w:rPr>
          <w:rStyle w:val="NormalTok"/>
          <w:lang w:val="fr-CA"/>
        </w:rPr>
        <w:t xml:space="preserve"> Usage_MS,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AttributeTok"/>
          <w:lang w:val="fr-CA"/>
        </w:rPr>
        <w:t>include =</w:t>
      </w:r>
      <w:r w:rsidRPr="004005B2">
        <w:rPr>
          <w:rStyle w:val="NormalTok"/>
          <w:lang w:val="fr-CA"/>
        </w:rPr>
        <w:t xml:space="preserve"> </w:t>
      </w:r>
      <w:r w:rsidRPr="004005B2">
        <w:rPr>
          <w:rStyle w:val="FunctionTok"/>
          <w:lang w:val="fr-CA"/>
        </w:rPr>
        <w:t>c</w:t>
      </w:r>
      <w:r w:rsidRPr="004005B2">
        <w:rPr>
          <w:rStyle w:val="NormalTok"/>
          <w:lang w:val="fr-CA"/>
        </w:rPr>
        <w:t>(Justice_sociale,Influencer_sur_autrui,Monde_en_paix,Securite_pour_famille,Respect_et_armonie_avec_terre,Honorer_parents_aines,Autorite_commander_autrui,Proteger_environnement,Richesse_materiel_argent,Auto_discipline,Union_avec_la_nature,Equite_egalite_des_chances),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AttributeTok"/>
          <w:lang w:val="fr-CA"/>
        </w:rPr>
        <w:t>statistic =</w:t>
      </w:r>
      <w:r w:rsidRPr="004005B2">
        <w:rPr>
          <w:rStyle w:val="NormalTok"/>
          <w:lang w:val="fr-CA"/>
        </w:rPr>
        <w:t xml:space="preserve"> </w:t>
      </w:r>
      <w:r w:rsidRPr="004005B2">
        <w:rPr>
          <w:rStyle w:val="FunctionTok"/>
          <w:lang w:val="fr-CA"/>
        </w:rPr>
        <w:t>list</w:t>
      </w:r>
      <w:r w:rsidRPr="004005B2">
        <w:rPr>
          <w:rStyle w:val="NormalTok"/>
          <w:lang w:val="fr-CA"/>
        </w:rPr>
        <w:t>(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  </w:t>
      </w:r>
      <w:r w:rsidRPr="004005B2">
        <w:rPr>
          <w:rStyle w:val="FunctionTok"/>
          <w:lang w:val="fr-CA"/>
        </w:rPr>
        <w:t>all_continuous</w:t>
      </w:r>
      <w:r w:rsidRPr="004005B2">
        <w:rPr>
          <w:rStyle w:val="NormalTok"/>
          <w:lang w:val="fr-CA"/>
        </w:rPr>
        <w:t xml:space="preserve">() </w:t>
      </w:r>
      <w:r w:rsidRPr="004005B2">
        <w:rPr>
          <w:rStyle w:val="SpecialCharTok"/>
          <w:lang w:val="fr-CA"/>
        </w:rPr>
        <w:t>~</w:t>
      </w:r>
      <w:r w:rsidRPr="004005B2">
        <w:rPr>
          <w:rStyle w:val="NormalTok"/>
          <w:lang w:val="fr-CA"/>
        </w:rPr>
        <w:t xml:space="preserve"> </w:t>
      </w:r>
      <w:r w:rsidRPr="004005B2">
        <w:rPr>
          <w:rStyle w:val="StringTok"/>
          <w:lang w:val="fr-CA"/>
        </w:rPr>
        <w:t>"{mean}"</w:t>
      </w:r>
      <w:r w:rsidRPr="004005B2">
        <w:rPr>
          <w:rStyle w:val="NormalTok"/>
          <w:lang w:val="fr-CA"/>
        </w:rPr>
        <w:t>,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  </w:t>
      </w:r>
      <w:r w:rsidRPr="004005B2">
        <w:rPr>
          <w:rStyle w:val="FunctionTok"/>
          <w:lang w:val="fr-CA"/>
        </w:rPr>
        <w:t>all_categorical</w:t>
      </w:r>
      <w:r w:rsidRPr="004005B2">
        <w:rPr>
          <w:rStyle w:val="NormalTok"/>
          <w:lang w:val="fr-CA"/>
        </w:rPr>
        <w:t xml:space="preserve">() </w:t>
      </w:r>
      <w:r w:rsidRPr="004005B2">
        <w:rPr>
          <w:rStyle w:val="SpecialCharTok"/>
          <w:lang w:val="fr-CA"/>
        </w:rPr>
        <w:t>~</w:t>
      </w:r>
      <w:r w:rsidRPr="004005B2">
        <w:rPr>
          <w:rStyle w:val="NormalTok"/>
          <w:lang w:val="fr-CA"/>
        </w:rPr>
        <w:t xml:space="preserve"> </w:t>
      </w:r>
      <w:r w:rsidRPr="004005B2">
        <w:rPr>
          <w:rStyle w:val="StringTok"/>
          <w:lang w:val="fr-CA"/>
        </w:rPr>
        <w:t>"{p}   ({n})"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),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AttributeTok"/>
          <w:lang w:val="fr-CA"/>
        </w:rPr>
        <w:t>digits=</w:t>
      </w:r>
      <w:r w:rsidRPr="004005B2">
        <w:rPr>
          <w:rStyle w:val="SpecialCharTok"/>
          <w:lang w:val="fr-CA"/>
        </w:rPr>
        <w:t>~</w:t>
      </w:r>
      <w:r w:rsidRPr="004005B2">
        <w:rPr>
          <w:rStyle w:val="NormalTok"/>
          <w:lang w:val="fr-CA"/>
        </w:rPr>
        <w:t xml:space="preserve"> </w:t>
      </w:r>
      <w:r w:rsidRPr="004005B2">
        <w:rPr>
          <w:rStyle w:val="FunctionTok"/>
          <w:lang w:val="fr-CA"/>
        </w:rPr>
        <w:t>c</w:t>
      </w:r>
      <w:r w:rsidRPr="004005B2">
        <w:rPr>
          <w:rStyle w:val="NormalTok"/>
          <w:lang w:val="fr-CA"/>
        </w:rPr>
        <w:t>(</w:t>
      </w:r>
      <w:r w:rsidRPr="004005B2">
        <w:rPr>
          <w:rStyle w:val="DecValTok"/>
          <w:lang w:val="fr-CA"/>
        </w:rPr>
        <w:t>1</w:t>
      </w:r>
      <w:r w:rsidRPr="004005B2">
        <w:rPr>
          <w:rStyle w:val="NormalTok"/>
          <w:lang w:val="fr-CA"/>
        </w:rPr>
        <w:t>,</w:t>
      </w:r>
      <w:r w:rsidRPr="004005B2">
        <w:rPr>
          <w:rStyle w:val="DecValTok"/>
          <w:lang w:val="fr-CA"/>
        </w:rPr>
        <w:t>0</w:t>
      </w:r>
      <w:r w:rsidRPr="004005B2">
        <w:rPr>
          <w:rStyle w:val="NormalTok"/>
          <w:lang w:val="fr-CA"/>
        </w:rPr>
        <w:t>),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AttributeTok"/>
          <w:lang w:val="fr-CA"/>
        </w:rPr>
        <w:t>missing =</w:t>
      </w:r>
      <w:r w:rsidRPr="004005B2">
        <w:rPr>
          <w:rStyle w:val="NormalTok"/>
          <w:lang w:val="fr-CA"/>
        </w:rPr>
        <w:t xml:space="preserve"> </w:t>
      </w:r>
      <w:r w:rsidRPr="004005B2">
        <w:rPr>
          <w:rStyle w:val="StringTok"/>
          <w:lang w:val="fr-CA"/>
        </w:rPr>
        <w:t>"no"</w:t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CommentTok"/>
          <w:lang w:val="fr-CA"/>
        </w:rPr>
        <w:t># ne pas afficher les valeurs manquantes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) </w:t>
      </w:r>
      <w:r w:rsidRPr="004005B2">
        <w:rPr>
          <w:rStyle w:val="SpecialCharTok"/>
          <w:lang w:val="fr-CA"/>
        </w:rPr>
        <w:t>%&gt;%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FunctionTok"/>
          <w:lang w:val="fr-CA"/>
        </w:rPr>
        <w:t>add_overall</w:t>
      </w:r>
      <w:r w:rsidRPr="004005B2">
        <w:rPr>
          <w:rStyle w:val="NormalTok"/>
          <w:lang w:val="fr-CA"/>
        </w:rPr>
        <w:t xml:space="preserve">() </w:t>
      </w:r>
      <w:r w:rsidRPr="004005B2">
        <w:rPr>
          <w:rStyle w:val="SpecialCharTok"/>
          <w:lang w:val="fr-CA"/>
        </w:rPr>
        <w:t>%&gt;%</w:t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CommentTok"/>
          <w:lang w:val="fr-CA"/>
        </w:rPr>
        <w:t># ajouter la colonne « Ensemble »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FunctionTok"/>
          <w:lang w:val="fr-CA"/>
        </w:rPr>
        <w:t>add_p</w:t>
      </w:r>
      <w:r w:rsidRPr="004005B2">
        <w:rPr>
          <w:rStyle w:val="NormalTok"/>
          <w:lang w:val="fr-CA"/>
        </w:rPr>
        <w:t xml:space="preserve">() </w:t>
      </w:r>
      <w:r w:rsidRPr="004005B2">
        <w:rPr>
          <w:rStyle w:val="SpecialCharTok"/>
          <w:lang w:val="fr-CA"/>
        </w:rPr>
        <w:t>%&gt;%</w:t>
      </w:r>
      <w:r w:rsidRPr="004005B2">
        <w:rPr>
          <w:rStyle w:val="NormalTok"/>
          <w:lang w:val="fr-CA"/>
        </w:rPr>
        <w:t xml:space="preserve">        </w:t>
      </w:r>
      <w:r w:rsidRPr="004005B2">
        <w:rPr>
          <w:rStyle w:val="CommentTok"/>
          <w:lang w:val="fr-CA"/>
        </w:rPr>
        <w:t># ajouter les p-values pour tester la différence entre les groupes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FunctionTok"/>
          <w:lang w:val="fr-CA"/>
        </w:rPr>
        <w:t>modify_header</w:t>
      </w:r>
      <w:r w:rsidRPr="004005B2">
        <w:rPr>
          <w:rStyle w:val="NormalTok"/>
          <w:lang w:val="fr-CA"/>
        </w:rPr>
        <w:t>(</w:t>
      </w:r>
      <w:r w:rsidRPr="004005B2">
        <w:rPr>
          <w:rStyle w:val="AttributeTok"/>
          <w:lang w:val="fr-CA"/>
        </w:rPr>
        <w:t>label =</w:t>
      </w:r>
      <w:r w:rsidRPr="004005B2">
        <w:rPr>
          <w:rStyle w:val="NormalTok"/>
          <w:lang w:val="fr-CA"/>
        </w:rPr>
        <w:t xml:space="preserve"> </w:t>
      </w:r>
      <w:r w:rsidRPr="004005B2">
        <w:rPr>
          <w:rStyle w:val="StringTok"/>
          <w:lang w:val="fr-CA"/>
        </w:rPr>
        <w:t>"**Caractéristiques**"</w:t>
      </w:r>
      <w:r w:rsidRPr="004005B2">
        <w:rPr>
          <w:rStyle w:val="NormalTok"/>
          <w:lang w:val="fr-CA"/>
        </w:rPr>
        <w:t xml:space="preserve">) </w:t>
      </w:r>
      <w:r w:rsidRPr="004005B2">
        <w:rPr>
          <w:rStyle w:val="SpecialCharTok"/>
          <w:lang w:val="fr-CA"/>
        </w:rPr>
        <w:t>%&gt;%</w:t>
      </w:r>
      <w:r w:rsidRPr="004005B2">
        <w:rPr>
          <w:rStyle w:val="NormalTok"/>
          <w:lang w:val="fr-CA"/>
        </w:rPr>
        <w:t xml:space="preserve"> </w:t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 xml:space="preserve">  </w:t>
      </w:r>
      <w:r w:rsidRPr="004005B2">
        <w:rPr>
          <w:rStyle w:val="FunctionTok"/>
          <w:lang w:val="fr-CA"/>
        </w:rPr>
        <w:t>modify_caption</w:t>
      </w:r>
      <w:r w:rsidRPr="004005B2">
        <w:rPr>
          <w:rStyle w:val="NormalTok"/>
          <w:lang w:val="fr-CA"/>
        </w:rPr>
        <w:t>(</w:t>
      </w:r>
      <w:r w:rsidRPr="004005B2">
        <w:rPr>
          <w:rStyle w:val="StringTok"/>
          <w:lang w:val="fr-CA"/>
        </w:rPr>
        <w:t>"**Répondants selon le fait d’être inscrit ou non à un réseau social**"</w:t>
      </w:r>
      <w:r w:rsidRPr="004005B2">
        <w:rPr>
          <w:rStyle w:val="NormalTok"/>
          <w:lang w:val="fr-CA"/>
        </w:rPr>
        <w:t>)</w:t>
      </w:r>
      <w:r w:rsidRPr="004005B2">
        <w:rPr>
          <w:lang w:val="fr-CA"/>
        </w:rPr>
        <w:br/>
      </w:r>
      <w:r w:rsidRPr="004005B2">
        <w:rPr>
          <w:lang w:val="fr-CA"/>
        </w:rPr>
        <w:br/>
      </w:r>
      <w:r w:rsidRPr="004005B2">
        <w:rPr>
          <w:rStyle w:val="NormalTok"/>
          <w:lang w:val="fr-CA"/>
        </w:rPr>
        <w:t>table_repondants_Usage_MS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785"/>
        <w:gridCol w:w="1453"/>
        <w:gridCol w:w="1100"/>
        <w:gridCol w:w="1147"/>
        <w:gridCol w:w="805"/>
      </w:tblGrid>
      <w:tr w:rsidR="007D00B7" w14:paraId="3A7C7D8B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3B951F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Caractéristiques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789CA5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C2551F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Non</w:t>
            </w:r>
            <w:r>
              <w:rPr>
                <w:rFonts w:ascii="Calibri" w:hAnsi="Calibri"/>
                <w:sz w:val="20"/>
              </w:rPr>
              <w:t xml:space="preserve"> N = 60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EC7289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Oui</w:t>
            </w:r>
            <w:r>
              <w:rPr>
                <w:rFonts w:ascii="Calibri" w:hAnsi="Calibri"/>
                <w:sz w:val="20"/>
              </w:rPr>
              <w:t xml:space="preserve"> N = 660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96CB58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</w:p>
        </w:tc>
      </w:tr>
      <w:tr w:rsidR="007D00B7" w14:paraId="2DA4954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E9093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Justice_sociale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14A83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699F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CFA2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5CC8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27C3ED7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FFF27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0624C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5.0 (36)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BF080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21.2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A3742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3.5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AC72F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45B7B7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799F6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E4527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5.6 (40)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3B526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14.5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D415D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4.8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57120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DA6657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9C9E3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6E3B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21.7 (156)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EDC56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26.2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BB4F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21.2 (140)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E95D2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0ED6F5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8FAC6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D680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45.9 (331)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09C3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26.1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A16A9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47.8 (315)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82406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82F9D2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D4E77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C0CD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(157)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947D9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12.1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A4261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22.7 (150)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56E8D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7F6BB6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ACD69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Influencer_sur_autrui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B0DDC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A133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FFBD4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C611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0.071</w:t>
            </w:r>
          </w:p>
        </w:tc>
      </w:tr>
      <w:tr w:rsidR="007D00B7" w14:paraId="00289CC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1244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59B65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5462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20.0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512D7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7.4 (49)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4B272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651503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12D02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C7ACC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28.1 (202)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3B286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23.4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89CB6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28.5 (188)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D6CB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997B77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7F722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4AF4A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39.6 (285)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992E4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31.5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1DBE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40.3 (266)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AEBD0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6470B3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67752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72AB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19.8 (142)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FEB9D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21.1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2C8DF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19.6 (130)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4F88F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DE48AF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86AE8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E3221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4.2 (30)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9F1E5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3.9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5C284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4.2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83085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9C7112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B3DB8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Monde_en_paix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F9B3E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80B1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4E97E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270A6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57B64FC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A933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1E4A5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17EA7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9.2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8B9E4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4477D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1F3B1B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1FECA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758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3.6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A3B40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11.0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E764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4CD77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9B95BD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F6D66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8C54E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13.2 (95)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A13AA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32.2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54806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11.4 (76)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CF81F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5F21D4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05E82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A8FDB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9F02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25.8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1EFB7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44.6 (294)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A28C6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0A20DD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59BAA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5A89A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38.8 (280)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5FEE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E3F2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40.4 (267)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A9D6CB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E4A508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FA3FD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Securite_pour_famille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6FADD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6CD45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19FEA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4AC3E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7DD13CC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01370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A98A9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1.2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35DA4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10.8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02D9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6F9C7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99F563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15215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DD7D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3EDC0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CC35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2F2B5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9E1EA1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BA739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F211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6.3 (45)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9234E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26.7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05046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4.4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87700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F7EC45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DDCED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5401B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34.8 (251)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D1AE0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39.7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0D39E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34.3 (227)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72143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7F1B73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3F448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35B43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56.5 (407)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50219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21.4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245AE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59.7 (394)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BFC4E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A984D7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ECF5C" w14:textId="77777777" w:rsidR="007D00B7" w:rsidRPr="004005B2" w:rsidRDefault="00000000">
            <w:pPr>
              <w:keepNext/>
              <w:spacing w:after="60"/>
              <w:rPr>
                <w:lang w:val="fr-CA"/>
                <w:rPrChange w:id="3" w:author="Adjiwanou, Vissého" w:date="2025-11-11T15:46:00Z" w16du:dateUtc="2025-11-11T20:46:00Z">
                  <w:rPr/>
                </w:rPrChange>
              </w:rPr>
            </w:pPr>
            <w:r w:rsidRPr="004005B2">
              <w:rPr>
                <w:rFonts w:ascii="Calibri" w:hAnsi="Calibri"/>
                <w:sz w:val="20"/>
                <w:lang w:val="fr-CA"/>
                <w:rPrChange w:id="4" w:author="Adjiwanou, Vissého" w:date="2025-11-11T15:46:00Z" w16du:dateUtc="2025-11-11T20:46:00Z">
                  <w:rPr>
                    <w:rFonts w:ascii="Calibri" w:hAnsi="Calibri"/>
                    <w:sz w:val="20"/>
                  </w:rPr>
                </w:rPrChange>
              </w:rPr>
              <w:t>Respect_et_armonie_avec_terre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35F6EE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5" w:author="Adjiwanou, Vissého" w:date="2025-11-11T15:46:00Z" w16du:dateUtc="2025-11-11T20:46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4EE1B2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6" w:author="Adjiwanou, Vissého" w:date="2025-11-11T15:46:00Z" w16du:dateUtc="2025-11-11T20:46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3576AF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7" w:author="Adjiwanou, Vissého" w:date="2025-11-11T15:46:00Z" w16du:dateUtc="2025-11-11T20:46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16C53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2DD1FFD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14F9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B7EB1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C3906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10.7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87833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230AB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D76A87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50AE4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3AA51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3.7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DC78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11.5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0ED23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A3D03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11F404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29ADC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FC8F4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15.1 (108)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0499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19.8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E305C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14.6 (97)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62B0A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9D91B9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175D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2FD6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46.5 (335)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00C7D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36.9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FE5D8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47.4 (313)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565A7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72253D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05191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A09D5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33.5 (241)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1C4F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21.2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AEED5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34.6 (228)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D3C46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F6DD9B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F6862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Honorer_parents_aines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85E22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41FDC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B0E48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3BDBD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257754F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47139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C61E0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2.1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79EA0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10.9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13C3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51C82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DA4A88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312F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FB976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4.9 (35)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EB0B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7.6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C6E9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4.7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C9CB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634D17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E1A4D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7DEB0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14.8 (107)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AE4F5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24.7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26E11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13.9 (92)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95644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326E01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5545D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65CB2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44.6 (321)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2FAD4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36.2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65A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45.3 (299)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97C9D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51FED1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6FF24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D72E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33.6 (242)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1E69E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20.6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D1962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34.7 (229)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7AB28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F716BB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845F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Autorite_commander_autrui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017CD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1FD31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325E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0E5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0.007</w:t>
            </w:r>
          </w:p>
        </w:tc>
      </w:tr>
      <w:tr w:rsidR="007D00B7" w14:paraId="147009B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3D395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EC3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9.1 (66)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36DAA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16.2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6E578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8.5 (56)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21F99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551769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27E3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21B73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19.9 (144)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7D7BC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6.7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02B59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21.1 (140)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FC7CE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13C3AC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FB80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82D1D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38.9 (280)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B8BF8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31.8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99890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39.5 (261)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29736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05AC6A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A8161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4983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26.1 (188)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2F8B3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31.1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FC504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25.7 (169)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A1E1A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4B01EB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36EE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247E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6.0 (43)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CDDE7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14.2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DC116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5.2 (35)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94B9F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8F6E14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80DD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Proteger_environnement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8523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55EE2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E2B8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F8C05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5C03CE2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2E4D2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5350A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4ABF7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10.9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9FD7B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22D2F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B880D4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09980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18F0F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3.9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E04F8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10.9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58B3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3.2 (21)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F203C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D89CF7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380F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285C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13.9 (100)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6AC40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25.7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E2AC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12.8 (85)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B50D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4433E7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E9671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3D8A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44.4 (320)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3B8A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29.9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4DCDD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45.8 (302)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DF657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7E675D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C0780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CA919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36.3 (262)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404C4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22.6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A6A4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37.6 (248)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CDC2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09E13D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43C9B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Richesse_materiel_argent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9E610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FDF50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AE0E6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6C08E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0.011</w:t>
            </w:r>
          </w:p>
        </w:tc>
      </w:tr>
      <w:tr w:rsidR="007D00B7" w14:paraId="47C5A5B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6C8A2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FCF2F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6.0 (44)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014CF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18.3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F3514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4.9 (33)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82536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39ABD4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73A33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495C3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20.0 (144)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6428D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21.6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E842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19.9 (131)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A1EA0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A31F13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5BCD8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9204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30.8 (222)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88AC1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21.5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E0BA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31.7 (209)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2BD3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2D0608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FFF66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9D312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33.6 (242)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7272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31.3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A6B08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33.8 (223)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CE84FB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BE7463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1428F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419E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9.5 (69)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12265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7.3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550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9.7 (64)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0EDAA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B31B1B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7D3DA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Auto_discipline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3778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FC542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34154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224E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1137A00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BBC6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F6BBA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8A4E3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11.4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745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56E90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C937F1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2A2C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2C7B2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8.1 (59)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7D312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13.2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D28E0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9FE15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74111E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7EBA8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73AA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26.2 (189)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217EB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28.5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082A3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26.0 (171)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498A0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878375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5878D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2103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41.3 (298)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A0BF4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22.8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66CA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(284)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12C0B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7977B7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EF34E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CC91C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21.9 (158)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004FE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24.0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0588D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(144)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5F5D9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041875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89B3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Union_avec_la_nature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1740A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939C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CAC76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0D67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</w:t>
            </w:r>
          </w:p>
        </w:tc>
      </w:tr>
      <w:tr w:rsidR="007D00B7" w14:paraId="7B6DEBD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F1560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7EA42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2.7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6B98C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10.1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D0B76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2.0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18AB3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CF777E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FDAF8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42F99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9.7 (70)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6E479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14.5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D19A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9.3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8D5B6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166D81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C070D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B6260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28.5 (205)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DE85C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29.0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01BC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28.4 (188)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F7A44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09CA94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7DCEF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78B77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40.9 (295)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22185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19.8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D3EA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42.8 (283)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28DC6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B1DCAC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15AE7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D2667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18.2 (131)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B0CFC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26.5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1FA6C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17.4 (115)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4E4E4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91136B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F98EC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Equite_egalite_des_chances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E781F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71F5D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109E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1628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45C72B2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C226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70BE2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3.0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3BDE3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10.9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C8F47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2.3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5674A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214784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CE446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227B0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3.3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D6BF6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9.1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7A39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2.7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053D7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C5ECF2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56A7C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FB71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16.5 (119)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D0BF5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27.9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9EE8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15.4 (102)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4FD30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923AEB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3D62A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FDB0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61B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36.8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4123D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43.6 (288)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83D4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E9CFEB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2D88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AA84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34.2 (246)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C5E2A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15.3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562C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35.9 (237)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FC6AE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5923E02" w14:textId="77777777" w:rsidTr="007D00B7">
        <w:trPr>
          <w:cantSplit/>
          <w:jc w:val="center"/>
        </w:trPr>
        <w:tc>
          <w:tcPr>
            <w:tcW w:w="0" w:type="auto"/>
            <w:gridSpan w:val="5"/>
          </w:tcPr>
          <w:p w14:paraId="17E5CA6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% (n)</w:t>
            </w:r>
          </w:p>
        </w:tc>
      </w:tr>
      <w:tr w:rsidR="007D00B7" w14:paraId="61A3A91B" w14:textId="77777777" w:rsidTr="007D00B7">
        <w:trPr>
          <w:cantSplit/>
          <w:jc w:val="center"/>
        </w:trPr>
        <w:tc>
          <w:tcPr>
            <w:tcW w:w="0" w:type="auto"/>
            <w:gridSpan w:val="5"/>
          </w:tcPr>
          <w:p w14:paraId="3661D13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sz w:val="20"/>
              </w:rPr>
              <w:t>Pearson's X^2: Rao &amp; Scott adjustment</w:t>
            </w:r>
          </w:p>
        </w:tc>
      </w:tr>
    </w:tbl>
    <w:p w14:paraId="5E9B5C41" w14:textId="77777777" w:rsidR="007D00B7" w:rsidRPr="004005B2" w:rsidRDefault="00000000">
      <w:pPr>
        <w:pStyle w:val="Heading3"/>
        <w:rPr>
          <w:lang w:val="fr-CA"/>
          <w:rPrChange w:id="8" w:author="Adjiwanou, Vissého" w:date="2025-11-11T15:47:00Z" w16du:dateUtc="2025-11-11T20:47:00Z">
            <w:rPr/>
          </w:rPrChange>
        </w:rPr>
      </w:pPr>
      <w:bookmarkStart w:id="9" w:name="Xca0afe10084c7eda9f3abbbb6003ec1350466ab"/>
      <w:bookmarkEnd w:id="2"/>
      <w:r w:rsidRPr="004005B2">
        <w:rPr>
          <w:lang w:val="fr-CA"/>
          <w:rPrChange w:id="10" w:author="Adjiwanou, Vissého" w:date="2025-11-11T15:47:00Z" w16du:dateUtc="2025-11-11T20:47:00Z">
            <w:rPr/>
          </w:rPrChange>
        </w:rPr>
        <w:t>valeurs et attitudes selon le nombre de réseaux sociaux utilisés régulièrement</w:t>
      </w:r>
    </w:p>
    <w:p w14:paraId="092F1597" w14:textId="77777777" w:rsidR="007D00B7" w:rsidRPr="004005B2" w:rsidRDefault="00000000">
      <w:pPr>
        <w:pStyle w:val="SourceCode"/>
        <w:rPr>
          <w:lang w:val="fr-CA"/>
          <w:rPrChange w:id="11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12" w:author="Adjiwanou, Vissého" w:date="2025-11-11T15:47:00Z" w16du:dateUtc="2025-11-11T20:47:00Z">
            <w:rPr>
              <w:rStyle w:val="NormalTok"/>
            </w:rPr>
          </w:rPrChange>
        </w:rPr>
        <w:t xml:space="preserve">table_repondants_Nbr__MS_regulier </w:t>
      </w:r>
      <w:r w:rsidRPr="004005B2">
        <w:rPr>
          <w:rStyle w:val="OtherTok"/>
          <w:lang w:val="fr-CA"/>
          <w:rPrChange w:id="13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5" w:author="Adjiwanou, Vissého" w:date="2025-11-11T15:47:00Z" w16du:dateUtc="2025-11-11T20:47:00Z">
            <w:rPr>
              <w:rStyle w:val="FunctionTok"/>
            </w:rPr>
          </w:rPrChange>
        </w:rPr>
        <w:t>tbl_svysummary</w:t>
      </w:r>
      <w:r w:rsidRPr="004005B2">
        <w:rPr>
          <w:rStyle w:val="NormalTok"/>
          <w:lang w:val="fr-CA"/>
          <w:rPrChange w:id="16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1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8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9" w:author="Adjiwanou, Vissého" w:date="2025-11-11T15:47:00Z" w16du:dateUtc="2025-11-11T20:47:00Z">
            <w:rPr>
              <w:rStyle w:val="AttributeTok"/>
            </w:rPr>
          </w:rPrChange>
        </w:rPr>
        <w:t>data =</w:t>
      </w:r>
      <w:r w:rsidRPr="004005B2">
        <w:rPr>
          <w:rStyle w:val="NormalTok"/>
          <w:lang w:val="fr-CA"/>
          <w:rPrChange w:id="20" w:author="Adjiwanou, Vissého" w:date="2025-11-11T15:47:00Z" w16du:dateUtc="2025-11-11T20:47:00Z">
            <w:rPr>
              <w:rStyle w:val="NormalTok"/>
            </w:rPr>
          </w:rPrChange>
        </w:rPr>
        <w:t xml:space="preserve"> data_design,</w:t>
      </w:r>
      <w:r w:rsidRPr="004005B2">
        <w:rPr>
          <w:lang w:val="fr-CA"/>
          <w:rPrChange w:id="2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23" w:author="Adjiwanou, Vissého" w:date="2025-11-11T15:47:00Z" w16du:dateUtc="2025-11-11T20:47:00Z">
            <w:rPr>
              <w:rStyle w:val="AttributeTok"/>
            </w:rPr>
          </w:rPrChange>
        </w:rPr>
        <w:t>by =</w:t>
      </w:r>
      <w:r w:rsidRPr="004005B2">
        <w:rPr>
          <w:rStyle w:val="NormalTok"/>
          <w:lang w:val="fr-CA"/>
          <w:rPrChange w:id="24" w:author="Adjiwanou, Vissého" w:date="2025-11-11T15:47:00Z" w16du:dateUtc="2025-11-11T20:47:00Z">
            <w:rPr>
              <w:rStyle w:val="NormalTok"/>
            </w:rPr>
          </w:rPrChange>
        </w:rPr>
        <w:t xml:space="preserve"> Nbr_compte_MS_regulier,</w:t>
      </w:r>
      <w:r w:rsidRPr="004005B2">
        <w:rPr>
          <w:lang w:val="fr-CA"/>
          <w:rPrChange w:id="2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27" w:author="Adjiwanou, Vissého" w:date="2025-11-11T15:47:00Z" w16du:dateUtc="2025-11-11T20:47:00Z">
            <w:rPr>
              <w:rStyle w:val="AttributeTok"/>
            </w:rPr>
          </w:rPrChange>
        </w:rPr>
        <w:t>include =</w:t>
      </w:r>
      <w:r w:rsidRPr="004005B2">
        <w:rPr>
          <w:rStyle w:val="NormalTok"/>
          <w:lang w:val="fr-CA"/>
          <w:rPrChange w:id="2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29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30" w:author="Adjiwanou, Vissého" w:date="2025-11-11T15:47:00Z" w16du:dateUtc="2025-11-11T20:47:00Z">
            <w:rPr>
              <w:rStyle w:val="NormalTok"/>
            </w:rPr>
          </w:rPrChange>
        </w:rPr>
        <w:t>(Justice_sociale,Influencer_sur_autrui,Monde_en_paix,Securite_pour_famille,Respect_et_armonie_avec_terre,Honorer_parents_aines,Autorite_commander_autrui,Proteger_environnement,Richesse_materiel_argent,Auto_discipline,Union_avec_la_nature,Equite_egalite_des_chances),</w:t>
      </w:r>
      <w:r w:rsidRPr="004005B2">
        <w:rPr>
          <w:lang w:val="fr-CA"/>
          <w:rPrChange w:id="3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3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4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35" w:author="Adjiwanou, Vissého" w:date="2025-11-11T15:47:00Z" w16du:dateUtc="2025-11-11T20:47:00Z">
            <w:rPr>
              <w:rStyle w:val="AttributeTok"/>
            </w:rPr>
          </w:rPrChange>
        </w:rPr>
        <w:t>statistic =</w:t>
      </w:r>
      <w:r w:rsidRPr="004005B2">
        <w:rPr>
          <w:rStyle w:val="NormalTok"/>
          <w:lang w:val="fr-CA"/>
          <w:rPrChange w:id="36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37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38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3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0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41" w:author="Adjiwanou, Vissého" w:date="2025-11-11T15:47:00Z" w16du:dateUtc="2025-11-11T20:47:00Z">
            <w:rPr>
              <w:rStyle w:val="FunctionTok"/>
            </w:rPr>
          </w:rPrChange>
        </w:rPr>
        <w:t>all_continuous</w:t>
      </w:r>
      <w:r w:rsidRPr="004005B2">
        <w:rPr>
          <w:rStyle w:val="NormalTok"/>
          <w:lang w:val="fr-CA"/>
          <w:rPrChange w:id="42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43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4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45" w:author="Adjiwanou, Vissého" w:date="2025-11-11T15:47:00Z" w16du:dateUtc="2025-11-11T20:47:00Z">
            <w:rPr>
              <w:rStyle w:val="StringTok"/>
            </w:rPr>
          </w:rPrChange>
        </w:rPr>
        <w:t>"{mean}"</w:t>
      </w:r>
      <w:r w:rsidRPr="004005B2">
        <w:rPr>
          <w:rStyle w:val="NormalTok"/>
          <w:lang w:val="fr-CA"/>
          <w:rPrChange w:id="46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lang w:val="fr-CA"/>
          <w:rPrChange w:id="4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8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49" w:author="Adjiwanou, Vissého" w:date="2025-11-11T15:47:00Z" w16du:dateUtc="2025-11-11T20:47:00Z">
            <w:rPr>
              <w:rStyle w:val="FunctionTok"/>
            </w:rPr>
          </w:rPrChange>
        </w:rPr>
        <w:t>all_categorical</w:t>
      </w:r>
      <w:r w:rsidRPr="004005B2">
        <w:rPr>
          <w:rStyle w:val="NormalTok"/>
          <w:lang w:val="fr-CA"/>
          <w:rPrChange w:id="50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51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52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53" w:author="Adjiwanou, Vissého" w:date="2025-11-11T15:47:00Z" w16du:dateUtc="2025-11-11T20:47:00Z">
            <w:rPr>
              <w:rStyle w:val="StringTok"/>
            </w:rPr>
          </w:rPrChange>
        </w:rPr>
        <w:t>"{p}   ({n})"</w:t>
      </w:r>
      <w:r w:rsidRPr="004005B2">
        <w:rPr>
          <w:lang w:val="fr-CA"/>
          <w:rPrChange w:id="5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5" w:author="Adjiwanou, Vissého" w:date="2025-11-11T15:47:00Z" w16du:dateUtc="2025-11-11T20:47:00Z">
            <w:rPr>
              <w:rStyle w:val="NormalTok"/>
            </w:rPr>
          </w:rPrChange>
        </w:rPr>
        <w:t xml:space="preserve">  ),</w:t>
      </w:r>
      <w:r w:rsidRPr="004005B2">
        <w:rPr>
          <w:lang w:val="fr-CA"/>
          <w:rPrChange w:id="5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7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58" w:author="Adjiwanou, Vissého" w:date="2025-11-11T15:47:00Z" w16du:dateUtc="2025-11-11T20:47:00Z">
            <w:rPr>
              <w:rStyle w:val="AttributeTok"/>
            </w:rPr>
          </w:rPrChange>
        </w:rPr>
        <w:t>digits=</w:t>
      </w:r>
      <w:r w:rsidRPr="004005B2">
        <w:rPr>
          <w:rStyle w:val="SpecialCharTok"/>
          <w:lang w:val="fr-CA"/>
          <w:rPrChange w:id="59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6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61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62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DecValTok"/>
          <w:lang w:val="fr-CA"/>
          <w:rPrChange w:id="63" w:author="Adjiwanou, Vissého" w:date="2025-11-11T15:47:00Z" w16du:dateUtc="2025-11-11T20:47:00Z">
            <w:rPr>
              <w:rStyle w:val="DecValTok"/>
            </w:rPr>
          </w:rPrChange>
        </w:rPr>
        <w:t>1</w:t>
      </w:r>
      <w:r w:rsidRPr="004005B2">
        <w:rPr>
          <w:rStyle w:val="NormalTok"/>
          <w:lang w:val="fr-CA"/>
          <w:rPrChange w:id="64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rStyle w:val="DecValTok"/>
          <w:lang w:val="fr-CA"/>
          <w:rPrChange w:id="65" w:author="Adjiwanou, Vissého" w:date="2025-11-11T15:47:00Z" w16du:dateUtc="2025-11-11T20:47:00Z">
            <w:rPr>
              <w:rStyle w:val="DecValTok"/>
            </w:rPr>
          </w:rPrChange>
        </w:rPr>
        <w:t>0</w:t>
      </w:r>
      <w:r w:rsidRPr="004005B2">
        <w:rPr>
          <w:rStyle w:val="NormalTok"/>
          <w:lang w:val="fr-CA"/>
          <w:rPrChange w:id="66" w:author="Adjiwanou, Vissého" w:date="2025-11-11T15:47:00Z" w16du:dateUtc="2025-11-11T20:47:00Z">
            <w:rPr>
              <w:rStyle w:val="NormalTok"/>
            </w:rPr>
          </w:rPrChange>
        </w:rPr>
        <w:t>),</w:t>
      </w:r>
      <w:r w:rsidRPr="004005B2">
        <w:rPr>
          <w:lang w:val="fr-CA"/>
          <w:rPrChange w:id="6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8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69" w:author="Adjiwanou, Vissého" w:date="2025-11-11T15:47:00Z" w16du:dateUtc="2025-11-11T20:47:00Z">
            <w:rPr>
              <w:rStyle w:val="AttributeTok"/>
            </w:rPr>
          </w:rPrChange>
        </w:rPr>
        <w:t>missing =</w:t>
      </w:r>
      <w:r w:rsidRPr="004005B2">
        <w:rPr>
          <w:rStyle w:val="NormalTok"/>
          <w:lang w:val="fr-CA"/>
          <w:rPrChange w:id="7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71" w:author="Adjiwanou, Vissého" w:date="2025-11-11T15:47:00Z" w16du:dateUtc="2025-11-11T20:47:00Z">
            <w:rPr>
              <w:rStyle w:val="StringTok"/>
            </w:rPr>
          </w:rPrChange>
        </w:rPr>
        <w:t>"no"</w:t>
      </w:r>
      <w:r w:rsidRPr="004005B2">
        <w:rPr>
          <w:rStyle w:val="NormalTok"/>
          <w:lang w:val="fr-CA"/>
          <w:rPrChange w:id="7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73" w:author="Adjiwanou, Vissého" w:date="2025-11-11T15:47:00Z" w16du:dateUtc="2025-11-11T20:47:00Z">
            <w:rPr>
              <w:rStyle w:val="CommentTok"/>
            </w:rPr>
          </w:rPrChange>
        </w:rPr>
        <w:t># ne pas afficher les valeurs manquantes</w:t>
      </w:r>
      <w:r w:rsidRPr="004005B2">
        <w:rPr>
          <w:lang w:val="fr-CA"/>
          <w:rPrChange w:id="7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5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76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7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8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79" w:author="Adjiwanou, Vissého" w:date="2025-11-11T15:47:00Z" w16du:dateUtc="2025-11-11T20:47:00Z">
            <w:rPr>
              <w:rStyle w:val="FunctionTok"/>
            </w:rPr>
          </w:rPrChange>
        </w:rPr>
        <w:t>add_overall</w:t>
      </w:r>
      <w:r w:rsidRPr="004005B2">
        <w:rPr>
          <w:rStyle w:val="NormalTok"/>
          <w:lang w:val="fr-CA"/>
          <w:rPrChange w:id="80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81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8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83" w:author="Adjiwanou, Vissého" w:date="2025-11-11T15:47:00Z" w16du:dateUtc="2025-11-11T20:47:00Z">
            <w:rPr>
              <w:rStyle w:val="CommentTok"/>
            </w:rPr>
          </w:rPrChange>
        </w:rPr>
        <w:t># ajouter la colonne « Ensemble »</w:t>
      </w:r>
      <w:r w:rsidRPr="004005B2">
        <w:rPr>
          <w:lang w:val="fr-CA"/>
          <w:rPrChange w:id="8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5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86" w:author="Adjiwanou, Vissého" w:date="2025-11-11T15:47:00Z" w16du:dateUtc="2025-11-11T20:47:00Z">
            <w:rPr>
              <w:rStyle w:val="FunctionTok"/>
            </w:rPr>
          </w:rPrChange>
        </w:rPr>
        <w:t>add_p</w:t>
      </w:r>
      <w:r w:rsidRPr="004005B2">
        <w:rPr>
          <w:rStyle w:val="NormalTok"/>
          <w:lang w:val="fr-CA"/>
          <w:rPrChange w:id="87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88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89" w:author="Adjiwanou, Vissého" w:date="2025-11-11T15:47:00Z" w16du:dateUtc="2025-11-11T20:47:00Z">
            <w:rPr>
              <w:rStyle w:val="NormalTok"/>
            </w:rPr>
          </w:rPrChange>
        </w:rPr>
        <w:t xml:space="preserve">        </w:t>
      </w:r>
      <w:r w:rsidRPr="004005B2">
        <w:rPr>
          <w:rStyle w:val="CommentTok"/>
          <w:lang w:val="fr-CA"/>
          <w:rPrChange w:id="90" w:author="Adjiwanou, Vissého" w:date="2025-11-11T15:47:00Z" w16du:dateUtc="2025-11-11T20:47:00Z">
            <w:rPr>
              <w:rStyle w:val="CommentTok"/>
            </w:rPr>
          </w:rPrChange>
        </w:rPr>
        <w:t># ajouter les p-values pour tester la différence entre les groupes</w:t>
      </w:r>
      <w:r w:rsidRPr="004005B2">
        <w:rPr>
          <w:lang w:val="fr-CA"/>
          <w:rPrChange w:id="9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9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93" w:author="Adjiwanou, Vissého" w:date="2025-11-11T15:47:00Z" w16du:dateUtc="2025-11-11T20:47:00Z">
            <w:rPr>
              <w:rStyle w:val="FunctionTok"/>
            </w:rPr>
          </w:rPrChange>
        </w:rPr>
        <w:t>modify_header</w:t>
      </w:r>
      <w:r w:rsidRPr="004005B2">
        <w:rPr>
          <w:rStyle w:val="NormalTok"/>
          <w:lang w:val="fr-CA"/>
          <w:rPrChange w:id="94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AttributeTok"/>
          <w:lang w:val="fr-CA"/>
          <w:rPrChange w:id="95" w:author="Adjiwanou, Vissého" w:date="2025-11-11T15:47:00Z" w16du:dateUtc="2025-11-11T20:47:00Z">
            <w:rPr>
              <w:rStyle w:val="AttributeTok"/>
            </w:rPr>
          </w:rPrChange>
        </w:rPr>
        <w:t>label =</w:t>
      </w:r>
      <w:r w:rsidRPr="004005B2">
        <w:rPr>
          <w:rStyle w:val="NormalTok"/>
          <w:lang w:val="fr-CA"/>
          <w:rPrChange w:id="96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97" w:author="Adjiwanou, Vissého" w:date="2025-11-11T15:47:00Z" w16du:dateUtc="2025-11-11T20:47:00Z">
            <w:rPr>
              <w:rStyle w:val="StringTok"/>
            </w:rPr>
          </w:rPrChange>
        </w:rPr>
        <w:t>"**Caractéristiques**"</w:t>
      </w:r>
      <w:r w:rsidRPr="004005B2">
        <w:rPr>
          <w:rStyle w:val="NormalTok"/>
          <w:lang w:val="fr-CA"/>
          <w:rPrChange w:id="98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99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10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10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0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103" w:author="Adjiwanou, Vissého" w:date="2025-11-11T15:47:00Z" w16du:dateUtc="2025-11-11T20:47:00Z">
            <w:rPr>
              <w:rStyle w:val="FunctionTok"/>
            </w:rPr>
          </w:rPrChange>
        </w:rPr>
        <w:t>modify_caption</w:t>
      </w:r>
      <w:r w:rsidRPr="004005B2">
        <w:rPr>
          <w:rStyle w:val="NormalTok"/>
          <w:lang w:val="fr-CA"/>
          <w:rPrChange w:id="104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105" w:author="Adjiwanou, Vissého" w:date="2025-11-11T15:47:00Z" w16du:dateUtc="2025-11-11T20:47:00Z">
            <w:rPr>
              <w:rStyle w:val="StringTok"/>
            </w:rPr>
          </w:rPrChange>
        </w:rPr>
        <w:t>"**Répondants selon le Nombre de reseaux sociaux utilisés régulièrement**"</w:t>
      </w:r>
      <w:r w:rsidRPr="004005B2">
        <w:rPr>
          <w:rStyle w:val="NormalTok"/>
          <w:lang w:val="fr-CA"/>
          <w:rPrChange w:id="106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107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10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09" w:author="Adjiwanou, Vissého" w:date="2025-11-11T15:47:00Z" w16du:dateUtc="2025-11-11T20:47:00Z">
            <w:rPr>
              <w:rStyle w:val="NormalTok"/>
            </w:rPr>
          </w:rPrChange>
        </w:rPr>
        <w:t>table_repondants_Nbr__MS_regulier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785"/>
        <w:gridCol w:w="946"/>
        <w:gridCol w:w="843"/>
        <w:gridCol w:w="677"/>
        <w:gridCol w:w="774"/>
        <w:gridCol w:w="768"/>
        <w:gridCol w:w="901"/>
        <w:gridCol w:w="1070"/>
        <w:gridCol w:w="716"/>
      </w:tblGrid>
      <w:tr w:rsidR="007D00B7" w14:paraId="13ACA1E7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E5BEB8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Caractéristiques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767007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58ABE0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Aucun</w:t>
            </w:r>
            <w:r>
              <w:rPr>
                <w:rFonts w:ascii="Calibri" w:hAnsi="Calibri"/>
                <w:sz w:val="20"/>
              </w:rPr>
              <w:t xml:space="preserve"> N = 68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6A8439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Un</w:t>
            </w:r>
            <w:r>
              <w:rPr>
                <w:rFonts w:ascii="Calibri" w:hAnsi="Calibri"/>
                <w:sz w:val="20"/>
              </w:rPr>
              <w:t xml:space="preserve"> N = 132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03500A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Deux</w:t>
            </w:r>
            <w:r>
              <w:rPr>
                <w:rFonts w:ascii="Calibri" w:hAnsi="Calibri"/>
                <w:sz w:val="20"/>
              </w:rPr>
              <w:t xml:space="preserve"> N = 217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C66942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Trois</w:t>
            </w:r>
            <w:r>
              <w:rPr>
                <w:rFonts w:ascii="Calibri" w:hAnsi="Calibri"/>
                <w:sz w:val="20"/>
              </w:rPr>
              <w:t xml:space="preserve"> N = 172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64E90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Quatre</w:t>
            </w:r>
            <w:r>
              <w:rPr>
                <w:rFonts w:ascii="Calibri" w:hAnsi="Calibri"/>
                <w:sz w:val="20"/>
              </w:rPr>
              <w:t xml:space="preserve"> N = 80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F114E5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Plus de quatre</w:t>
            </w:r>
            <w:r>
              <w:rPr>
                <w:rFonts w:ascii="Calibri" w:hAnsi="Calibri"/>
                <w:sz w:val="20"/>
              </w:rPr>
              <w:t xml:space="preserve"> N = 50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5F7EF8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</w:p>
        </w:tc>
      </w:tr>
      <w:tr w:rsidR="007D00B7" w14:paraId="0DE973B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CBD39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Justice_sociale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0217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8FB5A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37C99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3C7EB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D51CE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C374A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F329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24915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018D539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088ED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5CAEC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5.0 (36)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A954D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18.7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27B80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6.7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CAF5A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3.0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3EC1B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9B40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12142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3.6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9CC71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B12877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C396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C2AF5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5.6 (40)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E2F5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14.0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FA95F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6.4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85B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3.2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EA82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4.4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5BEC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B4383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DDC66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8B08B4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E38C5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8CA52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21.7 (156)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A97D9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28.4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433C2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24.7 (33)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67968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22.1 (48)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05DA1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20.7 (36)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8D38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19.6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4B3F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3815F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3B792B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DB68F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6036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45.9 (331)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CE3B9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27.4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D03B1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41.7 (55)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7890A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50.8 (110)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52AE6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45.6 (79)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F8E3A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49.2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41854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56.9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A212C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144805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85682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FA68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(157)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8514E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11.4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7F028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20.5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9112D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20.8 (45)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8CB07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26.4 (46)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5B012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22.5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47FDE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27.5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E52EE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5A6FA2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DA86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Influencer_sur_autrui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328D3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5FBB4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FDC2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CE4DD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8DF4D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7E3D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EC2D8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9B9B7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0.053</w:t>
            </w:r>
          </w:p>
        </w:tc>
      </w:tr>
      <w:tr w:rsidR="007D00B7" w14:paraId="60B9335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D72AD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936C4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AE728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18.9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D8E5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11.7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FAC13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6.1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D3AB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4.6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D20D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13.8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92165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70354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9E8BD5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F4951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0925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28.1 (202)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F40A9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24.1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46280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30.6 (40)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B709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29.1 (63)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9AF99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25.9 (45)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6F50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28.1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38E4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29.4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04EC4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B6EE71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4041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0D2E7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39.6 (285)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BC2B6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32.0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D8D8C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41.1 (54)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01B23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38.5 (84)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1E08D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45.2 (78)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5464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36.2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580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36.8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47901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E92799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4546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47586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19.8 (142)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171E7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21.6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F98E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13.3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E296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22.8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B1B3C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18.1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4BC85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21.0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52928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25.1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BC00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0F9853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4EDC9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722F3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4.2 (30)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9B24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3.5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887C0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3.4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0BABA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3.5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C60B7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6.2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221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B94CF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8.2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CA1E4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DDE9CD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78FBA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Monde_en_paix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C148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8D7D5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0DCF0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CB9B9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C4F6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1F566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2461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86F12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294F974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2DF7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45E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9C448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8.2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FCD75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1.8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DCF8C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4170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8D142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4C3FC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7233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482806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A660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D8734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3.6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CB641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10.4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CC16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5.7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7CC42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2.8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7DB7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5DB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33B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4.0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59CF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24E26B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84A16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07F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13.2 (95)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63DD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33.8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D00E0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13.0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69B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10.4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FB4E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12.9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AFD8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6.7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5CB2C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45A6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13B83D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313FB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66DAA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DFEE5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25.5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79B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41.6 (55)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A3AA2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47.1 (102)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35B2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44.4 (76)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BED5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49.5 (40)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1CC8B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38.0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4E0C5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D503F6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3D0DE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4BC92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38.8 (280)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10D1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22.2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1064C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37.9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F7FB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39.5 (86)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84579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40.9 (70)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22286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41.9 (34)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74053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48.9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F962C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83B103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9DC9C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Securite_pour_famille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51E1C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507CD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D3331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5C603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E3C37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CDBF5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33092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F424F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5DD7293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E9EAD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E22FC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1.2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50266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D5AD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F1B5E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DC3E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5D51E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D048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44A76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BA6EF4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559E3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A37F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B103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1.2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B107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3.6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0354F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DF2FE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D25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1.8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D2B50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767D0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16DCA6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5513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8A56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6.3 (45)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6D7F9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27.8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569C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9.2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78A70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AD85C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F2C86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FF542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4.7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4C97F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AD4A16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985D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904F1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34.8 (251)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36F1D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37.2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E949E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28.9 (38)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C6147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37.2 (81)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BF8E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37.0 (64)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57913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32.5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9BE8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32.5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BF52B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3F8625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41AAD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44B91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56.5 (407)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7CF11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24.2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A858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56.9 (75)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217B7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59.6 (129)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8A3B8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59.1 (102)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1A9CC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65.2 (52)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C9BD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62.8 (32)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F3470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198448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E136B6" w14:textId="77777777" w:rsidR="007D00B7" w:rsidRPr="004005B2" w:rsidRDefault="00000000">
            <w:pPr>
              <w:keepNext/>
              <w:spacing w:after="60"/>
              <w:rPr>
                <w:lang w:val="fr-CA"/>
                <w:rPrChange w:id="110" w:author="Adjiwanou, Vissého" w:date="2025-11-11T15:47:00Z" w16du:dateUtc="2025-11-11T20:47:00Z">
                  <w:rPr/>
                </w:rPrChange>
              </w:rPr>
            </w:pPr>
            <w:r w:rsidRPr="004005B2">
              <w:rPr>
                <w:rFonts w:ascii="Calibri" w:hAnsi="Calibri"/>
                <w:sz w:val="20"/>
                <w:lang w:val="fr-CA"/>
                <w:rPrChange w:id="111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Respect_et_armonie_avec_terre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FCCA2C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112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E4BC98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113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23FF6A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114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0A6A70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115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A217DD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116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7A5692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117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57FE5A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118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C577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45D9CB7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ABEC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C66F5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A9AD7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9.4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0F19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F0361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59131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3D117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D32A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2321F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1E27E5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FF89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D16B1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3.7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0612D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10.1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0DB8D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4.0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79F2A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3.4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5F51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D459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F3B9B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6.3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7EE0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2BC71B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16CC7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AED5C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15.1 (108)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4C50B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22.8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16E5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17.5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B40FF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11.0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D4A42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16.1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AA8C4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14.7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D4D32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12.4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5DBC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A6B414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63B4A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163A7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46.5 (335)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CDD23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35.6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06E3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42.8 (57)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5626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50.4 (110)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21CF6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49.2 (85)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DD3E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48.2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56C43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42.7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B3666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E4791B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B3F07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C4A5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33.5 (241)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CA7E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22.0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A2EB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35.7 (47)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1FC47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34.2 (74)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0B70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33.8 (58)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9C7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33.7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0C82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38.6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BED9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F6C8EA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AD6EE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Honorer_parents_aines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526F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53D7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375E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4F65A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FAA03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E21A5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18DE0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09D63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0.005</w:t>
            </w:r>
          </w:p>
        </w:tc>
      </w:tr>
      <w:tr w:rsidR="007D00B7" w14:paraId="70B81E7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AA0BE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97E90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2.1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35C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A0D08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6CC27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1.7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6DB0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203F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25A3F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3.9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1091D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855D2E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7616B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5185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4.9 (35)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7D58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6.7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C19DA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6.5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C8FCF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4.7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D2A2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4.2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8053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9C2AE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4.4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25B9C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B14E1A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9A5B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A637B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14.8 (107)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52F9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27.2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F9D4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15.4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719C8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14.0 (30)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8E20C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10.8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8BA42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13.8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24E7F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15.6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E40EB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CF5BE6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2206B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68206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44.6 (321)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AFD0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34.7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725B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34.8 (46)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EAE1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45.6 (99)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FA065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54.2 (93)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D325B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48.8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A574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39.6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D27C4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BAF488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73C4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EF6F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33.6 (242)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8D5E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54291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42.0 (56)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B9F79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34.0 (74)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5CC66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30.0 (52)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33659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34.3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DDA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36.6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444F9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5663D3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7F0F2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Autorite_commander_autrui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7450E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FDD8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2150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E767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B40F9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71BE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7278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04CE2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</w:t>
            </w:r>
          </w:p>
        </w:tc>
      </w:tr>
      <w:tr w:rsidR="007D00B7" w14:paraId="65938A6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60DB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7FC1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9.1 (66)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DDFD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15.0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63609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8.1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7C4AA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10.0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47E5E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5.7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4C43A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10.8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CB80D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9.2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1A434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E29717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307CA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2C306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19.9 (144)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4A79D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9.7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305E4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24.1 (32)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9DC6B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22.4 (49)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C931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18.1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0315C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21.0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6706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16.6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731CE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100006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F1982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66C81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38.9 (280)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15FAF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32.9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4A620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39.2 (52)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A051B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34.2 (74)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6C57F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45.5 (78)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666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36.9 (30)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40A4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46.6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219A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BE7B2E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1C413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FFA87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26.1 (188)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F89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29.8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76B43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21.2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EBA71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27.0 (59)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76481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27.6 (47)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97F2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29.7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50470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19.4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C27AA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19B3A0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C7332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01C32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6.0 (43)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A83ED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12.6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7F238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7.4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81F98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6.5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4FC54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50A46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C04BF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8.2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307F9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936F1C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E735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Proteger_environnement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6BA50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A7B27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76A23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395AF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647B4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DACED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3E5C8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70B75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4D9EA78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E54ED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0E13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0C127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D3F3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DEEE9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7491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ED199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FB20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20711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60E66A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8E377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2C45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3.9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6438D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9.7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E48EA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5.2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0952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2.8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A5AFE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2.3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A5BD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81BA4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3.6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D4A6C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B85B93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85BA9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54E29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13.9 (100)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86891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26.8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6DC7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15.8 (21)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84FDF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9.0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1028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15.5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EE97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10.2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3DDE9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12.7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91A57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977DA4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2078C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5804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44.4 (320)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D6B01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29.4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2DE76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42.1 (56)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122E3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51.7 (112)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847DE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40.7 (70)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ED30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48.3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533B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46.4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2A8D3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5C06C0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FDE68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82AC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36.3 (262)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293EE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24.5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5FDE6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37.0 (49)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E389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35.0 (76)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1EF84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41.4 (71)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276A2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37.5 (30)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21049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37.3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BA9A5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74A113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FE042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Richesse_materiel_argent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1B59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12E6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ED6A7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19997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2236D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9EAC3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40EF0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1FAD5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</w:t>
            </w:r>
          </w:p>
        </w:tc>
      </w:tr>
      <w:tr w:rsidR="007D00B7" w14:paraId="77954F4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8240D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FD7EB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6.0 (44)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F34F2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16.2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0841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6.4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48B9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4.9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9FE1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4.0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4C8C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5.3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7B58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4.6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7C45F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42C7B7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021C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BA86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20.0 (144)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A94A1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19.1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C552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18.6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ABC29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23.5 (51)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54D3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17.0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3A1C0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21.1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519B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18.6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358A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09DAC8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8A58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42C8B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30.8 (222)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BEA4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28.8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F87E8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35.7 (47)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1B438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32.6 (71)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FB8D1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26.9 (46)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611B9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30.7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6BBD4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26.8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4935B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97AC0D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F0A01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3A858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33.6 (242)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212B9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28.9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92056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32.6 (43)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5966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27.6 (60)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C70B4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41.8 (72)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7E52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35.9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DEA0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36.6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37A32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36B959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4508B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C440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9.5 (69)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7B6BF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E9698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6.7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30E0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11.4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D16A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10.3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AF0C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7.0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94535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13.4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4E284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1B5382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578AD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Auto_discipline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7308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8D88A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BF5D6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6E4AB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5780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B19D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2BDAE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A6D0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0.009</w:t>
            </w:r>
          </w:p>
        </w:tc>
      </w:tr>
      <w:tr w:rsidR="007D00B7" w14:paraId="386EEB3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36FF4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EB8CC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8557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11.6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1ABC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2.3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A84EB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1.2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E045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E77C9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3.5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A2E75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11F6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483BAD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18DC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E97A2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8.1 (59)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0079C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12.4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4D472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5.0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B0487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6.4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D7C84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8.5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2B32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11.2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40D32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11.9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F1422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3D194D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A3C0C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27FAC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26.2 (189)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D2FC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31.6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F1D6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27.6 (37)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076A5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24.2 (53)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87130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27.7 (48)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F1A65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24.3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75DA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21.0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20A7C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AABCAD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491A7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88E67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41.3 (298)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FEA65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21.4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40578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43.3 (57)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69F26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47.8 (104)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4A9D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41.1 (71)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7469D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38.1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0CEA3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41.4 (21)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2380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ED85AA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918EB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1C0E6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21.9 (158)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61EAD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23.0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7B67B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6AC0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20.4 (44)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415D2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22.0 (38)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9F2E2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22.9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BB020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25.6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496C9B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F5D487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1A017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Union_avec_la_nature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B6515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BA29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78695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6E388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7C3C0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18E63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43980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2B2CA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0.052</w:t>
            </w:r>
          </w:p>
        </w:tc>
      </w:tr>
      <w:tr w:rsidR="007D00B7" w14:paraId="071A7F4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B26CE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099C9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2.7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7F95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8.9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B5147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3.9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DFB46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17FD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66DDE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5C561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5F826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74A30F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91F38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37697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9.7 (70)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D6C12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15.5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BC6F0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8.0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FC171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8.5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0DB19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7.4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6262C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16.0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73D78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9.4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2096E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F78C36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44BEF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F81D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28.5 (205)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0418A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32.8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27D7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30.1 (40)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03D39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28.7 (62)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D8F26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25.9 (45)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8C3F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21.7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E1E2E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37.1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B409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7907B9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EE3B1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E8D7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40.9 (295)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6513F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19.3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BB1A5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36.0 (48)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EE0C8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46.1 (100)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63E5E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47.4 (82)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7855C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43.2 (35)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F218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34.7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365CB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0AD65E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1AA1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471F9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18.2 (131)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9347D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23.5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3792C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22.0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0641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15.2 (33)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1310F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18.0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7FDD7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17.6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607F2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15.7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FB530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DC47AB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2A018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Equite_egalite_des_chances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89E9B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D70DF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0389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6D91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83D71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E092E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70B58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F107C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13F50C3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4B06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0F09F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3.0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FD762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AAD64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5.0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EBB52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91F5C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DE3B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661E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2.0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B2BC7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80EF9B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E2F59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F4B0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3.3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35F16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9.2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7A2DE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6.6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3F763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2.7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A8106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903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F6A7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3.9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B3855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E176EC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8E307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E69A1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16.5 (119)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2B2D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29.4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846C7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23.7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4253E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16.3 (35)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994E4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12.3 (21)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5D150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10.0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FD2E9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5.0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F26B9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6C4067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01B51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8D034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C499E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36.0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1399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35.0 (46)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1A32E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42.7 (93)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1F05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49.6 (85)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9CE8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47.3 (38)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E52DF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46.1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205E0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0C8A4C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8C77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9F27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34.2 (246)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7497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15.7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FB62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29.8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00BE1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36.2 (79)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8A91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36.3 (62)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03F26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41.8 (33)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76BDE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60C73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6EB91F0" w14:textId="77777777" w:rsidTr="007D00B7">
        <w:trPr>
          <w:cantSplit/>
          <w:jc w:val="center"/>
        </w:trPr>
        <w:tc>
          <w:tcPr>
            <w:tcW w:w="0" w:type="auto"/>
            <w:gridSpan w:val="9"/>
          </w:tcPr>
          <w:p w14:paraId="4C66983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% (n)</w:t>
            </w:r>
          </w:p>
        </w:tc>
      </w:tr>
      <w:tr w:rsidR="007D00B7" w14:paraId="50DD7AB8" w14:textId="77777777" w:rsidTr="007D00B7">
        <w:trPr>
          <w:cantSplit/>
          <w:jc w:val="center"/>
        </w:trPr>
        <w:tc>
          <w:tcPr>
            <w:tcW w:w="0" w:type="auto"/>
            <w:gridSpan w:val="9"/>
          </w:tcPr>
          <w:p w14:paraId="664A70F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sz w:val="20"/>
              </w:rPr>
              <w:t>Pearson's X^2: Rao &amp; Scott adjustment</w:t>
            </w:r>
          </w:p>
        </w:tc>
      </w:tr>
    </w:tbl>
    <w:p w14:paraId="5BB9B265" w14:textId="77777777" w:rsidR="007D00B7" w:rsidRPr="004005B2" w:rsidRDefault="00000000">
      <w:pPr>
        <w:pStyle w:val="Heading3"/>
        <w:rPr>
          <w:lang w:val="fr-CA"/>
          <w:rPrChange w:id="119" w:author="Adjiwanou, Vissého" w:date="2025-11-11T15:47:00Z" w16du:dateUtc="2025-11-11T20:47:00Z">
            <w:rPr/>
          </w:rPrChange>
        </w:rPr>
      </w:pPr>
      <w:bookmarkStart w:id="120" w:name="X488069f8ceb46aac7ecdf23ad4eea922066871a"/>
      <w:bookmarkEnd w:id="9"/>
      <w:r w:rsidRPr="004005B2">
        <w:rPr>
          <w:lang w:val="fr-CA"/>
          <w:rPrChange w:id="121" w:author="Adjiwanou, Vissého" w:date="2025-11-11T15:47:00Z" w16du:dateUtc="2025-11-11T20:47:00Z">
            <w:rPr/>
          </w:rPrChange>
        </w:rPr>
        <w:t>valeurs et attitudes selon le temps passé chaque jour</w:t>
      </w:r>
    </w:p>
    <w:p w14:paraId="7DFDA674" w14:textId="77777777" w:rsidR="007D00B7" w:rsidRPr="004005B2" w:rsidRDefault="00000000">
      <w:pPr>
        <w:pStyle w:val="SourceCode"/>
        <w:rPr>
          <w:lang w:val="fr-CA"/>
          <w:rPrChange w:id="122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123" w:author="Adjiwanou, Vissého" w:date="2025-11-11T15:47:00Z" w16du:dateUtc="2025-11-11T20:47:00Z">
            <w:rPr>
              <w:rStyle w:val="NormalTok"/>
            </w:rPr>
          </w:rPrChange>
        </w:rPr>
        <w:lastRenderedPageBreak/>
        <w:t xml:space="preserve">table_repondants_Nbre_hres_RSM_Jour </w:t>
      </w:r>
      <w:r w:rsidRPr="004005B2">
        <w:rPr>
          <w:rStyle w:val="OtherTok"/>
          <w:lang w:val="fr-CA"/>
          <w:rPrChange w:id="124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25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26" w:author="Adjiwanou, Vissého" w:date="2025-11-11T15:47:00Z" w16du:dateUtc="2025-11-11T20:47:00Z">
            <w:rPr>
              <w:rStyle w:val="FunctionTok"/>
            </w:rPr>
          </w:rPrChange>
        </w:rPr>
        <w:t>tbl_svysummary</w:t>
      </w:r>
      <w:r w:rsidRPr="004005B2">
        <w:rPr>
          <w:rStyle w:val="NormalTok"/>
          <w:lang w:val="fr-CA"/>
          <w:rPrChange w:id="127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12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2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30" w:author="Adjiwanou, Vissého" w:date="2025-11-11T15:47:00Z" w16du:dateUtc="2025-11-11T20:47:00Z">
            <w:rPr>
              <w:rStyle w:val="AttributeTok"/>
            </w:rPr>
          </w:rPrChange>
        </w:rPr>
        <w:t>data =</w:t>
      </w:r>
      <w:r w:rsidRPr="004005B2">
        <w:rPr>
          <w:rStyle w:val="NormalTok"/>
          <w:lang w:val="fr-CA"/>
          <w:rPrChange w:id="131" w:author="Adjiwanou, Vissého" w:date="2025-11-11T15:47:00Z" w16du:dateUtc="2025-11-11T20:47:00Z">
            <w:rPr>
              <w:rStyle w:val="NormalTok"/>
            </w:rPr>
          </w:rPrChange>
        </w:rPr>
        <w:t xml:space="preserve"> data_design,</w:t>
      </w:r>
      <w:r w:rsidRPr="004005B2">
        <w:rPr>
          <w:lang w:val="fr-CA"/>
          <w:rPrChange w:id="13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34" w:author="Adjiwanou, Vissého" w:date="2025-11-11T15:47:00Z" w16du:dateUtc="2025-11-11T20:47:00Z">
            <w:rPr>
              <w:rStyle w:val="AttributeTok"/>
            </w:rPr>
          </w:rPrChange>
        </w:rPr>
        <w:t>by =</w:t>
      </w:r>
      <w:r w:rsidRPr="004005B2">
        <w:rPr>
          <w:rStyle w:val="NormalTok"/>
          <w:lang w:val="fr-CA"/>
          <w:rPrChange w:id="135" w:author="Adjiwanou, Vissého" w:date="2025-11-11T15:47:00Z" w16du:dateUtc="2025-11-11T20:47:00Z">
            <w:rPr>
              <w:rStyle w:val="NormalTok"/>
            </w:rPr>
          </w:rPrChange>
        </w:rPr>
        <w:t xml:space="preserve"> Nombre_d_heures_sur_RSM_Jour,</w:t>
      </w:r>
      <w:r w:rsidRPr="004005B2">
        <w:rPr>
          <w:lang w:val="fr-CA"/>
          <w:rPrChange w:id="13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7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38" w:author="Adjiwanou, Vissého" w:date="2025-11-11T15:47:00Z" w16du:dateUtc="2025-11-11T20:47:00Z">
            <w:rPr>
              <w:rStyle w:val="AttributeTok"/>
            </w:rPr>
          </w:rPrChange>
        </w:rPr>
        <w:t>include =</w:t>
      </w:r>
      <w:r w:rsidRPr="004005B2">
        <w:rPr>
          <w:rStyle w:val="NormalTok"/>
          <w:lang w:val="fr-CA"/>
          <w:rPrChange w:id="139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40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141" w:author="Adjiwanou, Vissého" w:date="2025-11-11T15:47:00Z" w16du:dateUtc="2025-11-11T20:47:00Z">
            <w:rPr>
              <w:rStyle w:val="NormalTok"/>
            </w:rPr>
          </w:rPrChange>
        </w:rPr>
        <w:t>(Justice_sociale,Influencer_sur_autrui,Monde_en_paix,Securite_pour_famille,Respect_et_armonie_avec_terre,Honorer_parents_aines,Autorite_commander_autrui,Proteger_environnement,Richesse_materiel_argent,Auto_discipline,Union_avec_la_nature,Equite_egalite_des_chances),</w:t>
      </w:r>
      <w:r w:rsidRPr="004005B2">
        <w:rPr>
          <w:lang w:val="fr-CA"/>
          <w:rPrChange w:id="14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4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14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45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46" w:author="Adjiwanou, Vissého" w:date="2025-11-11T15:47:00Z" w16du:dateUtc="2025-11-11T20:47:00Z">
            <w:rPr>
              <w:rStyle w:val="AttributeTok"/>
            </w:rPr>
          </w:rPrChange>
        </w:rPr>
        <w:t>statistic =</w:t>
      </w:r>
      <w:r w:rsidRPr="004005B2">
        <w:rPr>
          <w:rStyle w:val="NormalTok"/>
          <w:lang w:val="fr-CA"/>
          <w:rPrChange w:id="147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48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149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15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51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152" w:author="Adjiwanou, Vissého" w:date="2025-11-11T15:47:00Z" w16du:dateUtc="2025-11-11T20:47:00Z">
            <w:rPr>
              <w:rStyle w:val="FunctionTok"/>
            </w:rPr>
          </w:rPrChange>
        </w:rPr>
        <w:t>all_continuous</w:t>
      </w:r>
      <w:r w:rsidRPr="004005B2">
        <w:rPr>
          <w:rStyle w:val="NormalTok"/>
          <w:lang w:val="fr-CA"/>
          <w:rPrChange w:id="153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154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155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156" w:author="Adjiwanou, Vissého" w:date="2025-11-11T15:47:00Z" w16du:dateUtc="2025-11-11T20:47:00Z">
            <w:rPr>
              <w:rStyle w:val="StringTok"/>
            </w:rPr>
          </w:rPrChange>
        </w:rPr>
        <w:t>"{mean}"</w:t>
      </w:r>
      <w:r w:rsidRPr="004005B2">
        <w:rPr>
          <w:rStyle w:val="NormalTok"/>
          <w:lang w:val="fr-CA"/>
          <w:rPrChange w:id="157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lang w:val="fr-CA"/>
          <w:rPrChange w:id="15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59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160" w:author="Adjiwanou, Vissého" w:date="2025-11-11T15:47:00Z" w16du:dateUtc="2025-11-11T20:47:00Z">
            <w:rPr>
              <w:rStyle w:val="FunctionTok"/>
            </w:rPr>
          </w:rPrChange>
        </w:rPr>
        <w:t>all_categorical</w:t>
      </w:r>
      <w:r w:rsidRPr="004005B2">
        <w:rPr>
          <w:rStyle w:val="NormalTok"/>
          <w:lang w:val="fr-CA"/>
          <w:rPrChange w:id="161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162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16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164" w:author="Adjiwanou, Vissého" w:date="2025-11-11T15:47:00Z" w16du:dateUtc="2025-11-11T20:47:00Z">
            <w:rPr>
              <w:rStyle w:val="StringTok"/>
            </w:rPr>
          </w:rPrChange>
        </w:rPr>
        <w:t>"{p}   ({n})"</w:t>
      </w:r>
      <w:r w:rsidRPr="004005B2">
        <w:rPr>
          <w:lang w:val="fr-CA"/>
          <w:rPrChange w:id="16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66" w:author="Adjiwanou, Vissého" w:date="2025-11-11T15:47:00Z" w16du:dateUtc="2025-11-11T20:47:00Z">
            <w:rPr>
              <w:rStyle w:val="NormalTok"/>
            </w:rPr>
          </w:rPrChange>
        </w:rPr>
        <w:t xml:space="preserve">  ),</w:t>
      </w:r>
      <w:r w:rsidRPr="004005B2">
        <w:rPr>
          <w:lang w:val="fr-CA"/>
          <w:rPrChange w:id="16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68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69" w:author="Adjiwanou, Vissého" w:date="2025-11-11T15:47:00Z" w16du:dateUtc="2025-11-11T20:47:00Z">
            <w:rPr>
              <w:rStyle w:val="AttributeTok"/>
            </w:rPr>
          </w:rPrChange>
        </w:rPr>
        <w:t>digits=</w:t>
      </w:r>
      <w:r w:rsidRPr="004005B2">
        <w:rPr>
          <w:rStyle w:val="SpecialCharTok"/>
          <w:lang w:val="fr-CA"/>
          <w:rPrChange w:id="170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171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72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173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DecValTok"/>
          <w:lang w:val="fr-CA"/>
          <w:rPrChange w:id="174" w:author="Adjiwanou, Vissého" w:date="2025-11-11T15:47:00Z" w16du:dateUtc="2025-11-11T20:47:00Z">
            <w:rPr>
              <w:rStyle w:val="DecValTok"/>
            </w:rPr>
          </w:rPrChange>
        </w:rPr>
        <w:t>1</w:t>
      </w:r>
      <w:r w:rsidRPr="004005B2">
        <w:rPr>
          <w:rStyle w:val="NormalTok"/>
          <w:lang w:val="fr-CA"/>
          <w:rPrChange w:id="175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rStyle w:val="DecValTok"/>
          <w:lang w:val="fr-CA"/>
          <w:rPrChange w:id="176" w:author="Adjiwanou, Vissého" w:date="2025-11-11T15:47:00Z" w16du:dateUtc="2025-11-11T20:47:00Z">
            <w:rPr>
              <w:rStyle w:val="DecValTok"/>
            </w:rPr>
          </w:rPrChange>
        </w:rPr>
        <w:t>0</w:t>
      </w:r>
      <w:r w:rsidRPr="004005B2">
        <w:rPr>
          <w:rStyle w:val="NormalTok"/>
          <w:lang w:val="fr-CA"/>
          <w:rPrChange w:id="177" w:author="Adjiwanou, Vissého" w:date="2025-11-11T15:47:00Z" w16du:dateUtc="2025-11-11T20:47:00Z">
            <w:rPr>
              <w:rStyle w:val="NormalTok"/>
            </w:rPr>
          </w:rPrChange>
        </w:rPr>
        <w:t>),</w:t>
      </w:r>
      <w:r w:rsidRPr="004005B2">
        <w:rPr>
          <w:lang w:val="fr-CA"/>
          <w:rPrChange w:id="17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7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80" w:author="Adjiwanou, Vissého" w:date="2025-11-11T15:47:00Z" w16du:dateUtc="2025-11-11T20:47:00Z">
            <w:rPr>
              <w:rStyle w:val="AttributeTok"/>
            </w:rPr>
          </w:rPrChange>
        </w:rPr>
        <w:t>missing =</w:t>
      </w:r>
      <w:r w:rsidRPr="004005B2">
        <w:rPr>
          <w:rStyle w:val="NormalTok"/>
          <w:lang w:val="fr-CA"/>
          <w:rPrChange w:id="181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182" w:author="Adjiwanou, Vissého" w:date="2025-11-11T15:47:00Z" w16du:dateUtc="2025-11-11T20:47:00Z">
            <w:rPr>
              <w:rStyle w:val="StringTok"/>
            </w:rPr>
          </w:rPrChange>
        </w:rPr>
        <w:t>"no"</w:t>
      </w:r>
      <w:r w:rsidRPr="004005B2">
        <w:rPr>
          <w:rStyle w:val="NormalTok"/>
          <w:lang w:val="fr-CA"/>
          <w:rPrChange w:id="18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184" w:author="Adjiwanou, Vissého" w:date="2025-11-11T15:47:00Z" w16du:dateUtc="2025-11-11T20:47:00Z">
            <w:rPr>
              <w:rStyle w:val="CommentTok"/>
            </w:rPr>
          </w:rPrChange>
        </w:rPr>
        <w:t># ne pas afficher les valeurs manquantes</w:t>
      </w:r>
      <w:r w:rsidRPr="004005B2">
        <w:rPr>
          <w:lang w:val="fr-CA"/>
          <w:rPrChange w:id="18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86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187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18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8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190" w:author="Adjiwanou, Vissého" w:date="2025-11-11T15:47:00Z" w16du:dateUtc="2025-11-11T20:47:00Z">
            <w:rPr>
              <w:rStyle w:val="FunctionTok"/>
            </w:rPr>
          </w:rPrChange>
        </w:rPr>
        <w:t>add_overall</w:t>
      </w:r>
      <w:r w:rsidRPr="004005B2">
        <w:rPr>
          <w:rStyle w:val="NormalTok"/>
          <w:lang w:val="fr-CA"/>
          <w:rPrChange w:id="191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192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19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194" w:author="Adjiwanou, Vissého" w:date="2025-11-11T15:47:00Z" w16du:dateUtc="2025-11-11T20:47:00Z">
            <w:rPr>
              <w:rStyle w:val="CommentTok"/>
            </w:rPr>
          </w:rPrChange>
        </w:rPr>
        <w:t># ajouter la colonne « Ensemble »</w:t>
      </w:r>
      <w:r w:rsidRPr="004005B2">
        <w:rPr>
          <w:lang w:val="fr-CA"/>
          <w:rPrChange w:id="19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9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197" w:author="Adjiwanou, Vissého" w:date="2025-11-11T15:47:00Z" w16du:dateUtc="2025-11-11T20:47:00Z">
            <w:rPr>
              <w:rStyle w:val="FunctionTok"/>
            </w:rPr>
          </w:rPrChange>
        </w:rPr>
        <w:t>add_p</w:t>
      </w:r>
      <w:r w:rsidRPr="004005B2">
        <w:rPr>
          <w:rStyle w:val="NormalTok"/>
          <w:lang w:val="fr-CA"/>
          <w:rPrChange w:id="198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199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200" w:author="Adjiwanou, Vissého" w:date="2025-11-11T15:47:00Z" w16du:dateUtc="2025-11-11T20:47:00Z">
            <w:rPr>
              <w:rStyle w:val="NormalTok"/>
            </w:rPr>
          </w:rPrChange>
        </w:rPr>
        <w:t xml:space="preserve">        </w:t>
      </w:r>
      <w:r w:rsidRPr="004005B2">
        <w:rPr>
          <w:rStyle w:val="CommentTok"/>
          <w:lang w:val="fr-CA"/>
          <w:rPrChange w:id="201" w:author="Adjiwanou, Vissého" w:date="2025-11-11T15:47:00Z" w16du:dateUtc="2025-11-11T20:47:00Z">
            <w:rPr>
              <w:rStyle w:val="CommentTok"/>
            </w:rPr>
          </w:rPrChange>
        </w:rPr>
        <w:t># ajouter les p-values pour tester la différence entre les groupes</w:t>
      </w:r>
      <w:r w:rsidRPr="004005B2">
        <w:rPr>
          <w:lang w:val="fr-CA"/>
          <w:rPrChange w:id="20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0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204" w:author="Adjiwanou, Vissého" w:date="2025-11-11T15:47:00Z" w16du:dateUtc="2025-11-11T20:47:00Z">
            <w:rPr>
              <w:rStyle w:val="FunctionTok"/>
            </w:rPr>
          </w:rPrChange>
        </w:rPr>
        <w:t>modify_header</w:t>
      </w:r>
      <w:r w:rsidRPr="004005B2">
        <w:rPr>
          <w:rStyle w:val="NormalTok"/>
          <w:lang w:val="fr-CA"/>
          <w:rPrChange w:id="205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AttributeTok"/>
          <w:lang w:val="fr-CA"/>
          <w:rPrChange w:id="206" w:author="Adjiwanou, Vissého" w:date="2025-11-11T15:47:00Z" w16du:dateUtc="2025-11-11T20:47:00Z">
            <w:rPr>
              <w:rStyle w:val="AttributeTok"/>
            </w:rPr>
          </w:rPrChange>
        </w:rPr>
        <w:t>label =</w:t>
      </w:r>
      <w:r w:rsidRPr="004005B2">
        <w:rPr>
          <w:rStyle w:val="NormalTok"/>
          <w:lang w:val="fr-CA"/>
          <w:rPrChange w:id="207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208" w:author="Adjiwanou, Vissého" w:date="2025-11-11T15:47:00Z" w16du:dateUtc="2025-11-11T20:47:00Z">
            <w:rPr>
              <w:rStyle w:val="StringTok"/>
            </w:rPr>
          </w:rPrChange>
        </w:rPr>
        <w:t>"**Caractéristiques**"</w:t>
      </w:r>
      <w:r w:rsidRPr="004005B2">
        <w:rPr>
          <w:rStyle w:val="NormalTok"/>
          <w:lang w:val="fr-CA"/>
          <w:rPrChange w:id="209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210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211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21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1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214" w:author="Adjiwanou, Vissého" w:date="2025-11-11T15:47:00Z" w16du:dateUtc="2025-11-11T20:47:00Z">
            <w:rPr>
              <w:rStyle w:val="FunctionTok"/>
            </w:rPr>
          </w:rPrChange>
        </w:rPr>
        <w:t>modify_caption</w:t>
      </w:r>
      <w:r w:rsidRPr="004005B2">
        <w:rPr>
          <w:rStyle w:val="NormalTok"/>
          <w:lang w:val="fr-CA"/>
          <w:rPrChange w:id="215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216" w:author="Adjiwanou, Vissého" w:date="2025-11-11T15:47:00Z" w16du:dateUtc="2025-11-11T20:47:00Z">
            <w:rPr>
              <w:rStyle w:val="StringTok"/>
            </w:rPr>
          </w:rPrChange>
        </w:rPr>
        <w:t>"**Répondants selon le temps passé chaque jour**"</w:t>
      </w:r>
      <w:r w:rsidRPr="004005B2">
        <w:rPr>
          <w:rStyle w:val="NormalTok"/>
          <w:lang w:val="fr-CA"/>
          <w:rPrChange w:id="217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218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21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20" w:author="Adjiwanou, Vissého" w:date="2025-11-11T15:47:00Z" w16du:dateUtc="2025-11-11T20:47:00Z">
            <w:rPr>
              <w:rStyle w:val="NormalTok"/>
            </w:rPr>
          </w:rPrChange>
        </w:rPr>
        <w:t>table_repondants_Nbre_hres_RSM_Jour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785"/>
        <w:gridCol w:w="955"/>
        <w:gridCol w:w="1166"/>
        <w:gridCol w:w="665"/>
        <w:gridCol w:w="1166"/>
        <w:gridCol w:w="1167"/>
        <w:gridCol w:w="858"/>
        <w:gridCol w:w="718"/>
      </w:tblGrid>
      <w:tr w:rsidR="007D00B7" w14:paraId="4AE550FE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06E7A13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Caractéristiques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F204BD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50A4BE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0.5 à 1.5 heures</w:t>
            </w:r>
            <w:r>
              <w:rPr>
                <w:rFonts w:ascii="Calibri" w:hAnsi="Calibri"/>
                <w:sz w:val="20"/>
              </w:rPr>
              <w:t xml:space="preserve"> N = 140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70F8E4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00h</w:t>
            </w:r>
            <w:r>
              <w:rPr>
                <w:rFonts w:ascii="Calibri" w:hAnsi="Calibri"/>
                <w:sz w:val="20"/>
              </w:rPr>
              <w:t xml:space="preserve"> N = 68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AD10E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2.0 à 3.0 heures</w:t>
            </w:r>
            <w:r>
              <w:rPr>
                <w:rFonts w:ascii="Calibri" w:hAnsi="Calibri"/>
                <w:sz w:val="20"/>
              </w:rPr>
              <w:t xml:space="preserve"> N = 310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11AE2B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4 heures et plus</w:t>
            </w:r>
            <w:r>
              <w:rPr>
                <w:rFonts w:ascii="Calibri" w:hAnsi="Calibri"/>
                <w:sz w:val="20"/>
              </w:rPr>
              <w:t xml:space="preserve"> N = 190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F79648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Ne sait pas</w:t>
            </w:r>
            <w:r>
              <w:rPr>
                <w:rFonts w:ascii="Calibri" w:hAnsi="Calibri"/>
                <w:sz w:val="20"/>
              </w:rPr>
              <w:t xml:space="preserve"> N = 12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F131A5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</w:p>
        </w:tc>
      </w:tr>
      <w:tr w:rsidR="007D00B7" w14:paraId="5AA31E7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6109B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Justice_sociale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BDE14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795FE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60F05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1282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9D2A6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70253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5024D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4DA8F0C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5399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0093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5.0 (36)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3E39E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7.4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0323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18.7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D3B6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2.0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151D3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0E8A3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D8510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6B908E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29D27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7C06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5.6 (40)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A21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4.2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8AAE1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14.0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62DD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4.5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A0D0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5.7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B21FD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7CE06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2A1747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7C66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A375F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21.7 (156)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F1A46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29.8 (42)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3CE02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28.4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71199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F0216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14.3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3F55C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3.4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B4EF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468B52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FD89B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9909D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45.9 (331)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AB4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39.1 (55)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79D0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27.4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95B6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49.7 (154)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43F3D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49.8 (95)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EEDAF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70.1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524D3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0E061C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FB982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07EB7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(157)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E177B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19.5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BAA3D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11.4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2D1CD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22.0 (68)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B84FD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27.3 (52)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C3F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18.1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83B5B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B4E911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14508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Influencer_sur_autrui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625CA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8863A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2FAD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3E04C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9940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03BD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C5620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</w:t>
            </w:r>
          </w:p>
        </w:tc>
      </w:tr>
      <w:tr w:rsidR="007D00B7" w14:paraId="3F26A2B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1046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B3F17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422AB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8.2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6E27F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18.9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010FD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7.6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CA945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6.0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A9752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13.3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00C8D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37A78F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3E58C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E0602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28.1 (202)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6535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36.0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475AB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24.1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0D85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24.6 (76)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28F0C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29.8 (57)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A9D45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22.0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43E37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BDDD8A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E832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7B361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39.6 (285)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68A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35.8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117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32.0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F7A4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43.4 (135)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26AB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38.4 (73)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459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46.1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E3025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91FBC4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CC9E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6B1B0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19.8 (142)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F7DF0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17.4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33544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21.6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34E7B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19.3 (60)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A9E2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21.6 (41)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5A50E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18.6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DE6D9B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ADDBBF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7025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21BA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4.2 (30)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9A96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2.6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84F0C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3.5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15307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5.2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F15E5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4.2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BDA2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AC379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A4489E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81460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Monde_en_paix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85D1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7764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11232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DC91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9176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2C6C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3047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1108610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6AE98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8D1FD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0AEEA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72EA1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8.2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8C4C2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514F8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65AB9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7491C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813C06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7FCB3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4169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3.6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0339E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3.8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D142B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10.4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F91A4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711D3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2.7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7B56A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9.9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8D01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0AE14A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C8CBD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3FE4B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13.2 (95)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355D5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14.7 (21)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4B139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33.8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3C910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9.4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93AFD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10.8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CD110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15.3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1368F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BF71D8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5B5DD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2B5DF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09F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43.4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AC2D4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25.5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51001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49.1 (152)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7E28C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39.7 (76)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F6F1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31.8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86083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B737EF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345FD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4DA3D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38.8 (280)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93DFD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37.0 (52)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FF792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22.2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D68C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38.6 (120)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DFB0B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46.1 (88)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8A93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6929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6A8937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DA426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Securite_pour_famille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1B17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71485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F0267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00714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07A18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CC192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E8D1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56E0651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2DEE5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1E06C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1.2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F5F0F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29AE7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7AFD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C117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A8DE0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59F38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90AA08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934ED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456BD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481FF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FEBA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1.2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922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5F45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3A8A7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6.9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DFA6B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C035DB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C444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9493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6.3 (45)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D9BD6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4.6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43D8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27.8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60B5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2.2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EAD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6.5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68A25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2949D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F13D8E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2F9C7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931AE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34.8 (251)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7B482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36.5 (51)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8B401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37.2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271A0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38.0 (118)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1E970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28.4 (54)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948D3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18.2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FAF84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DFFD7B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75856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8B14E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56.5 (407)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AD0DD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56.5 (79)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F91F5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24.2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3325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58.8 (183)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444FC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63.5 (121)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506A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66.6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CA5C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64B959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02A7CB" w14:textId="77777777" w:rsidR="007D00B7" w:rsidRPr="004005B2" w:rsidRDefault="00000000">
            <w:pPr>
              <w:keepNext/>
              <w:spacing w:after="60"/>
              <w:rPr>
                <w:lang w:val="fr-CA"/>
                <w:rPrChange w:id="221" w:author="Adjiwanou, Vissého" w:date="2025-11-11T15:47:00Z" w16du:dateUtc="2025-11-11T20:47:00Z">
                  <w:rPr/>
                </w:rPrChange>
              </w:rPr>
            </w:pPr>
            <w:r w:rsidRPr="004005B2">
              <w:rPr>
                <w:rFonts w:ascii="Calibri" w:hAnsi="Calibri"/>
                <w:sz w:val="20"/>
                <w:lang w:val="fr-CA"/>
                <w:rPrChange w:id="222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Respect_et_armonie_avec_terre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EC18AC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223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7B56F9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224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C47C27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225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DBBB03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226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22993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227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21AAD1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228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2F98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256257F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B5E0A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79102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6CC68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095BF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9.4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1A300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B07A5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15B1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20E0F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230C45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D667F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5F4D8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3.7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D922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3.9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4D9E4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10.1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BE63D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1.7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08D24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4.7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769BF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4B48B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D86FF6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7D6E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2C2B5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15.1 (108)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7AE2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19.6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2FF5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22.8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148A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11.4 (35)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7C7E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14.5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C23E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21.6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F9CF0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37C488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01DCE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85524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46.5 (335)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B15F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41.0 (57)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9B42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35.6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71F3C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54.2 (168)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A29D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42.2 (80)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84AAC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9991D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19D87F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F867E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B797A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33.5 (241)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4105F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35.5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8E554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22.0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999D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31.8 (99)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40D22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38.7 (74)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CA3F3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34.3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E6F04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C1ACE2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638A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Honorer_parents_aines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68D07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121EA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2DBF3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0D415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90DF2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DC39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D6662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0.014</w:t>
            </w:r>
          </w:p>
        </w:tc>
      </w:tr>
      <w:tr w:rsidR="007D00B7" w14:paraId="0A7EB38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26C2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DCF04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2.1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FAF69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D3B38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C5C9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98554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2.0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0BA75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203AD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5485A9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B954C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F6F6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4.9 (35)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5743D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4.6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D1EC4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6.7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61B4C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5.3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152D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3.8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3070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6.9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20542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E9233A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9371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24E9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14.8 (107)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9D87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11.0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74EBE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27.2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8B2EC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14.5 (45)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8F2A3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14.2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526A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6.4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D51BA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7C9F7A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D455A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E796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44.6 (321)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C59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46.8 (65)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440E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34.7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19E40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46.7 (145)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4D0CA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42.7 (81)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EA1F2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49.9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BB055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F03E98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2FDD4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47B09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33.6 (242)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DC6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36.0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31BD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0F0C4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32.7 (101)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7A49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37.2 (71)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2EF2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36.7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AE9E8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2C9CF8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227CB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Autorite_commander_autrui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184E4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0D28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19C78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09811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AACB0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3C1D7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4442F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</w:t>
            </w:r>
          </w:p>
        </w:tc>
      </w:tr>
      <w:tr w:rsidR="007D00B7" w14:paraId="30F9130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2C3B8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F5563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9.1 (66)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8FBC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6.7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DF067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15.0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08A80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10.6 (33)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3CED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5.9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C3F3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17.1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D523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CCA849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5AD83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25A1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19.9 (144)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AEBE9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21.9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D1B71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9.7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68BA5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21.0 (65)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C1EAD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19.6 (37)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5BBD6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30.9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7F180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3D90EC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4C5A1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27D1C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38.9 (280)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A8BC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41.1 (57)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CC87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32.9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B345A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38.6 (120)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853D4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41.5 (79)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8D1D5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10.8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AA99B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C8D4E5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17B7D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F46F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26.1 (188)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6C042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26.8 (37)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E825A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29.8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F88D0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24.7 (77)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47CCF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25.8 (49)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8FF8A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37.7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41EF7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8BDDF8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029DA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6788F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6.0 (43)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FDDEB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3.5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5515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12.6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1E0AA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5.1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A810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7.1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85C34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3.5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A0BEA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6435CD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3460D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Proteger_environnement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3A6B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FA46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E3E3A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A179D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CB6CA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14ADD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5EFE0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464273C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D238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57FAA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38D7E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07C7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737AC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3A222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3DD1D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A724FB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A3B454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611EF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CE87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3.9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9F83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6.9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954C2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9.7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9756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2.7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D7860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3E304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D0182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E07A6D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DE1FC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75940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13.9 (100)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BC5A5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14.5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E34D6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26.8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1CEA9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11.0 (34)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6086F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13.0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6589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21.6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289A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2BE75D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8FB9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F7EBF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44.4 (320)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24AAD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42.4 (59)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BBC05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29.4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CEC49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49.5 (154)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7A4E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43.7 (83)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5EDF0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35.2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9FF67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9CE8F1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BC823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B62A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36.3 (262)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453C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36.2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EE81C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24.5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F4DD7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36.3 (113)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E137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40.2 (77)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13AF1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2FB8B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5F6EA3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541ED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Richesse_materiel_argent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2F6AB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1D645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A02FF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5D951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E46B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5B916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5FB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0.12</w:t>
            </w:r>
          </w:p>
        </w:tc>
      </w:tr>
      <w:tr w:rsidR="007D00B7" w14:paraId="6A8A535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3D2B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3779B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6.0 (44)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44528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8.9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1E7C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16.2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927FF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3.4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440E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4.5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E1DB2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7.2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A2119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313CBC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CA10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B452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20.0 (144)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8529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18.2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D6376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19.1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17AF7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18.8 (59)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B2AA7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24.5 (47)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4363D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6.9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59EE3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B30F6F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7C91F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97FE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30.8 (222)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ABED4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29.5 (41)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BB618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28.8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99B86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34.7 (108)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436BD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26.9 (51)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8D8BB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19.1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6FA6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10F3DC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80433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07A9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33.6 (242)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8CB1C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33.4 (47)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BEEF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28.9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5C2A6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33.7 (105)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306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33.6 (64)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DD9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59.9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C22C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34948B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2D7E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E2CC5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9.5 (69)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C5B0E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10.0 (14)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21119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7.1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ADC9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9.3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29F46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10.6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91ED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6.9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61AD7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207FFB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773FB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Auto_discipline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D421E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256D4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DD951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AD162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36BF1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E8E2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B161F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</w:t>
            </w:r>
          </w:p>
        </w:tc>
      </w:tr>
      <w:tr w:rsidR="007D00B7" w14:paraId="5554CBE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EB130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451E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B5A7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F86FA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11.6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E09F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2.0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55D96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826E4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CD918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0E237D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1FFB7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FE0EA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8.1 (59)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5902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4.5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F941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12.4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5870B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9.3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E82C0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7.8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D56A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21AC7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DDDF22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3CD3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4F96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26.2 (189)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C170E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23.9 (33)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15E0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31.6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4AF09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25.5 (79)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FDC6E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28.0 (53)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C435C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10.6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50E7EB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107835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A0469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203E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41.3 (298)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1D5D7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47.3 (66)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98355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21.4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43158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(134)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DF4D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39.4 (75)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C6042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70.8 (9)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99A97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0C7CF5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46682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16D8A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21.9 (158)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1ED0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21.8 (30)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703E5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23.0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4DDB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20.2 (63)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B435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24.8 (47)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477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18.6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90959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724A10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69543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Union_avec_la_nature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D1344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031C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12AE5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B6C33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B70F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D8993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7B317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0.026</w:t>
            </w:r>
          </w:p>
        </w:tc>
      </w:tr>
      <w:tr w:rsidR="007D00B7" w14:paraId="52B7C7B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36A3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4F329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2.7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4F74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1.8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9EC3D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8.9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B1A2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1.8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6C28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2.8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517A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DB28C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A99355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75692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500DC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9.7 (70)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2D7AD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9.4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F358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15.5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4502D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8.7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8BA01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9.3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88867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13.4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9B585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8C1A5D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A0DAE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FA602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28.5 (205)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48882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27.3 (38)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9BDF9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32.8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C754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29.3 (91)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BCF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26.9 (51)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ACEF7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22.0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6C248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DBC7F8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03B9F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020D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40.9 (295)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CEA56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AB34D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19.3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16AAD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47.1 (146)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A5D82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37.6 (72)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62DB7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31.4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892E2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B8834F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757DC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67921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18.2 (131)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5D336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18.6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9102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23.5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D113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13.1 (41)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CB3B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23.4 (44)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A494F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33.2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F4D47B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222CE0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65EAF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Equite_egalite_des_chances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3B9E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2ED6C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F1D18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FF137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A684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9FB13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5EEFC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0.001</w:t>
            </w:r>
          </w:p>
        </w:tc>
      </w:tr>
      <w:tr w:rsidR="007D00B7" w14:paraId="162CEA2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480B0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DB4BB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3.0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F41B8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0A31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0CB6A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 (5)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C787E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3.6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B53F9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6920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8A2DBF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201C0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DF4EE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3.3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E27C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5.0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D6292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9.2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5A65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2.2 (7)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C3EE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1.9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05630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B4F83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9F4963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DDCDA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28471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16.5 (119)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3CA7C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16.3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FE713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29.4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4AFE1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17.4 (54)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0366E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9.9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900AA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23.9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F68FB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3136F3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34301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2600A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43.0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F4E5A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44.6 (62)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1A4A3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36.0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9D51E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43.1 (134)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C00C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43.1 (82)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96C7C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62.3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7B164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34B703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9EC31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AEF39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34.2 (246)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C4B8F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31.2 (44)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F8708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15.7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030AD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35.9 (111)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C2F13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41.6 (79)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AC4CB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13.8 (2)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07762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0465269" w14:textId="77777777" w:rsidTr="007D00B7">
        <w:trPr>
          <w:cantSplit/>
          <w:jc w:val="center"/>
        </w:trPr>
        <w:tc>
          <w:tcPr>
            <w:tcW w:w="0" w:type="auto"/>
            <w:gridSpan w:val="8"/>
          </w:tcPr>
          <w:p w14:paraId="401C7F2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% (n)</w:t>
            </w:r>
          </w:p>
        </w:tc>
      </w:tr>
      <w:tr w:rsidR="007D00B7" w14:paraId="1DC74E05" w14:textId="77777777" w:rsidTr="007D00B7">
        <w:trPr>
          <w:cantSplit/>
          <w:jc w:val="center"/>
        </w:trPr>
        <w:tc>
          <w:tcPr>
            <w:tcW w:w="0" w:type="auto"/>
            <w:gridSpan w:val="8"/>
          </w:tcPr>
          <w:p w14:paraId="44D440D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sz w:val="20"/>
              </w:rPr>
              <w:t>Pearson's X^2: Rao &amp; Scott adjustment</w:t>
            </w:r>
          </w:p>
        </w:tc>
      </w:tr>
    </w:tbl>
    <w:p w14:paraId="0208E339" w14:textId="77777777" w:rsidR="007D00B7" w:rsidRPr="004005B2" w:rsidRDefault="00000000">
      <w:pPr>
        <w:pStyle w:val="Heading3"/>
        <w:rPr>
          <w:lang w:val="fr-CA"/>
          <w:rPrChange w:id="229" w:author="Adjiwanou, Vissého" w:date="2025-11-11T15:47:00Z" w16du:dateUtc="2025-11-11T20:47:00Z">
            <w:rPr/>
          </w:rPrChange>
        </w:rPr>
      </w:pPr>
      <w:bookmarkStart w:id="230" w:name="X995331900e180abc0f74083368de36bbd2c1f3d"/>
      <w:bookmarkEnd w:id="120"/>
      <w:r w:rsidRPr="004005B2">
        <w:rPr>
          <w:lang w:val="fr-CA"/>
          <w:rPrChange w:id="231" w:author="Adjiwanou, Vissého" w:date="2025-11-11T15:47:00Z" w16du:dateUtc="2025-11-11T20:47:00Z">
            <w:rPr/>
          </w:rPrChange>
        </w:rPr>
        <w:t>Tableau pour les Répondants selon le groupe d’âge</w:t>
      </w:r>
    </w:p>
    <w:p w14:paraId="2A01A72C" w14:textId="77777777" w:rsidR="007D00B7" w:rsidRPr="004005B2" w:rsidRDefault="00000000">
      <w:pPr>
        <w:pStyle w:val="Heading3"/>
        <w:rPr>
          <w:lang w:val="fr-CA"/>
          <w:rPrChange w:id="232" w:author="Adjiwanou, Vissého" w:date="2025-11-11T15:47:00Z" w16du:dateUtc="2025-11-11T20:47:00Z">
            <w:rPr/>
          </w:rPrChange>
        </w:rPr>
      </w:pPr>
      <w:bookmarkStart w:id="233" w:name="X6cd1fa783c6b8de317bbb90659a2706d07e6095"/>
      <w:bookmarkEnd w:id="230"/>
      <w:r w:rsidRPr="004005B2">
        <w:rPr>
          <w:lang w:val="fr-CA"/>
          <w:rPrChange w:id="234" w:author="Adjiwanou, Vissého" w:date="2025-11-11T15:47:00Z" w16du:dateUtc="2025-11-11T20:47:00Z">
            <w:rPr/>
          </w:rPrChange>
        </w:rPr>
        <w:lastRenderedPageBreak/>
        <w:t>Tableau pour les Répondants selon le sexe</w:t>
      </w:r>
    </w:p>
    <w:p w14:paraId="1C7715EF" w14:textId="77777777" w:rsidR="007D00B7" w:rsidRPr="004005B2" w:rsidRDefault="00000000">
      <w:pPr>
        <w:pStyle w:val="Heading3"/>
        <w:rPr>
          <w:lang w:val="fr-CA"/>
          <w:rPrChange w:id="235" w:author="Adjiwanou, Vissého" w:date="2025-11-11T15:47:00Z" w16du:dateUtc="2025-11-11T20:47:00Z">
            <w:rPr/>
          </w:rPrChange>
        </w:rPr>
      </w:pPr>
      <w:bookmarkStart w:id="236" w:name="X7bd85f0123ad3f5a47cfe2062eba34d7cc16a28"/>
      <w:bookmarkEnd w:id="233"/>
      <w:r w:rsidRPr="004005B2">
        <w:rPr>
          <w:lang w:val="fr-CA"/>
          <w:rPrChange w:id="237" w:author="Adjiwanou, Vissého" w:date="2025-11-11T15:47:00Z" w16du:dateUtc="2025-11-11T20:47:00Z">
            <w:rPr/>
          </w:rPrChange>
        </w:rPr>
        <w:t>Tableau pour les Répondants Selon le groupe d’âge et par sexe</w:t>
      </w:r>
    </w:p>
    <w:p w14:paraId="1F913F3A" w14:textId="77777777" w:rsidR="007D00B7" w:rsidRPr="004005B2" w:rsidRDefault="00000000">
      <w:pPr>
        <w:pStyle w:val="SourceCode"/>
        <w:rPr>
          <w:lang w:val="fr-CA"/>
          <w:rPrChange w:id="238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239" w:author="Adjiwanou, Vissého" w:date="2025-11-11T15:47:00Z" w16du:dateUtc="2025-11-11T20:47:00Z">
            <w:rPr>
              <w:rStyle w:val="NormalTok"/>
            </w:rPr>
          </w:rPrChange>
        </w:rPr>
        <w:t xml:space="preserve">table_grp_age_sexe </w:t>
      </w:r>
      <w:r w:rsidRPr="004005B2">
        <w:rPr>
          <w:rStyle w:val="OtherTok"/>
          <w:lang w:val="fr-CA"/>
          <w:rPrChange w:id="240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241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242" w:author="Adjiwanou, Vissého" w:date="2025-11-11T15:47:00Z" w16du:dateUtc="2025-11-11T20:47:00Z">
            <w:rPr>
              <w:rStyle w:val="FunctionTok"/>
            </w:rPr>
          </w:rPrChange>
        </w:rPr>
        <w:t>tbl_merge</w:t>
      </w:r>
      <w:r w:rsidRPr="004005B2">
        <w:rPr>
          <w:rStyle w:val="NormalTok"/>
          <w:lang w:val="fr-CA"/>
          <w:rPrChange w:id="243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24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45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246" w:author="Adjiwanou, Vissého" w:date="2025-11-11T15:47:00Z" w16du:dateUtc="2025-11-11T20:47:00Z">
            <w:rPr>
              <w:rStyle w:val="AttributeTok"/>
            </w:rPr>
          </w:rPrChange>
        </w:rPr>
        <w:t>tbls =</w:t>
      </w:r>
      <w:r w:rsidRPr="004005B2">
        <w:rPr>
          <w:rStyle w:val="NormalTok"/>
          <w:lang w:val="fr-CA"/>
          <w:rPrChange w:id="247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248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249" w:author="Adjiwanou, Vissého" w:date="2025-11-11T15:47:00Z" w16du:dateUtc="2025-11-11T20:47:00Z">
            <w:rPr>
              <w:rStyle w:val="NormalTok"/>
            </w:rPr>
          </w:rPrChange>
        </w:rPr>
        <w:t>(table_repondants_gpe_age, table_repondants_sexe),</w:t>
      </w:r>
      <w:r w:rsidRPr="004005B2">
        <w:rPr>
          <w:lang w:val="fr-CA"/>
          <w:rPrChange w:id="25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5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252" w:author="Adjiwanou, Vissého" w:date="2025-11-11T15:47:00Z" w16du:dateUtc="2025-11-11T20:47:00Z">
            <w:rPr>
              <w:rStyle w:val="AttributeTok"/>
            </w:rPr>
          </w:rPrChange>
        </w:rPr>
        <w:t>tab_spanner =</w:t>
      </w:r>
      <w:r w:rsidRPr="004005B2">
        <w:rPr>
          <w:rStyle w:val="NormalTok"/>
          <w:lang w:val="fr-CA"/>
          <w:rPrChange w:id="25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254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255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256" w:author="Adjiwanou, Vissého" w:date="2025-11-11T15:47:00Z" w16du:dateUtc="2025-11-11T20:47:00Z">
            <w:rPr>
              <w:rStyle w:val="StringTok"/>
            </w:rPr>
          </w:rPrChange>
        </w:rPr>
        <w:t>"**Selon le groupe d'âge**"</w:t>
      </w:r>
      <w:r w:rsidRPr="004005B2">
        <w:rPr>
          <w:rStyle w:val="NormalTok"/>
          <w:lang w:val="fr-CA"/>
          <w:rPrChange w:id="257" w:author="Adjiwanou, Vissého" w:date="2025-11-11T15:47:00Z" w16du:dateUtc="2025-11-11T20:47:00Z">
            <w:rPr>
              <w:rStyle w:val="NormalTok"/>
            </w:rPr>
          </w:rPrChange>
        </w:rPr>
        <w:t xml:space="preserve">, </w:t>
      </w:r>
      <w:r w:rsidRPr="004005B2">
        <w:rPr>
          <w:rStyle w:val="StringTok"/>
          <w:lang w:val="fr-CA"/>
          <w:rPrChange w:id="258" w:author="Adjiwanou, Vissého" w:date="2025-11-11T15:47:00Z" w16du:dateUtc="2025-11-11T20:47:00Z">
            <w:rPr>
              <w:rStyle w:val="StringTok"/>
            </w:rPr>
          </w:rPrChange>
        </w:rPr>
        <w:t>"**Selon le sexe**"</w:t>
      </w:r>
      <w:r w:rsidRPr="004005B2">
        <w:rPr>
          <w:rStyle w:val="NormalTok"/>
          <w:lang w:val="fr-CA"/>
          <w:rPrChange w:id="259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26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61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262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26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64" w:author="Adjiwanou, Vissého" w:date="2025-11-11T15:47:00Z" w16du:dateUtc="2025-11-11T20:47:00Z">
            <w:rPr>
              <w:rStyle w:val="NormalTok"/>
            </w:rPr>
          </w:rPrChange>
        </w:rPr>
        <w:t>table_grp_age_sexe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52"/>
        <w:gridCol w:w="1115"/>
        <w:gridCol w:w="1143"/>
        <w:gridCol w:w="1143"/>
        <w:gridCol w:w="1115"/>
        <w:gridCol w:w="1135"/>
        <w:gridCol w:w="1177"/>
      </w:tblGrid>
      <w:tr w:rsidR="007D00B7" w14:paraId="4958D33C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22335FE6" w14:textId="77777777" w:rsidR="007D00B7" w:rsidRPr="004005B2" w:rsidRDefault="007D00B7">
            <w:pPr>
              <w:keepNext/>
              <w:spacing w:after="60"/>
              <w:rPr>
                <w:lang w:val="fr-CA"/>
                <w:rPrChange w:id="265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27F2CD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Selon le groupe d'âge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28C2844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Selon le sexe</w:t>
            </w:r>
          </w:p>
        </w:tc>
      </w:tr>
      <w:tr w:rsidR="007D00B7" w14:paraId="2E08F77F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6FAC76E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Caractéristiques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65AF2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A0AB73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18-24 ans</w:t>
            </w:r>
            <w:r>
              <w:rPr>
                <w:rFonts w:ascii="Calibri" w:hAnsi="Calibri"/>
                <w:sz w:val="20"/>
              </w:rPr>
              <w:t xml:space="preserve"> N = 268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822A7C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25-34 ans</w:t>
            </w:r>
            <w:r>
              <w:rPr>
                <w:rFonts w:ascii="Calibri" w:hAnsi="Calibri"/>
                <w:sz w:val="20"/>
              </w:rPr>
              <w:t xml:space="preserve"> N = 453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48B09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4FE4AD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Femme</w:t>
            </w:r>
            <w:r>
              <w:rPr>
                <w:rFonts w:ascii="Calibri" w:hAnsi="Calibri"/>
                <w:sz w:val="20"/>
              </w:rPr>
              <w:t xml:space="preserve"> N = 359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6A893D7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Homme</w:t>
            </w:r>
            <w:r>
              <w:rPr>
                <w:rFonts w:ascii="Calibri" w:hAnsi="Calibri"/>
                <w:sz w:val="20"/>
              </w:rPr>
              <w:t xml:space="preserve"> N = 362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7D00B7" w14:paraId="5B8E383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0B8C1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sexe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0B319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7A4DC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61ED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DAC2C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6F128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2599E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575601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F752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Femme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0DB3C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49.8 (359)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B6C11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49.4 (132)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1998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50.1 (227)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E3C3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990F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ABB61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EE18F3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F3C34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Homme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9800E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50.2 (362)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6713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50.6 (136)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588CB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49.9 (226)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1AB4E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BB24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1320E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98DE1C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0EAC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Lieu_de_residence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BC96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A70F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BEFC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2A3C1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4F60C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40446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56DDE8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1BD43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Ailleurs au Quebec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8B63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54.8 (395)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63485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55.0 (147)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A8B0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54.6 (247)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1403D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54.8 (395)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E39AA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55.4 (199)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B0F32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54.2 (196)</w:t>
            </w:r>
          </w:p>
        </w:tc>
      </w:tr>
      <w:tr w:rsidR="007D00B7" w14:paraId="68E08D6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FE274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Grand Motreal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35808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45.2 (326)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9145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45.0 (121)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C429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45.4 (205)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27A4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45.2 (326)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1A128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44.6 (160)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6380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45.8 (166)</w:t>
            </w:r>
          </w:p>
        </w:tc>
      </w:tr>
      <w:tr w:rsidR="007D00B7" w14:paraId="7AE41EA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9E9ED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lieu_de_naissance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0447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8F896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838F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F680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D6A2D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320B3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E844C1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78F44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Hors du Quebec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408BE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7.8 (56)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31E2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E8180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6.8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EEB34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7.8 (56)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60E33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5.1 (18)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F8A95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10.5 (38)</w:t>
            </w:r>
          </w:p>
        </w:tc>
      </w:tr>
      <w:tr w:rsidR="007D00B7" w14:paraId="1C731CE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7C2A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Provinde de Quebec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A378A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92.2 (662)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578AE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90.4 (241)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78DEF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93.2 (421)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0F81A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92.2 (662)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EDB32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94.9 (339)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FF47D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89.5 (323)</w:t>
            </w:r>
          </w:p>
        </w:tc>
      </w:tr>
      <w:tr w:rsidR="007D00B7" w14:paraId="49663CD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28AD0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Diplome_du_repondant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38B1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CA4A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C4D78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8D5FD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A2700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AFB95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244D8C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39A03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Primaire/Secondaire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C4EF3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20.6 (148)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1B087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32.8 (87)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FDEF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13.4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B9BCF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20.6 (148)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9326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17.8 (64)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3E7CC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23.4 (84)</w:t>
            </w:r>
          </w:p>
        </w:tc>
      </w:tr>
      <w:tr w:rsidR="007D00B7" w14:paraId="7B8500D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CFA8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CEGEP / DEP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64A5C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48.2 (347)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39745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48.3 (128)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307F9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48.2 (218)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9BFC8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48.2 (347)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4A39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50.2 (180)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7571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46.3 (167)</w:t>
            </w:r>
          </w:p>
        </w:tc>
      </w:tr>
      <w:tr w:rsidR="007D00B7" w14:paraId="46CFAA9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7E9C1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Universitaire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7D42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31.2 (224)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D3EC2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18.9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6C51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38.3 (174)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94F7E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31.2 (224)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F710E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32.0 (114)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4FC89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30.4 (110)</w:t>
            </w:r>
          </w:p>
        </w:tc>
      </w:tr>
      <w:tr w:rsidR="007D00B7" w14:paraId="7BBC1BA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D12DB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Occupation_du_repondant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D48A4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CA48E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5B576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33E41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C1A3D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B6468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0F3120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7CDBF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Étudiant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02CF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9.0 (64)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9AA2A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18.6 (49)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FAC9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3.3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6D5D0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9.0 (64)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76B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7.1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0AAF4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10.8 (39)</w:t>
            </w:r>
          </w:p>
        </w:tc>
      </w:tr>
      <w:tr w:rsidR="007D00B7" w14:paraId="7E8651B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8918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Sans travail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C3DE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305BE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4.3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41FBF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9.7 (44)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6D01A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587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9.6 (34)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9335D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5.9 (21)</w:t>
            </w:r>
          </w:p>
        </w:tc>
      </w:tr>
      <w:tr w:rsidR="007D00B7" w14:paraId="26B0658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F927E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Travail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BB32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61.0 (437)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41BB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33.6 (89)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F8D9D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77.1 (349)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A893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61.0 (437)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FFCB7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57.9 (207)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2D7A0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64.2 (231)</w:t>
            </w:r>
          </w:p>
        </w:tc>
      </w:tr>
      <w:tr w:rsidR="007D00B7" w14:paraId="0C4D8F9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3718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Travail et études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9692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22.3 (160)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7B046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43.6 (115)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5E4B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9.8 (44)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0380B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22.3 (160)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6DD69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25.4 (91)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CDCD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19.2 (69)</w:t>
            </w:r>
          </w:p>
        </w:tc>
      </w:tr>
      <w:tr w:rsidR="007D00B7" w14:paraId="787FB07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B071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Revenu_annuel_du_repondant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9B2E9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57CDD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FBF2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D4975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BF384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DEDAE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4697E3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A1D76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70,000$ et plus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D1E60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20.2 (146)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2A9A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7.2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E3695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27.9 (126)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C601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20.2 (146)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ED1A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12.8 (46)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8EE81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27.6 (100)</w:t>
            </w:r>
          </w:p>
        </w:tc>
      </w:tr>
      <w:tr w:rsidR="007D00B7" w14:paraId="73B24E0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1BB3A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10,000$ à 19,999$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73BC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12.0 (86)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4CE06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24.9 (67)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91E6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4.3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20AA4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12.0 (86)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31BFC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13.5 (49)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965E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10.4 (38)</w:t>
            </w:r>
          </w:p>
        </w:tc>
      </w:tr>
      <w:tr w:rsidR="007D00B7" w14:paraId="58A2650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90E4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20,000$ à 29,999$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54C30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10.4 (75)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AE79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18.1 (48)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22817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5.8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CD794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10.4 (75)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B1E0A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11.5 (41)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04FE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9.2 (33)</w:t>
            </w:r>
          </w:p>
        </w:tc>
      </w:tr>
      <w:tr w:rsidR="007D00B7" w14:paraId="179EFB9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BBDC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30,000$ à 39,999$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7C402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B5EF3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8.0 (21)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7AD3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7.5 (34)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ABD37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DD666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F8C1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7.6 (27)</w:t>
            </w:r>
          </w:p>
        </w:tc>
      </w:tr>
      <w:tr w:rsidR="007D00B7" w14:paraId="397E7F8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25CB0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40,000$ à 49,999$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E9E3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11.9 (86)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0E09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6.4 (17)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4481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15.2 (69)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72A5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11.9 (86)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108D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13.4 (48)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0D6F9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10.5 (38)</w:t>
            </w:r>
          </w:p>
        </w:tc>
      </w:tr>
      <w:tr w:rsidR="007D00B7" w14:paraId="3F1C6B7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EFE9B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50,000$ à 59,000$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E4D7E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12.3 (88)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3AD5D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9.0 (24)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2B542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14.2 (64)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493AD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12.3 (88)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2DA3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14.2 (51)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5A4BD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10.3 (37)</w:t>
            </w:r>
          </w:p>
        </w:tc>
      </w:tr>
      <w:tr w:rsidR="007D00B7" w14:paraId="25BDA10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53B7C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60,000$ à 69,000$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F322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11.7 (85)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F4C81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3.8 (10)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AD92E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16.5 (75)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E921E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11.7 (85)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7468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12.7 (46)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A9E0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10.7 (39)</w:t>
            </w:r>
          </w:p>
        </w:tc>
      </w:tr>
      <w:tr w:rsidR="007D00B7" w14:paraId="2111188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D84B2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Moins de 10,000$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C7484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2C4EB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15.4 (41)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D49F8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4.3 (19)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F961E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2D9C8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7.6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DBD1E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9.3 (33)</w:t>
            </w:r>
          </w:p>
        </w:tc>
      </w:tr>
      <w:tr w:rsidR="007D00B7" w14:paraId="50A3B15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E621E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Ne sait pas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AF32E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5.5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4059D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7.4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2DD4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4.3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B0B12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5.5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8931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6.5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8A9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4.4 (16)</w:t>
            </w:r>
          </w:p>
        </w:tc>
      </w:tr>
      <w:tr w:rsidR="007D00B7" w14:paraId="23202FB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D6303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gpe_age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03916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ED1E5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0C85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0387C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7DB28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365323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0BF256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4778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18-24 ans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FB027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994E9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68D0C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1DEE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37.2 (268)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483C8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36.8 (132)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46AF4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37.5 (136)</w:t>
            </w:r>
          </w:p>
        </w:tc>
      </w:tr>
      <w:tr w:rsidR="007D00B7" w14:paraId="128E935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A24B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25-34 ans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2EC9D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02C6E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9463E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A722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62.8 (453)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8A5A6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63.2 (227)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BBBEA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62.5 (226)</w:t>
            </w:r>
          </w:p>
        </w:tc>
      </w:tr>
      <w:tr w:rsidR="007D00B7" w14:paraId="73F6C4B4" w14:textId="77777777" w:rsidTr="007D00B7">
        <w:trPr>
          <w:cantSplit/>
          <w:jc w:val="center"/>
        </w:trPr>
        <w:tc>
          <w:tcPr>
            <w:tcW w:w="0" w:type="auto"/>
            <w:gridSpan w:val="7"/>
          </w:tcPr>
          <w:p w14:paraId="02B8508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% (n)</w:t>
            </w:r>
          </w:p>
        </w:tc>
      </w:tr>
    </w:tbl>
    <w:p w14:paraId="663C7C24" w14:textId="77777777" w:rsidR="004005B2" w:rsidRDefault="004005B2">
      <w:pPr>
        <w:pStyle w:val="Heading3"/>
        <w:rPr>
          <w:ins w:id="266" w:author="Adjiwanou, Vissého" w:date="2025-11-11T15:47:00Z" w16du:dateUtc="2025-11-11T20:47:00Z"/>
        </w:rPr>
      </w:pPr>
      <w:bookmarkStart w:id="267" w:name="X9c6638d508993d07d02a854669be636c28501d3"/>
      <w:bookmarkEnd w:id="236"/>
    </w:p>
    <w:p w14:paraId="43C9EA37" w14:textId="78A4245C" w:rsidR="004005B2" w:rsidRPr="004005B2" w:rsidRDefault="004005B2" w:rsidP="004005B2">
      <w:pPr>
        <w:pStyle w:val="Heading3"/>
        <w:rPr>
          <w:ins w:id="268" w:author="Adjiwanou, Vissého" w:date="2025-11-11T15:47:00Z" w16du:dateUtc="2025-11-11T20:47:00Z"/>
          <w:lang w:val="fr-CA"/>
          <w:rPrChange w:id="269" w:author="Adjiwanou, Vissého" w:date="2025-11-11T15:47:00Z" w16du:dateUtc="2025-11-11T20:47:00Z">
            <w:rPr>
              <w:ins w:id="270" w:author="Adjiwanou, Vissého" w:date="2025-11-11T15:47:00Z" w16du:dateUtc="2025-11-11T20:47:00Z"/>
            </w:rPr>
          </w:rPrChange>
        </w:rPr>
      </w:pPr>
      <w:ins w:id="271" w:author="Adjiwanou, Vissého" w:date="2025-11-11T15:47:00Z" w16du:dateUtc="2025-11-11T20:47:00Z">
        <w:r w:rsidRPr="004005B2">
          <w:rPr>
            <w:lang w:val="fr-CA"/>
            <w:rPrChange w:id="272" w:author="Adjiwanou, Vissého" w:date="2025-11-11T15:47:00Z" w16du:dateUtc="2025-11-11T20:47:00Z">
              <w:rPr/>
            </w:rPrChange>
          </w:rPr>
          <w:t xml:space="preserve">Tableau pour les </w:t>
        </w:r>
        <w:r w:rsidRPr="004005B2">
          <w:rPr>
            <w:lang w:val="fr-CA"/>
            <w:rPrChange w:id="273" w:author="Adjiwanou, Vissého" w:date="2025-11-11T15:47:00Z" w16du:dateUtc="2025-11-11T20:47:00Z">
              <w:rPr/>
            </w:rPrChange>
          </w:rPr>
          <w:t xml:space="preserve">parents des </w:t>
        </w:r>
        <w:r>
          <w:rPr>
            <w:lang w:val="fr-CA"/>
          </w:rPr>
          <w:t>r</w:t>
        </w:r>
        <w:r w:rsidRPr="004005B2">
          <w:rPr>
            <w:lang w:val="fr-CA"/>
            <w:rPrChange w:id="274" w:author="Adjiwanou, Vissého" w:date="2025-11-11T15:47:00Z" w16du:dateUtc="2025-11-11T20:47:00Z">
              <w:rPr/>
            </w:rPrChange>
          </w:rPr>
          <w:t>épondants selon le sexe</w:t>
        </w:r>
        <w:r>
          <w:rPr>
            <w:lang w:val="fr-CA"/>
          </w:rPr>
          <w:t xml:space="preserve"> et le groupe d’âges</w:t>
        </w:r>
      </w:ins>
    </w:p>
    <w:p w14:paraId="512F3345" w14:textId="77777777" w:rsidR="004005B2" w:rsidRPr="004005B2" w:rsidRDefault="004005B2" w:rsidP="004005B2">
      <w:pPr>
        <w:pStyle w:val="BodyText"/>
        <w:rPr>
          <w:lang w:val="fr-CA"/>
          <w:rPrChange w:id="275" w:author="Adjiwanou, Vissého" w:date="2025-11-11T15:47:00Z" w16du:dateUtc="2025-11-11T20:47:00Z">
            <w:rPr/>
          </w:rPrChange>
        </w:rPr>
        <w:pPrChange w:id="276" w:author="Adjiwanou, Vissého" w:date="2025-11-11T15:47:00Z" w16du:dateUtc="2025-11-11T20:47:00Z">
          <w:pPr>
            <w:pStyle w:val="Heading3"/>
          </w:pPr>
        </w:pPrChange>
      </w:pPr>
    </w:p>
    <w:p w14:paraId="5CE50FEC" w14:textId="21D0E70C" w:rsidR="007D00B7" w:rsidRPr="004005B2" w:rsidRDefault="00000000">
      <w:pPr>
        <w:pStyle w:val="Heading3"/>
        <w:rPr>
          <w:lang w:val="fr-CA"/>
          <w:rPrChange w:id="277" w:author="Adjiwanou, Vissého" w:date="2025-11-11T15:47:00Z" w16du:dateUtc="2025-11-11T20:47:00Z">
            <w:rPr/>
          </w:rPrChange>
        </w:rPr>
      </w:pPr>
      <w:r w:rsidRPr="004005B2">
        <w:rPr>
          <w:lang w:val="fr-CA"/>
          <w:rPrChange w:id="278" w:author="Adjiwanou, Vissého" w:date="2025-11-11T15:47:00Z" w16du:dateUtc="2025-11-11T20:47:00Z">
            <w:rPr/>
          </w:rPrChange>
        </w:rPr>
        <w:lastRenderedPageBreak/>
        <w:t>Tableau pour les Répondants selon le lieu de residence</w:t>
      </w:r>
    </w:p>
    <w:p w14:paraId="5AA0BC1B" w14:textId="77777777" w:rsidR="007D00B7" w:rsidRPr="004005B2" w:rsidRDefault="00000000">
      <w:pPr>
        <w:pStyle w:val="SourceCode"/>
        <w:rPr>
          <w:lang w:val="fr-CA"/>
          <w:rPrChange w:id="279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280" w:author="Adjiwanou, Vissého" w:date="2025-11-11T15:47:00Z" w16du:dateUtc="2025-11-11T20:47:00Z">
            <w:rPr>
              <w:rStyle w:val="NormalTok"/>
            </w:rPr>
          </w:rPrChange>
        </w:rPr>
        <w:t xml:space="preserve">table_repondants_Lieu_de_residence </w:t>
      </w:r>
      <w:r w:rsidRPr="004005B2">
        <w:rPr>
          <w:rStyle w:val="OtherTok"/>
          <w:lang w:val="fr-CA"/>
          <w:rPrChange w:id="281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282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283" w:author="Adjiwanou, Vissého" w:date="2025-11-11T15:47:00Z" w16du:dateUtc="2025-11-11T20:47:00Z">
            <w:rPr>
              <w:rStyle w:val="FunctionTok"/>
            </w:rPr>
          </w:rPrChange>
        </w:rPr>
        <w:t>tbl_svysummary</w:t>
      </w:r>
      <w:r w:rsidRPr="004005B2">
        <w:rPr>
          <w:rStyle w:val="NormalTok"/>
          <w:lang w:val="fr-CA"/>
          <w:rPrChange w:id="284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28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8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287" w:author="Adjiwanou, Vissého" w:date="2025-11-11T15:47:00Z" w16du:dateUtc="2025-11-11T20:47:00Z">
            <w:rPr>
              <w:rStyle w:val="AttributeTok"/>
            </w:rPr>
          </w:rPrChange>
        </w:rPr>
        <w:t>data =</w:t>
      </w:r>
      <w:r w:rsidRPr="004005B2">
        <w:rPr>
          <w:rStyle w:val="NormalTok"/>
          <w:lang w:val="fr-CA"/>
          <w:rPrChange w:id="288" w:author="Adjiwanou, Vissého" w:date="2025-11-11T15:47:00Z" w16du:dateUtc="2025-11-11T20:47:00Z">
            <w:rPr>
              <w:rStyle w:val="NormalTok"/>
            </w:rPr>
          </w:rPrChange>
        </w:rPr>
        <w:t xml:space="preserve"> data_design,</w:t>
      </w:r>
      <w:r w:rsidRPr="004005B2">
        <w:rPr>
          <w:lang w:val="fr-CA"/>
          <w:rPrChange w:id="28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9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291" w:author="Adjiwanou, Vissého" w:date="2025-11-11T15:47:00Z" w16du:dateUtc="2025-11-11T20:47:00Z">
            <w:rPr>
              <w:rStyle w:val="AttributeTok"/>
            </w:rPr>
          </w:rPrChange>
        </w:rPr>
        <w:t>by =</w:t>
      </w:r>
      <w:r w:rsidRPr="004005B2">
        <w:rPr>
          <w:rStyle w:val="NormalTok"/>
          <w:lang w:val="fr-CA"/>
          <w:rPrChange w:id="292" w:author="Adjiwanou, Vissého" w:date="2025-11-11T15:47:00Z" w16du:dateUtc="2025-11-11T20:47:00Z">
            <w:rPr>
              <w:rStyle w:val="NormalTok"/>
            </w:rPr>
          </w:rPrChange>
        </w:rPr>
        <w:t xml:space="preserve"> Lieu_de_residence, </w:t>
      </w:r>
      <w:r w:rsidRPr="004005B2">
        <w:rPr>
          <w:lang w:val="fr-CA"/>
          <w:rPrChange w:id="29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294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295" w:author="Adjiwanou, Vissého" w:date="2025-11-11T15:47:00Z" w16du:dateUtc="2025-11-11T20:47:00Z">
            <w:rPr>
              <w:rStyle w:val="AttributeTok"/>
            </w:rPr>
          </w:rPrChange>
        </w:rPr>
        <w:t>include =</w:t>
      </w:r>
      <w:r w:rsidRPr="004005B2">
        <w:rPr>
          <w:rStyle w:val="NormalTok"/>
          <w:lang w:val="fr-CA"/>
          <w:rPrChange w:id="296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297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298" w:author="Adjiwanou, Vissého" w:date="2025-11-11T15:47:00Z" w16du:dateUtc="2025-11-11T20:47:00Z">
            <w:rPr>
              <w:rStyle w:val="NormalTok"/>
            </w:rPr>
          </w:rPrChange>
        </w:rPr>
        <w:t>(age,sexe,gpe_age,lieu_de_naissance,Diplome_du_repondant, Occupation_du_repondant,Revenu_annuel_du_repondant),</w:t>
      </w:r>
      <w:r w:rsidRPr="004005B2">
        <w:rPr>
          <w:lang w:val="fr-CA"/>
          <w:rPrChange w:id="29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0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30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0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303" w:author="Adjiwanou, Vissého" w:date="2025-11-11T15:47:00Z" w16du:dateUtc="2025-11-11T20:47:00Z">
            <w:rPr>
              <w:rStyle w:val="AttributeTok"/>
            </w:rPr>
          </w:rPrChange>
        </w:rPr>
        <w:t>statistic =</w:t>
      </w:r>
      <w:r w:rsidRPr="004005B2">
        <w:rPr>
          <w:rStyle w:val="NormalTok"/>
          <w:lang w:val="fr-CA"/>
          <w:rPrChange w:id="30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305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306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30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08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309" w:author="Adjiwanou, Vissého" w:date="2025-11-11T15:47:00Z" w16du:dateUtc="2025-11-11T20:47:00Z">
            <w:rPr>
              <w:rStyle w:val="FunctionTok"/>
            </w:rPr>
          </w:rPrChange>
        </w:rPr>
        <w:t>all_continuous</w:t>
      </w:r>
      <w:r w:rsidRPr="004005B2">
        <w:rPr>
          <w:rStyle w:val="NormalTok"/>
          <w:lang w:val="fr-CA"/>
          <w:rPrChange w:id="310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311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312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313" w:author="Adjiwanou, Vissého" w:date="2025-11-11T15:47:00Z" w16du:dateUtc="2025-11-11T20:47:00Z">
            <w:rPr>
              <w:rStyle w:val="StringTok"/>
            </w:rPr>
          </w:rPrChange>
        </w:rPr>
        <w:t>"{mean}"</w:t>
      </w:r>
      <w:r w:rsidRPr="004005B2">
        <w:rPr>
          <w:rStyle w:val="NormalTok"/>
          <w:lang w:val="fr-CA"/>
          <w:rPrChange w:id="314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lang w:val="fr-CA"/>
          <w:rPrChange w:id="31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16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317" w:author="Adjiwanou, Vissého" w:date="2025-11-11T15:47:00Z" w16du:dateUtc="2025-11-11T20:47:00Z">
            <w:rPr>
              <w:rStyle w:val="FunctionTok"/>
            </w:rPr>
          </w:rPrChange>
        </w:rPr>
        <w:t>all_categorical</w:t>
      </w:r>
      <w:r w:rsidRPr="004005B2">
        <w:rPr>
          <w:rStyle w:val="NormalTok"/>
          <w:lang w:val="fr-CA"/>
          <w:rPrChange w:id="318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319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32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321" w:author="Adjiwanou, Vissého" w:date="2025-11-11T15:47:00Z" w16du:dateUtc="2025-11-11T20:47:00Z">
            <w:rPr>
              <w:rStyle w:val="StringTok"/>
            </w:rPr>
          </w:rPrChange>
        </w:rPr>
        <w:t>"{p}   ({n})"</w:t>
      </w:r>
      <w:r w:rsidRPr="004005B2">
        <w:rPr>
          <w:lang w:val="fr-CA"/>
          <w:rPrChange w:id="32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23" w:author="Adjiwanou, Vissého" w:date="2025-11-11T15:47:00Z" w16du:dateUtc="2025-11-11T20:47:00Z">
            <w:rPr>
              <w:rStyle w:val="NormalTok"/>
            </w:rPr>
          </w:rPrChange>
        </w:rPr>
        <w:t xml:space="preserve">  ),</w:t>
      </w:r>
      <w:r w:rsidRPr="004005B2">
        <w:rPr>
          <w:lang w:val="fr-CA"/>
          <w:rPrChange w:id="32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25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326" w:author="Adjiwanou, Vissého" w:date="2025-11-11T15:47:00Z" w16du:dateUtc="2025-11-11T20:47:00Z">
            <w:rPr>
              <w:rStyle w:val="AttributeTok"/>
            </w:rPr>
          </w:rPrChange>
        </w:rPr>
        <w:t>digits=</w:t>
      </w:r>
      <w:r w:rsidRPr="004005B2">
        <w:rPr>
          <w:rStyle w:val="SpecialCharTok"/>
          <w:lang w:val="fr-CA"/>
          <w:rPrChange w:id="327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32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329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330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DecValTok"/>
          <w:lang w:val="fr-CA"/>
          <w:rPrChange w:id="331" w:author="Adjiwanou, Vissého" w:date="2025-11-11T15:47:00Z" w16du:dateUtc="2025-11-11T20:47:00Z">
            <w:rPr>
              <w:rStyle w:val="DecValTok"/>
            </w:rPr>
          </w:rPrChange>
        </w:rPr>
        <w:t>1</w:t>
      </w:r>
      <w:r w:rsidRPr="004005B2">
        <w:rPr>
          <w:rStyle w:val="NormalTok"/>
          <w:lang w:val="fr-CA"/>
          <w:rPrChange w:id="332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rStyle w:val="DecValTok"/>
          <w:lang w:val="fr-CA"/>
          <w:rPrChange w:id="333" w:author="Adjiwanou, Vissého" w:date="2025-11-11T15:47:00Z" w16du:dateUtc="2025-11-11T20:47:00Z">
            <w:rPr>
              <w:rStyle w:val="DecValTok"/>
            </w:rPr>
          </w:rPrChange>
        </w:rPr>
        <w:t>0</w:t>
      </w:r>
      <w:r w:rsidRPr="004005B2">
        <w:rPr>
          <w:rStyle w:val="NormalTok"/>
          <w:lang w:val="fr-CA"/>
          <w:rPrChange w:id="334" w:author="Adjiwanou, Vissého" w:date="2025-11-11T15:47:00Z" w16du:dateUtc="2025-11-11T20:47:00Z">
            <w:rPr>
              <w:rStyle w:val="NormalTok"/>
            </w:rPr>
          </w:rPrChange>
        </w:rPr>
        <w:t>),</w:t>
      </w:r>
      <w:r w:rsidRPr="004005B2">
        <w:rPr>
          <w:lang w:val="fr-CA"/>
          <w:rPrChange w:id="33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3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337" w:author="Adjiwanou, Vissého" w:date="2025-11-11T15:47:00Z" w16du:dateUtc="2025-11-11T20:47:00Z">
            <w:rPr>
              <w:rStyle w:val="AttributeTok"/>
            </w:rPr>
          </w:rPrChange>
        </w:rPr>
        <w:t>missing =</w:t>
      </w:r>
      <w:r w:rsidRPr="004005B2">
        <w:rPr>
          <w:rStyle w:val="NormalTok"/>
          <w:lang w:val="fr-CA"/>
          <w:rPrChange w:id="33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339" w:author="Adjiwanou, Vissého" w:date="2025-11-11T15:47:00Z" w16du:dateUtc="2025-11-11T20:47:00Z">
            <w:rPr>
              <w:rStyle w:val="StringTok"/>
            </w:rPr>
          </w:rPrChange>
        </w:rPr>
        <w:t>"no"</w:t>
      </w:r>
      <w:r w:rsidRPr="004005B2">
        <w:rPr>
          <w:rStyle w:val="NormalTok"/>
          <w:lang w:val="fr-CA"/>
          <w:rPrChange w:id="34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341" w:author="Adjiwanou, Vissého" w:date="2025-11-11T15:47:00Z" w16du:dateUtc="2025-11-11T20:47:00Z">
            <w:rPr>
              <w:rStyle w:val="CommentTok"/>
            </w:rPr>
          </w:rPrChange>
        </w:rPr>
        <w:t># ne pas afficher les valeurs manquantes</w:t>
      </w:r>
      <w:r w:rsidRPr="004005B2">
        <w:rPr>
          <w:lang w:val="fr-CA"/>
          <w:rPrChange w:id="34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43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344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34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4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347" w:author="Adjiwanou, Vissého" w:date="2025-11-11T15:47:00Z" w16du:dateUtc="2025-11-11T20:47:00Z">
            <w:rPr>
              <w:rStyle w:val="FunctionTok"/>
            </w:rPr>
          </w:rPrChange>
        </w:rPr>
        <w:t>add_overall</w:t>
      </w:r>
      <w:r w:rsidRPr="004005B2">
        <w:rPr>
          <w:rStyle w:val="NormalTok"/>
          <w:lang w:val="fr-CA"/>
          <w:rPrChange w:id="348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349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35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351" w:author="Adjiwanou, Vissého" w:date="2025-11-11T15:47:00Z" w16du:dateUtc="2025-11-11T20:47:00Z">
            <w:rPr>
              <w:rStyle w:val="CommentTok"/>
            </w:rPr>
          </w:rPrChange>
        </w:rPr>
        <w:t># ajouter la colonne « Ensemble »</w:t>
      </w:r>
      <w:r w:rsidRPr="004005B2">
        <w:rPr>
          <w:lang w:val="fr-CA"/>
          <w:rPrChange w:id="35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5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354" w:author="Adjiwanou, Vissého" w:date="2025-11-11T15:47:00Z" w16du:dateUtc="2025-11-11T20:47:00Z">
            <w:rPr>
              <w:rStyle w:val="FunctionTok"/>
            </w:rPr>
          </w:rPrChange>
        </w:rPr>
        <w:t>add_p</w:t>
      </w:r>
      <w:r w:rsidRPr="004005B2">
        <w:rPr>
          <w:rStyle w:val="NormalTok"/>
          <w:lang w:val="fr-CA"/>
          <w:rPrChange w:id="355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356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357" w:author="Adjiwanou, Vissého" w:date="2025-11-11T15:47:00Z" w16du:dateUtc="2025-11-11T20:47:00Z">
            <w:rPr>
              <w:rStyle w:val="NormalTok"/>
            </w:rPr>
          </w:rPrChange>
        </w:rPr>
        <w:t xml:space="preserve">        </w:t>
      </w:r>
      <w:r w:rsidRPr="004005B2">
        <w:rPr>
          <w:rStyle w:val="CommentTok"/>
          <w:lang w:val="fr-CA"/>
          <w:rPrChange w:id="358" w:author="Adjiwanou, Vissého" w:date="2025-11-11T15:47:00Z" w16du:dateUtc="2025-11-11T20:47:00Z">
            <w:rPr>
              <w:rStyle w:val="CommentTok"/>
            </w:rPr>
          </w:rPrChange>
        </w:rPr>
        <w:t># ajouter les p-values pour tester la différence entre les groupes</w:t>
      </w:r>
      <w:r w:rsidRPr="004005B2">
        <w:rPr>
          <w:lang w:val="fr-CA"/>
          <w:rPrChange w:id="35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6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361" w:author="Adjiwanou, Vissého" w:date="2025-11-11T15:47:00Z" w16du:dateUtc="2025-11-11T20:47:00Z">
            <w:rPr>
              <w:rStyle w:val="FunctionTok"/>
            </w:rPr>
          </w:rPrChange>
        </w:rPr>
        <w:t>modify_header</w:t>
      </w:r>
      <w:r w:rsidRPr="004005B2">
        <w:rPr>
          <w:rStyle w:val="NormalTok"/>
          <w:lang w:val="fr-CA"/>
          <w:rPrChange w:id="362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AttributeTok"/>
          <w:lang w:val="fr-CA"/>
          <w:rPrChange w:id="363" w:author="Adjiwanou, Vissého" w:date="2025-11-11T15:47:00Z" w16du:dateUtc="2025-11-11T20:47:00Z">
            <w:rPr>
              <w:rStyle w:val="AttributeTok"/>
            </w:rPr>
          </w:rPrChange>
        </w:rPr>
        <w:t>label =</w:t>
      </w:r>
      <w:r w:rsidRPr="004005B2">
        <w:rPr>
          <w:rStyle w:val="NormalTok"/>
          <w:lang w:val="fr-CA"/>
          <w:rPrChange w:id="36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365" w:author="Adjiwanou, Vissého" w:date="2025-11-11T15:47:00Z" w16du:dateUtc="2025-11-11T20:47:00Z">
            <w:rPr>
              <w:rStyle w:val="StringTok"/>
            </w:rPr>
          </w:rPrChange>
        </w:rPr>
        <w:t>"**Caractéristiques**"</w:t>
      </w:r>
      <w:r w:rsidRPr="004005B2">
        <w:rPr>
          <w:rStyle w:val="NormalTok"/>
          <w:lang w:val="fr-CA"/>
          <w:rPrChange w:id="366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367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36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36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7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371" w:author="Adjiwanou, Vissého" w:date="2025-11-11T15:47:00Z" w16du:dateUtc="2025-11-11T20:47:00Z">
            <w:rPr>
              <w:rStyle w:val="FunctionTok"/>
            </w:rPr>
          </w:rPrChange>
        </w:rPr>
        <w:t>modify_caption</w:t>
      </w:r>
      <w:r w:rsidRPr="004005B2">
        <w:rPr>
          <w:rStyle w:val="NormalTok"/>
          <w:lang w:val="fr-CA"/>
          <w:rPrChange w:id="372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373" w:author="Adjiwanou, Vissého" w:date="2025-11-11T15:47:00Z" w16du:dateUtc="2025-11-11T20:47:00Z">
            <w:rPr>
              <w:rStyle w:val="StringTok"/>
            </w:rPr>
          </w:rPrChange>
        </w:rPr>
        <w:t>"**Répondants selon le Lieu de residence**"</w:t>
      </w:r>
      <w:r w:rsidRPr="004005B2">
        <w:rPr>
          <w:rStyle w:val="NormalTok"/>
          <w:lang w:val="fr-CA"/>
          <w:rPrChange w:id="374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375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376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37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78" w:author="Adjiwanou, Vissého" w:date="2025-11-11T15:47:00Z" w16du:dateUtc="2025-11-11T20:47:00Z">
            <w:rPr>
              <w:rStyle w:val="NormalTok"/>
            </w:rPr>
          </w:rPrChange>
        </w:rPr>
        <w:t xml:space="preserve"> table_repondants_Lieu_de_residence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52"/>
        <w:gridCol w:w="1453"/>
        <w:gridCol w:w="2416"/>
        <w:gridCol w:w="2083"/>
        <w:gridCol w:w="805"/>
      </w:tblGrid>
      <w:tr w:rsidR="007D00B7" w14:paraId="5371C4BE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35D3CC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Caractéristiques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AF2CB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F7DB7E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Ailleurs au Quebec</w:t>
            </w:r>
            <w:r>
              <w:rPr>
                <w:rFonts w:ascii="Calibri" w:hAnsi="Calibri"/>
                <w:sz w:val="20"/>
              </w:rPr>
              <w:t xml:space="preserve"> N = 395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505920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Grand Motreal</w:t>
            </w:r>
            <w:r>
              <w:rPr>
                <w:rFonts w:ascii="Calibri" w:hAnsi="Calibri"/>
                <w:sz w:val="20"/>
              </w:rPr>
              <w:t xml:space="preserve"> N = 326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1C0FB3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</w:p>
        </w:tc>
      </w:tr>
      <w:tr w:rsidR="007D00B7" w14:paraId="29E9869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5987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071F9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52CDB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AA259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7007D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</w:t>
            </w:r>
          </w:p>
        </w:tc>
      </w:tr>
      <w:tr w:rsidR="007D00B7" w14:paraId="32069E0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DE281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sexe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B62D7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FAFFF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AFA2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9C80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</w:t>
            </w:r>
          </w:p>
        </w:tc>
      </w:tr>
      <w:tr w:rsidR="007D00B7" w14:paraId="6B07B21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EA478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Femme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76BC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49.8 (359)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E615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50.4 (199)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8713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49.1 (160)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CB159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B039A5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49238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Homme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E5E5C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50.2 (362)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C484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49.6 (196)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5C93F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50.9 (166)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A661D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22AAC9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45E35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gpe_age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2F364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41378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CF13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BDBDE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&gt;0.9</w:t>
            </w:r>
          </w:p>
        </w:tc>
      </w:tr>
      <w:tr w:rsidR="007D00B7" w14:paraId="01CD6BC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2D0C9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18-24 ans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95CA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37.2 (268)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74D51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37.3 (147)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201D2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37.0 (121)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0AA7A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A24251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ACBC8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25-34 ans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8B3C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62.8 (453)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6918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62.7 (247)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29713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63.0 (205)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E7F80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D47568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F2AA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lieu_de_naissance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0375D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DD0D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29AD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8BA50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00B7" w14:paraId="193576E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CFA0C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Hors du Quebec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8F3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7.8 (56)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9A89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10.8 (43)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463CE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4.1 (13)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AD6F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EF617B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060F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Provinde de Quebec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3437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92.2 (662)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54224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89.2 (352)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B4AB8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95.9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2545D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7B255F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F9691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Diplome_du_repondant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40FFA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D80C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1AEC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7ADE6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0.019</w:t>
            </w:r>
          </w:p>
        </w:tc>
      </w:tr>
      <w:tr w:rsidR="007D00B7" w14:paraId="05E1CB3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99C13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Primaire/Secondaire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967A4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20.6 (148)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DDD61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17.7 (70)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6A806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24.1 (78)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CCBFA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401A32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3D59B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CEGEP / DEP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A69FE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48.2 (347)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527C5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46.7 (184)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794B1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50.1 (163)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423BEC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B4485B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DBED0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Universitaire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20D65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31.2 (224)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CAEB3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35.6 (140)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AE9E9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25.8 (84)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07834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7B7553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C9F95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Occupation_du_repondant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70871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FAF4B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8BD4C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6E68C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</w:t>
            </w:r>
          </w:p>
        </w:tc>
      </w:tr>
      <w:tr w:rsidR="007D00B7" w14:paraId="5028CF8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4D098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Étudiant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73651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9.0 (64)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B316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8.8 (35)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A204E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9.1 (30)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A38B6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F8AD57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F573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Sans travail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B1067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529D6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6.6 (26)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6DA13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9.1 (29)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F375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BA6691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2B9CA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Travail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69B7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61.0 (437)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6554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60.7 (239)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18D9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61.5 (199)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C1675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0E5683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1B8F0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Travail et études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B8F7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22.3 (160)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B5C0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23.9 (94)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95B72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20.3 (66)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9F575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89E4DA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DCAD4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Revenu_annuel_du_repondant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02A5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9582F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DB6C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E934E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</w:t>
            </w:r>
          </w:p>
        </w:tc>
      </w:tr>
      <w:tr w:rsidR="007D00B7" w14:paraId="54CB1B4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15655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70,000$ et plus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DEAA5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20.2 (146)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3A2B6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19.2 (76)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A070E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21.4 (70)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1911C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B6AD52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1C6B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10,000$ à 19,999$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91FBA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12.0 (86)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6F277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12.0 (47)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9706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11.9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AAC9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3174AA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80D00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20,000$ à 29,999$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BA5F1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10.4 (75)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DF8D9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11.3 (45)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479A3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9.2 (30)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F4316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697DAE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98B30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30,000$ à 39,999$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8E7C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003F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7.2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25431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8.3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8BCF2D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FFED09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666F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40,000$ à 49,999$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98629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11.9 (86)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0B7E3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10.0 (40)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F50C3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14.3 (47)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E39CA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ADBBCF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94599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50,000$ à 59,000$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3CD21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12.3 (88)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3871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12.6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72E1B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11.8 (38)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4ADBB6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2DF8B0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ED467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 60,000$ à 69,000$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B625C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11.7 (85)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4A4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13.2 (52)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009B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9.9 (32)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71B95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B6AC4E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E6732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Moins de 10,000$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DB6C3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D2BC6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8.3 (33)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9216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8.6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F71BA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3D66954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10FE6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Ne sait pas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C94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5.5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D9DF9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6.2 (25)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63B6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4.5 (15)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4B862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12580B5" w14:textId="77777777" w:rsidTr="007D00B7">
        <w:trPr>
          <w:cantSplit/>
          <w:jc w:val="center"/>
        </w:trPr>
        <w:tc>
          <w:tcPr>
            <w:tcW w:w="0" w:type="auto"/>
            <w:gridSpan w:val="5"/>
          </w:tcPr>
          <w:p w14:paraId="2379C27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Mean; % (n)</w:t>
            </w:r>
          </w:p>
        </w:tc>
      </w:tr>
      <w:tr w:rsidR="007D00B7" w14:paraId="0B7FA5B1" w14:textId="77777777" w:rsidTr="007D00B7">
        <w:trPr>
          <w:cantSplit/>
          <w:jc w:val="center"/>
        </w:trPr>
        <w:tc>
          <w:tcPr>
            <w:tcW w:w="0" w:type="auto"/>
            <w:gridSpan w:val="5"/>
          </w:tcPr>
          <w:p w14:paraId="66C76BC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sz w:val="20"/>
              </w:rPr>
              <w:t>Design-based KruskalWallis test; Pearson's X^2: Rao &amp; Scott adjustment</w:t>
            </w:r>
          </w:p>
        </w:tc>
      </w:tr>
    </w:tbl>
    <w:p w14:paraId="3B042156" w14:textId="77777777" w:rsidR="007D00B7" w:rsidRPr="004005B2" w:rsidRDefault="00000000">
      <w:pPr>
        <w:pStyle w:val="Heading2"/>
        <w:rPr>
          <w:lang w:val="fr-CA"/>
          <w:rPrChange w:id="379" w:author="Adjiwanou, Vissého" w:date="2025-11-11T15:47:00Z" w16du:dateUtc="2025-11-11T20:47:00Z">
            <w:rPr/>
          </w:rPrChange>
        </w:rPr>
      </w:pPr>
      <w:bookmarkStart w:id="380" w:name="X08837f78c5f708b5b04bbf5e5858419ee439878"/>
      <w:bookmarkEnd w:id="1"/>
      <w:bookmarkEnd w:id="267"/>
      <w:r w:rsidRPr="004005B2">
        <w:rPr>
          <w:lang w:val="fr-CA"/>
          <w:rPrChange w:id="381" w:author="Adjiwanou, Vissého" w:date="2025-11-11T15:47:00Z" w16du:dateUtc="2025-11-11T20:47:00Z">
            <w:rPr/>
          </w:rPrChange>
        </w:rPr>
        <w:t>Tableau pour l’utilisation des médias sociaux</w:t>
      </w:r>
    </w:p>
    <w:p w14:paraId="287FB643" w14:textId="77777777" w:rsidR="007D00B7" w:rsidRPr="004005B2" w:rsidRDefault="00000000">
      <w:pPr>
        <w:pStyle w:val="Heading3"/>
        <w:rPr>
          <w:lang w:val="fr-CA"/>
          <w:rPrChange w:id="382" w:author="Adjiwanou, Vissého" w:date="2025-11-11T15:47:00Z" w16du:dateUtc="2025-11-11T20:47:00Z">
            <w:rPr/>
          </w:rPrChange>
        </w:rPr>
      </w:pPr>
      <w:bookmarkStart w:id="383" w:name="Xd524cc2b6f2713f1ca8d20405c7c05b6ae90890"/>
      <w:r w:rsidRPr="004005B2">
        <w:rPr>
          <w:lang w:val="fr-CA"/>
          <w:rPrChange w:id="384" w:author="Adjiwanou, Vissého" w:date="2025-11-11T15:47:00Z" w16du:dateUtc="2025-11-11T20:47:00Z">
            <w:rPr/>
          </w:rPrChange>
        </w:rPr>
        <w:t>Utilisation des médias sociaux selon le groupe d’âge</w:t>
      </w:r>
    </w:p>
    <w:p w14:paraId="467FEFE5" w14:textId="77777777" w:rsidR="007D00B7" w:rsidRPr="004005B2" w:rsidRDefault="00000000">
      <w:pPr>
        <w:pStyle w:val="SourceCode"/>
        <w:rPr>
          <w:lang w:val="fr-CA"/>
          <w:rPrChange w:id="385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386" w:author="Adjiwanou, Vissého" w:date="2025-11-11T15:47:00Z" w16du:dateUtc="2025-11-11T20:47:00Z">
            <w:rPr>
              <w:rStyle w:val="NormalTok"/>
            </w:rPr>
          </w:rPrChange>
        </w:rPr>
        <w:t xml:space="preserve">table_utilisation_medias_sociaux_gpe_age </w:t>
      </w:r>
      <w:r w:rsidRPr="004005B2">
        <w:rPr>
          <w:rStyle w:val="OtherTok"/>
          <w:lang w:val="fr-CA"/>
          <w:rPrChange w:id="387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38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38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90" w:author="Adjiwanou, Vissého" w:date="2025-11-11T15:47:00Z" w16du:dateUtc="2025-11-11T20:47:00Z">
            <w:rPr>
              <w:rStyle w:val="NormalTok"/>
            </w:rPr>
          </w:rPrChange>
        </w:rPr>
        <w:t xml:space="preserve">  data_design </w:t>
      </w:r>
      <w:r w:rsidRPr="004005B2">
        <w:rPr>
          <w:rStyle w:val="SpecialCharTok"/>
          <w:lang w:val="fr-CA"/>
          <w:rPrChange w:id="391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39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93" w:author="Adjiwanou, Vissého" w:date="2025-11-11T15:47:00Z" w16du:dateUtc="2025-11-11T20:47:00Z">
            <w:rPr>
              <w:rStyle w:val="NormalTok"/>
            </w:rPr>
          </w:rPrChange>
        </w:rPr>
        <w:lastRenderedPageBreak/>
        <w:t xml:space="preserve">  </w:t>
      </w:r>
      <w:r w:rsidRPr="004005B2">
        <w:rPr>
          <w:rStyle w:val="FunctionTok"/>
          <w:lang w:val="fr-CA"/>
          <w:rPrChange w:id="394" w:author="Adjiwanou, Vissého" w:date="2025-11-11T15:47:00Z" w16du:dateUtc="2025-11-11T20:47:00Z">
            <w:rPr>
              <w:rStyle w:val="FunctionTok"/>
            </w:rPr>
          </w:rPrChange>
        </w:rPr>
        <w:t>tbl_svysummary</w:t>
      </w:r>
      <w:r w:rsidRPr="004005B2">
        <w:rPr>
          <w:rStyle w:val="NormalTok"/>
          <w:lang w:val="fr-CA"/>
          <w:rPrChange w:id="395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39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397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398" w:author="Adjiwanou, Vissého" w:date="2025-11-11T15:47:00Z" w16du:dateUtc="2025-11-11T20:47:00Z">
            <w:rPr>
              <w:rStyle w:val="AttributeTok"/>
            </w:rPr>
          </w:rPrChange>
        </w:rPr>
        <w:t>by =</w:t>
      </w:r>
      <w:r w:rsidRPr="004005B2">
        <w:rPr>
          <w:rStyle w:val="NormalTok"/>
          <w:lang w:val="fr-CA"/>
          <w:rPrChange w:id="399" w:author="Adjiwanou, Vissého" w:date="2025-11-11T15:47:00Z" w16du:dateUtc="2025-11-11T20:47:00Z">
            <w:rPr>
              <w:rStyle w:val="NormalTok"/>
            </w:rPr>
          </w:rPrChange>
        </w:rPr>
        <w:t xml:space="preserve"> gpe_age,</w:t>
      </w:r>
      <w:r w:rsidRPr="004005B2">
        <w:rPr>
          <w:lang w:val="fr-CA"/>
          <w:rPrChange w:id="40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01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402" w:author="Adjiwanou, Vissého" w:date="2025-11-11T15:47:00Z" w16du:dateUtc="2025-11-11T20:47:00Z">
            <w:rPr>
              <w:rStyle w:val="AttributeTok"/>
            </w:rPr>
          </w:rPrChange>
        </w:rPr>
        <w:t>include =</w:t>
      </w:r>
      <w:r w:rsidRPr="004005B2">
        <w:rPr>
          <w:rStyle w:val="NormalTok"/>
          <w:lang w:val="fr-CA"/>
          <w:rPrChange w:id="40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404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405" w:author="Adjiwanou, Vissého" w:date="2025-11-11T15:47:00Z" w16du:dateUtc="2025-11-11T20:47:00Z">
            <w:rPr>
              <w:rStyle w:val="NormalTok"/>
            </w:rPr>
          </w:rPrChange>
        </w:rPr>
        <w:t>(Usage_MS,Nbr_compte_MS,Nbr_compte_MS_regulier,Nombre_d_heures_sur_RSM_Jour),</w:t>
      </w:r>
      <w:r w:rsidRPr="004005B2">
        <w:rPr>
          <w:lang w:val="fr-CA"/>
          <w:rPrChange w:id="40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07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408" w:author="Adjiwanou, Vissého" w:date="2025-11-11T15:47:00Z" w16du:dateUtc="2025-11-11T20:47:00Z">
            <w:rPr>
              <w:rStyle w:val="AttributeTok"/>
            </w:rPr>
          </w:rPrChange>
        </w:rPr>
        <w:t>statistic =</w:t>
      </w:r>
      <w:r w:rsidRPr="004005B2">
        <w:rPr>
          <w:rStyle w:val="NormalTok"/>
          <w:lang w:val="fr-CA"/>
          <w:rPrChange w:id="409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410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411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41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13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414" w:author="Adjiwanou, Vissého" w:date="2025-11-11T15:47:00Z" w16du:dateUtc="2025-11-11T20:47:00Z">
            <w:rPr>
              <w:rStyle w:val="FunctionTok"/>
            </w:rPr>
          </w:rPrChange>
        </w:rPr>
        <w:t>all_continuous</w:t>
      </w:r>
      <w:r w:rsidRPr="004005B2">
        <w:rPr>
          <w:rStyle w:val="NormalTok"/>
          <w:lang w:val="fr-CA"/>
          <w:rPrChange w:id="415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416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417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418" w:author="Adjiwanou, Vissého" w:date="2025-11-11T15:47:00Z" w16du:dateUtc="2025-11-11T20:47:00Z">
            <w:rPr>
              <w:rStyle w:val="StringTok"/>
            </w:rPr>
          </w:rPrChange>
        </w:rPr>
        <w:t>"{mean}"</w:t>
      </w:r>
      <w:r w:rsidRPr="004005B2">
        <w:rPr>
          <w:rStyle w:val="NormalTok"/>
          <w:lang w:val="fr-CA"/>
          <w:rPrChange w:id="419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lang w:val="fr-CA"/>
          <w:rPrChange w:id="42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21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422" w:author="Adjiwanou, Vissého" w:date="2025-11-11T15:47:00Z" w16du:dateUtc="2025-11-11T20:47:00Z">
            <w:rPr>
              <w:rStyle w:val="FunctionTok"/>
            </w:rPr>
          </w:rPrChange>
        </w:rPr>
        <w:t>all_categorical</w:t>
      </w:r>
      <w:r w:rsidRPr="004005B2">
        <w:rPr>
          <w:rStyle w:val="NormalTok"/>
          <w:lang w:val="fr-CA"/>
          <w:rPrChange w:id="423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424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425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426" w:author="Adjiwanou, Vissého" w:date="2025-11-11T15:47:00Z" w16du:dateUtc="2025-11-11T20:47:00Z">
            <w:rPr>
              <w:rStyle w:val="StringTok"/>
            </w:rPr>
          </w:rPrChange>
        </w:rPr>
        <w:t>"{p} ({n})"</w:t>
      </w:r>
      <w:r w:rsidRPr="004005B2">
        <w:rPr>
          <w:lang w:val="fr-CA"/>
          <w:rPrChange w:id="42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28" w:author="Adjiwanou, Vissého" w:date="2025-11-11T15:47:00Z" w16du:dateUtc="2025-11-11T20:47:00Z">
            <w:rPr>
              <w:rStyle w:val="NormalTok"/>
            </w:rPr>
          </w:rPrChange>
        </w:rPr>
        <w:t xml:space="preserve">  ),</w:t>
      </w:r>
      <w:r w:rsidRPr="004005B2">
        <w:rPr>
          <w:lang w:val="fr-CA"/>
          <w:rPrChange w:id="42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3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431" w:author="Adjiwanou, Vissého" w:date="2025-11-11T15:47:00Z" w16du:dateUtc="2025-11-11T20:47:00Z">
            <w:rPr>
              <w:rStyle w:val="AttributeTok"/>
            </w:rPr>
          </w:rPrChange>
        </w:rPr>
        <w:t>digits=</w:t>
      </w:r>
      <w:r w:rsidRPr="004005B2">
        <w:rPr>
          <w:rStyle w:val="SpecialCharTok"/>
          <w:lang w:val="fr-CA"/>
          <w:rPrChange w:id="432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43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434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435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DecValTok"/>
          <w:lang w:val="fr-CA"/>
          <w:rPrChange w:id="436" w:author="Adjiwanou, Vissého" w:date="2025-11-11T15:47:00Z" w16du:dateUtc="2025-11-11T20:47:00Z">
            <w:rPr>
              <w:rStyle w:val="DecValTok"/>
            </w:rPr>
          </w:rPrChange>
        </w:rPr>
        <w:t>1</w:t>
      </w:r>
      <w:r w:rsidRPr="004005B2">
        <w:rPr>
          <w:rStyle w:val="NormalTok"/>
          <w:lang w:val="fr-CA"/>
          <w:rPrChange w:id="437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rStyle w:val="DecValTok"/>
          <w:lang w:val="fr-CA"/>
          <w:rPrChange w:id="438" w:author="Adjiwanou, Vissého" w:date="2025-11-11T15:47:00Z" w16du:dateUtc="2025-11-11T20:47:00Z">
            <w:rPr>
              <w:rStyle w:val="DecValTok"/>
            </w:rPr>
          </w:rPrChange>
        </w:rPr>
        <w:t>0</w:t>
      </w:r>
      <w:r w:rsidRPr="004005B2">
        <w:rPr>
          <w:rStyle w:val="NormalTok"/>
          <w:lang w:val="fr-CA"/>
          <w:rPrChange w:id="439" w:author="Adjiwanou, Vissého" w:date="2025-11-11T15:47:00Z" w16du:dateUtc="2025-11-11T20:47:00Z">
            <w:rPr>
              <w:rStyle w:val="NormalTok"/>
            </w:rPr>
          </w:rPrChange>
        </w:rPr>
        <w:t>),</w:t>
      </w:r>
      <w:r w:rsidRPr="004005B2">
        <w:rPr>
          <w:lang w:val="fr-CA"/>
          <w:rPrChange w:id="44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4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442" w:author="Adjiwanou, Vissého" w:date="2025-11-11T15:47:00Z" w16du:dateUtc="2025-11-11T20:47:00Z">
            <w:rPr>
              <w:rStyle w:val="AttributeTok"/>
            </w:rPr>
          </w:rPrChange>
        </w:rPr>
        <w:t>missing =</w:t>
      </w:r>
      <w:r w:rsidRPr="004005B2">
        <w:rPr>
          <w:rStyle w:val="NormalTok"/>
          <w:lang w:val="fr-CA"/>
          <w:rPrChange w:id="44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444" w:author="Adjiwanou, Vissého" w:date="2025-11-11T15:47:00Z" w16du:dateUtc="2025-11-11T20:47:00Z">
            <w:rPr>
              <w:rStyle w:val="StringTok"/>
            </w:rPr>
          </w:rPrChange>
        </w:rPr>
        <w:t>"no"</w:t>
      </w:r>
      <w:r w:rsidRPr="004005B2">
        <w:rPr>
          <w:rStyle w:val="NormalTok"/>
          <w:lang w:val="fr-CA"/>
          <w:rPrChange w:id="445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44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47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448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44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5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451" w:author="Adjiwanou, Vissého" w:date="2025-11-11T15:47:00Z" w16du:dateUtc="2025-11-11T20:47:00Z">
            <w:rPr>
              <w:rStyle w:val="FunctionTok"/>
            </w:rPr>
          </w:rPrChange>
        </w:rPr>
        <w:t>add_overall</w:t>
      </w:r>
      <w:r w:rsidRPr="004005B2">
        <w:rPr>
          <w:rStyle w:val="NormalTok"/>
          <w:lang w:val="fr-CA"/>
          <w:rPrChange w:id="452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453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454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45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5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457" w:author="Adjiwanou, Vissého" w:date="2025-11-11T15:47:00Z" w16du:dateUtc="2025-11-11T20:47:00Z">
            <w:rPr>
              <w:rStyle w:val="CommentTok"/>
            </w:rPr>
          </w:rPrChange>
        </w:rPr>
        <w:t xml:space="preserve">#add_p() %&gt;%        </w:t>
      </w:r>
      <w:r w:rsidRPr="004005B2">
        <w:rPr>
          <w:lang w:val="fr-CA"/>
          <w:rPrChange w:id="45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5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460" w:author="Adjiwanou, Vissého" w:date="2025-11-11T15:47:00Z" w16du:dateUtc="2025-11-11T20:47:00Z">
            <w:rPr>
              <w:rStyle w:val="FunctionTok"/>
            </w:rPr>
          </w:rPrChange>
        </w:rPr>
        <w:t>modify_header</w:t>
      </w:r>
      <w:r w:rsidRPr="004005B2">
        <w:rPr>
          <w:rStyle w:val="NormalTok"/>
          <w:lang w:val="fr-CA"/>
          <w:rPrChange w:id="461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AttributeTok"/>
          <w:lang w:val="fr-CA"/>
          <w:rPrChange w:id="462" w:author="Adjiwanou, Vissého" w:date="2025-11-11T15:47:00Z" w16du:dateUtc="2025-11-11T20:47:00Z">
            <w:rPr>
              <w:rStyle w:val="AttributeTok"/>
            </w:rPr>
          </w:rPrChange>
        </w:rPr>
        <w:t>label =</w:t>
      </w:r>
      <w:r w:rsidRPr="004005B2">
        <w:rPr>
          <w:rStyle w:val="NormalTok"/>
          <w:lang w:val="fr-CA"/>
          <w:rPrChange w:id="46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464" w:author="Adjiwanou, Vissého" w:date="2025-11-11T15:47:00Z" w16du:dateUtc="2025-11-11T20:47:00Z">
            <w:rPr>
              <w:rStyle w:val="StringTok"/>
            </w:rPr>
          </w:rPrChange>
        </w:rPr>
        <w:t>"**Caractéristiques**"</w:t>
      </w:r>
      <w:r w:rsidRPr="004005B2">
        <w:rPr>
          <w:rStyle w:val="NormalTok"/>
          <w:lang w:val="fr-CA"/>
          <w:rPrChange w:id="465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466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467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46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6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470" w:author="Adjiwanou, Vissého" w:date="2025-11-11T15:47:00Z" w16du:dateUtc="2025-11-11T20:47:00Z">
            <w:rPr>
              <w:rStyle w:val="FunctionTok"/>
            </w:rPr>
          </w:rPrChange>
        </w:rPr>
        <w:t>modify_caption</w:t>
      </w:r>
      <w:r w:rsidRPr="004005B2">
        <w:rPr>
          <w:rStyle w:val="NormalTok"/>
          <w:lang w:val="fr-CA"/>
          <w:rPrChange w:id="471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472" w:author="Adjiwanou, Vissého" w:date="2025-11-11T15:47:00Z" w16du:dateUtc="2025-11-11T20:47:00Z">
            <w:rPr>
              <w:rStyle w:val="StringTok"/>
            </w:rPr>
          </w:rPrChange>
        </w:rPr>
        <w:t>"**Utilisation_médias_sociaux selon le groupe d'age**"</w:t>
      </w:r>
      <w:r w:rsidRPr="004005B2">
        <w:rPr>
          <w:rStyle w:val="NormalTok"/>
          <w:lang w:val="fr-CA"/>
          <w:rPrChange w:id="473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474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475" w:author="Adjiwanou, Vissého" w:date="2025-11-11T15:47:00Z" w16du:dateUtc="2025-11-11T20:47:00Z">
            <w:rPr/>
          </w:rPrChange>
        </w:rPr>
        <w:br/>
      </w:r>
      <w:r w:rsidRPr="004005B2">
        <w:rPr>
          <w:rStyle w:val="CommentTok"/>
          <w:lang w:val="fr-CA"/>
          <w:rPrChange w:id="476" w:author="Adjiwanou, Vissého" w:date="2025-11-11T15:47:00Z" w16du:dateUtc="2025-11-11T20:47:00Z">
            <w:rPr>
              <w:rStyle w:val="CommentTok"/>
            </w:rPr>
          </w:rPrChange>
        </w:rPr>
        <w:t>#table_utilisation_medias_sociaux_gpe_age</w:t>
      </w:r>
    </w:p>
    <w:p w14:paraId="35230FF0" w14:textId="77777777" w:rsidR="007D00B7" w:rsidRPr="004005B2" w:rsidRDefault="00000000">
      <w:pPr>
        <w:pStyle w:val="Heading3"/>
        <w:rPr>
          <w:lang w:val="fr-CA"/>
          <w:rPrChange w:id="477" w:author="Adjiwanou, Vissého" w:date="2025-11-11T15:47:00Z" w16du:dateUtc="2025-11-11T20:47:00Z">
            <w:rPr/>
          </w:rPrChange>
        </w:rPr>
      </w:pPr>
      <w:bookmarkStart w:id="478" w:name="X20844677d43ce0f8df78b7a547d449efc841a67"/>
      <w:bookmarkEnd w:id="383"/>
      <w:r w:rsidRPr="004005B2">
        <w:rPr>
          <w:lang w:val="fr-CA"/>
          <w:rPrChange w:id="479" w:author="Adjiwanou, Vissého" w:date="2025-11-11T15:47:00Z" w16du:dateUtc="2025-11-11T20:47:00Z">
            <w:rPr/>
          </w:rPrChange>
        </w:rPr>
        <w:t>Utilisation des médias sociaux selon le sexe</w:t>
      </w:r>
    </w:p>
    <w:p w14:paraId="1D274BAC" w14:textId="77777777" w:rsidR="007D00B7" w:rsidRPr="004005B2" w:rsidRDefault="00000000">
      <w:pPr>
        <w:pStyle w:val="SourceCode"/>
        <w:rPr>
          <w:lang w:val="fr-CA"/>
          <w:rPrChange w:id="480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481" w:author="Adjiwanou, Vissého" w:date="2025-11-11T15:47:00Z" w16du:dateUtc="2025-11-11T20:47:00Z">
            <w:rPr>
              <w:rStyle w:val="NormalTok"/>
            </w:rPr>
          </w:rPrChange>
        </w:rPr>
        <w:t xml:space="preserve">table_utilisation_medias_sociaux_sexe </w:t>
      </w:r>
      <w:r w:rsidRPr="004005B2">
        <w:rPr>
          <w:rStyle w:val="OtherTok"/>
          <w:lang w:val="fr-CA"/>
          <w:rPrChange w:id="482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48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48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85" w:author="Adjiwanou, Vissého" w:date="2025-11-11T15:47:00Z" w16du:dateUtc="2025-11-11T20:47:00Z">
            <w:rPr>
              <w:rStyle w:val="NormalTok"/>
            </w:rPr>
          </w:rPrChange>
        </w:rPr>
        <w:t xml:space="preserve">  data_design </w:t>
      </w:r>
      <w:r w:rsidRPr="004005B2">
        <w:rPr>
          <w:rStyle w:val="SpecialCharTok"/>
          <w:lang w:val="fr-CA"/>
          <w:rPrChange w:id="486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48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88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489" w:author="Adjiwanou, Vissého" w:date="2025-11-11T15:47:00Z" w16du:dateUtc="2025-11-11T20:47:00Z">
            <w:rPr>
              <w:rStyle w:val="FunctionTok"/>
            </w:rPr>
          </w:rPrChange>
        </w:rPr>
        <w:t>tbl_svysummary</w:t>
      </w:r>
      <w:r w:rsidRPr="004005B2">
        <w:rPr>
          <w:rStyle w:val="NormalTok"/>
          <w:lang w:val="fr-CA"/>
          <w:rPrChange w:id="490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49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92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493" w:author="Adjiwanou, Vissého" w:date="2025-11-11T15:47:00Z" w16du:dateUtc="2025-11-11T20:47:00Z">
            <w:rPr>
              <w:rStyle w:val="AttributeTok"/>
            </w:rPr>
          </w:rPrChange>
        </w:rPr>
        <w:t>by =</w:t>
      </w:r>
      <w:r w:rsidRPr="004005B2">
        <w:rPr>
          <w:rStyle w:val="NormalTok"/>
          <w:lang w:val="fr-CA"/>
          <w:rPrChange w:id="494" w:author="Adjiwanou, Vissého" w:date="2025-11-11T15:47:00Z" w16du:dateUtc="2025-11-11T20:47:00Z">
            <w:rPr>
              <w:rStyle w:val="NormalTok"/>
            </w:rPr>
          </w:rPrChange>
        </w:rPr>
        <w:t xml:space="preserve"> sexe,</w:t>
      </w:r>
      <w:r w:rsidRPr="004005B2">
        <w:rPr>
          <w:lang w:val="fr-CA"/>
          <w:rPrChange w:id="49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496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497" w:author="Adjiwanou, Vissého" w:date="2025-11-11T15:47:00Z" w16du:dateUtc="2025-11-11T20:47:00Z">
            <w:rPr>
              <w:rStyle w:val="AttributeTok"/>
            </w:rPr>
          </w:rPrChange>
        </w:rPr>
        <w:t>include =</w:t>
      </w:r>
      <w:r w:rsidRPr="004005B2">
        <w:rPr>
          <w:rStyle w:val="NormalTok"/>
          <w:lang w:val="fr-CA"/>
          <w:rPrChange w:id="49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499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500" w:author="Adjiwanou, Vissého" w:date="2025-11-11T15:47:00Z" w16du:dateUtc="2025-11-11T20:47:00Z">
            <w:rPr>
              <w:rStyle w:val="NormalTok"/>
            </w:rPr>
          </w:rPrChange>
        </w:rPr>
        <w:t>(Usage_MS,Nbr_compte_MS,Nbr_compte_MS_regulier,Nombre_d_heures_sur_RSM_Jour),</w:t>
      </w:r>
      <w:r w:rsidRPr="004005B2">
        <w:rPr>
          <w:lang w:val="fr-CA"/>
          <w:rPrChange w:id="50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02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503" w:author="Adjiwanou, Vissého" w:date="2025-11-11T15:47:00Z" w16du:dateUtc="2025-11-11T20:47:00Z">
            <w:rPr>
              <w:rStyle w:val="AttributeTok"/>
            </w:rPr>
          </w:rPrChange>
        </w:rPr>
        <w:t>statistic =</w:t>
      </w:r>
      <w:r w:rsidRPr="004005B2">
        <w:rPr>
          <w:rStyle w:val="NormalTok"/>
          <w:lang w:val="fr-CA"/>
          <w:rPrChange w:id="50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505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506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50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08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509" w:author="Adjiwanou, Vissého" w:date="2025-11-11T15:47:00Z" w16du:dateUtc="2025-11-11T20:47:00Z">
            <w:rPr>
              <w:rStyle w:val="FunctionTok"/>
            </w:rPr>
          </w:rPrChange>
        </w:rPr>
        <w:t>all_continuous</w:t>
      </w:r>
      <w:r w:rsidRPr="004005B2">
        <w:rPr>
          <w:rStyle w:val="NormalTok"/>
          <w:lang w:val="fr-CA"/>
          <w:rPrChange w:id="510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511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512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513" w:author="Adjiwanou, Vissého" w:date="2025-11-11T15:47:00Z" w16du:dateUtc="2025-11-11T20:47:00Z">
            <w:rPr>
              <w:rStyle w:val="StringTok"/>
            </w:rPr>
          </w:rPrChange>
        </w:rPr>
        <w:t>"{mean}"</w:t>
      </w:r>
      <w:r w:rsidRPr="004005B2">
        <w:rPr>
          <w:rStyle w:val="NormalTok"/>
          <w:lang w:val="fr-CA"/>
          <w:rPrChange w:id="514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lang w:val="fr-CA"/>
          <w:rPrChange w:id="51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16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517" w:author="Adjiwanou, Vissého" w:date="2025-11-11T15:47:00Z" w16du:dateUtc="2025-11-11T20:47:00Z">
            <w:rPr>
              <w:rStyle w:val="FunctionTok"/>
            </w:rPr>
          </w:rPrChange>
        </w:rPr>
        <w:t>all_categorical</w:t>
      </w:r>
      <w:r w:rsidRPr="004005B2">
        <w:rPr>
          <w:rStyle w:val="NormalTok"/>
          <w:lang w:val="fr-CA"/>
          <w:rPrChange w:id="518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519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52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521" w:author="Adjiwanou, Vissého" w:date="2025-11-11T15:47:00Z" w16du:dateUtc="2025-11-11T20:47:00Z">
            <w:rPr>
              <w:rStyle w:val="StringTok"/>
            </w:rPr>
          </w:rPrChange>
        </w:rPr>
        <w:t>"{p} ({n})"</w:t>
      </w:r>
      <w:r w:rsidRPr="004005B2">
        <w:rPr>
          <w:lang w:val="fr-CA"/>
          <w:rPrChange w:id="52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23" w:author="Adjiwanou, Vissého" w:date="2025-11-11T15:47:00Z" w16du:dateUtc="2025-11-11T20:47:00Z">
            <w:rPr>
              <w:rStyle w:val="NormalTok"/>
            </w:rPr>
          </w:rPrChange>
        </w:rPr>
        <w:t xml:space="preserve">  ),</w:t>
      </w:r>
      <w:r w:rsidRPr="004005B2">
        <w:rPr>
          <w:lang w:val="fr-CA"/>
          <w:rPrChange w:id="52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25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526" w:author="Adjiwanou, Vissého" w:date="2025-11-11T15:47:00Z" w16du:dateUtc="2025-11-11T20:47:00Z">
            <w:rPr>
              <w:rStyle w:val="AttributeTok"/>
            </w:rPr>
          </w:rPrChange>
        </w:rPr>
        <w:t>digits=</w:t>
      </w:r>
      <w:r w:rsidRPr="004005B2">
        <w:rPr>
          <w:rStyle w:val="SpecialCharTok"/>
          <w:lang w:val="fr-CA"/>
          <w:rPrChange w:id="527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52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529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530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DecValTok"/>
          <w:lang w:val="fr-CA"/>
          <w:rPrChange w:id="531" w:author="Adjiwanou, Vissého" w:date="2025-11-11T15:47:00Z" w16du:dateUtc="2025-11-11T20:47:00Z">
            <w:rPr>
              <w:rStyle w:val="DecValTok"/>
            </w:rPr>
          </w:rPrChange>
        </w:rPr>
        <w:t>1</w:t>
      </w:r>
      <w:r w:rsidRPr="004005B2">
        <w:rPr>
          <w:rStyle w:val="NormalTok"/>
          <w:lang w:val="fr-CA"/>
          <w:rPrChange w:id="532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rStyle w:val="DecValTok"/>
          <w:lang w:val="fr-CA"/>
          <w:rPrChange w:id="533" w:author="Adjiwanou, Vissého" w:date="2025-11-11T15:47:00Z" w16du:dateUtc="2025-11-11T20:47:00Z">
            <w:rPr>
              <w:rStyle w:val="DecValTok"/>
            </w:rPr>
          </w:rPrChange>
        </w:rPr>
        <w:t>0</w:t>
      </w:r>
      <w:r w:rsidRPr="004005B2">
        <w:rPr>
          <w:rStyle w:val="NormalTok"/>
          <w:lang w:val="fr-CA"/>
          <w:rPrChange w:id="534" w:author="Adjiwanou, Vissého" w:date="2025-11-11T15:47:00Z" w16du:dateUtc="2025-11-11T20:47:00Z">
            <w:rPr>
              <w:rStyle w:val="NormalTok"/>
            </w:rPr>
          </w:rPrChange>
        </w:rPr>
        <w:t>),</w:t>
      </w:r>
      <w:r w:rsidRPr="004005B2">
        <w:rPr>
          <w:lang w:val="fr-CA"/>
          <w:rPrChange w:id="53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3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537" w:author="Adjiwanou, Vissého" w:date="2025-11-11T15:47:00Z" w16du:dateUtc="2025-11-11T20:47:00Z">
            <w:rPr>
              <w:rStyle w:val="AttributeTok"/>
            </w:rPr>
          </w:rPrChange>
        </w:rPr>
        <w:t>missing =</w:t>
      </w:r>
      <w:r w:rsidRPr="004005B2">
        <w:rPr>
          <w:rStyle w:val="NormalTok"/>
          <w:lang w:val="fr-CA"/>
          <w:rPrChange w:id="53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539" w:author="Adjiwanou, Vissého" w:date="2025-11-11T15:47:00Z" w16du:dateUtc="2025-11-11T20:47:00Z">
            <w:rPr>
              <w:rStyle w:val="StringTok"/>
            </w:rPr>
          </w:rPrChange>
        </w:rPr>
        <w:t>"no"</w:t>
      </w:r>
      <w:r w:rsidRPr="004005B2">
        <w:rPr>
          <w:rStyle w:val="NormalTok"/>
          <w:lang w:val="fr-CA"/>
          <w:rPrChange w:id="54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54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42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543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54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45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546" w:author="Adjiwanou, Vissého" w:date="2025-11-11T15:47:00Z" w16du:dateUtc="2025-11-11T20:47:00Z">
            <w:rPr>
              <w:rStyle w:val="FunctionTok"/>
            </w:rPr>
          </w:rPrChange>
        </w:rPr>
        <w:t>add_overall</w:t>
      </w:r>
      <w:r w:rsidRPr="004005B2">
        <w:rPr>
          <w:rStyle w:val="NormalTok"/>
          <w:lang w:val="fr-CA"/>
          <w:rPrChange w:id="547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548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54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55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5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552" w:author="Adjiwanou, Vissého" w:date="2025-11-11T15:47:00Z" w16du:dateUtc="2025-11-11T20:47:00Z">
            <w:rPr>
              <w:rStyle w:val="CommentTok"/>
            </w:rPr>
          </w:rPrChange>
        </w:rPr>
        <w:t xml:space="preserve">#add_p() %&gt;%        </w:t>
      </w:r>
      <w:r w:rsidRPr="004005B2">
        <w:rPr>
          <w:lang w:val="fr-CA"/>
          <w:rPrChange w:id="55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54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555" w:author="Adjiwanou, Vissého" w:date="2025-11-11T15:47:00Z" w16du:dateUtc="2025-11-11T20:47:00Z">
            <w:rPr>
              <w:rStyle w:val="FunctionTok"/>
            </w:rPr>
          </w:rPrChange>
        </w:rPr>
        <w:t>modify_header</w:t>
      </w:r>
      <w:r w:rsidRPr="004005B2">
        <w:rPr>
          <w:rStyle w:val="NormalTok"/>
          <w:lang w:val="fr-CA"/>
          <w:rPrChange w:id="556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AttributeTok"/>
          <w:lang w:val="fr-CA"/>
          <w:rPrChange w:id="557" w:author="Adjiwanou, Vissého" w:date="2025-11-11T15:47:00Z" w16du:dateUtc="2025-11-11T20:47:00Z">
            <w:rPr>
              <w:rStyle w:val="AttributeTok"/>
            </w:rPr>
          </w:rPrChange>
        </w:rPr>
        <w:t>label =</w:t>
      </w:r>
      <w:r w:rsidRPr="004005B2">
        <w:rPr>
          <w:rStyle w:val="NormalTok"/>
          <w:lang w:val="fr-CA"/>
          <w:rPrChange w:id="55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559" w:author="Adjiwanou, Vissého" w:date="2025-11-11T15:47:00Z" w16du:dateUtc="2025-11-11T20:47:00Z">
            <w:rPr>
              <w:rStyle w:val="StringTok"/>
            </w:rPr>
          </w:rPrChange>
        </w:rPr>
        <w:t>"**Caractéristiques**"</w:t>
      </w:r>
      <w:r w:rsidRPr="004005B2">
        <w:rPr>
          <w:rStyle w:val="NormalTok"/>
          <w:lang w:val="fr-CA"/>
          <w:rPrChange w:id="560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561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562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56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64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565" w:author="Adjiwanou, Vissého" w:date="2025-11-11T15:47:00Z" w16du:dateUtc="2025-11-11T20:47:00Z">
            <w:rPr>
              <w:rStyle w:val="FunctionTok"/>
            </w:rPr>
          </w:rPrChange>
        </w:rPr>
        <w:t>modify_caption</w:t>
      </w:r>
      <w:r w:rsidRPr="004005B2">
        <w:rPr>
          <w:rStyle w:val="NormalTok"/>
          <w:lang w:val="fr-CA"/>
          <w:rPrChange w:id="566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567" w:author="Adjiwanou, Vissého" w:date="2025-11-11T15:47:00Z" w16du:dateUtc="2025-11-11T20:47:00Z">
            <w:rPr>
              <w:rStyle w:val="StringTok"/>
            </w:rPr>
          </w:rPrChange>
        </w:rPr>
        <w:t>"**Utilisation_médias_sociaux selon le sexe**"</w:t>
      </w:r>
      <w:r w:rsidRPr="004005B2">
        <w:rPr>
          <w:rStyle w:val="NormalTok"/>
          <w:lang w:val="fr-CA"/>
          <w:rPrChange w:id="568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569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570" w:author="Adjiwanou, Vissého" w:date="2025-11-11T15:47:00Z" w16du:dateUtc="2025-11-11T20:47:00Z">
            <w:rPr/>
          </w:rPrChange>
        </w:rPr>
        <w:br/>
      </w:r>
      <w:r w:rsidRPr="004005B2">
        <w:rPr>
          <w:rStyle w:val="CommentTok"/>
          <w:lang w:val="fr-CA"/>
          <w:rPrChange w:id="571" w:author="Adjiwanou, Vissého" w:date="2025-11-11T15:47:00Z" w16du:dateUtc="2025-11-11T20:47:00Z">
            <w:rPr>
              <w:rStyle w:val="CommentTok"/>
            </w:rPr>
          </w:rPrChange>
        </w:rPr>
        <w:t>#table_utilisation_medias_sociaux_sexe</w:t>
      </w:r>
    </w:p>
    <w:p w14:paraId="078EC507" w14:textId="77777777" w:rsidR="007D00B7" w:rsidRPr="004005B2" w:rsidRDefault="00000000">
      <w:pPr>
        <w:pStyle w:val="Heading3"/>
        <w:rPr>
          <w:lang w:val="fr-CA"/>
          <w:rPrChange w:id="572" w:author="Adjiwanou, Vissého" w:date="2025-11-11T15:47:00Z" w16du:dateUtc="2025-11-11T20:47:00Z">
            <w:rPr/>
          </w:rPrChange>
        </w:rPr>
      </w:pPr>
      <w:bookmarkStart w:id="573" w:name="Xc22e279ef565c3de8056456bc69c16125b781b9"/>
      <w:bookmarkEnd w:id="478"/>
      <w:r w:rsidRPr="004005B2">
        <w:rPr>
          <w:lang w:val="fr-CA"/>
          <w:rPrChange w:id="574" w:author="Adjiwanou, Vissého" w:date="2025-11-11T15:47:00Z" w16du:dateUtc="2025-11-11T20:47:00Z">
            <w:rPr/>
          </w:rPrChange>
        </w:rPr>
        <w:t>Tableau pour l’utilisation des médias sociaux par groupe d’age et par sexe</w:t>
      </w:r>
    </w:p>
    <w:p w14:paraId="0B295239" w14:textId="77777777" w:rsidR="007D00B7" w:rsidRPr="004005B2" w:rsidRDefault="00000000">
      <w:pPr>
        <w:pStyle w:val="SourceCode"/>
        <w:rPr>
          <w:lang w:val="fr-CA"/>
          <w:rPrChange w:id="575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576" w:author="Adjiwanou, Vissého" w:date="2025-11-11T15:47:00Z" w16du:dateUtc="2025-11-11T20:47:00Z">
            <w:rPr>
              <w:rStyle w:val="NormalTok"/>
            </w:rPr>
          </w:rPrChange>
        </w:rPr>
        <w:t xml:space="preserve">table_medias_sociaux_grp_age_sexe </w:t>
      </w:r>
      <w:r w:rsidRPr="004005B2">
        <w:rPr>
          <w:rStyle w:val="OtherTok"/>
          <w:lang w:val="fr-CA"/>
          <w:rPrChange w:id="577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57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579" w:author="Adjiwanou, Vissého" w:date="2025-11-11T15:47:00Z" w16du:dateUtc="2025-11-11T20:47:00Z">
            <w:rPr>
              <w:rStyle w:val="FunctionTok"/>
            </w:rPr>
          </w:rPrChange>
        </w:rPr>
        <w:t>tbl_merge</w:t>
      </w:r>
      <w:r w:rsidRPr="004005B2">
        <w:rPr>
          <w:rStyle w:val="NormalTok"/>
          <w:lang w:val="fr-CA"/>
          <w:rPrChange w:id="580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58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8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583" w:author="Adjiwanou, Vissého" w:date="2025-11-11T15:47:00Z" w16du:dateUtc="2025-11-11T20:47:00Z">
            <w:rPr>
              <w:rStyle w:val="AttributeTok"/>
            </w:rPr>
          </w:rPrChange>
        </w:rPr>
        <w:t>tbls =</w:t>
      </w:r>
      <w:r w:rsidRPr="004005B2">
        <w:rPr>
          <w:rStyle w:val="NormalTok"/>
          <w:lang w:val="fr-CA"/>
          <w:rPrChange w:id="58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585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586" w:author="Adjiwanou, Vissého" w:date="2025-11-11T15:47:00Z" w16du:dateUtc="2025-11-11T20:47:00Z">
            <w:rPr>
              <w:rStyle w:val="NormalTok"/>
            </w:rPr>
          </w:rPrChange>
        </w:rPr>
        <w:t>(table_utilisation_medias_sociaux_gpe_age, table_utilisation_medias_sociaux_sexe),</w:t>
      </w:r>
      <w:r w:rsidRPr="004005B2">
        <w:rPr>
          <w:lang w:val="fr-CA"/>
          <w:rPrChange w:id="58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88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589" w:author="Adjiwanou, Vissého" w:date="2025-11-11T15:47:00Z" w16du:dateUtc="2025-11-11T20:47:00Z">
            <w:rPr>
              <w:rStyle w:val="AttributeTok"/>
            </w:rPr>
          </w:rPrChange>
        </w:rPr>
        <w:t>tab_spanner =</w:t>
      </w:r>
      <w:r w:rsidRPr="004005B2">
        <w:rPr>
          <w:rStyle w:val="NormalTok"/>
          <w:lang w:val="fr-CA"/>
          <w:rPrChange w:id="59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591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592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593" w:author="Adjiwanou, Vissého" w:date="2025-11-11T15:47:00Z" w16du:dateUtc="2025-11-11T20:47:00Z">
            <w:rPr>
              <w:rStyle w:val="StringTok"/>
            </w:rPr>
          </w:rPrChange>
        </w:rPr>
        <w:t>"**Selon le groupe d'âge**"</w:t>
      </w:r>
      <w:r w:rsidRPr="004005B2">
        <w:rPr>
          <w:rStyle w:val="NormalTok"/>
          <w:lang w:val="fr-CA"/>
          <w:rPrChange w:id="594" w:author="Adjiwanou, Vissého" w:date="2025-11-11T15:47:00Z" w16du:dateUtc="2025-11-11T20:47:00Z">
            <w:rPr>
              <w:rStyle w:val="NormalTok"/>
            </w:rPr>
          </w:rPrChange>
        </w:rPr>
        <w:t xml:space="preserve">, </w:t>
      </w:r>
      <w:r w:rsidRPr="004005B2">
        <w:rPr>
          <w:rStyle w:val="StringTok"/>
          <w:lang w:val="fr-CA"/>
          <w:rPrChange w:id="595" w:author="Adjiwanou, Vissého" w:date="2025-11-11T15:47:00Z" w16du:dateUtc="2025-11-11T20:47:00Z">
            <w:rPr>
              <w:rStyle w:val="StringTok"/>
            </w:rPr>
          </w:rPrChange>
        </w:rPr>
        <w:t>"**Selon le sexe**"</w:t>
      </w:r>
      <w:r w:rsidRPr="004005B2">
        <w:rPr>
          <w:rStyle w:val="NormalTok"/>
          <w:lang w:val="fr-CA"/>
          <w:rPrChange w:id="596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59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598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599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60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01" w:author="Adjiwanou, Vissého" w:date="2025-11-11T15:47:00Z" w16du:dateUtc="2025-11-11T20:47:00Z">
            <w:rPr>
              <w:rStyle w:val="NormalTok"/>
            </w:rPr>
          </w:rPrChange>
        </w:rPr>
        <w:t>table_medias_sociaux_grp_age_sexe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918"/>
        <w:gridCol w:w="1077"/>
        <w:gridCol w:w="1086"/>
        <w:gridCol w:w="1086"/>
        <w:gridCol w:w="1077"/>
        <w:gridCol w:w="1097"/>
        <w:gridCol w:w="1139"/>
      </w:tblGrid>
      <w:tr w:rsidR="007D00B7" w14:paraId="61D5ECAF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4B43FC6B" w14:textId="77777777" w:rsidR="007D00B7" w:rsidRPr="004005B2" w:rsidRDefault="007D00B7">
            <w:pPr>
              <w:keepNext/>
              <w:spacing w:after="60"/>
              <w:rPr>
                <w:lang w:val="fr-CA"/>
                <w:rPrChange w:id="602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0A37790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Selon le groupe d'âge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D2BBBF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Selon le sexe</w:t>
            </w:r>
          </w:p>
        </w:tc>
      </w:tr>
      <w:tr w:rsidR="007D00B7" w14:paraId="23347056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66E5D12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Caractéristiques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99504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4CF2C9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18-24 ans</w:t>
            </w:r>
            <w:r>
              <w:rPr>
                <w:rFonts w:ascii="Calibri" w:hAnsi="Calibri"/>
                <w:sz w:val="20"/>
              </w:rPr>
              <w:t xml:space="preserve"> N = 268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AEE4D5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25-34 ans</w:t>
            </w:r>
            <w:r>
              <w:rPr>
                <w:rFonts w:ascii="Calibri" w:hAnsi="Calibri"/>
                <w:sz w:val="20"/>
              </w:rPr>
              <w:t xml:space="preserve"> N = 453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319A3B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9AAD4F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Femme</w:t>
            </w:r>
            <w:r>
              <w:rPr>
                <w:rFonts w:ascii="Calibri" w:hAnsi="Calibri"/>
                <w:sz w:val="20"/>
              </w:rPr>
              <w:t xml:space="preserve"> N = 359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39B9AD2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Homme</w:t>
            </w:r>
            <w:r>
              <w:rPr>
                <w:rFonts w:ascii="Calibri" w:hAnsi="Calibri"/>
                <w:sz w:val="20"/>
              </w:rPr>
              <w:t xml:space="preserve"> N = 362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7D00B7" w14:paraId="17E250A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64B7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Usage_MS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48EA5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3FA7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BC19F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3D132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15047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58B9F1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19481E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3D0B6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EB6E7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F9DBB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14.4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6DF6E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4.8 (22)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A6FC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8.4 (60)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29FFC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 (11)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614B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13.6 (49)</w:t>
            </w:r>
          </w:p>
        </w:tc>
      </w:tr>
      <w:tr w:rsidR="007D00B7" w14:paraId="53F88F5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4825D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0F91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91.6 (660)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C163A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85.6 (229)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1854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95.2 (431)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6CEA1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91.6 (660)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5D493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96.9 (348)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CFEE5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86.4 (312)</w:t>
            </w:r>
          </w:p>
        </w:tc>
      </w:tr>
      <w:tr w:rsidR="007D00B7" w14:paraId="70566FC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A0253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Nbr_compte_MS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FBD2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C8D17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8CC79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691CA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7D966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FEBAF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C0F6D5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0A7F3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Aucun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FC9C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9.2 (66)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ACE5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15.9 (43)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1FD2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5.2 (23)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9349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9.2 (66)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22FE3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3.3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7E4AF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15.0 (54)</w:t>
            </w:r>
          </w:p>
        </w:tc>
      </w:tr>
      <w:tr w:rsidR="007D00B7" w14:paraId="4950D49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E209C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 ou 2 comptes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9EF90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27.3 (197)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46F8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10.1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F7CD7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37.5 (170)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92EB6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27.3 (197)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5DDB1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24.4 (88)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A9A5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30.2 (109)</w:t>
            </w:r>
          </w:p>
        </w:tc>
      </w:tr>
      <w:tr w:rsidR="007D00B7" w14:paraId="53F1AE1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77E5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 à 5 comptes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B79EC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53.1 (383)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264A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56.0 (150)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CFF6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51.3 (232)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0F52A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53.1 (383)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E3E0D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59.7 (215)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36373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46.5 (168)</w:t>
            </w:r>
          </w:p>
        </w:tc>
      </w:tr>
      <w:tr w:rsidR="007D00B7" w14:paraId="147E648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AFC81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 comptes et plus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9B4B1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10.4 (75)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9C37B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17.9 (48)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129EE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6.0 (27)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66F6E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10.4 (75)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C01B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12.5 (45)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79DF7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8.3 (30)</w:t>
            </w:r>
          </w:p>
        </w:tc>
      </w:tr>
      <w:tr w:rsidR="007D00B7" w14:paraId="4EA4E0F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E3141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Nbr_compte_MS_regulier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858A2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12841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2327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37878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562C2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E8377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358E38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58476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Aucun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B890D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9.5 (68)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A429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15.2 (41)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F90ED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6.1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BC321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9.5 (68)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DA753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3.2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CFCF8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15.7 (57)</w:t>
            </w:r>
          </w:p>
        </w:tc>
      </w:tr>
      <w:tr w:rsidR="007D00B7" w14:paraId="200AC46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1E87F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51FB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18.4 (132)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2B38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7.6 (20)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1D712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24.7 (112)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899C8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18.4 (132)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4616C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13.9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E5556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22.7 (82)</w:t>
            </w:r>
          </w:p>
        </w:tc>
      </w:tr>
      <w:tr w:rsidR="007D00B7" w14:paraId="197B7E1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1CCDA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Deux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094DC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30.1 (217)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FA0FF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20.9 (56)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43E29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35.6 (161)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5926A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30.1 (217)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2CC66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32.2 (116)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C479A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28.1 (102)</w:t>
            </w:r>
          </w:p>
        </w:tc>
      </w:tr>
      <w:tr w:rsidR="007D00B7" w14:paraId="59C82D1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A024D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Trois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1738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23.9 (172)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A5A8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25.7 (69)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F243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22.9 (103)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FD168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23.9 (172)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568D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27.5 (99)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8685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20.3 (73)</w:t>
            </w:r>
          </w:p>
        </w:tc>
      </w:tr>
      <w:tr w:rsidR="007D00B7" w14:paraId="6F12D27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77A65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Quatre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3584F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11.1 (80)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3BC3E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17.5 (47)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D6BD7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7.3 (33)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2F94E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11.1 (80)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7093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14.6 (52)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EBC1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 (28)</w:t>
            </w:r>
          </w:p>
        </w:tc>
      </w:tr>
      <w:tr w:rsidR="007D00B7" w14:paraId="7ADB0A9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21E33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Plus de quatre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16C51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7.0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9302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13.0 (35)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D329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3.4 (16)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1AE88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7.0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567D4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8.6 (31)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119D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5.4 (20)</w:t>
            </w:r>
          </w:p>
        </w:tc>
      </w:tr>
      <w:tr w:rsidR="007D00B7" w:rsidRPr="004005B2" w14:paraId="6874BC2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1BF09" w14:textId="77777777" w:rsidR="007D00B7" w:rsidRPr="004005B2" w:rsidRDefault="00000000">
            <w:pPr>
              <w:keepNext/>
              <w:spacing w:after="60"/>
              <w:rPr>
                <w:lang w:val="fr-CA"/>
                <w:rPrChange w:id="603" w:author="Adjiwanou, Vissého" w:date="2025-11-11T15:47:00Z" w16du:dateUtc="2025-11-11T20:47:00Z">
                  <w:rPr/>
                </w:rPrChange>
              </w:rPr>
            </w:pPr>
            <w:r w:rsidRPr="004005B2">
              <w:rPr>
                <w:rFonts w:ascii="Calibri" w:hAnsi="Calibri"/>
                <w:sz w:val="20"/>
                <w:lang w:val="fr-CA"/>
                <w:rPrChange w:id="604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Nombre_d_heures_sur_RSM_Jour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A8C11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605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C532D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606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EFA783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607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FA0EF9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608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D641C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609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96778A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610" w:author="Adjiwanou, Vissého" w:date="2025-11-11T15:47:00Z" w16du:dateUtc="2025-11-11T20:47:00Z">
                  <w:rPr/>
                </w:rPrChange>
              </w:rPr>
            </w:pPr>
          </w:p>
        </w:tc>
      </w:tr>
      <w:tr w:rsidR="007D00B7" w14:paraId="6A86CB6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6307E5" w14:textId="77777777" w:rsidR="007D00B7" w:rsidRDefault="00000000">
            <w:pPr>
              <w:keepNext/>
              <w:spacing w:after="60"/>
            </w:pPr>
            <w:r w:rsidRPr="004005B2">
              <w:rPr>
                <w:rFonts w:ascii="Calibri" w:hAnsi="Calibri"/>
                <w:sz w:val="20"/>
                <w:lang w:val="fr-CA"/>
                <w:rPrChange w:id="611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    </w:t>
            </w:r>
            <w:r>
              <w:rPr>
                <w:rFonts w:ascii="Calibri" w:hAnsi="Calibri"/>
                <w:sz w:val="20"/>
              </w:rPr>
              <w:t>0.5 à 1.5 heures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2D3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19.4 (140)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E2100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12.7 (34)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8D1C6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23.3 (105)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7890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19.4 (140)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A1148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13.3 (48)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9C8AD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25.4 (92)</w:t>
            </w:r>
          </w:p>
        </w:tc>
      </w:tr>
      <w:tr w:rsidR="007D00B7" w14:paraId="1BD07EA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36B0F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00h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30FA6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9.5 (68)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03447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15.2 (41)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667D8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6.1 (28)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EA2D9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9.5 (68)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E2A36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3.2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A3D28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15.7 (57)</w:t>
            </w:r>
          </w:p>
        </w:tc>
      </w:tr>
      <w:tr w:rsidR="007D00B7" w14:paraId="73E00B1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979EF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 à 3.0 heures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B947F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43.1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A7BF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39.9 (107)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4367A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45.0 (204)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EC94A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43.1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F0DA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48.8 (175)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C853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37.4 (135)</w:t>
            </w:r>
          </w:p>
        </w:tc>
      </w:tr>
      <w:tr w:rsidR="007D00B7" w14:paraId="1765718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1739D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 heures et plus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12D2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26.4 (190)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32EEF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30.6 (82)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06794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23.9 (108)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6B8A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26.4 (190)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C7038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33.0 (119)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DE837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19.8 (71)</w:t>
            </w:r>
          </w:p>
        </w:tc>
      </w:tr>
      <w:tr w:rsidR="007D00B7" w14:paraId="7D3F654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C0011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Ne sait pas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F75F3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1.7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0BDAB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D207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1.8 (8)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78961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1.7 (12)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2309C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 (6)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3C240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1.8 (6)</w:t>
            </w:r>
          </w:p>
        </w:tc>
      </w:tr>
      <w:tr w:rsidR="007D00B7" w14:paraId="16BFBFE0" w14:textId="77777777" w:rsidTr="007D00B7">
        <w:trPr>
          <w:cantSplit/>
          <w:jc w:val="center"/>
        </w:trPr>
        <w:tc>
          <w:tcPr>
            <w:tcW w:w="0" w:type="auto"/>
            <w:gridSpan w:val="7"/>
          </w:tcPr>
          <w:p w14:paraId="041E3AB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% (n)</w:t>
            </w:r>
          </w:p>
        </w:tc>
      </w:tr>
    </w:tbl>
    <w:p w14:paraId="5530A0BB" w14:textId="77777777" w:rsidR="007D00B7" w:rsidRPr="004005B2" w:rsidRDefault="00000000">
      <w:pPr>
        <w:pStyle w:val="Heading3"/>
        <w:rPr>
          <w:lang w:val="fr-CA"/>
          <w:rPrChange w:id="612" w:author="Adjiwanou, Vissého" w:date="2025-11-11T15:47:00Z" w16du:dateUtc="2025-11-11T20:47:00Z">
            <w:rPr/>
          </w:rPrChange>
        </w:rPr>
      </w:pPr>
      <w:bookmarkStart w:id="613" w:name="Xbfd2dd2a51ad5402fa907801be5bc0d8a7f177f"/>
      <w:bookmarkEnd w:id="573"/>
      <w:r w:rsidRPr="004005B2">
        <w:rPr>
          <w:lang w:val="fr-CA"/>
          <w:rPrChange w:id="614" w:author="Adjiwanou, Vissého" w:date="2025-11-11T15:47:00Z" w16du:dateUtc="2025-11-11T20:47:00Z">
            <w:rPr/>
          </w:rPrChange>
        </w:rPr>
        <w:t>Utilisation des médias sociaux selon le lieu de residence</w:t>
      </w:r>
    </w:p>
    <w:p w14:paraId="45931427" w14:textId="77777777" w:rsidR="007D00B7" w:rsidRPr="004005B2" w:rsidRDefault="00000000">
      <w:pPr>
        <w:pStyle w:val="SourceCode"/>
        <w:rPr>
          <w:lang w:val="fr-CA"/>
          <w:rPrChange w:id="615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616" w:author="Adjiwanou, Vissého" w:date="2025-11-11T15:47:00Z" w16du:dateUtc="2025-11-11T20:47:00Z">
            <w:rPr>
              <w:rStyle w:val="NormalTok"/>
            </w:rPr>
          </w:rPrChange>
        </w:rPr>
        <w:t xml:space="preserve">table_utilisation_medias_sociaux_Lieu_de_residence </w:t>
      </w:r>
      <w:r w:rsidRPr="004005B2">
        <w:rPr>
          <w:rStyle w:val="OtherTok"/>
          <w:lang w:val="fr-CA"/>
          <w:rPrChange w:id="617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61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61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20" w:author="Adjiwanou, Vissého" w:date="2025-11-11T15:47:00Z" w16du:dateUtc="2025-11-11T20:47:00Z">
            <w:rPr>
              <w:rStyle w:val="NormalTok"/>
            </w:rPr>
          </w:rPrChange>
        </w:rPr>
        <w:t xml:space="preserve">  data_design </w:t>
      </w:r>
      <w:r w:rsidRPr="004005B2">
        <w:rPr>
          <w:rStyle w:val="SpecialCharTok"/>
          <w:lang w:val="fr-CA"/>
          <w:rPrChange w:id="621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62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2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624" w:author="Adjiwanou, Vissého" w:date="2025-11-11T15:47:00Z" w16du:dateUtc="2025-11-11T20:47:00Z">
            <w:rPr>
              <w:rStyle w:val="FunctionTok"/>
            </w:rPr>
          </w:rPrChange>
        </w:rPr>
        <w:t>tbl_svysummary</w:t>
      </w:r>
      <w:r w:rsidRPr="004005B2">
        <w:rPr>
          <w:rStyle w:val="NormalTok"/>
          <w:lang w:val="fr-CA"/>
          <w:rPrChange w:id="625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62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27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628" w:author="Adjiwanou, Vissého" w:date="2025-11-11T15:47:00Z" w16du:dateUtc="2025-11-11T20:47:00Z">
            <w:rPr>
              <w:rStyle w:val="AttributeTok"/>
            </w:rPr>
          </w:rPrChange>
        </w:rPr>
        <w:t>by =</w:t>
      </w:r>
      <w:r w:rsidRPr="004005B2">
        <w:rPr>
          <w:rStyle w:val="NormalTok"/>
          <w:lang w:val="fr-CA"/>
          <w:rPrChange w:id="629" w:author="Adjiwanou, Vissého" w:date="2025-11-11T15:47:00Z" w16du:dateUtc="2025-11-11T20:47:00Z">
            <w:rPr>
              <w:rStyle w:val="NormalTok"/>
            </w:rPr>
          </w:rPrChange>
        </w:rPr>
        <w:t xml:space="preserve"> Lieu_de_residence,</w:t>
      </w:r>
      <w:r w:rsidRPr="004005B2">
        <w:rPr>
          <w:lang w:val="fr-CA"/>
          <w:rPrChange w:id="63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31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632" w:author="Adjiwanou, Vissého" w:date="2025-11-11T15:47:00Z" w16du:dateUtc="2025-11-11T20:47:00Z">
            <w:rPr>
              <w:rStyle w:val="AttributeTok"/>
            </w:rPr>
          </w:rPrChange>
        </w:rPr>
        <w:t>include =</w:t>
      </w:r>
      <w:r w:rsidRPr="004005B2">
        <w:rPr>
          <w:rStyle w:val="NormalTok"/>
          <w:lang w:val="fr-CA"/>
          <w:rPrChange w:id="63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634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635" w:author="Adjiwanou, Vissého" w:date="2025-11-11T15:47:00Z" w16du:dateUtc="2025-11-11T20:47:00Z">
            <w:rPr>
              <w:rStyle w:val="NormalTok"/>
            </w:rPr>
          </w:rPrChange>
        </w:rPr>
        <w:t>(Usage_MS,Nbr_compte_MS,Nbr_compte_MS_regulier,Nombre_d_heures_sur_RSM_Jour),</w:t>
      </w:r>
      <w:r w:rsidRPr="004005B2">
        <w:rPr>
          <w:lang w:val="fr-CA"/>
          <w:rPrChange w:id="63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37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638" w:author="Adjiwanou, Vissého" w:date="2025-11-11T15:47:00Z" w16du:dateUtc="2025-11-11T20:47:00Z">
            <w:rPr>
              <w:rStyle w:val="AttributeTok"/>
            </w:rPr>
          </w:rPrChange>
        </w:rPr>
        <w:t>statistic =</w:t>
      </w:r>
      <w:r w:rsidRPr="004005B2">
        <w:rPr>
          <w:rStyle w:val="NormalTok"/>
          <w:lang w:val="fr-CA"/>
          <w:rPrChange w:id="639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640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641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64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43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644" w:author="Adjiwanou, Vissého" w:date="2025-11-11T15:47:00Z" w16du:dateUtc="2025-11-11T20:47:00Z">
            <w:rPr>
              <w:rStyle w:val="FunctionTok"/>
            </w:rPr>
          </w:rPrChange>
        </w:rPr>
        <w:t>all_continuous</w:t>
      </w:r>
      <w:r w:rsidRPr="004005B2">
        <w:rPr>
          <w:rStyle w:val="NormalTok"/>
          <w:lang w:val="fr-CA"/>
          <w:rPrChange w:id="645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646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647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648" w:author="Adjiwanou, Vissého" w:date="2025-11-11T15:47:00Z" w16du:dateUtc="2025-11-11T20:47:00Z">
            <w:rPr>
              <w:rStyle w:val="StringTok"/>
            </w:rPr>
          </w:rPrChange>
        </w:rPr>
        <w:t>"{mean}"</w:t>
      </w:r>
      <w:r w:rsidRPr="004005B2">
        <w:rPr>
          <w:rStyle w:val="NormalTok"/>
          <w:lang w:val="fr-CA"/>
          <w:rPrChange w:id="649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lang w:val="fr-CA"/>
          <w:rPrChange w:id="65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51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652" w:author="Adjiwanou, Vissého" w:date="2025-11-11T15:47:00Z" w16du:dateUtc="2025-11-11T20:47:00Z">
            <w:rPr>
              <w:rStyle w:val="FunctionTok"/>
            </w:rPr>
          </w:rPrChange>
        </w:rPr>
        <w:t>all_categorical</w:t>
      </w:r>
      <w:r w:rsidRPr="004005B2">
        <w:rPr>
          <w:rStyle w:val="NormalTok"/>
          <w:lang w:val="fr-CA"/>
          <w:rPrChange w:id="653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654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655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656" w:author="Adjiwanou, Vissého" w:date="2025-11-11T15:47:00Z" w16du:dateUtc="2025-11-11T20:47:00Z">
            <w:rPr>
              <w:rStyle w:val="StringTok"/>
            </w:rPr>
          </w:rPrChange>
        </w:rPr>
        <w:t>"{p} ({n})"</w:t>
      </w:r>
      <w:r w:rsidRPr="004005B2">
        <w:rPr>
          <w:lang w:val="fr-CA"/>
          <w:rPrChange w:id="65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58" w:author="Adjiwanou, Vissého" w:date="2025-11-11T15:47:00Z" w16du:dateUtc="2025-11-11T20:47:00Z">
            <w:rPr>
              <w:rStyle w:val="NormalTok"/>
            </w:rPr>
          </w:rPrChange>
        </w:rPr>
        <w:t xml:space="preserve">  ),</w:t>
      </w:r>
      <w:r w:rsidRPr="004005B2">
        <w:rPr>
          <w:lang w:val="fr-CA"/>
          <w:rPrChange w:id="65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6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661" w:author="Adjiwanou, Vissého" w:date="2025-11-11T15:47:00Z" w16du:dateUtc="2025-11-11T20:47:00Z">
            <w:rPr>
              <w:rStyle w:val="AttributeTok"/>
            </w:rPr>
          </w:rPrChange>
        </w:rPr>
        <w:t>digits=</w:t>
      </w:r>
      <w:r w:rsidRPr="004005B2">
        <w:rPr>
          <w:rStyle w:val="SpecialCharTok"/>
          <w:lang w:val="fr-CA"/>
          <w:rPrChange w:id="662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66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664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665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DecValTok"/>
          <w:lang w:val="fr-CA"/>
          <w:rPrChange w:id="666" w:author="Adjiwanou, Vissého" w:date="2025-11-11T15:47:00Z" w16du:dateUtc="2025-11-11T20:47:00Z">
            <w:rPr>
              <w:rStyle w:val="DecValTok"/>
            </w:rPr>
          </w:rPrChange>
        </w:rPr>
        <w:t>1</w:t>
      </w:r>
      <w:r w:rsidRPr="004005B2">
        <w:rPr>
          <w:rStyle w:val="NormalTok"/>
          <w:lang w:val="fr-CA"/>
          <w:rPrChange w:id="667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rStyle w:val="DecValTok"/>
          <w:lang w:val="fr-CA"/>
          <w:rPrChange w:id="668" w:author="Adjiwanou, Vissého" w:date="2025-11-11T15:47:00Z" w16du:dateUtc="2025-11-11T20:47:00Z">
            <w:rPr>
              <w:rStyle w:val="DecValTok"/>
            </w:rPr>
          </w:rPrChange>
        </w:rPr>
        <w:t>0</w:t>
      </w:r>
      <w:r w:rsidRPr="004005B2">
        <w:rPr>
          <w:rStyle w:val="NormalTok"/>
          <w:lang w:val="fr-CA"/>
          <w:rPrChange w:id="669" w:author="Adjiwanou, Vissého" w:date="2025-11-11T15:47:00Z" w16du:dateUtc="2025-11-11T20:47:00Z">
            <w:rPr>
              <w:rStyle w:val="NormalTok"/>
            </w:rPr>
          </w:rPrChange>
        </w:rPr>
        <w:t>),</w:t>
      </w:r>
      <w:r w:rsidRPr="004005B2">
        <w:rPr>
          <w:lang w:val="fr-CA"/>
          <w:rPrChange w:id="67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7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672" w:author="Adjiwanou, Vissého" w:date="2025-11-11T15:47:00Z" w16du:dateUtc="2025-11-11T20:47:00Z">
            <w:rPr>
              <w:rStyle w:val="AttributeTok"/>
            </w:rPr>
          </w:rPrChange>
        </w:rPr>
        <w:t>missing =</w:t>
      </w:r>
      <w:r w:rsidRPr="004005B2">
        <w:rPr>
          <w:rStyle w:val="NormalTok"/>
          <w:lang w:val="fr-CA"/>
          <w:rPrChange w:id="67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674" w:author="Adjiwanou, Vissého" w:date="2025-11-11T15:47:00Z" w16du:dateUtc="2025-11-11T20:47:00Z">
            <w:rPr>
              <w:rStyle w:val="StringTok"/>
            </w:rPr>
          </w:rPrChange>
        </w:rPr>
        <w:t>"no"</w:t>
      </w:r>
      <w:r w:rsidRPr="004005B2">
        <w:rPr>
          <w:rStyle w:val="NormalTok"/>
          <w:lang w:val="fr-CA"/>
          <w:rPrChange w:id="675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67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77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678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67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8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681" w:author="Adjiwanou, Vissého" w:date="2025-11-11T15:47:00Z" w16du:dateUtc="2025-11-11T20:47:00Z">
            <w:rPr>
              <w:rStyle w:val="FunctionTok"/>
            </w:rPr>
          </w:rPrChange>
        </w:rPr>
        <w:t>add_overall</w:t>
      </w:r>
      <w:r w:rsidRPr="004005B2">
        <w:rPr>
          <w:rStyle w:val="NormalTok"/>
          <w:lang w:val="fr-CA"/>
          <w:rPrChange w:id="682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683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684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68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8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687" w:author="Adjiwanou, Vissého" w:date="2025-11-11T15:47:00Z" w16du:dateUtc="2025-11-11T20:47:00Z">
            <w:rPr>
              <w:rStyle w:val="FunctionTok"/>
            </w:rPr>
          </w:rPrChange>
        </w:rPr>
        <w:t>add_p</w:t>
      </w:r>
      <w:r w:rsidRPr="004005B2">
        <w:rPr>
          <w:rStyle w:val="NormalTok"/>
          <w:lang w:val="fr-CA"/>
          <w:rPrChange w:id="688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689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690" w:author="Adjiwanou, Vissého" w:date="2025-11-11T15:47:00Z" w16du:dateUtc="2025-11-11T20:47:00Z">
            <w:rPr>
              <w:rStyle w:val="NormalTok"/>
            </w:rPr>
          </w:rPrChange>
        </w:rPr>
        <w:t xml:space="preserve">        </w:t>
      </w:r>
      <w:r w:rsidRPr="004005B2">
        <w:rPr>
          <w:lang w:val="fr-CA"/>
          <w:rPrChange w:id="69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69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693" w:author="Adjiwanou, Vissého" w:date="2025-11-11T15:47:00Z" w16du:dateUtc="2025-11-11T20:47:00Z">
            <w:rPr>
              <w:rStyle w:val="FunctionTok"/>
            </w:rPr>
          </w:rPrChange>
        </w:rPr>
        <w:t>modify_header</w:t>
      </w:r>
      <w:r w:rsidRPr="004005B2">
        <w:rPr>
          <w:rStyle w:val="NormalTok"/>
          <w:lang w:val="fr-CA"/>
          <w:rPrChange w:id="694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AttributeTok"/>
          <w:lang w:val="fr-CA"/>
          <w:rPrChange w:id="695" w:author="Adjiwanou, Vissého" w:date="2025-11-11T15:47:00Z" w16du:dateUtc="2025-11-11T20:47:00Z">
            <w:rPr>
              <w:rStyle w:val="AttributeTok"/>
            </w:rPr>
          </w:rPrChange>
        </w:rPr>
        <w:t>label =</w:t>
      </w:r>
      <w:r w:rsidRPr="004005B2">
        <w:rPr>
          <w:rStyle w:val="NormalTok"/>
          <w:lang w:val="fr-CA"/>
          <w:rPrChange w:id="696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697" w:author="Adjiwanou, Vissého" w:date="2025-11-11T15:47:00Z" w16du:dateUtc="2025-11-11T20:47:00Z">
            <w:rPr>
              <w:rStyle w:val="StringTok"/>
            </w:rPr>
          </w:rPrChange>
        </w:rPr>
        <w:t>"**Caractéristiques**"</w:t>
      </w:r>
      <w:r w:rsidRPr="004005B2">
        <w:rPr>
          <w:rStyle w:val="NormalTok"/>
          <w:lang w:val="fr-CA"/>
          <w:rPrChange w:id="698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699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70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70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02" w:author="Adjiwanou, Vissého" w:date="2025-11-11T15:47:00Z" w16du:dateUtc="2025-11-11T20:47:00Z">
            <w:rPr>
              <w:rStyle w:val="NormalTok"/>
            </w:rPr>
          </w:rPrChange>
        </w:rPr>
        <w:lastRenderedPageBreak/>
        <w:t xml:space="preserve">  </w:t>
      </w:r>
      <w:r w:rsidRPr="004005B2">
        <w:rPr>
          <w:rStyle w:val="FunctionTok"/>
          <w:lang w:val="fr-CA"/>
          <w:rPrChange w:id="703" w:author="Adjiwanou, Vissého" w:date="2025-11-11T15:47:00Z" w16du:dateUtc="2025-11-11T20:47:00Z">
            <w:rPr>
              <w:rStyle w:val="FunctionTok"/>
            </w:rPr>
          </w:rPrChange>
        </w:rPr>
        <w:t>modify_caption</w:t>
      </w:r>
      <w:r w:rsidRPr="004005B2">
        <w:rPr>
          <w:rStyle w:val="NormalTok"/>
          <w:lang w:val="fr-CA"/>
          <w:rPrChange w:id="704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705" w:author="Adjiwanou, Vissého" w:date="2025-11-11T15:47:00Z" w16du:dateUtc="2025-11-11T20:47:00Z">
            <w:rPr>
              <w:rStyle w:val="StringTok"/>
            </w:rPr>
          </w:rPrChange>
        </w:rPr>
        <w:t>"**Utilisation_médias_sociaux selon le lieu de residence**"</w:t>
      </w:r>
      <w:r w:rsidRPr="004005B2">
        <w:rPr>
          <w:rStyle w:val="NormalTok"/>
          <w:lang w:val="fr-CA"/>
          <w:rPrChange w:id="706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707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708" w:author="Adjiwanou, Vissého" w:date="2025-11-11T15:47:00Z" w16du:dateUtc="2025-11-11T20:47:00Z">
            <w:rPr/>
          </w:rPrChange>
        </w:rPr>
        <w:br/>
      </w:r>
      <w:r w:rsidRPr="004005B2">
        <w:rPr>
          <w:rStyle w:val="CommentTok"/>
          <w:lang w:val="fr-CA"/>
          <w:rPrChange w:id="709" w:author="Adjiwanou, Vissého" w:date="2025-11-11T15:47:00Z" w16du:dateUtc="2025-11-11T20:47:00Z">
            <w:rPr>
              <w:rStyle w:val="CommentTok"/>
            </w:rPr>
          </w:rPrChange>
        </w:rPr>
        <w:t>#table_utilisation_medias_sociaux_Lieu_de_residence</w:t>
      </w:r>
    </w:p>
    <w:p w14:paraId="3678FD6D" w14:textId="77777777" w:rsidR="007D00B7" w:rsidRPr="004005B2" w:rsidRDefault="00000000">
      <w:pPr>
        <w:pStyle w:val="Heading2"/>
        <w:rPr>
          <w:lang w:val="fr-CA"/>
          <w:rPrChange w:id="710" w:author="Adjiwanou, Vissého" w:date="2025-11-11T15:47:00Z" w16du:dateUtc="2025-11-11T20:47:00Z">
            <w:rPr/>
          </w:rPrChange>
        </w:rPr>
      </w:pPr>
      <w:bookmarkStart w:id="711" w:name="activités-faites-sur-les-médias-sociaux"/>
      <w:bookmarkEnd w:id="380"/>
      <w:bookmarkEnd w:id="613"/>
      <w:r w:rsidRPr="004005B2">
        <w:rPr>
          <w:lang w:val="fr-CA"/>
          <w:rPrChange w:id="712" w:author="Adjiwanou, Vissého" w:date="2025-11-11T15:47:00Z" w16du:dateUtc="2025-11-11T20:47:00Z">
            <w:rPr/>
          </w:rPrChange>
        </w:rPr>
        <w:t>Activités faites sur les médias sociaux</w:t>
      </w:r>
    </w:p>
    <w:p w14:paraId="5A9F0F98" w14:textId="77777777" w:rsidR="007D00B7" w:rsidRPr="004005B2" w:rsidRDefault="00000000">
      <w:pPr>
        <w:pStyle w:val="Heading3"/>
        <w:rPr>
          <w:lang w:val="fr-CA"/>
          <w:rPrChange w:id="713" w:author="Adjiwanou, Vissého" w:date="2025-11-11T15:47:00Z" w16du:dateUtc="2025-11-11T20:47:00Z">
            <w:rPr/>
          </w:rPrChange>
        </w:rPr>
      </w:pPr>
      <w:bookmarkStart w:id="714" w:name="X0df30f962cd63b86d0adc0c46ff7d4b11dc1074"/>
      <w:r w:rsidRPr="004005B2">
        <w:rPr>
          <w:lang w:val="fr-CA"/>
          <w:rPrChange w:id="715" w:author="Adjiwanou, Vissého" w:date="2025-11-11T15:47:00Z" w16du:dateUtc="2025-11-11T20:47:00Z">
            <w:rPr/>
          </w:rPrChange>
        </w:rPr>
        <w:t>Activités faites sur les médias sociaux selon le groupe d’âge</w:t>
      </w:r>
    </w:p>
    <w:p w14:paraId="2326219F" w14:textId="77777777" w:rsidR="007D00B7" w:rsidRPr="004005B2" w:rsidRDefault="00000000">
      <w:pPr>
        <w:pStyle w:val="SourceCode"/>
        <w:rPr>
          <w:lang w:val="fr-CA"/>
          <w:rPrChange w:id="716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717" w:author="Adjiwanou, Vissého" w:date="2025-11-11T15:47:00Z" w16du:dateUtc="2025-11-11T20:47:00Z">
            <w:rPr>
              <w:rStyle w:val="NormalTok"/>
            </w:rPr>
          </w:rPrChange>
        </w:rPr>
        <w:t xml:space="preserve">Table_activités_médias_sociaux_gpe_age </w:t>
      </w:r>
      <w:r w:rsidRPr="004005B2">
        <w:rPr>
          <w:rStyle w:val="OtherTok"/>
          <w:lang w:val="fr-CA"/>
          <w:rPrChange w:id="718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719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72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21" w:author="Adjiwanou, Vissého" w:date="2025-11-11T15:47:00Z" w16du:dateUtc="2025-11-11T20:47:00Z">
            <w:rPr>
              <w:rStyle w:val="NormalTok"/>
            </w:rPr>
          </w:rPrChange>
        </w:rPr>
        <w:t xml:space="preserve">  data_design </w:t>
      </w:r>
      <w:r w:rsidRPr="004005B2">
        <w:rPr>
          <w:rStyle w:val="SpecialCharTok"/>
          <w:lang w:val="fr-CA"/>
          <w:rPrChange w:id="722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72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24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725" w:author="Adjiwanou, Vissého" w:date="2025-11-11T15:47:00Z" w16du:dateUtc="2025-11-11T20:47:00Z">
            <w:rPr>
              <w:rStyle w:val="FunctionTok"/>
            </w:rPr>
          </w:rPrChange>
        </w:rPr>
        <w:t>tbl_svysummary</w:t>
      </w:r>
      <w:r w:rsidRPr="004005B2">
        <w:rPr>
          <w:rStyle w:val="NormalTok"/>
          <w:lang w:val="fr-CA"/>
          <w:rPrChange w:id="726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72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28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729" w:author="Adjiwanou, Vissého" w:date="2025-11-11T15:47:00Z" w16du:dateUtc="2025-11-11T20:47:00Z">
            <w:rPr>
              <w:rStyle w:val="AttributeTok"/>
            </w:rPr>
          </w:rPrChange>
        </w:rPr>
        <w:t>by =</w:t>
      </w:r>
      <w:r w:rsidRPr="004005B2">
        <w:rPr>
          <w:rStyle w:val="NormalTok"/>
          <w:lang w:val="fr-CA"/>
          <w:rPrChange w:id="730" w:author="Adjiwanou, Vissého" w:date="2025-11-11T15:47:00Z" w16du:dateUtc="2025-11-11T20:47:00Z">
            <w:rPr>
              <w:rStyle w:val="NormalTok"/>
            </w:rPr>
          </w:rPrChange>
        </w:rPr>
        <w:t xml:space="preserve"> gpe_age,</w:t>
      </w:r>
      <w:r w:rsidRPr="004005B2">
        <w:rPr>
          <w:lang w:val="fr-CA"/>
          <w:rPrChange w:id="73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32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733" w:author="Adjiwanou, Vissého" w:date="2025-11-11T15:47:00Z" w16du:dateUtc="2025-11-11T20:47:00Z">
            <w:rPr>
              <w:rStyle w:val="AttributeTok"/>
            </w:rPr>
          </w:rPrChange>
        </w:rPr>
        <w:t>include =</w:t>
      </w:r>
      <w:r w:rsidRPr="004005B2">
        <w:rPr>
          <w:rStyle w:val="NormalTok"/>
          <w:lang w:val="fr-CA"/>
          <w:rPrChange w:id="73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735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736" w:author="Adjiwanou, Vissého" w:date="2025-11-11T15:47:00Z" w16du:dateUtc="2025-11-11T20:47:00Z">
            <w:rPr>
              <w:rStyle w:val="NormalTok"/>
            </w:rPr>
          </w:rPrChange>
        </w:rPr>
        <w:t>(Suivre_activité_amis_et_famille, Communiquer_amis_et_famille, Partager_propre_matériel_avec_proches, Partager_propre_matériel_publiquement, Suivre_actualités_sur_RSM, Prendre_connaissance_programmes_gouv, Rechercher_information_generale, Rechercher_info_importante_personnelle, Aucune, Autre),</w:t>
      </w:r>
      <w:r w:rsidRPr="004005B2">
        <w:rPr>
          <w:lang w:val="fr-CA"/>
          <w:rPrChange w:id="73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38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lang w:val="fr-CA"/>
          <w:rPrChange w:id="73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40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741" w:author="Adjiwanou, Vissého" w:date="2025-11-11T15:47:00Z" w16du:dateUtc="2025-11-11T20:47:00Z">
            <w:rPr>
              <w:rStyle w:val="AttributeTok"/>
            </w:rPr>
          </w:rPrChange>
        </w:rPr>
        <w:t>statistic =</w:t>
      </w:r>
      <w:r w:rsidRPr="004005B2">
        <w:rPr>
          <w:rStyle w:val="NormalTok"/>
          <w:lang w:val="fr-CA"/>
          <w:rPrChange w:id="742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743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744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74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46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747" w:author="Adjiwanou, Vissého" w:date="2025-11-11T15:47:00Z" w16du:dateUtc="2025-11-11T20:47:00Z">
            <w:rPr>
              <w:rStyle w:val="FunctionTok"/>
            </w:rPr>
          </w:rPrChange>
        </w:rPr>
        <w:t>all_continuous</w:t>
      </w:r>
      <w:r w:rsidRPr="004005B2">
        <w:rPr>
          <w:rStyle w:val="NormalTok"/>
          <w:lang w:val="fr-CA"/>
          <w:rPrChange w:id="748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749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75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751" w:author="Adjiwanou, Vissého" w:date="2025-11-11T15:47:00Z" w16du:dateUtc="2025-11-11T20:47:00Z">
            <w:rPr>
              <w:rStyle w:val="StringTok"/>
            </w:rPr>
          </w:rPrChange>
        </w:rPr>
        <w:t>"{mean}"</w:t>
      </w:r>
      <w:r w:rsidRPr="004005B2">
        <w:rPr>
          <w:rStyle w:val="NormalTok"/>
          <w:lang w:val="fr-CA"/>
          <w:rPrChange w:id="752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lang w:val="fr-CA"/>
          <w:rPrChange w:id="75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54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755" w:author="Adjiwanou, Vissého" w:date="2025-11-11T15:47:00Z" w16du:dateUtc="2025-11-11T20:47:00Z">
            <w:rPr>
              <w:rStyle w:val="FunctionTok"/>
            </w:rPr>
          </w:rPrChange>
        </w:rPr>
        <w:t>all_categorical</w:t>
      </w:r>
      <w:r w:rsidRPr="004005B2">
        <w:rPr>
          <w:rStyle w:val="NormalTok"/>
          <w:lang w:val="fr-CA"/>
          <w:rPrChange w:id="756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757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75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759" w:author="Adjiwanou, Vissého" w:date="2025-11-11T15:47:00Z" w16du:dateUtc="2025-11-11T20:47:00Z">
            <w:rPr>
              <w:rStyle w:val="StringTok"/>
            </w:rPr>
          </w:rPrChange>
        </w:rPr>
        <w:t>"{p} ({n})"</w:t>
      </w:r>
      <w:r w:rsidRPr="004005B2">
        <w:rPr>
          <w:lang w:val="fr-CA"/>
          <w:rPrChange w:id="76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61" w:author="Adjiwanou, Vissého" w:date="2025-11-11T15:47:00Z" w16du:dateUtc="2025-11-11T20:47:00Z">
            <w:rPr>
              <w:rStyle w:val="NormalTok"/>
            </w:rPr>
          </w:rPrChange>
        </w:rPr>
        <w:t xml:space="preserve">  ),</w:t>
      </w:r>
      <w:r w:rsidRPr="004005B2">
        <w:rPr>
          <w:lang w:val="fr-CA"/>
          <w:rPrChange w:id="76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6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764" w:author="Adjiwanou, Vissého" w:date="2025-11-11T15:47:00Z" w16du:dateUtc="2025-11-11T20:47:00Z">
            <w:rPr>
              <w:rStyle w:val="AttributeTok"/>
            </w:rPr>
          </w:rPrChange>
        </w:rPr>
        <w:t>digits=</w:t>
      </w:r>
      <w:r w:rsidRPr="004005B2">
        <w:rPr>
          <w:rStyle w:val="SpecialCharTok"/>
          <w:lang w:val="fr-CA"/>
          <w:rPrChange w:id="765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766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767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768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DecValTok"/>
          <w:lang w:val="fr-CA"/>
          <w:rPrChange w:id="769" w:author="Adjiwanou, Vissého" w:date="2025-11-11T15:47:00Z" w16du:dateUtc="2025-11-11T20:47:00Z">
            <w:rPr>
              <w:rStyle w:val="DecValTok"/>
            </w:rPr>
          </w:rPrChange>
        </w:rPr>
        <w:t>1</w:t>
      </w:r>
      <w:r w:rsidRPr="004005B2">
        <w:rPr>
          <w:rStyle w:val="NormalTok"/>
          <w:lang w:val="fr-CA"/>
          <w:rPrChange w:id="770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rStyle w:val="DecValTok"/>
          <w:lang w:val="fr-CA"/>
          <w:rPrChange w:id="771" w:author="Adjiwanou, Vissého" w:date="2025-11-11T15:47:00Z" w16du:dateUtc="2025-11-11T20:47:00Z">
            <w:rPr>
              <w:rStyle w:val="DecValTok"/>
            </w:rPr>
          </w:rPrChange>
        </w:rPr>
        <w:t>0</w:t>
      </w:r>
      <w:r w:rsidRPr="004005B2">
        <w:rPr>
          <w:rStyle w:val="NormalTok"/>
          <w:lang w:val="fr-CA"/>
          <w:rPrChange w:id="772" w:author="Adjiwanou, Vissého" w:date="2025-11-11T15:47:00Z" w16du:dateUtc="2025-11-11T20:47:00Z">
            <w:rPr>
              <w:rStyle w:val="NormalTok"/>
            </w:rPr>
          </w:rPrChange>
        </w:rPr>
        <w:t>),</w:t>
      </w:r>
      <w:r w:rsidRPr="004005B2">
        <w:rPr>
          <w:lang w:val="fr-CA"/>
          <w:rPrChange w:id="77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74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775" w:author="Adjiwanou, Vissého" w:date="2025-11-11T15:47:00Z" w16du:dateUtc="2025-11-11T20:47:00Z">
            <w:rPr>
              <w:rStyle w:val="AttributeTok"/>
            </w:rPr>
          </w:rPrChange>
        </w:rPr>
        <w:t>missing =</w:t>
      </w:r>
      <w:r w:rsidRPr="004005B2">
        <w:rPr>
          <w:rStyle w:val="NormalTok"/>
          <w:lang w:val="fr-CA"/>
          <w:rPrChange w:id="776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777" w:author="Adjiwanou, Vissého" w:date="2025-11-11T15:47:00Z" w16du:dateUtc="2025-11-11T20:47:00Z">
            <w:rPr>
              <w:rStyle w:val="StringTok"/>
            </w:rPr>
          </w:rPrChange>
        </w:rPr>
        <w:t>"no"</w:t>
      </w:r>
      <w:r w:rsidRPr="004005B2">
        <w:rPr>
          <w:rStyle w:val="NormalTok"/>
          <w:lang w:val="fr-CA"/>
          <w:rPrChange w:id="778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779" w:author="Adjiwanou, Vissého" w:date="2025-11-11T15:47:00Z" w16du:dateUtc="2025-11-11T20:47:00Z">
            <w:rPr>
              <w:rStyle w:val="CommentTok"/>
            </w:rPr>
          </w:rPrChange>
        </w:rPr>
        <w:t># ne pas afficher les valeurs manquantes</w:t>
      </w:r>
      <w:r w:rsidRPr="004005B2">
        <w:rPr>
          <w:lang w:val="fr-CA"/>
          <w:rPrChange w:id="78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81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782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78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84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785" w:author="Adjiwanou, Vissého" w:date="2025-11-11T15:47:00Z" w16du:dateUtc="2025-11-11T20:47:00Z">
            <w:rPr>
              <w:rStyle w:val="FunctionTok"/>
            </w:rPr>
          </w:rPrChange>
        </w:rPr>
        <w:t>add_overall</w:t>
      </w:r>
      <w:r w:rsidRPr="004005B2">
        <w:rPr>
          <w:rStyle w:val="NormalTok"/>
          <w:lang w:val="fr-CA"/>
          <w:rPrChange w:id="786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787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788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78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9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791" w:author="Adjiwanou, Vissého" w:date="2025-11-11T15:47:00Z" w16du:dateUtc="2025-11-11T20:47:00Z">
            <w:rPr>
              <w:rStyle w:val="CommentTok"/>
            </w:rPr>
          </w:rPrChange>
        </w:rPr>
        <w:t xml:space="preserve">#add_p() %&gt;%        </w:t>
      </w:r>
      <w:r w:rsidRPr="004005B2">
        <w:rPr>
          <w:lang w:val="fr-CA"/>
          <w:rPrChange w:id="79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79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794" w:author="Adjiwanou, Vissého" w:date="2025-11-11T15:47:00Z" w16du:dateUtc="2025-11-11T20:47:00Z">
            <w:rPr>
              <w:rStyle w:val="FunctionTok"/>
            </w:rPr>
          </w:rPrChange>
        </w:rPr>
        <w:t>modify_header</w:t>
      </w:r>
      <w:r w:rsidRPr="004005B2">
        <w:rPr>
          <w:rStyle w:val="NormalTok"/>
          <w:lang w:val="fr-CA"/>
          <w:rPrChange w:id="795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AttributeTok"/>
          <w:lang w:val="fr-CA"/>
          <w:rPrChange w:id="796" w:author="Adjiwanou, Vissého" w:date="2025-11-11T15:47:00Z" w16du:dateUtc="2025-11-11T20:47:00Z">
            <w:rPr>
              <w:rStyle w:val="AttributeTok"/>
            </w:rPr>
          </w:rPrChange>
        </w:rPr>
        <w:t>label =</w:t>
      </w:r>
      <w:r w:rsidRPr="004005B2">
        <w:rPr>
          <w:rStyle w:val="NormalTok"/>
          <w:lang w:val="fr-CA"/>
          <w:rPrChange w:id="797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798" w:author="Adjiwanou, Vissého" w:date="2025-11-11T15:47:00Z" w16du:dateUtc="2025-11-11T20:47:00Z">
            <w:rPr>
              <w:rStyle w:val="StringTok"/>
            </w:rPr>
          </w:rPrChange>
        </w:rPr>
        <w:t>"**Caractéristiques**"</w:t>
      </w:r>
      <w:r w:rsidRPr="004005B2">
        <w:rPr>
          <w:rStyle w:val="NormalTok"/>
          <w:lang w:val="fr-CA"/>
          <w:rPrChange w:id="799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800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801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80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0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804" w:author="Adjiwanou, Vissého" w:date="2025-11-11T15:47:00Z" w16du:dateUtc="2025-11-11T20:47:00Z">
            <w:rPr>
              <w:rStyle w:val="FunctionTok"/>
            </w:rPr>
          </w:rPrChange>
        </w:rPr>
        <w:t>modify_caption</w:t>
      </w:r>
      <w:r w:rsidRPr="004005B2">
        <w:rPr>
          <w:rStyle w:val="NormalTok"/>
          <w:lang w:val="fr-CA"/>
          <w:rPrChange w:id="805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806" w:author="Adjiwanou, Vissého" w:date="2025-11-11T15:47:00Z" w16du:dateUtc="2025-11-11T20:47:00Z">
            <w:rPr>
              <w:rStyle w:val="StringTok"/>
            </w:rPr>
          </w:rPrChange>
        </w:rPr>
        <w:t>"**Activités médias sociaux selon le groupe d'âge**"</w:t>
      </w:r>
      <w:r w:rsidRPr="004005B2">
        <w:rPr>
          <w:rStyle w:val="NormalTok"/>
          <w:lang w:val="fr-CA"/>
          <w:rPrChange w:id="807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808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809" w:author="Adjiwanou, Vissého" w:date="2025-11-11T15:47:00Z" w16du:dateUtc="2025-11-11T20:47:00Z">
            <w:rPr/>
          </w:rPrChange>
        </w:rPr>
        <w:br/>
      </w:r>
      <w:r w:rsidRPr="004005B2">
        <w:rPr>
          <w:rStyle w:val="CommentTok"/>
          <w:lang w:val="fr-CA"/>
          <w:rPrChange w:id="810" w:author="Adjiwanou, Vissého" w:date="2025-11-11T15:47:00Z" w16du:dateUtc="2025-11-11T20:47:00Z">
            <w:rPr>
              <w:rStyle w:val="CommentTok"/>
            </w:rPr>
          </w:rPrChange>
        </w:rPr>
        <w:t>#Table_activités_médias_sociaux_gpe_age</w:t>
      </w:r>
    </w:p>
    <w:p w14:paraId="08E49DB7" w14:textId="77777777" w:rsidR="007D00B7" w:rsidRPr="004005B2" w:rsidRDefault="00000000">
      <w:pPr>
        <w:pStyle w:val="Heading3"/>
        <w:rPr>
          <w:lang w:val="fr-CA"/>
          <w:rPrChange w:id="811" w:author="Adjiwanou, Vissého" w:date="2025-11-11T15:47:00Z" w16du:dateUtc="2025-11-11T20:47:00Z">
            <w:rPr/>
          </w:rPrChange>
        </w:rPr>
      </w:pPr>
      <w:bookmarkStart w:id="812" w:name="Xf0cd48307fa8450760d9a592b54f9917c3df2db"/>
      <w:bookmarkEnd w:id="714"/>
      <w:r w:rsidRPr="004005B2">
        <w:rPr>
          <w:lang w:val="fr-CA"/>
          <w:rPrChange w:id="813" w:author="Adjiwanou, Vissého" w:date="2025-11-11T15:47:00Z" w16du:dateUtc="2025-11-11T20:47:00Z">
            <w:rPr/>
          </w:rPrChange>
        </w:rPr>
        <w:t>Activités faites sur les médias sociaux selon le sexe</w:t>
      </w:r>
    </w:p>
    <w:p w14:paraId="45833DDC" w14:textId="77777777" w:rsidR="007D00B7" w:rsidRPr="004005B2" w:rsidRDefault="00000000">
      <w:pPr>
        <w:pStyle w:val="SourceCode"/>
        <w:rPr>
          <w:lang w:val="fr-CA"/>
          <w:rPrChange w:id="814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815" w:author="Adjiwanou, Vissého" w:date="2025-11-11T15:47:00Z" w16du:dateUtc="2025-11-11T20:47:00Z">
            <w:rPr>
              <w:rStyle w:val="NormalTok"/>
            </w:rPr>
          </w:rPrChange>
        </w:rPr>
        <w:t xml:space="preserve">Table_activités_médias_sociaux_sexe </w:t>
      </w:r>
      <w:r w:rsidRPr="004005B2">
        <w:rPr>
          <w:rStyle w:val="OtherTok"/>
          <w:lang w:val="fr-CA"/>
          <w:rPrChange w:id="816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817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81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19" w:author="Adjiwanou, Vissého" w:date="2025-11-11T15:47:00Z" w16du:dateUtc="2025-11-11T20:47:00Z">
            <w:rPr>
              <w:rStyle w:val="NormalTok"/>
            </w:rPr>
          </w:rPrChange>
        </w:rPr>
        <w:t xml:space="preserve">  data_design </w:t>
      </w:r>
      <w:r w:rsidRPr="004005B2">
        <w:rPr>
          <w:rStyle w:val="SpecialCharTok"/>
          <w:lang w:val="fr-CA"/>
          <w:rPrChange w:id="820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82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2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823" w:author="Adjiwanou, Vissého" w:date="2025-11-11T15:47:00Z" w16du:dateUtc="2025-11-11T20:47:00Z">
            <w:rPr>
              <w:rStyle w:val="FunctionTok"/>
            </w:rPr>
          </w:rPrChange>
        </w:rPr>
        <w:t>tbl_svysummary</w:t>
      </w:r>
      <w:r w:rsidRPr="004005B2">
        <w:rPr>
          <w:rStyle w:val="NormalTok"/>
          <w:lang w:val="fr-CA"/>
          <w:rPrChange w:id="824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82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26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827" w:author="Adjiwanou, Vissého" w:date="2025-11-11T15:47:00Z" w16du:dateUtc="2025-11-11T20:47:00Z">
            <w:rPr>
              <w:rStyle w:val="AttributeTok"/>
            </w:rPr>
          </w:rPrChange>
        </w:rPr>
        <w:t>by =</w:t>
      </w:r>
      <w:r w:rsidRPr="004005B2">
        <w:rPr>
          <w:rStyle w:val="NormalTok"/>
          <w:lang w:val="fr-CA"/>
          <w:rPrChange w:id="828" w:author="Adjiwanou, Vissého" w:date="2025-11-11T15:47:00Z" w16du:dateUtc="2025-11-11T20:47:00Z">
            <w:rPr>
              <w:rStyle w:val="NormalTok"/>
            </w:rPr>
          </w:rPrChange>
        </w:rPr>
        <w:t xml:space="preserve"> sexe,</w:t>
      </w:r>
      <w:r w:rsidRPr="004005B2">
        <w:rPr>
          <w:lang w:val="fr-CA"/>
          <w:rPrChange w:id="82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30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831" w:author="Adjiwanou, Vissého" w:date="2025-11-11T15:47:00Z" w16du:dateUtc="2025-11-11T20:47:00Z">
            <w:rPr>
              <w:rStyle w:val="AttributeTok"/>
            </w:rPr>
          </w:rPrChange>
        </w:rPr>
        <w:t>include =</w:t>
      </w:r>
      <w:r w:rsidRPr="004005B2">
        <w:rPr>
          <w:rStyle w:val="NormalTok"/>
          <w:lang w:val="fr-CA"/>
          <w:rPrChange w:id="832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833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834" w:author="Adjiwanou, Vissého" w:date="2025-11-11T15:47:00Z" w16du:dateUtc="2025-11-11T20:47:00Z">
            <w:rPr>
              <w:rStyle w:val="NormalTok"/>
            </w:rPr>
          </w:rPrChange>
        </w:rPr>
        <w:t>(Suivre_activité_amis_et_famille, Communiquer_amis_et_famille, Partager_propre_matériel_avec_proches, Partager_propre_matériel_publiquement, Suivre_actualités_sur_RSM, Prendre_connaissance_programmes_gouv, Rechercher_information_generale, Rechercher_info_importante_personnelle, Aucune, Autre),</w:t>
      </w:r>
      <w:r w:rsidRPr="004005B2">
        <w:rPr>
          <w:lang w:val="fr-CA"/>
          <w:rPrChange w:id="83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36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lang w:val="fr-CA"/>
          <w:rPrChange w:id="83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38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AttributeTok"/>
          <w:lang w:val="fr-CA"/>
          <w:rPrChange w:id="839" w:author="Adjiwanou, Vissého" w:date="2025-11-11T15:47:00Z" w16du:dateUtc="2025-11-11T20:47:00Z">
            <w:rPr>
              <w:rStyle w:val="AttributeTok"/>
            </w:rPr>
          </w:rPrChange>
        </w:rPr>
        <w:t>statistic =</w:t>
      </w:r>
      <w:r w:rsidRPr="004005B2">
        <w:rPr>
          <w:rStyle w:val="NormalTok"/>
          <w:lang w:val="fr-CA"/>
          <w:rPrChange w:id="84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841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842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84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44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845" w:author="Adjiwanou, Vissého" w:date="2025-11-11T15:47:00Z" w16du:dateUtc="2025-11-11T20:47:00Z">
            <w:rPr>
              <w:rStyle w:val="FunctionTok"/>
            </w:rPr>
          </w:rPrChange>
        </w:rPr>
        <w:t>all_continuous</w:t>
      </w:r>
      <w:r w:rsidRPr="004005B2">
        <w:rPr>
          <w:rStyle w:val="NormalTok"/>
          <w:lang w:val="fr-CA"/>
          <w:rPrChange w:id="846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847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84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849" w:author="Adjiwanou, Vissého" w:date="2025-11-11T15:47:00Z" w16du:dateUtc="2025-11-11T20:47:00Z">
            <w:rPr>
              <w:rStyle w:val="StringTok"/>
            </w:rPr>
          </w:rPrChange>
        </w:rPr>
        <w:t>"{mean}"</w:t>
      </w:r>
      <w:r w:rsidRPr="004005B2">
        <w:rPr>
          <w:rStyle w:val="NormalTok"/>
          <w:lang w:val="fr-CA"/>
          <w:rPrChange w:id="850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lang w:val="fr-CA"/>
          <w:rPrChange w:id="85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52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FunctionTok"/>
          <w:lang w:val="fr-CA"/>
          <w:rPrChange w:id="853" w:author="Adjiwanou, Vissého" w:date="2025-11-11T15:47:00Z" w16du:dateUtc="2025-11-11T20:47:00Z">
            <w:rPr>
              <w:rStyle w:val="FunctionTok"/>
            </w:rPr>
          </w:rPrChange>
        </w:rPr>
        <w:t>all_categorical</w:t>
      </w:r>
      <w:r w:rsidRPr="004005B2">
        <w:rPr>
          <w:rStyle w:val="NormalTok"/>
          <w:lang w:val="fr-CA"/>
          <w:rPrChange w:id="854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855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856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857" w:author="Adjiwanou, Vissého" w:date="2025-11-11T15:47:00Z" w16du:dateUtc="2025-11-11T20:47:00Z">
            <w:rPr>
              <w:rStyle w:val="StringTok"/>
            </w:rPr>
          </w:rPrChange>
        </w:rPr>
        <w:t>"{p} ({n})"</w:t>
      </w:r>
      <w:r w:rsidRPr="004005B2">
        <w:rPr>
          <w:lang w:val="fr-CA"/>
          <w:rPrChange w:id="85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59" w:author="Adjiwanou, Vissého" w:date="2025-11-11T15:47:00Z" w16du:dateUtc="2025-11-11T20:47:00Z">
            <w:rPr>
              <w:rStyle w:val="NormalTok"/>
            </w:rPr>
          </w:rPrChange>
        </w:rPr>
        <w:t xml:space="preserve">  ),</w:t>
      </w:r>
      <w:r w:rsidRPr="004005B2">
        <w:rPr>
          <w:lang w:val="fr-CA"/>
          <w:rPrChange w:id="86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6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862" w:author="Adjiwanou, Vissého" w:date="2025-11-11T15:47:00Z" w16du:dateUtc="2025-11-11T20:47:00Z">
            <w:rPr>
              <w:rStyle w:val="AttributeTok"/>
            </w:rPr>
          </w:rPrChange>
        </w:rPr>
        <w:t>digits=</w:t>
      </w:r>
      <w:r w:rsidRPr="004005B2">
        <w:rPr>
          <w:rStyle w:val="SpecialCharTok"/>
          <w:lang w:val="fr-CA"/>
          <w:rPrChange w:id="863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86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865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866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DecValTok"/>
          <w:lang w:val="fr-CA"/>
          <w:rPrChange w:id="867" w:author="Adjiwanou, Vissého" w:date="2025-11-11T15:47:00Z" w16du:dateUtc="2025-11-11T20:47:00Z">
            <w:rPr>
              <w:rStyle w:val="DecValTok"/>
            </w:rPr>
          </w:rPrChange>
        </w:rPr>
        <w:t>1</w:t>
      </w:r>
      <w:r w:rsidRPr="004005B2">
        <w:rPr>
          <w:rStyle w:val="NormalTok"/>
          <w:lang w:val="fr-CA"/>
          <w:rPrChange w:id="868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rStyle w:val="DecValTok"/>
          <w:lang w:val="fr-CA"/>
          <w:rPrChange w:id="869" w:author="Adjiwanou, Vissého" w:date="2025-11-11T15:47:00Z" w16du:dateUtc="2025-11-11T20:47:00Z">
            <w:rPr>
              <w:rStyle w:val="DecValTok"/>
            </w:rPr>
          </w:rPrChange>
        </w:rPr>
        <w:t>0</w:t>
      </w:r>
      <w:r w:rsidRPr="004005B2">
        <w:rPr>
          <w:rStyle w:val="NormalTok"/>
          <w:lang w:val="fr-CA"/>
          <w:rPrChange w:id="870" w:author="Adjiwanou, Vissého" w:date="2025-11-11T15:47:00Z" w16du:dateUtc="2025-11-11T20:47:00Z">
            <w:rPr>
              <w:rStyle w:val="NormalTok"/>
            </w:rPr>
          </w:rPrChange>
        </w:rPr>
        <w:t>),</w:t>
      </w:r>
      <w:r w:rsidRPr="004005B2">
        <w:rPr>
          <w:lang w:val="fr-CA"/>
          <w:rPrChange w:id="87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7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873" w:author="Adjiwanou, Vissého" w:date="2025-11-11T15:47:00Z" w16du:dateUtc="2025-11-11T20:47:00Z">
            <w:rPr>
              <w:rStyle w:val="AttributeTok"/>
            </w:rPr>
          </w:rPrChange>
        </w:rPr>
        <w:t>missing =</w:t>
      </w:r>
      <w:r w:rsidRPr="004005B2">
        <w:rPr>
          <w:rStyle w:val="NormalTok"/>
          <w:lang w:val="fr-CA"/>
          <w:rPrChange w:id="87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875" w:author="Adjiwanou, Vissého" w:date="2025-11-11T15:47:00Z" w16du:dateUtc="2025-11-11T20:47:00Z">
            <w:rPr>
              <w:rStyle w:val="StringTok"/>
            </w:rPr>
          </w:rPrChange>
        </w:rPr>
        <w:t>"no"</w:t>
      </w:r>
      <w:r w:rsidRPr="004005B2">
        <w:rPr>
          <w:rStyle w:val="NormalTok"/>
          <w:lang w:val="fr-CA"/>
          <w:rPrChange w:id="87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877" w:author="Adjiwanou, Vissého" w:date="2025-11-11T15:47:00Z" w16du:dateUtc="2025-11-11T20:47:00Z">
            <w:rPr>
              <w:rStyle w:val="CommentTok"/>
            </w:rPr>
          </w:rPrChange>
        </w:rPr>
        <w:t># ne pas afficher les valeurs manquantes</w:t>
      </w:r>
      <w:r w:rsidRPr="004005B2">
        <w:rPr>
          <w:lang w:val="fr-CA"/>
          <w:rPrChange w:id="87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79" w:author="Adjiwanou, Vissého" w:date="2025-11-11T15:47:00Z" w16du:dateUtc="2025-11-11T20:47:00Z">
            <w:rPr>
              <w:rStyle w:val="NormalTok"/>
            </w:rPr>
          </w:rPrChange>
        </w:rPr>
        <w:lastRenderedPageBreak/>
        <w:t xml:space="preserve">) </w:t>
      </w:r>
      <w:r w:rsidRPr="004005B2">
        <w:rPr>
          <w:rStyle w:val="SpecialCharTok"/>
          <w:lang w:val="fr-CA"/>
          <w:rPrChange w:id="880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lang w:val="fr-CA"/>
          <w:rPrChange w:id="88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8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883" w:author="Adjiwanou, Vissého" w:date="2025-11-11T15:47:00Z" w16du:dateUtc="2025-11-11T20:47:00Z">
            <w:rPr>
              <w:rStyle w:val="FunctionTok"/>
            </w:rPr>
          </w:rPrChange>
        </w:rPr>
        <w:t>add_overall</w:t>
      </w:r>
      <w:r w:rsidRPr="004005B2">
        <w:rPr>
          <w:rStyle w:val="NormalTok"/>
          <w:lang w:val="fr-CA"/>
          <w:rPrChange w:id="884" w:author="Adjiwanou, Vissého" w:date="2025-11-11T15:47:00Z" w16du:dateUtc="2025-11-11T20:47:00Z">
            <w:rPr>
              <w:rStyle w:val="NormalTok"/>
            </w:rPr>
          </w:rPrChange>
        </w:rPr>
        <w:t xml:space="preserve">() </w:t>
      </w:r>
      <w:r w:rsidRPr="004005B2">
        <w:rPr>
          <w:rStyle w:val="SpecialCharTok"/>
          <w:lang w:val="fr-CA"/>
          <w:rPrChange w:id="885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886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88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88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889" w:author="Adjiwanou, Vissého" w:date="2025-11-11T15:47:00Z" w16du:dateUtc="2025-11-11T20:47:00Z">
            <w:rPr>
              <w:rStyle w:val="CommentTok"/>
            </w:rPr>
          </w:rPrChange>
        </w:rPr>
        <w:t xml:space="preserve">#add_p() %&gt;%        </w:t>
      </w:r>
      <w:r w:rsidRPr="004005B2">
        <w:rPr>
          <w:lang w:val="fr-CA"/>
          <w:rPrChange w:id="89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89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892" w:author="Adjiwanou, Vissého" w:date="2025-11-11T15:47:00Z" w16du:dateUtc="2025-11-11T20:47:00Z">
            <w:rPr>
              <w:rStyle w:val="FunctionTok"/>
            </w:rPr>
          </w:rPrChange>
        </w:rPr>
        <w:t>modify_header</w:t>
      </w:r>
      <w:r w:rsidRPr="004005B2">
        <w:rPr>
          <w:rStyle w:val="NormalTok"/>
          <w:lang w:val="fr-CA"/>
          <w:rPrChange w:id="893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AttributeTok"/>
          <w:lang w:val="fr-CA"/>
          <w:rPrChange w:id="894" w:author="Adjiwanou, Vissého" w:date="2025-11-11T15:47:00Z" w16du:dateUtc="2025-11-11T20:47:00Z">
            <w:rPr>
              <w:rStyle w:val="AttributeTok"/>
            </w:rPr>
          </w:rPrChange>
        </w:rPr>
        <w:t>label =</w:t>
      </w:r>
      <w:r w:rsidRPr="004005B2">
        <w:rPr>
          <w:rStyle w:val="NormalTok"/>
          <w:lang w:val="fr-CA"/>
          <w:rPrChange w:id="895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896" w:author="Adjiwanou, Vissého" w:date="2025-11-11T15:47:00Z" w16du:dateUtc="2025-11-11T20:47:00Z">
            <w:rPr>
              <w:rStyle w:val="StringTok"/>
            </w:rPr>
          </w:rPrChange>
        </w:rPr>
        <w:t>"**Caractéristiques**"</w:t>
      </w:r>
      <w:r w:rsidRPr="004005B2">
        <w:rPr>
          <w:rStyle w:val="NormalTok"/>
          <w:lang w:val="fr-CA"/>
          <w:rPrChange w:id="897" w:author="Adjiwanou, Vissého" w:date="2025-11-11T15:47:00Z" w16du:dateUtc="2025-11-11T20:47:00Z">
            <w:rPr>
              <w:rStyle w:val="NormalTok"/>
            </w:rPr>
          </w:rPrChange>
        </w:rPr>
        <w:t xml:space="preserve">) </w:t>
      </w:r>
      <w:r w:rsidRPr="004005B2">
        <w:rPr>
          <w:rStyle w:val="SpecialCharTok"/>
          <w:lang w:val="fr-CA"/>
          <w:rPrChange w:id="898" w:author="Adjiwanou, Vissého" w:date="2025-11-11T15:47:00Z" w16du:dateUtc="2025-11-11T20:47:00Z">
            <w:rPr>
              <w:rStyle w:val="SpecialCharTok"/>
            </w:rPr>
          </w:rPrChange>
        </w:rPr>
        <w:t>%&gt;%</w:t>
      </w:r>
      <w:r w:rsidRPr="004005B2">
        <w:rPr>
          <w:rStyle w:val="NormalTok"/>
          <w:lang w:val="fr-CA"/>
          <w:rPrChange w:id="899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lang w:val="fr-CA"/>
          <w:rPrChange w:id="90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90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902" w:author="Adjiwanou, Vissého" w:date="2025-11-11T15:47:00Z" w16du:dateUtc="2025-11-11T20:47:00Z">
            <w:rPr>
              <w:rStyle w:val="FunctionTok"/>
            </w:rPr>
          </w:rPrChange>
        </w:rPr>
        <w:t>modify_caption</w:t>
      </w:r>
      <w:r w:rsidRPr="004005B2">
        <w:rPr>
          <w:rStyle w:val="NormalTok"/>
          <w:lang w:val="fr-CA"/>
          <w:rPrChange w:id="903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904" w:author="Adjiwanou, Vissého" w:date="2025-11-11T15:47:00Z" w16du:dateUtc="2025-11-11T20:47:00Z">
            <w:rPr>
              <w:rStyle w:val="StringTok"/>
            </w:rPr>
          </w:rPrChange>
        </w:rPr>
        <w:t>"**Activités médias sociaux selon le sexe**"</w:t>
      </w:r>
      <w:r w:rsidRPr="004005B2">
        <w:rPr>
          <w:rStyle w:val="NormalTok"/>
          <w:lang w:val="fr-CA"/>
          <w:rPrChange w:id="905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906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90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908" w:author="Adjiwanou, Vissého" w:date="2025-11-11T15:47:00Z" w16du:dateUtc="2025-11-11T20:47:00Z">
            <w:rPr>
              <w:rStyle w:val="NormalTok"/>
            </w:rPr>
          </w:rPrChange>
        </w:rPr>
        <w:t>Table_activités_médias_sociaux_sexe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587"/>
        <w:gridCol w:w="1453"/>
        <w:gridCol w:w="1473"/>
        <w:gridCol w:w="1515"/>
      </w:tblGrid>
      <w:tr w:rsidR="007D00B7" w14:paraId="7CD5B6B7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6E90C9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Caractéristiques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594FDB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FD6D8F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Femme</w:t>
            </w:r>
            <w:r>
              <w:rPr>
                <w:rFonts w:ascii="Calibri" w:hAnsi="Calibri"/>
                <w:sz w:val="20"/>
              </w:rPr>
              <w:t xml:space="preserve"> N = 359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704E09A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Homme</w:t>
            </w:r>
            <w:r>
              <w:rPr>
                <w:rFonts w:ascii="Calibri" w:hAnsi="Calibri"/>
                <w:sz w:val="20"/>
              </w:rPr>
              <w:t xml:space="preserve"> N = 362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7D00B7" w:rsidRPr="004005B2" w14:paraId="16AACE9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F8357" w14:textId="77777777" w:rsidR="007D00B7" w:rsidRPr="004005B2" w:rsidRDefault="00000000">
            <w:pPr>
              <w:keepNext/>
              <w:spacing w:after="60"/>
              <w:rPr>
                <w:lang w:val="fr-CA"/>
                <w:rPrChange w:id="909" w:author="Adjiwanou, Vissého" w:date="2025-11-11T15:47:00Z" w16du:dateUtc="2025-11-11T20:47:00Z">
                  <w:rPr/>
                </w:rPrChange>
              </w:rPr>
            </w:pPr>
            <w:r w:rsidRPr="004005B2">
              <w:rPr>
                <w:rFonts w:ascii="Calibri" w:hAnsi="Calibri"/>
                <w:sz w:val="20"/>
                <w:lang w:val="fr-CA"/>
                <w:rPrChange w:id="910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Suivre_activité_amis_et_famille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E7A00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11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CAF9DD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12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05F0B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13" w:author="Adjiwanou, Vissého" w:date="2025-11-11T15:47:00Z" w16du:dateUtc="2025-11-11T20:47:00Z">
                  <w:rPr/>
                </w:rPrChange>
              </w:rPr>
            </w:pPr>
          </w:p>
        </w:tc>
      </w:tr>
      <w:tr w:rsidR="007D00B7" w14:paraId="14CD733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C5178E" w14:textId="77777777" w:rsidR="007D00B7" w:rsidRDefault="00000000">
            <w:pPr>
              <w:keepNext/>
              <w:spacing w:after="60"/>
            </w:pPr>
            <w:r w:rsidRPr="004005B2">
              <w:rPr>
                <w:rFonts w:ascii="Calibri" w:hAnsi="Calibri"/>
                <w:sz w:val="20"/>
                <w:lang w:val="fr-CA"/>
                <w:rPrChange w:id="914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5771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25.2 (182)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571C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13.8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B594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36.6 (132)</w:t>
            </w:r>
          </w:p>
        </w:tc>
      </w:tr>
      <w:tr w:rsidR="007D00B7" w14:paraId="65D0017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96D6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75F3C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74.8 (539)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154B4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86.2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F652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63.4 (229)</w:t>
            </w:r>
          </w:p>
        </w:tc>
      </w:tr>
      <w:tr w:rsidR="007D00B7" w14:paraId="43E1F35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D5C51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Communiquer_amis_et_famille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F600E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8D952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9EEC7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680A82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40F1E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8BEA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26.7 (193)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B8BEE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13.3 (48)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196B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40.1 (145)</w:t>
            </w:r>
          </w:p>
        </w:tc>
      </w:tr>
      <w:tr w:rsidR="007D00B7" w14:paraId="5E4DB36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0A62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B418C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73.3 (528)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6D9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86.7 (311)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7EECC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59.9 (217)</w:t>
            </w:r>
          </w:p>
        </w:tc>
      </w:tr>
      <w:tr w:rsidR="007D00B7" w:rsidRPr="004005B2" w14:paraId="0608F22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E869F5" w14:textId="77777777" w:rsidR="007D00B7" w:rsidRPr="004005B2" w:rsidRDefault="00000000">
            <w:pPr>
              <w:keepNext/>
              <w:spacing w:after="60"/>
              <w:rPr>
                <w:lang w:val="fr-CA"/>
                <w:rPrChange w:id="915" w:author="Adjiwanou, Vissého" w:date="2025-11-11T15:47:00Z" w16du:dateUtc="2025-11-11T20:47:00Z">
                  <w:rPr/>
                </w:rPrChange>
              </w:rPr>
            </w:pPr>
            <w:r w:rsidRPr="004005B2">
              <w:rPr>
                <w:rFonts w:ascii="Calibri" w:hAnsi="Calibri"/>
                <w:sz w:val="20"/>
                <w:lang w:val="fr-CA"/>
                <w:rPrChange w:id="916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Partager_propre_matériel_avec_proches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35B94B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17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122B31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18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0FD26F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19" w:author="Adjiwanou, Vissého" w:date="2025-11-11T15:47:00Z" w16du:dateUtc="2025-11-11T20:47:00Z">
                  <w:rPr/>
                </w:rPrChange>
              </w:rPr>
            </w:pPr>
          </w:p>
        </w:tc>
      </w:tr>
      <w:tr w:rsidR="007D00B7" w14:paraId="4209ABF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3E5F05" w14:textId="77777777" w:rsidR="007D00B7" w:rsidRDefault="00000000">
            <w:pPr>
              <w:keepNext/>
              <w:spacing w:after="60"/>
            </w:pPr>
            <w:r w:rsidRPr="004005B2">
              <w:rPr>
                <w:rFonts w:ascii="Calibri" w:hAnsi="Calibri"/>
                <w:sz w:val="20"/>
                <w:lang w:val="fr-CA"/>
                <w:rPrChange w:id="920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FF3A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64.2 (463)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C3D17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52.0 (187)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6D29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76.3 (276)</w:t>
            </w:r>
          </w:p>
        </w:tc>
      </w:tr>
      <w:tr w:rsidR="007D00B7" w14:paraId="3C0386B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171D0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C0E6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35.8 (258)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FC02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48.0 (173)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BE24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23.7 (86)</w:t>
            </w:r>
          </w:p>
        </w:tc>
      </w:tr>
      <w:tr w:rsidR="007D00B7" w14:paraId="6E85DE9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550A8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Partager_propre_matériel_publiquement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1BF4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93BF5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2131F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733AED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BA14B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BA592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76.2 (549)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F9D88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69.7 (250)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F4537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82.6 (299)</w:t>
            </w:r>
          </w:p>
        </w:tc>
      </w:tr>
      <w:tr w:rsidR="007D00B7" w14:paraId="5A7F7400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C72C1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F290B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23.8 (172)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5D4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30.3 (109)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827E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17.4 (63)</w:t>
            </w:r>
          </w:p>
        </w:tc>
      </w:tr>
      <w:tr w:rsidR="007D00B7" w14:paraId="49A504F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920ED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Suivre_actualités_sur_RSM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0756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57AD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746D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6823E9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BD2CC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6CE5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51.8 (373)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A5AE9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47.8 (172)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2794C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55.8 (202)</w:t>
            </w:r>
          </w:p>
        </w:tc>
      </w:tr>
      <w:tr w:rsidR="007D00B7" w14:paraId="501DDF0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A7696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83EEE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48.2 (347)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712D9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52.2 (187)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F0EF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44.2 (160)</w:t>
            </w:r>
          </w:p>
        </w:tc>
      </w:tr>
      <w:tr w:rsidR="007D00B7" w14:paraId="1CA05517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2742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Prendre_connaissance_programmes_gouv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2EB6C2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26325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659209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F70B9F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ED037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A90E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86.0 (620)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848E0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88.3 (317)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9ACA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83.7 (303)</w:t>
            </w:r>
          </w:p>
        </w:tc>
      </w:tr>
      <w:tr w:rsidR="007D00B7" w14:paraId="012D314A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9BF16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88FC1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14.0 (101)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3C125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11.7 (42)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98637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16.3 (59)</w:t>
            </w:r>
          </w:p>
        </w:tc>
      </w:tr>
      <w:tr w:rsidR="007D00B7" w14:paraId="0E29CD1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8A1E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Rechercher_information_generale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F8C3D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7EAE2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EC0934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F973EC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AE6E0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BF1D7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64.9 (467)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DA36D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58.0 (208)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77DE4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71.7 (259)</w:t>
            </w:r>
          </w:p>
        </w:tc>
      </w:tr>
      <w:tr w:rsidR="007D00B7" w14:paraId="3529861D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F60B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3DDD7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35.1 (253)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66E72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42.0 (151)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BF1F8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28.3 (102)</w:t>
            </w:r>
          </w:p>
        </w:tc>
      </w:tr>
      <w:tr w:rsidR="007D00B7" w14:paraId="0D3F8A8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0ADAF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Rechercher_info_importante_personnelle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7F9DD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D7D01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580EE0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FF5615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B15C9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3AE68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82.6 (596)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A992D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77.1 (277)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23F5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88.2 (319)</w:t>
            </w:r>
          </w:p>
        </w:tc>
      </w:tr>
      <w:tr w:rsidR="007D00B7" w14:paraId="19DD9C2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A369C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D826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17.4 (125)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1FBEF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22.9 (82)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D1F7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11.8 (43)</w:t>
            </w:r>
          </w:p>
        </w:tc>
      </w:tr>
      <w:tr w:rsidR="007D00B7" w14:paraId="2C4F64A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C88B7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Aucune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D5BAB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679C1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DD3537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62B1C8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D56D8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D7AE7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99.5 (717)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D87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100.0 (359)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01C5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98.9 (358)</w:t>
            </w:r>
          </w:p>
        </w:tc>
      </w:tr>
      <w:tr w:rsidR="007D00B7" w14:paraId="203514C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F23D5C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28D5D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A0E78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DF365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 (4)</w:t>
            </w:r>
          </w:p>
        </w:tc>
      </w:tr>
      <w:tr w:rsidR="007D00B7" w14:paraId="2BD9559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6A05D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6E8E6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5AC17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BCD23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4F1122A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5FC0A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92F89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99.8 (720)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5723A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99.7 (358)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F87F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100.0 (362)</w:t>
            </w:r>
          </w:p>
        </w:tc>
      </w:tr>
      <w:tr w:rsidR="007D00B7" w14:paraId="7445EB5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6BDCA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FCC70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C925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6E6E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</w:tr>
      <w:tr w:rsidR="007D00B7" w14:paraId="05C7AD31" w14:textId="77777777" w:rsidTr="007D00B7">
        <w:trPr>
          <w:cantSplit/>
          <w:jc w:val="center"/>
        </w:trPr>
        <w:tc>
          <w:tcPr>
            <w:tcW w:w="0" w:type="auto"/>
            <w:gridSpan w:val="4"/>
          </w:tcPr>
          <w:p w14:paraId="396228E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% (n)</w:t>
            </w:r>
          </w:p>
        </w:tc>
      </w:tr>
    </w:tbl>
    <w:p w14:paraId="584BD5AA" w14:textId="77777777" w:rsidR="007D00B7" w:rsidRPr="004005B2" w:rsidRDefault="00000000">
      <w:pPr>
        <w:pStyle w:val="Heading3"/>
        <w:rPr>
          <w:lang w:val="fr-CA"/>
          <w:rPrChange w:id="921" w:author="Adjiwanou, Vissého" w:date="2025-11-11T15:47:00Z" w16du:dateUtc="2025-11-11T20:47:00Z">
            <w:rPr/>
          </w:rPrChange>
        </w:rPr>
      </w:pPr>
      <w:bookmarkStart w:id="922" w:name="Xfe62251d235d92f631463971d243bfe0962d6e4"/>
      <w:bookmarkEnd w:id="812"/>
      <w:r w:rsidRPr="004005B2">
        <w:rPr>
          <w:lang w:val="fr-CA"/>
          <w:rPrChange w:id="923" w:author="Adjiwanou, Vissého" w:date="2025-11-11T15:47:00Z" w16du:dateUtc="2025-11-11T20:47:00Z">
            <w:rPr/>
          </w:rPrChange>
        </w:rPr>
        <w:t>Activités faites sur les médias sociaux par grpe dage et par sexe</w:t>
      </w:r>
    </w:p>
    <w:p w14:paraId="7050C2AE" w14:textId="77777777" w:rsidR="007D00B7" w:rsidRPr="004005B2" w:rsidRDefault="00000000">
      <w:pPr>
        <w:pStyle w:val="SourceCode"/>
        <w:rPr>
          <w:lang w:val="fr-CA"/>
          <w:rPrChange w:id="924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925" w:author="Adjiwanou, Vissého" w:date="2025-11-11T15:47:00Z" w16du:dateUtc="2025-11-11T20:47:00Z">
            <w:rPr>
              <w:rStyle w:val="NormalTok"/>
            </w:rPr>
          </w:rPrChange>
        </w:rPr>
        <w:t xml:space="preserve">table_activités_médias_sociaux_grp_age_sexe </w:t>
      </w:r>
      <w:r w:rsidRPr="004005B2">
        <w:rPr>
          <w:rStyle w:val="OtherTok"/>
          <w:lang w:val="fr-CA"/>
          <w:rPrChange w:id="926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927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928" w:author="Adjiwanou, Vissého" w:date="2025-11-11T15:47:00Z" w16du:dateUtc="2025-11-11T20:47:00Z">
            <w:rPr>
              <w:rStyle w:val="FunctionTok"/>
            </w:rPr>
          </w:rPrChange>
        </w:rPr>
        <w:t>tbl_merge</w:t>
      </w:r>
      <w:r w:rsidRPr="004005B2">
        <w:rPr>
          <w:rStyle w:val="NormalTok"/>
          <w:lang w:val="fr-CA"/>
          <w:rPrChange w:id="929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93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93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932" w:author="Adjiwanou, Vissého" w:date="2025-11-11T15:47:00Z" w16du:dateUtc="2025-11-11T20:47:00Z">
            <w:rPr>
              <w:rStyle w:val="AttributeTok"/>
            </w:rPr>
          </w:rPrChange>
        </w:rPr>
        <w:t>tbls =</w:t>
      </w:r>
      <w:r w:rsidRPr="004005B2">
        <w:rPr>
          <w:rStyle w:val="NormalTok"/>
          <w:lang w:val="fr-CA"/>
          <w:rPrChange w:id="933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934" w:author="Adjiwanou, Vissého" w:date="2025-11-11T15:47:00Z" w16du:dateUtc="2025-11-11T20:47:00Z">
            <w:rPr>
              <w:rStyle w:val="FunctionTok"/>
            </w:rPr>
          </w:rPrChange>
        </w:rPr>
        <w:t>list</w:t>
      </w:r>
      <w:r w:rsidRPr="004005B2">
        <w:rPr>
          <w:rStyle w:val="NormalTok"/>
          <w:lang w:val="fr-CA"/>
          <w:rPrChange w:id="935" w:author="Adjiwanou, Vissého" w:date="2025-11-11T15:47:00Z" w16du:dateUtc="2025-11-11T20:47:00Z">
            <w:rPr>
              <w:rStyle w:val="NormalTok"/>
            </w:rPr>
          </w:rPrChange>
        </w:rPr>
        <w:t>(Table_activités_médias_sociaux_gpe_age, Table_activités_médias_sociaux_sexe),</w:t>
      </w:r>
      <w:r w:rsidRPr="004005B2">
        <w:rPr>
          <w:lang w:val="fr-CA"/>
          <w:rPrChange w:id="93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937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938" w:author="Adjiwanou, Vissého" w:date="2025-11-11T15:47:00Z" w16du:dateUtc="2025-11-11T20:47:00Z">
            <w:rPr>
              <w:rStyle w:val="AttributeTok"/>
            </w:rPr>
          </w:rPrChange>
        </w:rPr>
        <w:t>tab_spanner =</w:t>
      </w:r>
      <w:r w:rsidRPr="004005B2">
        <w:rPr>
          <w:rStyle w:val="NormalTok"/>
          <w:lang w:val="fr-CA"/>
          <w:rPrChange w:id="939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940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941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942" w:author="Adjiwanou, Vissého" w:date="2025-11-11T15:47:00Z" w16du:dateUtc="2025-11-11T20:47:00Z">
            <w:rPr>
              <w:rStyle w:val="StringTok"/>
            </w:rPr>
          </w:rPrChange>
        </w:rPr>
        <w:t>"**Selon le groupe d'âge**"</w:t>
      </w:r>
      <w:r w:rsidRPr="004005B2">
        <w:rPr>
          <w:rStyle w:val="NormalTok"/>
          <w:lang w:val="fr-CA"/>
          <w:rPrChange w:id="943" w:author="Adjiwanou, Vissého" w:date="2025-11-11T15:47:00Z" w16du:dateUtc="2025-11-11T20:47:00Z">
            <w:rPr>
              <w:rStyle w:val="NormalTok"/>
            </w:rPr>
          </w:rPrChange>
        </w:rPr>
        <w:t xml:space="preserve">, </w:t>
      </w:r>
      <w:r w:rsidRPr="004005B2">
        <w:rPr>
          <w:rStyle w:val="StringTok"/>
          <w:lang w:val="fr-CA"/>
          <w:rPrChange w:id="944" w:author="Adjiwanou, Vissého" w:date="2025-11-11T15:47:00Z" w16du:dateUtc="2025-11-11T20:47:00Z">
            <w:rPr>
              <w:rStyle w:val="StringTok"/>
            </w:rPr>
          </w:rPrChange>
        </w:rPr>
        <w:t>"**Selon le sexe**"</w:t>
      </w:r>
      <w:r w:rsidRPr="004005B2">
        <w:rPr>
          <w:rStyle w:val="NormalTok"/>
          <w:lang w:val="fr-CA"/>
          <w:rPrChange w:id="945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94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947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948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94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950" w:author="Adjiwanou, Vissého" w:date="2025-11-11T15:47:00Z" w16du:dateUtc="2025-11-11T20:47:00Z">
            <w:rPr>
              <w:rStyle w:val="NormalTok"/>
            </w:rPr>
          </w:rPrChange>
        </w:rPr>
        <w:t>table_activités_médias_sociaux_grp_age_sexe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587"/>
        <w:gridCol w:w="979"/>
        <w:gridCol w:w="938"/>
        <w:gridCol w:w="958"/>
        <w:gridCol w:w="979"/>
        <w:gridCol w:w="999"/>
        <w:gridCol w:w="1040"/>
      </w:tblGrid>
      <w:tr w:rsidR="007D00B7" w14:paraId="609F77FA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65498AF0" w14:textId="77777777" w:rsidR="007D00B7" w:rsidRPr="004005B2" w:rsidRDefault="007D00B7">
            <w:pPr>
              <w:keepNext/>
              <w:spacing w:after="60"/>
              <w:rPr>
                <w:lang w:val="fr-CA"/>
                <w:rPrChange w:id="951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5164117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Selon le groupe d'âge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6FE30B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Selon le sexe</w:t>
            </w:r>
          </w:p>
        </w:tc>
      </w:tr>
      <w:tr w:rsidR="007D00B7" w14:paraId="16E8C634" w14:textId="77777777" w:rsidTr="007D00B7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60CAA50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Caractéristiques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92B183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54D328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18-24 ans</w:t>
            </w:r>
            <w:r>
              <w:rPr>
                <w:rFonts w:ascii="Calibri" w:hAnsi="Calibri"/>
                <w:sz w:val="20"/>
              </w:rPr>
              <w:t xml:space="preserve"> N = 268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D9732A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25-34 ans</w:t>
            </w:r>
            <w:r>
              <w:rPr>
                <w:rFonts w:ascii="Calibri" w:hAnsi="Calibri"/>
                <w:sz w:val="20"/>
              </w:rPr>
              <w:t xml:space="preserve"> N = 453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C7E84C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721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CB7F5B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Femme</w:t>
            </w:r>
            <w:r>
              <w:rPr>
                <w:rFonts w:ascii="Calibri" w:hAnsi="Calibri"/>
                <w:sz w:val="20"/>
              </w:rPr>
              <w:t xml:space="preserve"> N = 359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685B701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Homme</w:t>
            </w:r>
            <w:r>
              <w:rPr>
                <w:rFonts w:ascii="Calibri" w:hAnsi="Calibri"/>
                <w:sz w:val="20"/>
              </w:rPr>
              <w:t xml:space="preserve"> N = 362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7D00B7" w:rsidRPr="004005B2" w14:paraId="28D6E1C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87F2C" w14:textId="77777777" w:rsidR="007D00B7" w:rsidRPr="004005B2" w:rsidRDefault="00000000">
            <w:pPr>
              <w:keepNext/>
              <w:spacing w:after="60"/>
              <w:rPr>
                <w:lang w:val="fr-CA"/>
                <w:rPrChange w:id="952" w:author="Adjiwanou, Vissého" w:date="2025-11-11T15:47:00Z" w16du:dateUtc="2025-11-11T20:47:00Z">
                  <w:rPr/>
                </w:rPrChange>
              </w:rPr>
            </w:pPr>
            <w:r w:rsidRPr="004005B2">
              <w:rPr>
                <w:rFonts w:ascii="Calibri" w:hAnsi="Calibri"/>
                <w:sz w:val="20"/>
                <w:lang w:val="fr-CA"/>
                <w:rPrChange w:id="953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Suivre_activité_amis_et_famille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03A35D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54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EDB4F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55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504C33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56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882CF2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57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139BF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58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813B8F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59" w:author="Adjiwanou, Vissého" w:date="2025-11-11T15:47:00Z" w16du:dateUtc="2025-11-11T20:47:00Z">
                  <w:rPr/>
                </w:rPrChange>
              </w:rPr>
            </w:pPr>
          </w:p>
        </w:tc>
      </w:tr>
      <w:tr w:rsidR="007D00B7" w14:paraId="3B83EDB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A12AE5" w14:textId="77777777" w:rsidR="007D00B7" w:rsidRDefault="00000000">
            <w:pPr>
              <w:keepNext/>
              <w:spacing w:after="60"/>
            </w:pPr>
            <w:r w:rsidRPr="004005B2">
              <w:rPr>
                <w:rFonts w:ascii="Calibri" w:hAnsi="Calibri"/>
                <w:sz w:val="20"/>
                <w:lang w:val="fr-CA"/>
                <w:rPrChange w:id="960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F7809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25.2 (182)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CDBD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32.7 (88)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5A05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20.8 (94)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99418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25.2 (182)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74876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13.8 (50)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7C4C3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36.6 (132)</w:t>
            </w:r>
          </w:p>
        </w:tc>
      </w:tr>
      <w:tr w:rsidR="007D00B7" w14:paraId="362C81A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4326E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382B4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74.8 (539)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E242C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67.3 (180)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2988C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79.2 (358)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7190D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74.8 (539)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CD56D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86.2 (310)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88BFA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63.4 (229)</w:t>
            </w:r>
          </w:p>
        </w:tc>
      </w:tr>
      <w:tr w:rsidR="007D00B7" w14:paraId="232A1C1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775276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Communiquer_amis_et_famille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A374C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C4A09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51523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CCD6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0707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63CD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53C4368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84797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34C5A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26.7 (193)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8EDE4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28.4 (76)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1F80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25.8 (117)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C4DAD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26.7 (193)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0D449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13.3 (48)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0C91A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40.1 (145)</w:t>
            </w:r>
          </w:p>
        </w:tc>
      </w:tr>
      <w:tr w:rsidR="007D00B7" w14:paraId="31D3AD21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F2A5C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CF8C1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73.3 (528)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3DB69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71.6 (192)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31BE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74.2 (336)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1F3E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73.3 (528)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6213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86.7 (311)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03DA1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59.9 (217)</w:t>
            </w:r>
          </w:p>
        </w:tc>
      </w:tr>
      <w:tr w:rsidR="007D00B7" w:rsidRPr="004005B2" w14:paraId="0E69827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A5AAF9" w14:textId="77777777" w:rsidR="007D00B7" w:rsidRPr="004005B2" w:rsidRDefault="00000000">
            <w:pPr>
              <w:keepNext/>
              <w:spacing w:after="60"/>
              <w:rPr>
                <w:lang w:val="fr-CA"/>
                <w:rPrChange w:id="961" w:author="Adjiwanou, Vissého" w:date="2025-11-11T15:47:00Z" w16du:dateUtc="2025-11-11T20:47:00Z">
                  <w:rPr/>
                </w:rPrChange>
              </w:rPr>
            </w:pPr>
            <w:r w:rsidRPr="004005B2">
              <w:rPr>
                <w:rFonts w:ascii="Calibri" w:hAnsi="Calibri"/>
                <w:sz w:val="20"/>
                <w:lang w:val="fr-CA"/>
                <w:rPrChange w:id="962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Partager_propre_matériel_avec_proches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9CE016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63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4D665D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64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CC45E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65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62808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66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9AAB99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67" w:author="Adjiwanou, Vissého" w:date="2025-11-11T15:47:00Z" w16du:dateUtc="2025-11-11T20:47:00Z">
                  <w:rPr/>
                </w:rPrChange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B5ED9D" w14:textId="77777777" w:rsidR="007D00B7" w:rsidRPr="004005B2" w:rsidRDefault="007D00B7">
            <w:pPr>
              <w:keepNext/>
              <w:spacing w:after="60"/>
              <w:jc w:val="center"/>
              <w:rPr>
                <w:lang w:val="fr-CA"/>
                <w:rPrChange w:id="968" w:author="Adjiwanou, Vissého" w:date="2025-11-11T15:47:00Z" w16du:dateUtc="2025-11-11T20:47:00Z">
                  <w:rPr/>
                </w:rPrChange>
              </w:rPr>
            </w:pPr>
          </w:p>
        </w:tc>
      </w:tr>
      <w:tr w:rsidR="007D00B7" w14:paraId="5584169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BFE92E" w14:textId="77777777" w:rsidR="007D00B7" w:rsidRDefault="00000000">
            <w:pPr>
              <w:keepNext/>
              <w:spacing w:after="60"/>
            </w:pPr>
            <w:r w:rsidRPr="004005B2">
              <w:rPr>
                <w:rFonts w:ascii="Calibri" w:hAnsi="Calibri"/>
                <w:sz w:val="20"/>
                <w:lang w:val="fr-CA"/>
                <w:rPrChange w:id="969" w:author="Adjiwanou, Vissého" w:date="2025-11-11T15:47:00Z" w16du:dateUtc="2025-11-11T20:47:00Z">
                  <w:rPr>
                    <w:rFonts w:ascii="Calibri" w:hAnsi="Calibri"/>
                    <w:sz w:val="20"/>
                  </w:rPr>
                </w:rPrChange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612F2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64.2 (463)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BA44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66.3 (178)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AB97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62.9 (285)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6A23E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64.2 (463)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06A1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52.0 (187)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2333B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76.3 (276)</w:t>
            </w:r>
          </w:p>
        </w:tc>
      </w:tr>
      <w:tr w:rsidR="007D00B7" w14:paraId="4D93FB45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3D5F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14D55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35.8 (258)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48B48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33.7 (90)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41B38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37.1 (168)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0DC6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35.8 (258)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4CC5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48.0 (173)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FEF1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23.7 (86)</w:t>
            </w:r>
          </w:p>
        </w:tc>
      </w:tr>
      <w:tr w:rsidR="007D00B7" w14:paraId="02D7B54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B6EAB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Partager_propre_matériel_publiquement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715F7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689E7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95131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09AEC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839B5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EBC45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0FB34D8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52AB81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A429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76.2 (549)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2A6E3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70.4 (189)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D2B3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79.6 (360)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43FE8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76.2 (549)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88E1C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69.7 (250)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978F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82.6 (299)</w:t>
            </w:r>
          </w:p>
        </w:tc>
      </w:tr>
      <w:tr w:rsidR="007D00B7" w14:paraId="0662551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B17EF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1BF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23.8 (172)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F87FE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29.6 (79)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4F7E4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20.4 (92)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AC875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23.8 (172)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D1FA9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30.3 (109)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882E3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17.4 (63)</w:t>
            </w:r>
          </w:p>
        </w:tc>
      </w:tr>
      <w:tr w:rsidR="007D00B7" w14:paraId="3A38A69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663988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Suivre_actualités_sur_RSM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B9CD67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09CEB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4B5A2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F768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03988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001BD5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90F281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5B3A5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D99C0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51.8 (373)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4A26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57.7 (155)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5F5D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48.3 (219)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8454E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51.8 (373)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BAE78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47.8 (172)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21C2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55.8 (202)</w:t>
            </w:r>
          </w:p>
        </w:tc>
      </w:tr>
      <w:tr w:rsidR="007D00B7" w14:paraId="6D7CCEC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82A48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ED7AB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48.2 (347)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88E15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42.3 (113)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39CF5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51.7 (234)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D4762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48.2 (347)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C49FF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52.2 (187)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388CC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44.2 (160)</w:t>
            </w:r>
          </w:p>
        </w:tc>
      </w:tr>
      <w:tr w:rsidR="007D00B7" w14:paraId="296B783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14D1F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Prendre_connaissance_programmes_gouv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C8341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825E9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4C990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6574F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446DB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32AED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5FA7F67E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03365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079D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86.0 (620)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7FFAC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85.4 (229)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C3DEC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86.4 (391)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45A31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86.0 (620)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EE23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88.3 (317)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88C2D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83.7 (303)</w:t>
            </w:r>
          </w:p>
        </w:tc>
      </w:tr>
      <w:tr w:rsidR="007D00B7" w14:paraId="08B4190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A81CC2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6428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14.0 (101)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69F18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14.6 (39)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648C2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13.6 (61)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2B85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14.0 (101)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7F16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11.7 (42)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059F1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16.3 (59)</w:t>
            </w:r>
          </w:p>
        </w:tc>
      </w:tr>
      <w:tr w:rsidR="007D00B7" w14:paraId="43C38D1F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320BA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Rechercher_information_generale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69A4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A6D7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9743C1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0F19CE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5DDF36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48D942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2DFF393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09B76D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EB04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64.9 (467)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D924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58.3 (156)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F1524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68.8 (311)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EE7F9B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64.9 (467)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A222E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58.0 (208)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22616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71.7 (259)</w:t>
            </w:r>
          </w:p>
        </w:tc>
      </w:tr>
      <w:tr w:rsidR="007D00B7" w14:paraId="4AED1BC4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436899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10791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35.1 (253)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025A7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41.7 (112)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4A14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31.2 (141)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BB0C4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35.1 (253)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D325E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42.0 (151)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6229D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28.3 (102)</w:t>
            </w:r>
          </w:p>
        </w:tc>
      </w:tr>
      <w:tr w:rsidR="007D00B7" w14:paraId="3713448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4EFA2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Rechercher_info_importante_personnelle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E09798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2476BC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C064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BAA96B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02217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CBE4BE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77CF6842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90ABE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5E061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82.6 (596)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CB649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80.1 (215)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89FA1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84.1 (381)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D247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82.6 (596)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7BF13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77.1 (277)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E0E57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88.2 (319)</w:t>
            </w:r>
          </w:p>
        </w:tc>
      </w:tr>
      <w:tr w:rsidR="007D00B7" w14:paraId="4068D55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DF930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175DE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17.4 (125)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7A97A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19.9 (53)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198E2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15.9 (72)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6E705E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17.4 (125)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D9861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22.9 (82)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F8EB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11.8 (43)</w:t>
            </w:r>
          </w:p>
        </w:tc>
      </w:tr>
      <w:tr w:rsidR="007D00B7" w14:paraId="1794C47C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CD9D63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Aucune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BA194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12709A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76828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79A8C5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4C447D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EC4EB8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60FF01A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2822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8788A7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99.5 (717)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9245E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99.7 (267)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8FD96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99.3 (450)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4FAD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99.5 (717)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681EF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100.0 (359)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9A6C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98.9 (358)</w:t>
            </w:r>
          </w:p>
        </w:tc>
      </w:tr>
      <w:tr w:rsidR="007D00B7" w14:paraId="6A980A13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EFE8DF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56E2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1ECDE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CD7EDD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 (3)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88D8B8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 (4)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EF1562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144B4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 (4)</w:t>
            </w:r>
          </w:p>
        </w:tc>
      </w:tr>
      <w:tr w:rsidR="007D00B7" w14:paraId="2F1B67F9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C778B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6E909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AEE79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F6B4A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7CC0EF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026413" w14:textId="77777777" w:rsidR="007D00B7" w:rsidRDefault="007D00B7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5D8CF" w14:textId="77777777" w:rsidR="007D00B7" w:rsidRDefault="007D00B7">
            <w:pPr>
              <w:keepNext/>
              <w:spacing w:after="60"/>
              <w:jc w:val="center"/>
            </w:pPr>
          </w:p>
        </w:tc>
      </w:tr>
      <w:tr w:rsidR="007D00B7" w14:paraId="1A29D006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708F1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2DC103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99.8 (720)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28C9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99.5 (267)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9854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100.0 (453)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A9F21F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99.8 (720)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BA4B21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99.7 (358)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E10FDA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100.0 (362)</w:t>
            </w:r>
          </w:p>
        </w:tc>
      </w:tr>
      <w:tr w:rsidR="007D00B7" w14:paraId="4C11020B" w14:textId="77777777" w:rsidTr="007D00B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1E4800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BD0F54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01CF8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822E00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2BA14C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D7BEA6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 (1)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B99835" w14:textId="77777777" w:rsidR="007D00B7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(0)</w:t>
            </w:r>
          </w:p>
        </w:tc>
      </w:tr>
      <w:tr w:rsidR="007D00B7" w14:paraId="5D86E83F" w14:textId="77777777" w:rsidTr="007D00B7">
        <w:trPr>
          <w:cantSplit/>
          <w:jc w:val="center"/>
        </w:trPr>
        <w:tc>
          <w:tcPr>
            <w:tcW w:w="0" w:type="auto"/>
            <w:gridSpan w:val="7"/>
          </w:tcPr>
          <w:p w14:paraId="43884334" w14:textId="77777777" w:rsidR="007D00B7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% (n)</w:t>
            </w:r>
          </w:p>
        </w:tc>
      </w:tr>
    </w:tbl>
    <w:p w14:paraId="1B88A83C" w14:textId="77777777" w:rsidR="007D00B7" w:rsidRDefault="00000000">
      <w:pPr>
        <w:pStyle w:val="Heading1"/>
      </w:pPr>
      <w:bookmarkStart w:id="970" w:name="regression"/>
      <w:bookmarkEnd w:id="0"/>
      <w:bookmarkEnd w:id="711"/>
      <w:bookmarkEnd w:id="922"/>
      <w:r>
        <w:t>Regression</w:t>
      </w:r>
    </w:p>
    <w:p w14:paraId="64AAB620" w14:textId="77777777" w:rsidR="007D00B7" w:rsidRDefault="00000000">
      <w:pPr>
        <w:pStyle w:val="Heading2"/>
      </w:pPr>
      <w:bookmarkStart w:id="971" w:name="modélisation-logistique---effets-brutes"/>
      <w:r>
        <w:t>Modélisation logistique - effets brutes</w:t>
      </w:r>
    </w:p>
    <w:p w14:paraId="0419C98A" w14:textId="77777777" w:rsidR="007D00B7" w:rsidRDefault="00000000">
      <w:pPr>
        <w:pStyle w:val="SourceCode"/>
      </w:pPr>
      <w:r>
        <w:rPr>
          <w:rStyle w:val="CommentTok"/>
        </w:rPr>
        <w:t># Boucle de modélisation logistique</w:t>
      </w:r>
      <w:r>
        <w:br/>
      </w:r>
      <w:r>
        <w:rPr>
          <w:rStyle w:val="NormalTok"/>
        </w:rPr>
        <w:t xml:space="preserve">modeles_bin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(vars_rec, </w:t>
      </w:r>
      <w:r>
        <w:rPr>
          <w:rStyle w:val="ControlFlowTok"/>
        </w:rPr>
        <w:t>function</w:t>
      </w:r>
      <w:r>
        <w:rPr>
          <w:rStyle w:val="NormalTok"/>
        </w:rPr>
        <w:t>(var)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glm</w:t>
      </w:r>
      <w:r>
        <w:rPr>
          <w:rStyle w:val="NormalTok"/>
        </w:rPr>
        <w:t>(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 xml:space="preserve">(var, </w:t>
      </w:r>
      <w:r>
        <w:rPr>
          <w:rStyle w:val="StringTok"/>
        </w:rPr>
        <w:t>"~ Usage_MS"</w:t>
      </w:r>
      <w:r>
        <w:rPr>
          <w:rStyle w:val="NormalTok"/>
        </w:rPr>
        <w:t xml:space="preserve">)), </w:t>
      </w:r>
      <w:r>
        <w:rPr>
          <w:rStyle w:val="AttributeTok"/>
        </w:rPr>
        <w:t>data =</w:t>
      </w:r>
      <w:r>
        <w:rPr>
          <w:rStyle w:val="NormalTok"/>
        </w:rPr>
        <w:t xml:space="preserve"> data_P3_,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>})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(modeles_bin) </w:t>
      </w:r>
      <w:r>
        <w:rPr>
          <w:rStyle w:val="OtherTok"/>
        </w:rPr>
        <w:t>&lt;-</w:t>
      </w:r>
      <w:r>
        <w:rPr>
          <w:rStyle w:val="NormalTok"/>
        </w:rPr>
        <w:t xml:space="preserve"> vars_rec</w:t>
      </w:r>
      <w:r>
        <w:br/>
      </w:r>
      <w:r>
        <w:br/>
      </w:r>
      <w:r>
        <w:rPr>
          <w:rStyle w:val="CommentTok"/>
        </w:rPr>
        <w:t># Extraction des OR et IC pour chaque modèle</w:t>
      </w:r>
      <w:r>
        <w:br/>
      </w:r>
      <w:r>
        <w:rPr>
          <w:rStyle w:val="NormalTok"/>
        </w:rPr>
        <w:t xml:space="preserve">resultats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(modeles_bin), </w:t>
      </w:r>
      <w:r>
        <w:rPr>
          <w:rStyle w:val="ControlFlowTok"/>
        </w:rPr>
        <w:t>function</w:t>
      </w:r>
      <w:r>
        <w:rPr>
          <w:rStyle w:val="NormalTok"/>
        </w:rPr>
        <w:t>(var) {</w:t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>&lt;-</w:t>
      </w:r>
      <w:r>
        <w:rPr>
          <w:rStyle w:val="NormalTok"/>
        </w:rPr>
        <w:t xml:space="preserve"> modeles_bin[[var]]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OddsRatio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 xml:space="preserve">(mod), </w:t>
      </w:r>
      <w:r>
        <w:rPr>
          <w:rStyle w:val="FunctionTok"/>
        </w:rPr>
        <w:t>confint</w:t>
      </w:r>
      <w:r>
        <w:rPr>
          <w:rStyle w:val="NormalTok"/>
        </w:rPr>
        <w:t xml:space="preserve">(mod)))  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>$</w:t>
      </w:r>
      <w:r>
        <w:rPr>
          <w:rStyle w:val="NormalTok"/>
        </w:rPr>
        <w:t xml:space="preserve">Variable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>$</w:t>
      </w:r>
      <w:r>
        <w:rPr>
          <w:rStyle w:val="NormalTok"/>
        </w:rPr>
        <w:t xml:space="preserve">Outcome </w:t>
      </w:r>
      <w:r>
        <w:rPr>
          <w:rStyle w:val="OtherTok"/>
        </w:rPr>
        <w:t>&lt;-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</w:t>
      </w:r>
      <w:r>
        <w:rPr>
          <w:rStyle w:val="NormalTok"/>
        </w:rPr>
        <w:t xml:space="preserve">(or_ci)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or_ci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 Combinaison dans un seul tableau</w:t>
      </w:r>
      <w:r>
        <w:br/>
      </w:r>
      <w:r>
        <w:rPr>
          <w:rStyle w:val="NormalTok"/>
        </w:rPr>
        <w:t xml:space="preserve">table_OR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 xml:space="preserve">(resultats)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(Outcome, Variable, OddsRatio, </w:t>
      </w:r>
      <w:r>
        <w:rPr>
          <w:rStyle w:val="StringTok"/>
        </w:rPr>
        <w:t>`</w:t>
      </w:r>
      <w:r>
        <w:rPr>
          <w:rStyle w:val="AttributeTok"/>
        </w:rPr>
        <w:t>2.5 %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97.5 %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(Variable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 xml:space="preserve">)  </w:t>
      </w:r>
      <w:r>
        <w:br/>
      </w:r>
      <w:r>
        <w:br/>
      </w:r>
      <w:r>
        <w:br/>
      </w:r>
      <w:r>
        <w:rPr>
          <w:rStyle w:val="NormalTok"/>
        </w:rPr>
        <w:t xml:space="preserve">table_OR </w:t>
      </w:r>
      <w:r>
        <w:rPr>
          <w:rStyle w:val="OtherTok"/>
        </w:rPr>
        <w:t>&lt;-</w:t>
      </w:r>
      <w:r>
        <w:rPr>
          <w:rStyle w:val="NormalTok"/>
        </w:rPr>
        <w:t xml:space="preserve"> table_OR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Variable_étudiée </w:t>
      </w:r>
      <w:r>
        <w:rPr>
          <w:rStyle w:val="OtherTok"/>
        </w:rPr>
        <w:t>=</w:t>
      </w:r>
      <w:r>
        <w:rPr>
          <w:rStyle w:val="NormalTok"/>
        </w:rPr>
        <w:t xml:space="preserve"> Outcome,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Coef =</w:t>
      </w:r>
      <w:r>
        <w:rPr>
          <w:rStyle w:val="NormalTok"/>
        </w:rPr>
        <w:t xml:space="preserve"> OddsRatio,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2.5 %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97.5 %</w:t>
      </w:r>
      <w:r>
        <w:rPr>
          <w:rStyle w:val="StringTok"/>
        </w:rPr>
        <w:t>`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lastRenderedPageBreak/>
        <w:t xml:space="preserve">table_OR1 </w:t>
      </w:r>
      <w:r>
        <w:rPr>
          <w:rStyle w:val="OtherTok"/>
        </w:rPr>
        <w:t>&lt;-</w:t>
      </w:r>
      <w:r>
        <w:rPr>
          <w:rStyle w:val="NormalTok"/>
        </w:rPr>
        <w:t xml:space="preserve"> table_OR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Variable)</w:t>
      </w:r>
      <w:r>
        <w:br/>
      </w:r>
      <w:r>
        <w:br/>
      </w:r>
      <w:r>
        <w:rPr>
          <w:rStyle w:val="NormalTok"/>
        </w:rPr>
        <w:t>table_OR1</w:t>
      </w:r>
    </w:p>
    <w:p w14:paraId="6C55536D" w14:textId="77777777" w:rsidR="007D00B7" w:rsidRPr="004005B2" w:rsidRDefault="00000000">
      <w:pPr>
        <w:pStyle w:val="SourceCode"/>
        <w:rPr>
          <w:lang w:val="fr-CA"/>
          <w:rPrChange w:id="972" w:author="Adjiwanou, Vissého" w:date="2025-11-11T15:47:00Z" w16du:dateUtc="2025-11-11T20:47:00Z">
            <w:rPr/>
          </w:rPrChange>
        </w:rPr>
      </w:pPr>
      <w:r w:rsidRPr="004005B2">
        <w:rPr>
          <w:rStyle w:val="VerbatimChar"/>
          <w:lang w:val="fr-CA"/>
          <w:rPrChange w:id="973" w:author="Adjiwanou, Vissého" w:date="2025-11-11T15:47:00Z" w16du:dateUtc="2025-11-11T20:47:00Z">
            <w:rPr>
              <w:rStyle w:val="VerbatimChar"/>
            </w:rPr>
          </w:rPrChange>
        </w:rPr>
        <w:t>##                     Variable_étudiée      Coef       Min       Max</w:t>
      </w:r>
      <w:r w:rsidRPr="004005B2">
        <w:rPr>
          <w:lang w:val="fr-CA"/>
          <w:rPrChange w:id="97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75" w:author="Adjiwanou, Vissého" w:date="2025-11-11T15:47:00Z" w16du:dateUtc="2025-11-11T20:47:00Z">
            <w:rPr>
              <w:rStyle w:val="VerbatimChar"/>
            </w:rPr>
          </w:rPrChange>
        </w:rPr>
        <w:t>## 1                Justice_sociale_rec 3.5801105 2.0604057  6.299708</w:t>
      </w:r>
      <w:r w:rsidRPr="004005B2">
        <w:rPr>
          <w:lang w:val="fr-CA"/>
          <w:rPrChange w:id="97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77" w:author="Adjiwanou, Vissého" w:date="2025-11-11T15:47:00Z" w16du:dateUtc="2025-11-11T20:47:00Z">
            <w:rPr>
              <w:rStyle w:val="VerbatimChar"/>
            </w:rPr>
          </w:rPrChange>
        </w:rPr>
        <w:t>## 2          Influencer_sur_autrui_rec 0.8019802 0.4453772  1.509011</w:t>
      </w:r>
      <w:r w:rsidRPr="004005B2">
        <w:rPr>
          <w:lang w:val="fr-CA"/>
          <w:rPrChange w:id="978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79" w:author="Adjiwanou, Vissého" w:date="2025-11-11T15:47:00Z" w16du:dateUtc="2025-11-11T20:47:00Z">
            <w:rPr>
              <w:rStyle w:val="VerbatimChar"/>
            </w:rPr>
          </w:rPrChange>
        </w:rPr>
        <w:t>## 3                  Monde_en_paix_rec 5.3763441 3.0138583  9.527778</w:t>
      </w:r>
      <w:r w:rsidRPr="004005B2">
        <w:rPr>
          <w:lang w:val="fr-CA"/>
          <w:rPrChange w:id="980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81" w:author="Adjiwanou, Vissého" w:date="2025-11-11T15:47:00Z" w16du:dateUtc="2025-11-11T20:47:00Z">
            <w:rPr>
              <w:rStyle w:val="VerbatimChar"/>
            </w:rPr>
          </w:rPrChange>
        </w:rPr>
        <w:t>## 4          Securite_pour_famille_rec 9.2725868 4.7927209 17.678224</w:t>
      </w:r>
      <w:r w:rsidRPr="004005B2">
        <w:rPr>
          <w:lang w:val="fr-CA"/>
          <w:rPrChange w:id="982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83" w:author="Adjiwanou, Vissého" w:date="2025-11-11T15:47:00Z" w16du:dateUtc="2025-11-11T20:47:00Z">
            <w:rPr>
              <w:rStyle w:val="VerbatimChar"/>
            </w:rPr>
          </w:rPrChange>
        </w:rPr>
        <w:t>## 5  Respect_et_armonie_avec_terre_rec 3.3864761 1.8847961  5.982845</w:t>
      </w:r>
      <w:r w:rsidRPr="004005B2">
        <w:rPr>
          <w:lang w:val="fr-CA"/>
          <w:rPrChange w:id="98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85" w:author="Adjiwanou, Vissého" w:date="2025-11-11T15:47:00Z" w16du:dateUtc="2025-11-11T20:47:00Z">
            <w:rPr>
              <w:rStyle w:val="VerbatimChar"/>
            </w:rPr>
          </w:rPrChange>
        </w:rPr>
        <w:t>## 6          Honorer_parents_aines_rec 2.5737489 1.4404319  4.518096</w:t>
      </w:r>
      <w:r w:rsidRPr="004005B2">
        <w:rPr>
          <w:lang w:val="fr-CA"/>
          <w:rPrChange w:id="98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87" w:author="Adjiwanou, Vissého" w:date="2025-11-11T15:47:00Z" w16du:dateUtc="2025-11-11T20:47:00Z">
            <w:rPr>
              <w:rStyle w:val="VerbatimChar"/>
            </w:rPr>
          </w:rPrChange>
        </w:rPr>
        <w:t>## 7      Autorite_commander_autrui_rec 0.4629929 0.2668141  0.807974</w:t>
      </w:r>
      <w:r w:rsidRPr="004005B2">
        <w:rPr>
          <w:lang w:val="fr-CA"/>
          <w:rPrChange w:id="988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89" w:author="Adjiwanou, Vissého" w:date="2025-11-11T15:47:00Z" w16du:dateUtc="2025-11-11T20:47:00Z">
            <w:rPr>
              <w:rStyle w:val="VerbatimChar"/>
            </w:rPr>
          </w:rPrChange>
        </w:rPr>
        <w:t>## 8         Proteger_environnement_rec 4.8556876 2.7300285  8.576396</w:t>
      </w:r>
      <w:r w:rsidRPr="004005B2">
        <w:rPr>
          <w:lang w:val="fr-CA"/>
          <w:rPrChange w:id="990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91" w:author="Adjiwanou, Vissého" w:date="2025-11-11T15:47:00Z" w16du:dateUtc="2025-11-11T20:47:00Z">
            <w:rPr>
              <w:rStyle w:val="VerbatimChar"/>
            </w:rPr>
          </w:rPrChange>
        </w:rPr>
        <w:t>## 9       Richesse_materiel_argent_rec 1.3761905 0.7880144  2.468134</w:t>
      </w:r>
      <w:r w:rsidRPr="004005B2">
        <w:rPr>
          <w:lang w:val="fr-CA"/>
          <w:rPrChange w:id="992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93" w:author="Adjiwanou, Vissého" w:date="2025-11-11T15:47:00Z" w16du:dateUtc="2025-11-11T20:47:00Z">
            <w:rPr>
              <w:rStyle w:val="VerbatimChar"/>
            </w:rPr>
          </w:rPrChange>
        </w:rPr>
        <w:t>## 10               Auto_discipline_rec 1.8504274 1.0676324  3.207835</w:t>
      </w:r>
      <w:r w:rsidRPr="004005B2">
        <w:rPr>
          <w:lang w:val="fr-CA"/>
          <w:rPrChange w:id="99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95" w:author="Adjiwanou, Vissého" w:date="2025-11-11T15:47:00Z" w16du:dateUtc="2025-11-11T20:47:00Z">
            <w:rPr>
              <w:rStyle w:val="VerbatimChar"/>
            </w:rPr>
          </w:rPrChange>
        </w:rPr>
        <w:t>## 11          Union_avec_la_nature_rec 1.7464275 1.0095871  3.030696</w:t>
      </w:r>
      <w:r w:rsidRPr="004005B2">
        <w:rPr>
          <w:lang w:val="fr-CA"/>
          <w:rPrChange w:id="99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997" w:author="Adjiwanou, Vissého" w:date="2025-11-11T15:47:00Z" w16du:dateUtc="2025-11-11T20:47:00Z">
            <w:rPr>
              <w:rStyle w:val="VerbatimChar"/>
            </w:rPr>
          </w:rPrChange>
        </w:rPr>
        <w:t>## 12    Equite_egalite_des_chances_rec 3.6760753 2.0806870  6.444372</w:t>
      </w:r>
    </w:p>
    <w:p w14:paraId="206E6174" w14:textId="77777777" w:rsidR="007D00B7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table_OR1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>df</w:t>
      </w:r>
    </w:p>
    <w:p w14:paraId="459D6559" w14:textId="77777777" w:rsidR="007D00B7" w:rsidRPr="004005B2" w:rsidRDefault="00000000">
      <w:pPr>
        <w:pStyle w:val="SourceCode"/>
        <w:rPr>
          <w:lang w:val="fr-CA"/>
          <w:rPrChange w:id="998" w:author="Adjiwanou, Vissého" w:date="2025-11-11T15:47:00Z" w16du:dateUtc="2025-11-11T20:47:00Z">
            <w:rPr/>
          </w:rPrChange>
        </w:rPr>
      </w:pPr>
      <w:r w:rsidRPr="004005B2">
        <w:rPr>
          <w:rStyle w:val="VerbatimChar"/>
          <w:lang w:val="fr-CA"/>
          <w:rPrChange w:id="999" w:author="Adjiwanou, Vissého" w:date="2025-11-11T15:47:00Z" w16du:dateUtc="2025-11-11T20:47:00Z">
            <w:rPr>
              <w:rStyle w:val="VerbatimChar"/>
            </w:rPr>
          </w:rPrChange>
        </w:rPr>
        <w:t>##                     Variable_étudiée      Coef       Min       Max      ymin</w:t>
      </w:r>
      <w:r w:rsidRPr="004005B2">
        <w:rPr>
          <w:lang w:val="fr-CA"/>
          <w:rPrChange w:id="1000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01" w:author="Adjiwanou, Vissého" w:date="2025-11-11T15:47:00Z" w16du:dateUtc="2025-11-11T20:47:00Z">
            <w:rPr>
              <w:rStyle w:val="VerbatimChar"/>
            </w:rPr>
          </w:rPrChange>
        </w:rPr>
        <w:t>## 1                Justice_sociale_rec 3.5801105 2.0604057  6.299708 2.0604057</w:t>
      </w:r>
      <w:r w:rsidRPr="004005B2">
        <w:rPr>
          <w:lang w:val="fr-CA"/>
          <w:rPrChange w:id="1002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03" w:author="Adjiwanou, Vissého" w:date="2025-11-11T15:47:00Z" w16du:dateUtc="2025-11-11T20:47:00Z">
            <w:rPr>
              <w:rStyle w:val="VerbatimChar"/>
            </w:rPr>
          </w:rPrChange>
        </w:rPr>
        <w:t>## 2          Influencer_sur_autrui_rec 0.8019802 0.4453772  1.509011 0.4453772</w:t>
      </w:r>
      <w:r w:rsidRPr="004005B2">
        <w:rPr>
          <w:lang w:val="fr-CA"/>
          <w:rPrChange w:id="100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05" w:author="Adjiwanou, Vissého" w:date="2025-11-11T15:47:00Z" w16du:dateUtc="2025-11-11T20:47:00Z">
            <w:rPr>
              <w:rStyle w:val="VerbatimChar"/>
            </w:rPr>
          </w:rPrChange>
        </w:rPr>
        <w:t>## 3                  Monde_en_paix_rec 5.3763441 3.0138583  9.527778 3.0138583</w:t>
      </w:r>
      <w:r w:rsidRPr="004005B2">
        <w:rPr>
          <w:lang w:val="fr-CA"/>
          <w:rPrChange w:id="100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07" w:author="Adjiwanou, Vissého" w:date="2025-11-11T15:47:00Z" w16du:dateUtc="2025-11-11T20:47:00Z">
            <w:rPr>
              <w:rStyle w:val="VerbatimChar"/>
            </w:rPr>
          </w:rPrChange>
        </w:rPr>
        <w:t>## 4          Securite_pour_famille_rec 9.2725868 4.7927209 17.678224 4.7927209</w:t>
      </w:r>
      <w:r w:rsidRPr="004005B2">
        <w:rPr>
          <w:lang w:val="fr-CA"/>
          <w:rPrChange w:id="1008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09" w:author="Adjiwanou, Vissého" w:date="2025-11-11T15:47:00Z" w16du:dateUtc="2025-11-11T20:47:00Z">
            <w:rPr>
              <w:rStyle w:val="VerbatimChar"/>
            </w:rPr>
          </w:rPrChange>
        </w:rPr>
        <w:t>## 5  Respect_et_armonie_avec_terre_rec 3.3864761 1.8847961  5.982845 1.8847961</w:t>
      </w:r>
      <w:r w:rsidRPr="004005B2">
        <w:rPr>
          <w:lang w:val="fr-CA"/>
          <w:rPrChange w:id="1010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11" w:author="Adjiwanou, Vissého" w:date="2025-11-11T15:47:00Z" w16du:dateUtc="2025-11-11T20:47:00Z">
            <w:rPr>
              <w:rStyle w:val="VerbatimChar"/>
            </w:rPr>
          </w:rPrChange>
        </w:rPr>
        <w:t>## 6          Honorer_parents_aines_rec 2.5737489 1.4404319  4.518096 1.4404319</w:t>
      </w:r>
      <w:r w:rsidRPr="004005B2">
        <w:rPr>
          <w:lang w:val="fr-CA"/>
          <w:rPrChange w:id="1012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13" w:author="Adjiwanou, Vissého" w:date="2025-11-11T15:47:00Z" w16du:dateUtc="2025-11-11T20:47:00Z">
            <w:rPr>
              <w:rStyle w:val="VerbatimChar"/>
            </w:rPr>
          </w:rPrChange>
        </w:rPr>
        <w:t>## 7      Autorite_commander_autrui_rec 0.4629929 0.2668141  0.807974 0.2668141</w:t>
      </w:r>
      <w:r w:rsidRPr="004005B2">
        <w:rPr>
          <w:lang w:val="fr-CA"/>
          <w:rPrChange w:id="101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15" w:author="Adjiwanou, Vissého" w:date="2025-11-11T15:47:00Z" w16du:dateUtc="2025-11-11T20:47:00Z">
            <w:rPr>
              <w:rStyle w:val="VerbatimChar"/>
            </w:rPr>
          </w:rPrChange>
        </w:rPr>
        <w:t>## 8         Proteger_environnement_rec 4.8556876 2.7300285  8.576396 2.7300285</w:t>
      </w:r>
      <w:r w:rsidRPr="004005B2">
        <w:rPr>
          <w:lang w:val="fr-CA"/>
          <w:rPrChange w:id="101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17" w:author="Adjiwanou, Vissého" w:date="2025-11-11T15:47:00Z" w16du:dateUtc="2025-11-11T20:47:00Z">
            <w:rPr>
              <w:rStyle w:val="VerbatimChar"/>
            </w:rPr>
          </w:rPrChange>
        </w:rPr>
        <w:t>## 9       Richesse_materiel_argent_rec 1.3761905 0.7880144  2.468134 0.7880144</w:t>
      </w:r>
      <w:r w:rsidRPr="004005B2">
        <w:rPr>
          <w:lang w:val="fr-CA"/>
          <w:rPrChange w:id="1018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19" w:author="Adjiwanou, Vissého" w:date="2025-11-11T15:47:00Z" w16du:dateUtc="2025-11-11T20:47:00Z">
            <w:rPr>
              <w:rStyle w:val="VerbatimChar"/>
            </w:rPr>
          </w:rPrChange>
        </w:rPr>
        <w:t>## 10               Auto_discipline_rec 1.8504274 1.0676324  3.207835 1.0676324</w:t>
      </w:r>
      <w:r w:rsidRPr="004005B2">
        <w:rPr>
          <w:lang w:val="fr-CA"/>
          <w:rPrChange w:id="1020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21" w:author="Adjiwanou, Vissého" w:date="2025-11-11T15:47:00Z" w16du:dateUtc="2025-11-11T20:47:00Z">
            <w:rPr>
              <w:rStyle w:val="VerbatimChar"/>
            </w:rPr>
          </w:rPrChange>
        </w:rPr>
        <w:lastRenderedPageBreak/>
        <w:t>## 11          Union_avec_la_nature_rec 1.7464275 1.0095871  3.030696 1.0095871</w:t>
      </w:r>
      <w:r w:rsidRPr="004005B2">
        <w:rPr>
          <w:lang w:val="fr-CA"/>
          <w:rPrChange w:id="1022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23" w:author="Adjiwanou, Vissého" w:date="2025-11-11T15:47:00Z" w16du:dateUtc="2025-11-11T20:47:00Z">
            <w:rPr>
              <w:rStyle w:val="VerbatimChar"/>
            </w:rPr>
          </w:rPrChange>
        </w:rPr>
        <w:t>## 12    Equite_egalite_des_chances_rec 3.6760753 2.0806870  6.444372 2.0806870</w:t>
      </w:r>
      <w:r w:rsidRPr="004005B2">
        <w:rPr>
          <w:lang w:val="fr-CA"/>
          <w:rPrChange w:id="102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25" w:author="Adjiwanou, Vissého" w:date="2025-11-11T15:47:00Z" w16du:dateUtc="2025-11-11T20:47:00Z">
            <w:rPr>
              <w:rStyle w:val="VerbatimChar"/>
            </w:rPr>
          </w:rPrChange>
        </w:rPr>
        <w:t>##         ymax</w:t>
      </w:r>
      <w:r w:rsidRPr="004005B2">
        <w:rPr>
          <w:lang w:val="fr-CA"/>
          <w:rPrChange w:id="102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27" w:author="Adjiwanou, Vissého" w:date="2025-11-11T15:47:00Z" w16du:dateUtc="2025-11-11T20:47:00Z">
            <w:rPr>
              <w:rStyle w:val="VerbatimChar"/>
            </w:rPr>
          </w:rPrChange>
        </w:rPr>
        <w:t>## 1   6.299708</w:t>
      </w:r>
      <w:r w:rsidRPr="004005B2">
        <w:rPr>
          <w:lang w:val="fr-CA"/>
          <w:rPrChange w:id="1028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29" w:author="Adjiwanou, Vissého" w:date="2025-11-11T15:47:00Z" w16du:dateUtc="2025-11-11T20:47:00Z">
            <w:rPr>
              <w:rStyle w:val="VerbatimChar"/>
            </w:rPr>
          </w:rPrChange>
        </w:rPr>
        <w:t>## 2   1.509011</w:t>
      </w:r>
      <w:r w:rsidRPr="004005B2">
        <w:rPr>
          <w:lang w:val="fr-CA"/>
          <w:rPrChange w:id="1030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31" w:author="Adjiwanou, Vissého" w:date="2025-11-11T15:47:00Z" w16du:dateUtc="2025-11-11T20:47:00Z">
            <w:rPr>
              <w:rStyle w:val="VerbatimChar"/>
            </w:rPr>
          </w:rPrChange>
        </w:rPr>
        <w:t>## 3   9.527778</w:t>
      </w:r>
      <w:r w:rsidRPr="004005B2">
        <w:rPr>
          <w:lang w:val="fr-CA"/>
          <w:rPrChange w:id="1032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33" w:author="Adjiwanou, Vissého" w:date="2025-11-11T15:47:00Z" w16du:dateUtc="2025-11-11T20:47:00Z">
            <w:rPr>
              <w:rStyle w:val="VerbatimChar"/>
            </w:rPr>
          </w:rPrChange>
        </w:rPr>
        <w:t>## 4  17.678224</w:t>
      </w:r>
      <w:r w:rsidRPr="004005B2">
        <w:rPr>
          <w:lang w:val="fr-CA"/>
          <w:rPrChange w:id="103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35" w:author="Adjiwanou, Vissého" w:date="2025-11-11T15:47:00Z" w16du:dateUtc="2025-11-11T20:47:00Z">
            <w:rPr>
              <w:rStyle w:val="VerbatimChar"/>
            </w:rPr>
          </w:rPrChange>
        </w:rPr>
        <w:t>## 5   5.982845</w:t>
      </w:r>
      <w:r w:rsidRPr="004005B2">
        <w:rPr>
          <w:lang w:val="fr-CA"/>
          <w:rPrChange w:id="103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37" w:author="Adjiwanou, Vissého" w:date="2025-11-11T15:47:00Z" w16du:dateUtc="2025-11-11T20:47:00Z">
            <w:rPr>
              <w:rStyle w:val="VerbatimChar"/>
            </w:rPr>
          </w:rPrChange>
        </w:rPr>
        <w:t>## 6   4.518096</w:t>
      </w:r>
      <w:r w:rsidRPr="004005B2">
        <w:rPr>
          <w:lang w:val="fr-CA"/>
          <w:rPrChange w:id="1038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39" w:author="Adjiwanou, Vissého" w:date="2025-11-11T15:47:00Z" w16du:dateUtc="2025-11-11T20:47:00Z">
            <w:rPr>
              <w:rStyle w:val="VerbatimChar"/>
            </w:rPr>
          </w:rPrChange>
        </w:rPr>
        <w:t>## 7   0.807974</w:t>
      </w:r>
      <w:r w:rsidRPr="004005B2">
        <w:rPr>
          <w:lang w:val="fr-CA"/>
          <w:rPrChange w:id="1040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41" w:author="Adjiwanou, Vissého" w:date="2025-11-11T15:47:00Z" w16du:dateUtc="2025-11-11T20:47:00Z">
            <w:rPr>
              <w:rStyle w:val="VerbatimChar"/>
            </w:rPr>
          </w:rPrChange>
        </w:rPr>
        <w:t>## 8   8.576396</w:t>
      </w:r>
      <w:r w:rsidRPr="004005B2">
        <w:rPr>
          <w:lang w:val="fr-CA"/>
          <w:rPrChange w:id="1042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43" w:author="Adjiwanou, Vissého" w:date="2025-11-11T15:47:00Z" w16du:dateUtc="2025-11-11T20:47:00Z">
            <w:rPr>
              <w:rStyle w:val="VerbatimChar"/>
            </w:rPr>
          </w:rPrChange>
        </w:rPr>
        <w:t>## 9   2.468134</w:t>
      </w:r>
      <w:r w:rsidRPr="004005B2">
        <w:rPr>
          <w:lang w:val="fr-CA"/>
          <w:rPrChange w:id="104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45" w:author="Adjiwanou, Vissého" w:date="2025-11-11T15:47:00Z" w16du:dateUtc="2025-11-11T20:47:00Z">
            <w:rPr>
              <w:rStyle w:val="VerbatimChar"/>
            </w:rPr>
          </w:rPrChange>
        </w:rPr>
        <w:t>## 10  3.207835</w:t>
      </w:r>
      <w:r w:rsidRPr="004005B2">
        <w:rPr>
          <w:lang w:val="fr-CA"/>
          <w:rPrChange w:id="104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47" w:author="Adjiwanou, Vissého" w:date="2025-11-11T15:47:00Z" w16du:dateUtc="2025-11-11T20:47:00Z">
            <w:rPr>
              <w:rStyle w:val="VerbatimChar"/>
            </w:rPr>
          </w:rPrChange>
        </w:rPr>
        <w:t>## 11  3.030696</w:t>
      </w:r>
      <w:r w:rsidRPr="004005B2">
        <w:rPr>
          <w:lang w:val="fr-CA"/>
          <w:rPrChange w:id="1048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049" w:author="Adjiwanou, Vissého" w:date="2025-11-11T15:47:00Z" w16du:dateUtc="2025-11-11T20:47:00Z">
            <w:rPr>
              <w:rStyle w:val="VerbatimChar"/>
            </w:rPr>
          </w:rPrChange>
        </w:rPr>
        <w:t>## 12  6.444372</w:t>
      </w:r>
    </w:p>
    <w:p w14:paraId="4245E8BD" w14:textId="77777777" w:rsidR="007D00B7" w:rsidRPr="004005B2" w:rsidRDefault="00000000">
      <w:pPr>
        <w:pStyle w:val="Heading2"/>
        <w:rPr>
          <w:lang w:val="fr-CA"/>
          <w:rPrChange w:id="1050" w:author="Adjiwanou, Vissého" w:date="2025-11-11T15:47:00Z" w16du:dateUtc="2025-11-11T20:47:00Z">
            <w:rPr/>
          </w:rPrChange>
        </w:rPr>
      </w:pPr>
      <w:bookmarkStart w:id="1051" w:name="X9344938644304ff752df46324f4369d9ee15033"/>
      <w:bookmarkEnd w:id="971"/>
      <w:r w:rsidRPr="004005B2">
        <w:rPr>
          <w:lang w:val="fr-CA"/>
          <w:rPrChange w:id="1052" w:author="Adjiwanou, Vissého" w:date="2025-11-11T15:47:00Z" w16du:dateUtc="2025-11-11T20:47:00Z">
            <w:rPr/>
          </w:rPrChange>
        </w:rPr>
        <w:t>Modélisation logistique - effets controlés</w:t>
      </w:r>
    </w:p>
    <w:p w14:paraId="0EFE7999" w14:textId="77777777" w:rsidR="007D00B7" w:rsidRPr="004005B2" w:rsidRDefault="00000000">
      <w:pPr>
        <w:pStyle w:val="SourceCode"/>
        <w:rPr>
          <w:lang w:val="fr-CA"/>
          <w:rPrChange w:id="1053" w:author="Adjiwanou, Vissého" w:date="2025-11-11T15:47:00Z" w16du:dateUtc="2025-11-11T20:47:00Z">
            <w:rPr/>
          </w:rPrChange>
        </w:rPr>
      </w:pPr>
      <w:r w:rsidRPr="004005B2">
        <w:rPr>
          <w:rStyle w:val="NormalTok"/>
          <w:lang w:val="fr-CA"/>
          <w:rPrChange w:id="1054" w:author="Adjiwanou, Vissého" w:date="2025-11-11T15:47:00Z" w16du:dateUtc="2025-11-11T20:47:00Z">
            <w:rPr>
              <w:rStyle w:val="NormalTok"/>
            </w:rPr>
          </w:rPrChange>
        </w:rPr>
        <w:t xml:space="preserve">modeles_bin </w:t>
      </w:r>
      <w:r w:rsidRPr="004005B2">
        <w:rPr>
          <w:rStyle w:val="OtherTok"/>
          <w:lang w:val="fr-CA"/>
          <w:rPrChange w:id="1055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056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057" w:author="Adjiwanou, Vissého" w:date="2025-11-11T15:47:00Z" w16du:dateUtc="2025-11-11T20:47:00Z">
            <w:rPr>
              <w:rStyle w:val="FunctionTok"/>
            </w:rPr>
          </w:rPrChange>
        </w:rPr>
        <w:t>lapply</w:t>
      </w:r>
      <w:r w:rsidRPr="004005B2">
        <w:rPr>
          <w:rStyle w:val="NormalTok"/>
          <w:lang w:val="fr-CA"/>
          <w:rPrChange w:id="1058" w:author="Adjiwanou, Vissého" w:date="2025-11-11T15:47:00Z" w16du:dateUtc="2025-11-11T20:47:00Z">
            <w:rPr>
              <w:rStyle w:val="NormalTok"/>
            </w:rPr>
          </w:rPrChange>
        </w:rPr>
        <w:t xml:space="preserve">(vars_rec, </w:t>
      </w:r>
      <w:r w:rsidRPr="004005B2">
        <w:rPr>
          <w:rStyle w:val="ControlFlowTok"/>
          <w:lang w:val="fr-CA"/>
          <w:rPrChange w:id="1059" w:author="Adjiwanou, Vissého" w:date="2025-11-11T15:47:00Z" w16du:dateUtc="2025-11-11T20:47:00Z">
            <w:rPr>
              <w:rStyle w:val="ControlFlowTok"/>
            </w:rPr>
          </w:rPrChange>
        </w:rPr>
        <w:t>function</w:t>
      </w:r>
      <w:r w:rsidRPr="004005B2">
        <w:rPr>
          <w:rStyle w:val="NormalTok"/>
          <w:lang w:val="fr-CA"/>
          <w:rPrChange w:id="1060" w:author="Adjiwanou, Vissého" w:date="2025-11-11T15:47:00Z" w16du:dateUtc="2025-11-11T20:47:00Z">
            <w:rPr>
              <w:rStyle w:val="NormalTok"/>
            </w:rPr>
          </w:rPrChange>
        </w:rPr>
        <w:t>(var) {</w:t>
      </w:r>
      <w:r w:rsidRPr="004005B2">
        <w:rPr>
          <w:lang w:val="fr-CA"/>
          <w:rPrChange w:id="106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062" w:author="Adjiwanou, Vissého" w:date="2025-11-11T15:47:00Z" w16du:dateUtc="2025-11-11T20:47:00Z">
            <w:rPr>
              <w:rStyle w:val="NormalTok"/>
            </w:rPr>
          </w:rPrChange>
        </w:rPr>
        <w:t xml:space="preserve">  formule </w:t>
      </w:r>
      <w:r w:rsidRPr="004005B2">
        <w:rPr>
          <w:rStyle w:val="OtherTok"/>
          <w:lang w:val="fr-CA"/>
          <w:rPrChange w:id="1063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06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065" w:author="Adjiwanou, Vissého" w:date="2025-11-11T15:47:00Z" w16du:dateUtc="2025-11-11T20:47:00Z">
            <w:rPr>
              <w:rStyle w:val="FunctionTok"/>
            </w:rPr>
          </w:rPrChange>
        </w:rPr>
        <w:t>as.formula</w:t>
      </w:r>
      <w:r w:rsidRPr="004005B2">
        <w:rPr>
          <w:rStyle w:val="NormalTok"/>
          <w:lang w:val="fr-CA"/>
          <w:rPrChange w:id="1066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FunctionTok"/>
          <w:lang w:val="fr-CA"/>
          <w:rPrChange w:id="1067" w:author="Adjiwanou, Vissého" w:date="2025-11-11T15:47:00Z" w16du:dateUtc="2025-11-11T20:47:00Z">
            <w:rPr>
              <w:rStyle w:val="FunctionTok"/>
            </w:rPr>
          </w:rPrChange>
        </w:rPr>
        <w:t>paste</w:t>
      </w:r>
      <w:r w:rsidRPr="004005B2">
        <w:rPr>
          <w:rStyle w:val="NormalTok"/>
          <w:lang w:val="fr-CA"/>
          <w:rPrChange w:id="1068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106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070" w:author="Adjiwanou, Vissého" w:date="2025-11-11T15:47:00Z" w16du:dateUtc="2025-11-11T20:47:00Z">
            <w:rPr>
              <w:rStyle w:val="NormalTok"/>
            </w:rPr>
          </w:rPrChange>
        </w:rPr>
        <w:t xml:space="preserve">    var, </w:t>
      </w:r>
      <w:r w:rsidRPr="004005B2">
        <w:rPr>
          <w:rStyle w:val="StringTok"/>
          <w:lang w:val="fr-CA"/>
          <w:rPrChange w:id="1071" w:author="Adjiwanou, Vissého" w:date="2025-11-11T15:47:00Z" w16du:dateUtc="2025-11-11T20:47:00Z">
            <w:rPr>
              <w:rStyle w:val="StringTok"/>
            </w:rPr>
          </w:rPrChange>
        </w:rPr>
        <w:t>"~ Usage_MS + gpe_age + sexe + lieu_de_naissance +"</w:t>
      </w:r>
      <w:r w:rsidRPr="004005B2">
        <w:rPr>
          <w:rStyle w:val="NormalTok"/>
          <w:lang w:val="fr-CA"/>
          <w:rPrChange w:id="1072" w:author="Adjiwanou, Vissého" w:date="2025-11-11T15:47:00Z" w16du:dateUtc="2025-11-11T20:47:00Z">
            <w:rPr>
              <w:rStyle w:val="NormalTok"/>
            </w:rPr>
          </w:rPrChange>
        </w:rPr>
        <w:t>,</w:t>
      </w:r>
      <w:r w:rsidRPr="004005B2">
        <w:rPr>
          <w:lang w:val="fr-CA"/>
          <w:rPrChange w:id="107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074" w:author="Adjiwanou, Vissého" w:date="2025-11-11T15:47:00Z" w16du:dateUtc="2025-11-11T20:47:00Z">
            <w:rPr>
              <w:rStyle w:val="NormalTok"/>
            </w:rPr>
          </w:rPrChange>
        </w:rPr>
        <w:t xml:space="preserve">    </w:t>
      </w:r>
      <w:r w:rsidRPr="004005B2">
        <w:rPr>
          <w:rStyle w:val="StringTok"/>
          <w:lang w:val="fr-CA"/>
          <w:rPrChange w:id="1075" w:author="Adjiwanou, Vissého" w:date="2025-11-11T15:47:00Z" w16du:dateUtc="2025-11-11T20:47:00Z">
            <w:rPr>
              <w:rStyle w:val="StringTok"/>
            </w:rPr>
          </w:rPrChange>
        </w:rPr>
        <w:t>"Diplome_du_repondant + Occupation_du_repondant + Revenu_annuel_du_repondant"</w:t>
      </w:r>
      <w:r w:rsidRPr="004005B2">
        <w:rPr>
          <w:lang w:val="fr-CA"/>
          <w:rPrChange w:id="107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077" w:author="Adjiwanou, Vissého" w:date="2025-11-11T15:47:00Z" w16du:dateUtc="2025-11-11T20:47:00Z">
            <w:rPr>
              <w:rStyle w:val="NormalTok"/>
            </w:rPr>
          </w:rPrChange>
        </w:rPr>
        <w:t xml:space="preserve">  ))</w:t>
      </w:r>
      <w:r w:rsidRPr="004005B2">
        <w:rPr>
          <w:lang w:val="fr-CA"/>
          <w:rPrChange w:id="107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07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1080" w:author="Adjiwanou, Vissého" w:date="2025-11-11T15:47:00Z" w16du:dateUtc="2025-11-11T20:47:00Z">
            <w:rPr>
              <w:rStyle w:val="FunctionTok"/>
            </w:rPr>
          </w:rPrChange>
        </w:rPr>
        <w:t>glm</w:t>
      </w:r>
      <w:r w:rsidRPr="004005B2">
        <w:rPr>
          <w:rStyle w:val="NormalTok"/>
          <w:lang w:val="fr-CA"/>
          <w:rPrChange w:id="1081" w:author="Adjiwanou, Vissého" w:date="2025-11-11T15:47:00Z" w16du:dateUtc="2025-11-11T20:47:00Z">
            <w:rPr>
              <w:rStyle w:val="NormalTok"/>
            </w:rPr>
          </w:rPrChange>
        </w:rPr>
        <w:t xml:space="preserve">(formule, </w:t>
      </w:r>
      <w:r w:rsidRPr="004005B2">
        <w:rPr>
          <w:rStyle w:val="AttributeTok"/>
          <w:lang w:val="fr-CA"/>
          <w:rPrChange w:id="1082" w:author="Adjiwanou, Vissého" w:date="2025-11-11T15:47:00Z" w16du:dateUtc="2025-11-11T20:47:00Z">
            <w:rPr>
              <w:rStyle w:val="AttributeTok"/>
            </w:rPr>
          </w:rPrChange>
        </w:rPr>
        <w:t>data =</w:t>
      </w:r>
      <w:r w:rsidRPr="004005B2">
        <w:rPr>
          <w:rStyle w:val="NormalTok"/>
          <w:lang w:val="fr-CA"/>
          <w:rPrChange w:id="1083" w:author="Adjiwanou, Vissého" w:date="2025-11-11T15:47:00Z" w16du:dateUtc="2025-11-11T20:47:00Z">
            <w:rPr>
              <w:rStyle w:val="NormalTok"/>
            </w:rPr>
          </w:rPrChange>
        </w:rPr>
        <w:t xml:space="preserve"> data_P3_, </w:t>
      </w:r>
      <w:r w:rsidRPr="004005B2">
        <w:rPr>
          <w:rStyle w:val="AttributeTok"/>
          <w:lang w:val="fr-CA"/>
          <w:rPrChange w:id="1084" w:author="Adjiwanou, Vissého" w:date="2025-11-11T15:47:00Z" w16du:dateUtc="2025-11-11T20:47:00Z">
            <w:rPr>
              <w:rStyle w:val="AttributeTok"/>
            </w:rPr>
          </w:rPrChange>
        </w:rPr>
        <w:t>family =</w:t>
      </w:r>
      <w:r w:rsidRPr="004005B2">
        <w:rPr>
          <w:rStyle w:val="NormalTok"/>
          <w:lang w:val="fr-CA"/>
          <w:rPrChange w:id="1085" w:author="Adjiwanou, Vissého" w:date="2025-11-11T15:47:00Z" w16du:dateUtc="2025-11-11T20:47:00Z">
            <w:rPr>
              <w:rStyle w:val="NormalTok"/>
            </w:rPr>
          </w:rPrChange>
        </w:rPr>
        <w:t xml:space="preserve"> binomial)</w:t>
      </w:r>
      <w:r w:rsidRPr="004005B2">
        <w:rPr>
          <w:lang w:val="fr-CA"/>
          <w:rPrChange w:id="108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087" w:author="Adjiwanou, Vissého" w:date="2025-11-11T15:47:00Z" w16du:dateUtc="2025-11-11T20:47:00Z">
            <w:rPr>
              <w:rStyle w:val="NormalTok"/>
            </w:rPr>
          </w:rPrChange>
        </w:rPr>
        <w:t>})</w:t>
      </w:r>
      <w:r w:rsidRPr="004005B2">
        <w:rPr>
          <w:lang w:val="fr-CA"/>
          <w:rPrChange w:id="1088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1089" w:author="Adjiwanou, Vissého" w:date="2025-11-11T15:47:00Z" w16du:dateUtc="2025-11-11T20:47:00Z">
            <w:rPr/>
          </w:rPrChange>
        </w:rPr>
        <w:br/>
      </w:r>
      <w:r w:rsidRPr="004005B2">
        <w:rPr>
          <w:rStyle w:val="FunctionTok"/>
          <w:lang w:val="fr-CA"/>
          <w:rPrChange w:id="1090" w:author="Adjiwanou, Vissého" w:date="2025-11-11T15:47:00Z" w16du:dateUtc="2025-11-11T20:47:00Z">
            <w:rPr>
              <w:rStyle w:val="FunctionTok"/>
            </w:rPr>
          </w:rPrChange>
        </w:rPr>
        <w:t>names</w:t>
      </w:r>
      <w:r w:rsidRPr="004005B2">
        <w:rPr>
          <w:rStyle w:val="NormalTok"/>
          <w:lang w:val="fr-CA"/>
          <w:rPrChange w:id="1091" w:author="Adjiwanou, Vissého" w:date="2025-11-11T15:47:00Z" w16du:dateUtc="2025-11-11T20:47:00Z">
            <w:rPr>
              <w:rStyle w:val="NormalTok"/>
            </w:rPr>
          </w:rPrChange>
        </w:rPr>
        <w:t xml:space="preserve">(modeles_bin) </w:t>
      </w:r>
      <w:r w:rsidRPr="004005B2">
        <w:rPr>
          <w:rStyle w:val="OtherTok"/>
          <w:lang w:val="fr-CA"/>
          <w:rPrChange w:id="1092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093" w:author="Adjiwanou, Vissého" w:date="2025-11-11T15:47:00Z" w16du:dateUtc="2025-11-11T20:47:00Z">
            <w:rPr>
              <w:rStyle w:val="NormalTok"/>
            </w:rPr>
          </w:rPrChange>
        </w:rPr>
        <w:t xml:space="preserve"> vars_rec</w:t>
      </w:r>
      <w:r w:rsidRPr="004005B2">
        <w:rPr>
          <w:lang w:val="fr-CA"/>
          <w:rPrChange w:id="1094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1095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109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097" w:author="Adjiwanou, Vissého" w:date="2025-11-11T15:47:00Z" w16du:dateUtc="2025-11-11T20:47:00Z">
            <w:rPr>
              <w:rStyle w:val="NormalTok"/>
            </w:rPr>
          </w:rPrChange>
        </w:rPr>
        <w:t xml:space="preserve">resultats </w:t>
      </w:r>
      <w:r w:rsidRPr="004005B2">
        <w:rPr>
          <w:rStyle w:val="OtherTok"/>
          <w:lang w:val="fr-CA"/>
          <w:rPrChange w:id="1098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099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100" w:author="Adjiwanou, Vissého" w:date="2025-11-11T15:47:00Z" w16du:dateUtc="2025-11-11T20:47:00Z">
            <w:rPr>
              <w:rStyle w:val="FunctionTok"/>
            </w:rPr>
          </w:rPrChange>
        </w:rPr>
        <w:t>lapply</w:t>
      </w:r>
      <w:r w:rsidRPr="004005B2">
        <w:rPr>
          <w:rStyle w:val="NormalTok"/>
          <w:lang w:val="fr-CA"/>
          <w:rPrChange w:id="1101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FunctionTok"/>
          <w:lang w:val="fr-CA"/>
          <w:rPrChange w:id="1102" w:author="Adjiwanou, Vissého" w:date="2025-11-11T15:47:00Z" w16du:dateUtc="2025-11-11T20:47:00Z">
            <w:rPr>
              <w:rStyle w:val="FunctionTok"/>
            </w:rPr>
          </w:rPrChange>
        </w:rPr>
        <w:t>names</w:t>
      </w:r>
      <w:r w:rsidRPr="004005B2">
        <w:rPr>
          <w:rStyle w:val="NormalTok"/>
          <w:lang w:val="fr-CA"/>
          <w:rPrChange w:id="1103" w:author="Adjiwanou, Vissého" w:date="2025-11-11T15:47:00Z" w16du:dateUtc="2025-11-11T20:47:00Z">
            <w:rPr>
              <w:rStyle w:val="NormalTok"/>
            </w:rPr>
          </w:rPrChange>
        </w:rPr>
        <w:t xml:space="preserve">(modeles_bin), </w:t>
      </w:r>
      <w:r w:rsidRPr="004005B2">
        <w:rPr>
          <w:rStyle w:val="ControlFlowTok"/>
          <w:lang w:val="fr-CA"/>
          <w:rPrChange w:id="1104" w:author="Adjiwanou, Vissého" w:date="2025-11-11T15:47:00Z" w16du:dateUtc="2025-11-11T20:47:00Z">
            <w:rPr>
              <w:rStyle w:val="ControlFlowTok"/>
            </w:rPr>
          </w:rPrChange>
        </w:rPr>
        <w:t>function</w:t>
      </w:r>
      <w:r w:rsidRPr="004005B2">
        <w:rPr>
          <w:rStyle w:val="NormalTok"/>
          <w:lang w:val="fr-CA"/>
          <w:rPrChange w:id="1105" w:author="Adjiwanou, Vissého" w:date="2025-11-11T15:47:00Z" w16du:dateUtc="2025-11-11T20:47:00Z">
            <w:rPr>
              <w:rStyle w:val="NormalTok"/>
            </w:rPr>
          </w:rPrChange>
        </w:rPr>
        <w:t>(var) {</w:t>
      </w:r>
      <w:r w:rsidRPr="004005B2">
        <w:rPr>
          <w:lang w:val="fr-CA"/>
          <w:rPrChange w:id="110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07" w:author="Adjiwanou, Vissého" w:date="2025-11-11T15:47:00Z" w16du:dateUtc="2025-11-11T20:47:00Z">
            <w:rPr>
              <w:rStyle w:val="NormalTok"/>
            </w:rPr>
          </w:rPrChange>
        </w:rPr>
        <w:t xml:space="preserve">  mod </w:t>
      </w:r>
      <w:r w:rsidRPr="004005B2">
        <w:rPr>
          <w:rStyle w:val="OtherTok"/>
          <w:lang w:val="fr-CA"/>
          <w:rPrChange w:id="1108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109" w:author="Adjiwanou, Vissého" w:date="2025-11-11T15:47:00Z" w16du:dateUtc="2025-11-11T20:47:00Z">
            <w:rPr>
              <w:rStyle w:val="NormalTok"/>
            </w:rPr>
          </w:rPrChange>
        </w:rPr>
        <w:t xml:space="preserve"> modeles_bin[[var]]</w:t>
      </w:r>
      <w:r w:rsidRPr="004005B2">
        <w:rPr>
          <w:lang w:val="fr-CA"/>
          <w:rPrChange w:id="111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1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111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1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1114" w:author="Adjiwanou, Vissého" w:date="2025-11-11T15:47:00Z" w16du:dateUtc="2025-11-11T20:47:00Z">
            <w:rPr>
              <w:rStyle w:val="CommentTok"/>
            </w:rPr>
          </w:rPrChange>
        </w:rPr>
        <w:t># Odds ratios et IC</w:t>
      </w:r>
      <w:r w:rsidRPr="004005B2">
        <w:rPr>
          <w:lang w:val="fr-CA"/>
          <w:rPrChange w:id="111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16" w:author="Adjiwanou, Vissého" w:date="2025-11-11T15:47:00Z" w16du:dateUtc="2025-11-11T20:47:00Z">
            <w:rPr>
              <w:rStyle w:val="NormalTok"/>
            </w:rPr>
          </w:rPrChange>
        </w:rPr>
        <w:t xml:space="preserve">  or_ci </w:t>
      </w:r>
      <w:r w:rsidRPr="004005B2">
        <w:rPr>
          <w:rStyle w:val="OtherTok"/>
          <w:lang w:val="fr-CA"/>
          <w:rPrChange w:id="1117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11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119" w:author="Adjiwanou, Vissého" w:date="2025-11-11T15:47:00Z" w16du:dateUtc="2025-11-11T20:47:00Z">
            <w:rPr>
              <w:rStyle w:val="FunctionTok"/>
            </w:rPr>
          </w:rPrChange>
        </w:rPr>
        <w:t>exp</w:t>
      </w:r>
      <w:r w:rsidRPr="004005B2">
        <w:rPr>
          <w:rStyle w:val="NormalTok"/>
          <w:lang w:val="fr-CA"/>
          <w:rPrChange w:id="1120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FunctionTok"/>
          <w:lang w:val="fr-CA"/>
          <w:rPrChange w:id="1121" w:author="Adjiwanou, Vissého" w:date="2025-11-11T15:47:00Z" w16du:dateUtc="2025-11-11T20:47:00Z">
            <w:rPr>
              <w:rStyle w:val="FunctionTok"/>
            </w:rPr>
          </w:rPrChange>
        </w:rPr>
        <w:t>cbind</w:t>
      </w:r>
      <w:r w:rsidRPr="004005B2">
        <w:rPr>
          <w:rStyle w:val="NormalTok"/>
          <w:lang w:val="fr-CA"/>
          <w:rPrChange w:id="1122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AttributeTok"/>
          <w:lang w:val="fr-CA"/>
          <w:rPrChange w:id="1123" w:author="Adjiwanou, Vissého" w:date="2025-11-11T15:47:00Z" w16du:dateUtc="2025-11-11T20:47:00Z">
            <w:rPr>
              <w:rStyle w:val="AttributeTok"/>
            </w:rPr>
          </w:rPrChange>
        </w:rPr>
        <w:t>OddsRatio =</w:t>
      </w:r>
      <w:r w:rsidRPr="004005B2">
        <w:rPr>
          <w:rStyle w:val="NormalTok"/>
          <w:lang w:val="fr-CA"/>
          <w:rPrChange w:id="112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125" w:author="Adjiwanou, Vissého" w:date="2025-11-11T15:47:00Z" w16du:dateUtc="2025-11-11T20:47:00Z">
            <w:rPr>
              <w:rStyle w:val="FunctionTok"/>
            </w:rPr>
          </w:rPrChange>
        </w:rPr>
        <w:t>coef</w:t>
      </w:r>
      <w:r w:rsidRPr="004005B2">
        <w:rPr>
          <w:rStyle w:val="NormalTok"/>
          <w:lang w:val="fr-CA"/>
          <w:rPrChange w:id="1126" w:author="Adjiwanou, Vissého" w:date="2025-11-11T15:47:00Z" w16du:dateUtc="2025-11-11T20:47:00Z">
            <w:rPr>
              <w:rStyle w:val="NormalTok"/>
            </w:rPr>
          </w:rPrChange>
        </w:rPr>
        <w:t xml:space="preserve">(mod), </w:t>
      </w:r>
      <w:r w:rsidRPr="004005B2">
        <w:rPr>
          <w:rStyle w:val="FunctionTok"/>
          <w:lang w:val="fr-CA"/>
          <w:rPrChange w:id="1127" w:author="Adjiwanou, Vissého" w:date="2025-11-11T15:47:00Z" w16du:dateUtc="2025-11-11T20:47:00Z">
            <w:rPr>
              <w:rStyle w:val="FunctionTok"/>
            </w:rPr>
          </w:rPrChange>
        </w:rPr>
        <w:t>confint</w:t>
      </w:r>
      <w:r w:rsidRPr="004005B2">
        <w:rPr>
          <w:rStyle w:val="NormalTok"/>
          <w:lang w:val="fr-CA"/>
          <w:rPrChange w:id="1128" w:author="Adjiwanou, Vissého" w:date="2025-11-11T15:47:00Z" w16du:dateUtc="2025-11-11T20:47:00Z">
            <w:rPr>
              <w:rStyle w:val="NormalTok"/>
            </w:rPr>
          </w:rPrChange>
        </w:rPr>
        <w:t>(mod)))</w:t>
      </w:r>
      <w:r w:rsidRPr="004005B2">
        <w:rPr>
          <w:lang w:val="fr-CA"/>
          <w:rPrChange w:id="112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30" w:author="Adjiwanou, Vissého" w:date="2025-11-11T15:47:00Z" w16du:dateUtc="2025-11-11T20:47:00Z">
            <w:rPr>
              <w:rStyle w:val="NormalTok"/>
            </w:rPr>
          </w:rPrChange>
        </w:rPr>
        <w:t xml:space="preserve">  or_ci </w:t>
      </w:r>
      <w:r w:rsidRPr="004005B2">
        <w:rPr>
          <w:rStyle w:val="OtherTok"/>
          <w:lang w:val="fr-CA"/>
          <w:rPrChange w:id="1131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132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133" w:author="Adjiwanou, Vissého" w:date="2025-11-11T15:47:00Z" w16du:dateUtc="2025-11-11T20:47:00Z">
            <w:rPr>
              <w:rStyle w:val="FunctionTok"/>
            </w:rPr>
          </w:rPrChange>
        </w:rPr>
        <w:t>as.data.frame</w:t>
      </w:r>
      <w:r w:rsidRPr="004005B2">
        <w:rPr>
          <w:rStyle w:val="NormalTok"/>
          <w:lang w:val="fr-CA"/>
          <w:rPrChange w:id="1134" w:author="Adjiwanou, Vissého" w:date="2025-11-11T15:47:00Z" w16du:dateUtc="2025-11-11T20:47:00Z">
            <w:rPr>
              <w:rStyle w:val="NormalTok"/>
            </w:rPr>
          </w:rPrChange>
        </w:rPr>
        <w:t>(or_ci)</w:t>
      </w:r>
      <w:r w:rsidRPr="004005B2">
        <w:rPr>
          <w:lang w:val="fr-CA"/>
          <w:rPrChange w:id="113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36" w:author="Adjiwanou, Vissého" w:date="2025-11-11T15:47:00Z" w16du:dateUtc="2025-11-11T20:47:00Z">
            <w:rPr>
              <w:rStyle w:val="NormalTok"/>
            </w:rPr>
          </w:rPrChange>
        </w:rPr>
        <w:t xml:space="preserve">  or_ci</w:t>
      </w:r>
      <w:r w:rsidRPr="004005B2">
        <w:rPr>
          <w:rStyle w:val="SpecialCharTok"/>
          <w:lang w:val="fr-CA"/>
          <w:rPrChange w:id="1137" w:author="Adjiwanou, Vissého" w:date="2025-11-11T15:47:00Z" w16du:dateUtc="2025-11-11T20:47:00Z">
            <w:rPr>
              <w:rStyle w:val="SpecialCharTok"/>
            </w:rPr>
          </w:rPrChange>
        </w:rPr>
        <w:t>$</w:t>
      </w:r>
      <w:r w:rsidRPr="004005B2">
        <w:rPr>
          <w:rStyle w:val="NormalTok"/>
          <w:lang w:val="fr-CA"/>
          <w:rPrChange w:id="1138" w:author="Adjiwanou, Vissého" w:date="2025-11-11T15:47:00Z" w16du:dateUtc="2025-11-11T20:47:00Z">
            <w:rPr>
              <w:rStyle w:val="NormalTok"/>
            </w:rPr>
          </w:rPrChange>
        </w:rPr>
        <w:t xml:space="preserve">Variable </w:t>
      </w:r>
      <w:r w:rsidRPr="004005B2">
        <w:rPr>
          <w:rStyle w:val="OtherTok"/>
          <w:lang w:val="fr-CA"/>
          <w:rPrChange w:id="1139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14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141" w:author="Adjiwanou, Vissého" w:date="2025-11-11T15:47:00Z" w16du:dateUtc="2025-11-11T20:47:00Z">
            <w:rPr>
              <w:rStyle w:val="FunctionTok"/>
            </w:rPr>
          </w:rPrChange>
        </w:rPr>
        <w:t>rownames</w:t>
      </w:r>
      <w:r w:rsidRPr="004005B2">
        <w:rPr>
          <w:rStyle w:val="NormalTok"/>
          <w:lang w:val="fr-CA"/>
          <w:rPrChange w:id="1142" w:author="Adjiwanou, Vissého" w:date="2025-11-11T15:47:00Z" w16du:dateUtc="2025-11-11T20:47:00Z">
            <w:rPr>
              <w:rStyle w:val="NormalTok"/>
            </w:rPr>
          </w:rPrChange>
        </w:rPr>
        <w:t>(or_ci)</w:t>
      </w:r>
      <w:r w:rsidRPr="004005B2">
        <w:rPr>
          <w:lang w:val="fr-CA"/>
          <w:rPrChange w:id="114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44" w:author="Adjiwanou, Vissého" w:date="2025-11-11T15:47:00Z" w16du:dateUtc="2025-11-11T20:47:00Z">
            <w:rPr>
              <w:rStyle w:val="NormalTok"/>
            </w:rPr>
          </w:rPrChange>
        </w:rPr>
        <w:t xml:space="preserve">  or_ci</w:t>
      </w:r>
      <w:r w:rsidRPr="004005B2">
        <w:rPr>
          <w:rStyle w:val="SpecialCharTok"/>
          <w:lang w:val="fr-CA"/>
          <w:rPrChange w:id="1145" w:author="Adjiwanou, Vissého" w:date="2025-11-11T15:47:00Z" w16du:dateUtc="2025-11-11T20:47:00Z">
            <w:rPr>
              <w:rStyle w:val="SpecialCharTok"/>
            </w:rPr>
          </w:rPrChange>
        </w:rPr>
        <w:t>$</w:t>
      </w:r>
      <w:r w:rsidRPr="004005B2">
        <w:rPr>
          <w:rStyle w:val="NormalTok"/>
          <w:lang w:val="fr-CA"/>
          <w:rPrChange w:id="1146" w:author="Adjiwanou, Vissého" w:date="2025-11-11T15:47:00Z" w16du:dateUtc="2025-11-11T20:47:00Z">
            <w:rPr>
              <w:rStyle w:val="NormalTok"/>
            </w:rPr>
          </w:rPrChange>
        </w:rPr>
        <w:t xml:space="preserve">Variable_étudiée </w:t>
      </w:r>
      <w:r w:rsidRPr="004005B2">
        <w:rPr>
          <w:rStyle w:val="OtherTok"/>
          <w:lang w:val="fr-CA"/>
          <w:rPrChange w:id="1147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148" w:author="Adjiwanou, Vissého" w:date="2025-11-11T15:47:00Z" w16du:dateUtc="2025-11-11T20:47:00Z">
            <w:rPr>
              <w:rStyle w:val="NormalTok"/>
            </w:rPr>
          </w:rPrChange>
        </w:rPr>
        <w:t xml:space="preserve"> var</w:t>
      </w:r>
      <w:r w:rsidRPr="004005B2">
        <w:rPr>
          <w:lang w:val="fr-CA"/>
          <w:rPrChange w:id="114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50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FunctionTok"/>
          <w:lang w:val="fr-CA"/>
          <w:rPrChange w:id="1151" w:author="Adjiwanou, Vissého" w:date="2025-11-11T15:47:00Z" w16du:dateUtc="2025-11-11T20:47:00Z">
            <w:rPr>
              <w:rStyle w:val="FunctionTok"/>
            </w:rPr>
          </w:rPrChange>
        </w:rPr>
        <w:t>rownames</w:t>
      </w:r>
      <w:r w:rsidRPr="004005B2">
        <w:rPr>
          <w:rStyle w:val="NormalTok"/>
          <w:lang w:val="fr-CA"/>
          <w:rPrChange w:id="1152" w:author="Adjiwanou, Vissého" w:date="2025-11-11T15:47:00Z" w16du:dateUtc="2025-11-11T20:47:00Z">
            <w:rPr>
              <w:rStyle w:val="NormalTok"/>
            </w:rPr>
          </w:rPrChange>
        </w:rPr>
        <w:t xml:space="preserve">(or_ci) </w:t>
      </w:r>
      <w:r w:rsidRPr="004005B2">
        <w:rPr>
          <w:rStyle w:val="OtherTok"/>
          <w:lang w:val="fr-CA"/>
          <w:rPrChange w:id="1153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15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ConstantTok"/>
          <w:lang w:val="fr-CA"/>
          <w:rPrChange w:id="1155" w:author="Adjiwanou, Vissého" w:date="2025-11-11T15:47:00Z" w16du:dateUtc="2025-11-11T20:47:00Z">
            <w:rPr>
              <w:rStyle w:val="ConstantTok"/>
            </w:rPr>
          </w:rPrChange>
        </w:rPr>
        <w:t>NULL</w:t>
      </w:r>
      <w:r w:rsidRPr="004005B2">
        <w:rPr>
          <w:lang w:val="fr-CA"/>
          <w:rPrChange w:id="115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57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115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5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CommentTok"/>
          <w:lang w:val="fr-CA"/>
          <w:rPrChange w:id="1160" w:author="Adjiwanou, Vissého" w:date="2025-11-11T15:47:00Z" w16du:dateUtc="2025-11-11T20:47:00Z">
            <w:rPr>
              <w:rStyle w:val="CommentTok"/>
            </w:rPr>
          </w:rPrChange>
        </w:rPr>
        <w:t># Ajouter p-values</w:t>
      </w:r>
      <w:r w:rsidRPr="004005B2">
        <w:rPr>
          <w:lang w:val="fr-CA"/>
          <w:rPrChange w:id="116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62" w:author="Adjiwanou, Vissého" w:date="2025-11-11T15:47:00Z" w16du:dateUtc="2025-11-11T20:47:00Z">
            <w:rPr>
              <w:rStyle w:val="NormalTok"/>
            </w:rPr>
          </w:rPrChange>
        </w:rPr>
        <w:t xml:space="preserve">  tidy_mod </w:t>
      </w:r>
      <w:r w:rsidRPr="004005B2">
        <w:rPr>
          <w:rStyle w:val="OtherTok"/>
          <w:lang w:val="fr-CA"/>
          <w:rPrChange w:id="1163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16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165" w:author="Adjiwanou, Vissého" w:date="2025-11-11T15:47:00Z" w16du:dateUtc="2025-11-11T20:47:00Z">
            <w:rPr>
              <w:rStyle w:val="FunctionTok"/>
            </w:rPr>
          </w:rPrChange>
        </w:rPr>
        <w:t>tidy</w:t>
      </w:r>
      <w:r w:rsidRPr="004005B2">
        <w:rPr>
          <w:rStyle w:val="NormalTok"/>
          <w:lang w:val="fr-CA"/>
          <w:rPrChange w:id="1166" w:author="Adjiwanou, Vissého" w:date="2025-11-11T15:47:00Z" w16du:dateUtc="2025-11-11T20:47:00Z">
            <w:rPr>
              <w:rStyle w:val="NormalTok"/>
            </w:rPr>
          </w:rPrChange>
        </w:rPr>
        <w:t>(mod)</w:t>
      </w:r>
      <w:r w:rsidRPr="004005B2">
        <w:rPr>
          <w:lang w:val="fr-CA"/>
          <w:rPrChange w:id="116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68" w:author="Adjiwanou, Vissého" w:date="2025-11-11T15:47:00Z" w16du:dateUtc="2025-11-11T20:47:00Z">
            <w:rPr>
              <w:rStyle w:val="NormalTok"/>
            </w:rPr>
          </w:rPrChange>
        </w:rPr>
        <w:t xml:space="preserve">  or_ci </w:t>
      </w:r>
      <w:r w:rsidRPr="004005B2">
        <w:rPr>
          <w:rStyle w:val="OtherTok"/>
          <w:lang w:val="fr-CA"/>
          <w:rPrChange w:id="1169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17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171" w:author="Adjiwanou, Vissého" w:date="2025-11-11T15:47:00Z" w16du:dateUtc="2025-11-11T20:47:00Z">
            <w:rPr>
              <w:rStyle w:val="FunctionTok"/>
            </w:rPr>
          </w:rPrChange>
        </w:rPr>
        <w:t>left_join</w:t>
      </w:r>
      <w:r w:rsidRPr="004005B2">
        <w:rPr>
          <w:rStyle w:val="NormalTok"/>
          <w:lang w:val="fr-CA"/>
          <w:rPrChange w:id="1172" w:author="Adjiwanou, Vissého" w:date="2025-11-11T15:47:00Z" w16du:dateUtc="2025-11-11T20:47:00Z">
            <w:rPr>
              <w:rStyle w:val="NormalTok"/>
            </w:rPr>
          </w:rPrChange>
        </w:rPr>
        <w:t xml:space="preserve">(or_ci, tidy_mod[, </w:t>
      </w:r>
      <w:r w:rsidRPr="004005B2">
        <w:rPr>
          <w:rStyle w:val="FunctionTok"/>
          <w:lang w:val="fr-CA"/>
          <w:rPrChange w:id="1173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1174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1175" w:author="Adjiwanou, Vissého" w:date="2025-11-11T15:47:00Z" w16du:dateUtc="2025-11-11T20:47:00Z">
            <w:rPr>
              <w:rStyle w:val="StringTok"/>
            </w:rPr>
          </w:rPrChange>
        </w:rPr>
        <w:t>"term"</w:t>
      </w:r>
      <w:r w:rsidRPr="004005B2">
        <w:rPr>
          <w:rStyle w:val="NormalTok"/>
          <w:lang w:val="fr-CA"/>
          <w:rPrChange w:id="1176" w:author="Adjiwanou, Vissého" w:date="2025-11-11T15:47:00Z" w16du:dateUtc="2025-11-11T20:47:00Z">
            <w:rPr>
              <w:rStyle w:val="NormalTok"/>
            </w:rPr>
          </w:rPrChange>
        </w:rPr>
        <w:t xml:space="preserve">, </w:t>
      </w:r>
      <w:r w:rsidRPr="004005B2">
        <w:rPr>
          <w:rStyle w:val="StringTok"/>
          <w:lang w:val="fr-CA"/>
          <w:rPrChange w:id="1177" w:author="Adjiwanou, Vissého" w:date="2025-11-11T15:47:00Z" w16du:dateUtc="2025-11-11T20:47:00Z">
            <w:rPr>
              <w:rStyle w:val="StringTok"/>
            </w:rPr>
          </w:rPrChange>
        </w:rPr>
        <w:t>"p.value"</w:t>
      </w:r>
      <w:r w:rsidRPr="004005B2">
        <w:rPr>
          <w:rStyle w:val="NormalTok"/>
          <w:lang w:val="fr-CA"/>
          <w:rPrChange w:id="1178" w:author="Adjiwanou, Vissého" w:date="2025-11-11T15:47:00Z" w16du:dateUtc="2025-11-11T20:47:00Z">
            <w:rPr>
              <w:rStyle w:val="NormalTok"/>
            </w:rPr>
          </w:rPrChange>
        </w:rPr>
        <w:t>)],</w:t>
      </w:r>
      <w:r w:rsidRPr="004005B2">
        <w:rPr>
          <w:lang w:val="fr-CA"/>
          <w:rPrChange w:id="1179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80" w:author="Adjiwanou, Vissého" w:date="2025-11-11T15:47:00Z" w16du:dateUtc="2025-11-11T20:47:00Z">
            <w:rPr>
              <w:rStyle w:val="NormalTok"/>
            </w:rPr>
          </w:rPrChange>
        </w:rPr>
        <w:t xml:space="preserve">                     </w:t>
      </w:r>
      <w:r w:rsidRPr="004005B2">
        <w:rPr>
          <w:rStyle w:val="AttributeTok"/>
          <w:lang w:val="fr-CA"/>
          <w:rPrChange w:id="1181" w:author="Adjiwanou, Vissého" w:date="2025-11-11T15:47:00Z" w16du:dateUtc="2025-11-11T20:47:00Z">
            <w:rPr>
              <w:rStyle w:val="AttributeTok"/>
            </w:rPr>
          </w:rPrChange>
        </w:rPr>
        <w:t>by =</w:t>
      </w:r>
      <w:r w:rsidRPr="004005B2">
        <w:rPr>
          <w:rStyle w:val="NormalTok"/>
          <w:lang w:val="fr-CA"/>
          <w:rPrChange w:id="1182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183" w:author="Adjiwanou, Vissého" w:date="2025-11-11T15:47:00Z" w16du:dateUtc="2025-11-11T20:47:00Z">
            <w:rPr>
              <w:rStyle w:val="FunctionTok"/>
            </w:rPr>
          </w:rPrChange>
        </w:rPr>
        <w:t>c</w:t>
      </w:r>
      <w:r w:rsidRPr="004005B2">
        <w:rPr>
          <w:rStyle w:val="NormalTok"/>
          <w:lang w:val="fr-CA"/>
          <w:rPrChange w:id="1184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rStyle w:val="StringTok"/>
          <w:lang w:val="fr-CA"/>
          <w:rPrChange w:id="1185" w:author="Adjiwanou, Vissého" w:date="2025-11-11T15:47:00Z" w16du:dateUtc="2025-11-11T20:47:00Z">
            <w:rPr>
              <w:rStyle w:val="StringTok"/>
            </w:rPr>
          </w:rPrChange>
        </w:rPr>
        <w:t>"Variable"</w:t>
      </w:r>
      <w:r w:rsidRPr="004005B2">
        <w:rPr>
          <w:rStyle w:val="NormalTok"/>
          <w:lang w:val="fr-CA"/>
          <w:rPrChange w:id="1186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OtherTok"/>
          <w:lang w:val="fr-CA"/>
          <w:rPrChange w:id="1187" w:author="Adjiwanou, Vissého" w:date="2025-11-11T15:47:00Z" w16du:dateUtc="2025-11-11T20:47:00Z">
            <w:rPr>
              <w:rStyle w:val="OtherTok"/>
            </w:rPr>
          </w:rPrChange>
        </w:rPr>
        <w:t>=</w:t>
      </w:r>
      <w:r w:rsidRPr="004005B2">
        <w:rPr>
          <w:rStyle w:val="NormalTok"/>
          <w:lang w:val="fr-CA"/>
          <w:rPrChange w:id="118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StringTok"/>
          <w:lang w:val="fr-CA"/>
          <w:rPrChange w:id="1189" w:author="Adjiwanou, Vissého" w:date="2025-11-11T15:47:00Z" w16du:dateUtc="2025-11-11T20:47:00Z">
            <w:rPr>
              <w:rStyle w:val="StringTok"/>
            </w:rPr>
          </w:rPrChange>
        </w:rPr>
        <w:t>"term"</w:t>
      </w:r>
      <w:r w:rsidRPr="004005B2">
        <w:rPr>
          <w:rStyle w:val="NormalTok"/>
          <w:lang w:val="fr-CA"/>
          <w:rPrChange w:id="1190" w:author="Adjiwanou, Vissého" w:date="2025-11-11T15:47:00Z" w16du:dateUtc="2025-11-11T20:47:00Z">
            <w:rPr>
              <w:rStyle w:val="NormalTok"/>
            </w:rPr>
          </w:rPrChange>
        </w:rPr>
        <w:t>))</w:t>
      </w:r>
      <w:r w:rsidRPr="004005B2">
        <w:rPr>
          <w:lang w:val="fr-CA"/>
          <w:rPrChange w:id="119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92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lang w:val="fr-CA"/>
          <w:rPrChange w:id="119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94" w:author="Adjiwanou, Vissého" w:date="2025-11-11T15:47:00Z" w16du:dateUtc="2025-11-11T20:47:00Z">
            <w:rPr>
              <w:rStyle w:val="NormalTok"/>
            </w:rPr>
          </w:rPrChange>
        </w:rPr>
        <w:t xml:space="preserve">  or_ci</w:t>
      </w:r>
      <w:r w:rsidRPr="004005B2">
        <w:rPr>
          <w:lang w:val="fr-CA"/>
          <w:rPrChange w:id="119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196" w:author="Adjiwanou, Vissého" w:date="2025-11-11T15:47:00Z" w16du:dateUtc="2025-11-11T20:47:00Z">
            <w:rPr>
              <w:rStyle w:val="NormalTok"/>
            </w:rPr>
          </w:rPrChange>
        </w:rPr>
        <w:t>})</w:t>
      </w:r>
    </w:p>
    <w:p w14:paraId="538B9B60" w14:textId="77777777" w:rsidR="007D00B7" w:rsidRDefault="00000000">
      <w:pPr>
        <w:pStyle w:val="SourceCode"/>
      </w:pPr>
      <w:r>
        <w:rPr>
          <w:rStyle w:val="VerbatimChar"/>
        </w:rPr>
        <w:lastRenderedPageBreak/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  <w:r>
        <w:br/>
      </w:r>
      <w:r>
        <w:rPr>
          <w:rStyle w:val="VerbatimChar"/>
        </w:rPr>
        <w:t>## Waiting for profiling to be done...</w:t>
      </w:r>
    </w:p>
    <w:p w14:paraId="2DD4A5F1" w14:textId="77777777" w:rsidR="007D00B7" w:rsidRDefault="00000000">
      <w:pPr>
        <w:pStyle w:val="SourceCode"/>
      </w:pPr>
      <w:r>
        <w:rPr>
          <w:rStyle w:val="CommentTok"/>
        </w:rPr>
        <w:t># Combiner en un seul tableau</w:t>
      </w:r>
      <w:r>
        <w:br/>
      </w:r>
      <w:r>
        <w:rPr>
          <w:rStyle w:val="NormalTok"/>
        </w:rPr>
        <w:t xml:space="preserve">table_OR2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 xml:space="preserve">(resultats)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(Variable_étudiée, Variable, OddsRatio, </w:t>
      </w:r>
      <w:r>
        <w:rPr>
          <w:rStyle w:val="StringTok"/>
        </w:rPr>
        <w:t>`</w:t>
      </w:r>
      <w:r>
        <w:rPr>
          <w:rStyle w:val="AttributeTok"/>
        </w:rPr>
        <w:t>2.5 %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97.5 %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(Variable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"Usage_MSOui"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CommentTok"/>
        </w:rPr>
        <w:t># On garde seulement Usage_MS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Coef =</w:t>
      </w:r>
      <w:r>
        <w:rPr>
          <w:rStyle w:val="NormalTok"/>
        </w:rPr>
        <w:t xml:space="preserve"> OddsRatio,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2.5 %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97.5 %</w:t>
      </w:r>
      <w:r>
        <w:rPr>
          <w:rStyle w:val="StringTok"/>
        </w:rPr>
        <w:t>`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df_plot </w:t>
      </w:r>
      <w:r>
        <w:rPr>
          <w:rStyle w:val="OtherTok"/>
        </w:rPr>
        <w:t>&lt;-</w:t>
      </w:r>
      <w:r>
        <w:rPr>
          <w:rStyle w:val="NormalTok"/>
        </w:rPr>
        <w:t xml:space="preserve"> table_OR2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df_plot</w:t>
      </w:r>
    </w:p>
    <w:p w14:paraId="51EECFE3" w14:textId="77777777" w:rsidR="007D00B7" w:rsidRPr="004005B2" w:rsidRDefault="00000000">
      <w:pPr>
        <w:pStyle w:val="SourceCode"/>
        <w:rPr>
          <w:lang w:val="fr-CA"/>
          <w:rPrChange w:id="1197" w:author="Adjiwanou, Vissého" w:date="2025-11-11T15:47:00Z" w16du:dateUtc="2025-11-11T20:47:00Z">
            <w:rPr/>
          </w:rPrChange>
        </w:rPr>
      </w:pPr>
      <w:r w:rsidRPr="004005B2">
        <w:rPr>
          <w:rStyle w:val="VerbatimChar"/>
          <w:lang w:val="fr-CA"/>
          <w:rPrChange w:id="1198" w:author="Adjiwanou, Vissého" w:date="2025-11-11T15:47:00Z" w16du:dateUtc="2025-11-11T20:47:00Z">
            <w:rPr>
              <w:rStyle w:val="VerbatimChar"/>
            </w:rPr>
          </w:rPrChange>
        </w:rPr>
        <w:t>##                     Variable_étudiée    Variable      Coef       Min        Max</w:t>
      </w:r>
      <w:r w:rsidRPr="004005B2">
        <w:rPr>
          <w:lang w:val="fr-CA"/>
          <w:rPrChange w:id="119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00" w:author="Adjiwanou, Vissého" w:date="2025-11-11T15:47:00Z" w16du:dateUtc="2025-11-11T20:47:00Z">
            <w:rPr>
              <w:rStyle w:val="VerbatimChar"/>
            </w:rPr>
          </w:rPrChange>
        </w:rPr>
        <w:t>## 1                Justice_sociale_rec Usage_MSOui 2.9381287 1.5758047  5.5299200</w:t>
      </w:r>
      <w:r w:rsidRPr="004005B2">
        <w:rPr>
          <w:lang w:val="fr-CA"/>
          <w:rPrChange w:id="120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02" w:author="Adjiwanou, Vissého" w:date="2025-11-11T15:47:00Z" w16du:dateUtc="2025-11-11T20:47:00Z">
            <w:rPr>
              <w:rStyle w:val="VerbatimChar"/>
            </w:rPr>
          </w:rPrChange>
        </w:rPr>
        <w:t>## 2          Influencer_sur_autrui_rec Usage_MSOui 0.9444995 0.5020620  1.8470193</w:t>
      </w:r>
      <w:r w:rsidRPr="004005B2">
        <w:rPr>
          <w:lang w:val="fr-CA"/>
          <w:rPrChange w:id="120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04" w:author="Adjiwanou, Vissého" w:date="2025-11-11T15:47:00Z" w16du:dateUtc="2025-11-11T20:47:00Z">
            <w:rPr>
              <w:rStyle w:val="VerbatimChar"/>
            </w:rPr>
          </w:rPrChange>
        </w:rPr>
        <w:t>## 3                  Monde_en_paix_rec Usage_MSOui 5.0570270 2.5697537  9.9896310</w:t>
      </w:r>
      <w:r w:rsidRPr="004005B2">
        <w:rPr>
          <w:lang w:val="fr-CA"/>
          <w:rPrChange w:id="120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06" w:author="Adjiwanou, Vissého" w:date="2025-11-11T15:47:00Z" w16du:dateUtc="2025-11-11T20:47:00Z">
            <w:rPr>
              <w:rStyle w:val="VerbatimChar"/>
            </w:rPr>
          </w:rPrChange>
        </w:rPr>
        <w:t>## 4          Securite_pour_famille_rec Usage_MSOui 7.4193930 3.4990205 15.6190247</w:t>
      </w:r>
      <w:r w:rsidRPr="004005B2">
        <w:rPr>
          <w:lang w:val="fr-CA"/>
          <w:rPrChange w:id="120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08" w:author="Adjiwanou, Vissého" w:date="2025-11-11T15:47:00Z" w16du:dateUtc="2025-11-11T20:47:00Z">
            <w:rPr>
              <w:rStyle w:val="VerbatimChar"/>
            </w:rPr>
          </w:rPrChange>
        </w:rPr>
        <w:t>## 5  Respect_et_armonie_avec_terre_rec Usage_MSOui 2.7858981 1.4537853  5.2656826</w:t>
      </w:r>
      <w:r w:rsidRPr="004005B2">
        <w:rPr>
          <w:lang w:val="fr-CA"/>
          <w:rPrChange w:id="120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10" w:author="Adjiwanou, Vissého" w:date="2025-11-11T15:47:00Z" w16du:dateUtc="2025-11-11T20:47:00Z">
            <w:rPr>
              <w:rStyle w:val="VerbatimChar"/>
            </w:rPr>
          </w:rPrChange>
        </w:rPr>
        <w:t>## 6          Honorer_parents_aines_rec Usage_MSOui 2.0579879 1.0863034  3.8234654</w:t>
      </w:r>
      <w:r w:rsidRPr="004005B2">
        <w:rPr>
          <w:lang w:val="fr-CA"/>
          <w:rPrChange w:id="121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12" w:author="Adjiwanou, Vissého" w:date="2025-11-11T15:47:00Z" w16du:dateUtc="2025-11-11T20:47:00Z">
            <w:rPr>
              <w:rStyle w:val="VerbatimChar"/>
            </w:rPr>
          </w:rPrChange>
        </w:rPr>
        <w:t>## 7      Autorite_commander_autrui_rec Usage_MSOui 0.4673299 0.2560590  0.8537915</w:t>
      </w:r>
      <w:r w:rsidRPr="004005B2">
        <w:rPr>
          <w:lang w:val="fr-CA"/>
          <w:rPrChange w:id="121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14" w:author="Adjiwanou, Vissého" w:date="2025-11-11T15:47:00Z" w16du:dateUtc="2025-11-11T20:47:00Z">
            <w:rPr>
              <w:rStyle w:val="VerbatimChar"/>
            </w:rPr>
          </w:rPrChange>
        </w:rPr>
        <w:t>## 8         Proteger_environnement_rec Usage_MSOui 4.0388749 2.1142737  7.6848748</w:t>
      </w:r>
      <w:r w:rsidRPr="004005B2">
        <w:rPr>
          <w:lang w:val="fr-CA"/>
          <w:rPrChange w:id="121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16" w:author="Adjiwanou, Vissého" w:date="2025-11-11T15:47:00Z" w16du:dateUtc="2025-11-11T20:47:00Z">
            <w:rPr>
              <w:rStyle w:val="VerbatimChar"/>
            </w:rPr>
          </w:rPrChange>
        </w:rPr>
        <w:lastRenderedPageBreak/>
        <w:t>## 9       Richesse_materiel_argent_rec Usage_MSOui 1.6287793 0.8932907  3.0437655</w:t>
      </w:r>
      <w:r w:rsidRPr="004005B2">
        <w:rPr>
          <w:lang w:val="fr-CA"/>
          <w:rPrChange w:id="121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18" w:author="Adjiwanou, Vissého" w:date="2025-11-11T15:47:00Z" w16du:dateUtc="2025-11-11T20:47:00Z">
            <w:rPr>
              <w:rStyle w:val="VerbatimChar"/>
            </w:rPr>
          </w:rPrChange>
        </w:rPr>
        <w:t>## 10               Auto_discipline_rec Usage_MSOui 2.1807121 1.1980803  3.9856494</w:t>
      </w:r>
      <w:r w:rsidRPr="004005B2">
        <w:rPr>
          <w:lang w:val="fr-CA"/>
          <w:rPrChange w:id="121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20" w:author="Adjiwanou, Vissého" w:date="2025-11-11T15:47:00Z" w16du:dateUtc="2025-11-11T20:47:00Z">
            <w:rPr>
              <w:rStyle w:val="VerbatimChar"/>
            </w:rPr>
          </w:rPrChange>
        </w:rPr>
        <w:t>## 11          Union_avec_la_nature_rec Usage_MSOui 1.7100794 0.9489332  3.0944505</w:t>
      </w:r>
      <w:r w:rsidRPr="004005B2">
        <w:rPr>
          <w:lang w:val="fr-CA"/>
          <w:rPrChange w:id="122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22" w:author="Adjiwanou, Vissého" w:date="2025-11-11T15:47:00Z" w16du:dateUtc="2025-11-11T20:47:00Z">
            <w:rPr>
              <w:rStyle w:val="VerbatimChar"/>
            </w:rPr>
          </w:rPrChange>
        </w:rPr>
        <w:t>## 12    Equite_egalite_des_chances_rec Usage_MSOui 2.8801871 1.5364671  5.3617691</w:t>
      </w:r>
      <w:r w:rsidRPr="004005B2">
        <w:rPr>
          <w:lang w:val="fr-CA"/>
          <w:rPrChange w:id="122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24" w:author="Adjiwanou, Vissého" w:date="2025-11-11T15:47:00Z" w16du:dateUtc="2025-11-11T20:47:00Z">
            <w:rPr>
              <w:rStyle w:val="VerbatimChar"/>
            </w:rPr>
          </w:rPrChange>
        </w:rPr>
        <w:t>##         ymin       ymax</w:t>
      </w:r>
      <w:r w:rsidRPr="004005B2">
        <w:rPr>
          <w:lang w:val="fr-CA"/>
          <w:rPrChange w:id="122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26" w:author="Adjiwanou, Vissého" w:date="2025-11-11T15:47:00Z" w16du:dateUtc="2025-11-11T20:47:00Z">
            <w:rPr>
              <w:rStyle w:val="VerbatimChar"/>
            </w:rPr>
          </w:rPrChange>
        </w:rPr>
        <w:t>## 1  1.5758047  5.5299200</w:t>
      </w:r>
      <w:r w:rsidRPr="004005B2">
        <w:rPr>
          <w:lang w:val="fr-CA"/>
          <w:rPrChange w:id="122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28" w:author="Adjiwanou, Vissého" w:date="2025-11-11T15:47:00Z" w16du:dateUtc="2025-11-11T20:47:00Z">
            <w:rPr>
              <w:rStyle w:val="VerbatimChar"/>
            </w:rPr>
          </w:rPrChange>
        </w:rPr>
        <w:t>## 2  0.5020620  1.8470193</w:t>
      </w:r>
      <w:r w:rsidRPr="004005B2">
        <w:rPr>
          <w:lang w:val="fr-CA"/>
          <w:rPrChange w:id="122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30" w:author="Adjiwanou, Vissého" w:date="2025-11-11T15:47:00Z" w16du:dateUtc="2025-11-11T20:47:00Z">
            <w:rPr>
              <w:rStyle w:val="VerbatimChar"/>
            </w:rPr>
          </w:rPrChange>
        </w:rPr>
        <w:t>## 3  2.5697537  9.9896310</w:t>
      </w:r>
      <w:r w:rsidRPr="004005B2">
        <w:rPr>
          <w:lang w:val="fr-CA"/>
          <w:rPrChange w:id="123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32" w:author="Adjiwanou, Vissého" w:date="2025-11-11T15:47:00Z" w16du:dateUtc="2025-11-11T20:47:00Z">
            <w:rPr>
              <w:rStyle w:val="VerbatimChar"/>
            </w:rPr>
          </w:rPrChange>
        </w:rPr>
        <w:t>## 4  3.4990205 15.6190247</w:t>
      </w:r>
      <w:r w:rsidRPr="004005B2">
        <w:rPr>
          <w:lang w:val="fr-CA"/>
          <w:rPrChange w:id="123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34" w:author="Adjiwanou, Vissého" w:date="2025-11-11T15:47:00Z" w16du:dateUtc="2025-11-11T20:47:00Z">
            <w:rPr>
              <w:rStyle w:val="VerbatimChar"/>
            </w:rPr>
          </w:rPrChange>
        </w:rPr>
        <w:t>## 5  1.4537853  5.2656826</w:t>
      </w:r>
      <w:r w:rsidRPr="004005B2">
        <w:rPr>
          <w:lang w:val="fr-CA"/>
          <w:rPrChange w:id="123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36" w:author="Adjiwanou, Vissého" w:date="2025-11-11T15:47:00Z" w16du:dateUtc="2025-11-11T20:47:00Z">
            <w:rPr>
              <w:rStyle w:val="VerbatimChar"/>
            </w:rPr>
          </w:rPrChange>
        </w:rPr>
        <w:t>## 6  1.0863034  3.8234654</w:t>
      </w:r>
      <w:r w:rsidRPr="004005B2">
        <w:rPr>
          <w:lang w:val="fr-CA"/>
          <w:rPrChange w:id="123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38" w:author="Adjiwanou, Vissého" w:date="2025-11-11T15:47:00Z" w16du:dateUtc="2025-11-11T20:47:00Z">
            <w:rPr>
              <w:rStyle w:val="VerbatimChar"/>
            </w:rPr>
          </w:rPrChange>
        </w:rPr>
        <w:t>## 7  0.2560590  0.8537915</w:t>
      </w:r>
      <w:r w:rsidRPr="004005B2">
        <w:rPr>
          <w:lang w:val="fr-CA"/>
          <w:rPrChange w:id="123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40" w:author="Adjiwanou, Vissého" w:date="2025-11-11T15:47:00Z" w16du:dateUtc="2025-11-11T20:47:00Z">
            <w:rPr>
              <w:rStyle w:val="VerbatimChar"/>
            </w:rPr>
          </w:rPrChange>
        </w:rPr>
        <w:t>## 8  2.1142737  7.6848748</w:t>
      </w:r>
      <w:r w:rsidRPr="004005B2">
        <w:rPr>
          <w:lang w:val="fr-CA"/>
          <w:rPrChange w:id="124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42" w:author="Adjiwanou, Vissého" w:date="2025-11-11T15:47:00Z" w16du:dateUtc="2025-11-11T20:47:00Z">
            <w:rPr>
              <w:rStyle w:val="VerbatimChar"/>
            </w:rPr>
          </w:rPrChange>
        </w:rPr>
        <w:t>## 9  0.8932907  3.0437655</w:t>
      </w:r>
      <w:r w:rsidRPr="004005B2">
        <w:rPr>
          <w:lang w:val="fr-CA"/>
          <w:rPrChange w:id="124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44" w:author="Adjiwanou, Vissého" w:date="2025-11-11T15:47:00Z" w16du:dateUtc="2025-11-11T20:47:00Z">
            <w:rPr>
              <w:rStyle w:val="VerbatimChar"/>
            </w:rPr>
          </w:rPrChange>
        </w:rPr>
        <w:t>## 10 1.1980803  3.9856494</w:t>
      </w:r>
      <w:r w:rsidRPr="004005B2">
        <w:rPr>
          <w:lang w:val="fr-CA"/>
          <w:rPrChange w:id="124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46" w:author="Adjiwanou, Vissého" w:date="2025-11-11T15:47:00Z" w16du:dateUtc="2025-11-11T20:47:00Z">
            <w:rPr>
              <w:rStyle w:val="VerbatimChar"/>
            </w:rPr>
          </w:rPrChange>
        </w:rPr>
        <w:t>## 11 0.9489332  3.0944505</w:t>
      </w:r>
      <w:r w:rsidRPr="004005B2">
        <w:rPr>
          <w:lang w:val="fr-CA"/>
          <w:rPrChange w:id="124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248" w:author="Adjiwanou, Vissého" w:date="2025-11-11T15:47:00Z" w16du:dateUtc="2025-11-11T20:47:00Z">
            <w:rPr>
              <w:rStyle w:val="VerbatimChar"/>
            </w:rPr>
          </w:rPrChange>
        </w:rPr>
        <w:t>## 12 1.5364671  5.3617691</w:t>
      </w:r>
    </w:p>
    <w:p w14:paraId="51AA204A" w14:textId="77777777" w:rsidR="007D00B7" w:rsidRPr="004005B2" w:rsidRDefault="00000000">
      <w:pPr>
        <w:pStyle w:val="Heading3"/>
        <w:rPr>
          <w:lang w:val="fr-CA"/>
          <w:rPrChange w:id="1249" w:author="Adjiwanou, Vissého" w:date="2025-11-11T15:47:00Z" w16du:dateUtc="2025-11-11T20:47:00Z">
            <w:rPr/>
          </w:rPrChange>
        </w:rPr>
      </w:pPr>
      <w:bookmarkStart w:id="1250" w:name="affichage-des-odds-ratio---effet-brute"/>
      <w:r w:rsidRPr="004005B2">
        <w:rPr>
          <w:lang w:val="fr-CA"/>
          <w:rPrChange w:id="1251" w:author="Adjiwanou, Vissého" w:date="2025-11-11T15:47:00Z" w16du:dateUtc="2025-11-11T20:47:00Z">
            <w:rPr/>
          </w:rPrChange>
        </w:rPr>
        <w:t>Affichage des Odds Ratio - effet brute</w:t>
      </w:r>
    </w:p>
    <w:p w14:paraId="06A59525" w14:textId="77777777" w:rsidR="007D00B7" w:rsidRDefault="00000000"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>y =</w:t>
      </w:r>
      <w:r>
        <w:rPr>
          <w:rStyle w:val="NormalTok"/>
        </w:rPr>
        <w:t xml:space="preserve"> Coef))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"Résultats- bruts"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"Coefficient (Odds Ratio)"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"figures"</w:t>
      </w:r>
      <w:r>
        <w:rPr>
          <w:rStyle w:val="NormalTok"/>
        </w:rPr>
        <w:t xml:space="preserve">, </w:t>
      </w:r>
      <w:r>
        <w:rPr>
          <w:rStyle w:val="StringTok"/>
        </w:rPr>
        <w:t>"Odds Ratio - effet brute_plot.png"</w:t>
      </w:r>
      <w:r>
        <w:rPr>
          <w:rStyle w:val="NormalTok"/>
        </w:rPr>
        <w:t xml:space="preserve">), </w:t>
      </w:r>
      <w:r>
        <w:rPr>
          <w:rStyle w:val="AttributeTok"/>
        </w:rPr>
        <w:t>plot =</w:t>
      </w:r>
      <w:r>
        <w:rPr>
          <w:rStyle w:val="NormalTok"/>
        </w:rPr>
        <w:t xml:space="preserve"> plot1,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plot1</w:t>
      </w:r>
    </w:p>
    <w:p w14:paraId="19577340" w14:textId="77777777" w:rsidR="007D00B7" w:rsidRPr="004005B2" w:rsidRDefault="00000000">
      <w:pPr>
        <w:pStyle w:val="FirstParagraph"/>
        <w:rPr>
          <w:lang w:val="fr-CA"/>
          <w:rPrChange w:id="1252" w:author="Adjiwanou, Vissého" w:date="2025-11-11T15:47:00Z" w16du:dateUtc="2025-11-11T20:47:00Z">
            <w:rPr/>
          </w:rPrChange>
        </w:rPr>
      </w:pPr>
      <w:r>
        <w:rPr>
          <w:noProof/>
        </w:rPr>
        <w:lastRenderedPageBreak/>
        <w:drawing>
          <wp:inline distT="0" distB="0" distL="0" distR="0" wp14:anchorId="25305F9E" wp14:editId="4BD0F6C1">
            <wp:extent cx="4620126" cy="36961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nalyses_complémentaire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005B2">
        <w:rPr>
          <w:lang w:val="fr-CA"/>
          <w:rPrChange w:id="1253" w:author="Adjiwanou, Vissého" w:date="2025-11-11T15:47:00Z" w16du:dateUtc="2025-11-11T20:47:00Z">
            <w:rPr/>
          </w:rPrChange>
        </w:rPr>
        <w:t xml:space="preserve"> </w:t>
      </w:r>
    </w:p>
    <w:p w14:paraId="4AED2AAD" w14:textId="77777777" w:rsidR="007D00B7" w:rsidRPr="004005B2" w:rsidRDefault="00000000">
      <w:pPr>
        <w:pStyle w:val="Heading3"/>
        <w:rPr>
          <w:lang w:val="fr-CA"/>
          <w:rPrChange w:id="1254" w:author="Adjiwanou, Vissého" w:date="2025-11-11T15:47:00Z" w16du:dateUtc="2025-11-11T20:47:00Z">
            <w:rPr/>
          </w:rPrChange>
        </w:rPr>
      </w:pPr>
      <w:bookmarkStart w:id="1255" w:name="Xace3b6bd40de6954d1001f6f0d381d928d76982"/>
      <w:bookmarkEnd w:id="1250"/>
      <w:r w:rsidRPr="004005B2">
        <w:rPr>
          <w:lang w:val="fr-CA"/>
          <w:rPrChange w:id="1256" w:author="Adjiwanou, Vissého" w:date="2025-11-11T15:47:00Z" w16du:dateUtc="2025-11-11T20:47:00Z">
            <w:rPr/>
          </w:rPrChange>
        </w:rPr>
        <w:t>Affichage des Odds Ratio - effets controlés</w:t>
      </w:r>
    </w:p>
    <w:p w14:paraId="078B132E" w14:textId="77777777" w:rsidR="007D00B7" w:rsidRDefault="00000000"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(df_plot,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>y =</w:t>
      </w:r>
      <w:r>
        <w:rPr>
          <w:rStyle w:val="NormalTok"/>
        </w:rPr>
        <w:t xml:space="preserve"> Coef))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"Résultats-controlés"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"Coefficient (Odds Ratio)"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"figures"</w:t>
      </w:r>
      <w:r>
        <w:rPr>
          <w:rStyle w:val="NormalTok"/>
        </w:rPr>
        <w:t xml:space="preserve">, </w:t>
      </w:r>
      <w:r>
        <w:rPr>
          <w:rStyle w:val="StringTok"/>
        </w:rPr>
        <w:t>"Odds Ratio - effet cotrolés_plot.png"</w:t>
      </w:r>
      <w:r>
        <w:rPr>
          <w:rStyle w:val="NormalTok"/>
        </w:rPr>
        <w:t xml:space="preserve">), </w:t>
      </w:r>
      <w:r>
        <w:rPr>
          <w:rStyle w:val="AttributeTok"/>
        </w:rPr>
        <w:t>plot =</w:t>
      </w:r>
      <w:r>
        <w:rPr>
          <w:rStyle w:val="NormalTok"/>
        </w:rPr>
        <w:t xml:space="preserve"> plot2,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plot2</w:t>
      </w:r>
    </w:p>
    <w:p w14:paraId="7D6B8780" w14:textId="77777777" w:rsidR="007D00B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A973975" wp14:editId="06841433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nalyses_complémentaire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13A37C2" w14:textId="77777777" w:rsidR="007D00B7" w:rsidRDefault="00000000">
      <w:pPr>
        <w:pStyle w:val="Heading3"/>
      </w:pPr>
      <w:bookmarkStart w:id="1257" w:name="comparaison-des-resultats"/>
      <w:bookmarkEnd w:id="1255"/>
      <w:r>
        <w:t>Comparaison des resultats</w:t>
      </w:r>
    </w:p>
    <w:p w14:paraId="5179C380" w14:textId="77777777" w:rsidR="007D00B7" w:rsidRDefault="00000000"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>y =</w:t>
      </w:r>
      <w:r>
        <w:rPr>
          <w:rStyle w:val="NormalTok"/>
        </w:rPr>
        <w:t xml:space="preserve"> Coef))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"Résultats- bruts"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"Coefficient (Odds Ratio)"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(df_plot,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>y =</w:t>
      </w:r>
      <w:r>
        <w:rPr>
          <w:rStyle w:val="NormalTok"/>
        </w:rPr>
        <w:t xml:space="preserve"> Coef))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"Résultats-controlés"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"Coefficient (Odds Ratio)"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Affichage côte à côte</w:t>
      </w:r>
      <w:r>
        <w:br/>
      </w:r>
      <w:r>
        <w:rPr>
          <w:rStyle w:val="FunctionTok"/>
        </w:rPr>
        <w:t>grid.arrange</w:t>
      </w:r>
      <w:r>
        <w:rPr>
          <w:rStyle w:val="NormalTok"/>
        </w:rPr>
        <w:t xml:space="preserve">(plot1, plot2,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474DDDEA" w14:textId="77777777" w:rsidR="007D00B7" w:rsidRPr="004005B2" w:rsidRDefault="00000000">
      <w:pPr>
        <w:pStyle w:val="FirstParagraph"/>
        <w:rPr>
          <w:lang w:val="fr-CA"/>
          <w:rPrChange w:id="1258" w:author="Adjiwanou, Vissého" w:date="2025-11-11T15:47:00Z" w16du:dateUtc="2025-11-11T20:47:00Z">
            <w:rPr/>
          </w:rPrChange>
        </w:rPr>
      </w:pPr>
      <w:r>
        <w:rPr>
          <w:noProof/>
        </w:rPr>
        <w:drawing>
          <wp:inline distT="0" distB="0" distL="0" distR="0" wp14:anchorId="1407A213" wp14:editId="03E17990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Analyses_complémentaire_files/figure-docx/unnamed-chunk-2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005B2">
        <w:rPr>
          <w:lang w:val="fr-CA"/>
          <w:rPrChange w:id="1259" w:author="Adjiwanou, Vissého" w:date="2025-11-11T15:47:00Z" w16du:dateUtc="2025-11-11T20:47:00Z">
            <w:rPr/>
          </w:rPrChange>
        </w:rPr>
        <w:t xml:space="preserve"> </w:t>
      </w:r>
    </w:p>
    <w:p w14:paraId="114740BD" w14:textId="77777777" w:rsidR="007D00B7" w:rsidRPr="004005B2" w:rsidRDefault="00000000">
      <w:pPr>
        <w:pStyle w:val="Heading2"/>
        <w:rPr>
          <w:lang w:val="fr-CA"/>
          <w:rPrChange w:id="1260" w:author="Adjiwanou, Vissého" w:date="2025-11-11T15:47:00Z" w16du:dateUtc="2025-11-11T20:47:00Z">
            <w:rPr/>
          </w:rPrChange>
        </w:rPr>
      </w:pPr>
      <w:bookmarkStart w:id="1261" w:name="X36f0a8db03e0c9203d7a7462841e6d67c8c20e4"/>
      <w:bookmarkEnd w:id="1051"/>
      <w:bookmarkEnd w:id="1257"/>
      <w:r w:rsidRPr="004005B2">
        <w:rPr>
          <w:lang w:val="fr-CA"/>
          <w:rPrChange w:id="1262" w:author="Adjiwanou, Vissého" w:date="2025-11-11T15:47:00Z" w16du:dateUtc="2025-11-11T20:47:00Z">
            <w:rPr/>
          </w:rPrChange>
        </w:rPr>
        <w:t>Regressions logistiques binaires controlés</w:t>
      </w:r>
    </w:p>
    <w:p w14:paraId="758B4742" w14:textId="77777777" w:rsidR="007D00B7" w:rsidRPr="004005B2" w:rsidRDefault="00000000">
      <w:pPr>
        <w:pStyle w:val="SourceCode"/>
        <w:rPr>
          <w:lang w:val="fr-CA"/>
          <w:rPrChange w:id="1263" w:author="Adjiwanou, Vissého" w:date="2025-11-11T15:47:00Z" w16du:dateUtc="2025-11-11T20:47:00Z">
            <w:rPr/>
          </w:rPrChange>
        </w:rPr>
      </w:pPr>
      <w:r w:rsidRPr="004005B2">
        <w:rPr>
          <w:rStyle w:val="CommentTok"/>
          <w:lang w:val="fr-CA"/>
          <w:rPrChange w:id="1264" w:author="Adjiwanou, Vissého" w:date="2025-11-11T15:47:00Z" w16du:dateUtc="2025-11-11T20:47:00Z">
            <w:rPr>
              <w:rStyle w:val="CommentTok"/>
            </w:rPr>
          </w:rPrChange>
        </w:rPr>
        <w:t># Usage des médias sociaux (a un compte ou non)</w:t>
      </w:r>
      <w:r w:rsidRPr="004005B2">
        <w:rPr>
          <w:lang w:val="fr-CA"/>
          <w:rPrChange w:id="1265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266" w:author="Adjiwanou, Vissého" w:date="2025-11-11T15:47:00Z" w16du:dateUtc="2025-11-11T20:47:00Z">
            <w:rPr>
              <w:rStyle w:val="NormalTok"/>
            </w:rPr>
          </w:rPrChange>
        </w:rPr>
        <w:t xml:space="preserve">mod1_bin </w:t>
      </w:r>
      <w:r w:rsidRPr="004005B2">
        <w:rPr>
          <w:rStyle w:val="OtherTok"/>
          <w:lang w:val="fr-CA"/>
          <w:rPrChange w:id="1267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268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269" w:author="Adjiwanou, Vissého" w:date="2025-11-11T15:47:00Z" w16du:dateUtc="2025-11-11T20:47:00Z">
            <w:rPr>
              <w:rStyle w:val="FunctionTok"/>
            </w:rPr>
          </w:rPrChange>
        </w:rPr>
        <w:t>glm</w:t>
      </w:r>
      <w:r w:rsidRPr="004005B2">
        <w:rPr>
          <w:rStyle w:val="NormalTok"/>
          <w:lang w:val="fr-CA"/>
          <w:rPrChange w:id="1270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127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272" w:author="Adjiwanou, Vissého" w:date="2025-11-11T15:47:00Z" w16du:dateUtc="2025-11-11T20:47:00Z">
            <w:rPr>
              <w:rStyle w:val="NormalTok"/>
            </w:rPr>
          </w:rPrChange>
        </w:rPr>
        <w:t xml:space="preserve">  Justice_sociale_rec </w:t>
      </w:r>
      <w:r w:rsidRPr="004005B2">
        <w:rPr>
          <w:rStyle w:val="SpecialCharTok"/>
          <w:lang w:val="fr-CA"/>
          <w:rPrChange w:id="1273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1274" w:author="Adjiwanou, Vissého" w:date="2025-11-11T15:47:00Z" w16du:dateUtc="2025-11-11T20:47:00Z">
            <w:rPr>
              <w:rStyle w:val="NormalTok"/>
            </w:rPr>
          </w:rPrChange>
        </w:rPr>
        <w:t xml:space="preserve"> Usage_MS </w:t>
      </w:r>
      <w:r w:rsidRPr="004005B2">
        <w:rPr>
          <w:rStyle w:val="SpecialCharTok"/>
          <w:lang w:val="fr-CA"/>
          <w:rPrChange w:id="1275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276" w:author="Adjiwanou, Vissého" w:date="2025-11-11T15:47:00Z" w16du:dateUtc="2025-11-11T20:47:00Z">
            <w:rPr>
              <w:rStyle w:val="NormalTok"/>
            </w:rPr>
          </w:rPrChange>
        </w:rPr>
        <w:t xml:space="preserve"> gpe_age </w:t>
      </w:r>
      <w:r w:rsidRPr="004005B2">
        <w:rPr>
          <w:rStyle w:val="SpecialCharTok"/>
          <w:lang w:val="fr-CA"/>
          <w:rPrChange w:id="1277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278" w:author="Adjiwanou, Vissého" w:date="2025-11-11T15:47:00Z" w16du:dateUtc="2025-11-11T20:47:00Z">
            <w:rPr>
              <w:rStyle w:val="NormalTok"/>
            </w:rPr>
          </w:rPrChange>
        </w:rPr>
        <w:t xml:space="preserve"> sexe </w:t>
      </w:r>
      <w:r w:rsidRPr="004005B2">
        <w:rPr>
          <w:rStyle w:val="SpecialCharTok"/>
          <w:lang w:val="fr-CA"/>
          <w:rPrChange w:id="1279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280" w:author="Adjiwanou, Vissého" w:date="2025-11-11T15:47:00Z" w16du:dateUtc="2025-11-11T20:47:00Z">
            <w:rPr>
              <w:rStyle w:val="NormalTok"/>
            </w:rPr>
          </w:rPrChange>
        </w:rPr>
        <w:t xml:space="preserve"> lieu_de_naissance </w:t>
      </w:r>
      <w:r w:rsidRPr="004005B2">
        <w:rPr>
          <w:rStyle w:val="SpecialCharTok"/>
          <w:lang w:val="fr-CA"/>
          <w:rPrChange w:id="1281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lang w:val="fr-CA"/>
          <w:rPrChange w:id="128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283" w:author="Adjiwanou, Vissého" w:date="2025-11-11T15:47:00Z" w16du:dateUtc="2025-11-11T20:47:00Z">
            <w:rPr>
              <w:rStyle w:val="NormalTok"/>
            </w:rPr>
          </w:rPrChange>
        </w:rPr>
        <w:t xml:space="preserve">    Diplome_du_repondant </w:t>
      </w:r>
      <w:r w:rsidRPr="004005B2">
        <w:rPr>
          <w:rStyle w:val="SpecialCharTok"/>
          <w:lang w:val="fr-CA"/>
          <w:rPrChange w:id="1284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285" w:author="Adjiwanou, Vissého" w:date="2025-11-11T15:47:00Z" w16du:dateUtc="2025-11-11T20:47:00Z">
            <w:rPr>
              <w:rStyle w:val="NormalTok"/>
            </w:rPr>
          </w:rPrChange>
        </w:rPr>
        <w:t xml:space="preserve"> Occupation_du_repondant </w:t>
      </w:r>
      <w:r w:rsidRPr="004005B2">
        <w:rPr>
          <w:rStyle w:val="SpecialCharTok"/>
          <w:lang w:val="fr-CA"/>
          <w:rPrChange w:id="1286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287" w:author="Adjiwanou, Vissého" w:date="2025-11-11T15:47:00Z" w16du:dateUtc="2025-11-11T20:47:00Z">
            <w:rPr>
              <w:rStyle w:val="NormalTok"/>
            </w:rPr>
          </w:rPrChange>
        </w:rPr>
        <w:t xml:space="preserve"> Revenu_annuel_du_repondant,</w:t>
      </w:r>
      <w:r w:rsidRPr="004005B2">
        <w:rPr>
          <w:lang w:val="fr-CA"/>
          <w:rPrChange w:id="128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28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290" w:author="Adjiwanou, Vissého" w:date="2025-11-11T15:47:00Z" w16du:dateUtc="2025-11-11T20:47:00Z">
            <w:rPr>
              <w:rStyle w:val="AttributeTok"/>
            </w:rPr>
          </w:rPrChange>
        </w:rPr>
        <w:t>data =</w:t>
      </w:r>
      <w:r w:rsidRPr="004005B2">
        <w:rPr>
          <w:rStyle w:val="NormalTok"/>
          <w:lang w:val="fr-CA"/>
          <w:rPrChange w:id="1291" w:author="Adjiwanou, Vissého" w:date="2025-11-11T15:47:00Z" w16du:dateUtc="2025-11-11T20:47:00Z">
            <w:rPr>
              <w:rStyle w:val="NormalTok"/>
            </w:rPr>
          </w:rPrChange>
        </w:rPr>
        <w:t xml:space="preserve"> data_P3_,</w:t>
      </w:r>
      <w:r w:rsidRPr="004005B2">
        <w:rPr>
          <w:lang w:val="fr-CA"/>
          <w:rPrChange w:id="129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293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294" w:author="Adjiwanou, Vissého" w:date="2025-11-11T15:47:00Z" w16du:dateUtc="2025-11-11T20:47:00Z">
            <w:rPr>
              <w:rStyle w:val="AttributeTok"/>
            </w:rPr>
          </w:rPrChange>
        </w:rPr>
        <w:t>family =</w:t>
      </w:r>
      <w:r w:rsidRPr="004005B2">
        <w:rPr>
          <w:rStyle w:val="NormalTok"/>
          <w:lang w:val="fr-CA"/>
          <w:rPrChange w:id="1295" w:author="Adjiwanou, Vissého" w:date="2025-11-11T15:47:00Z" w16du:dateUtc="2025-11-11T20:47:00Z">
            <w:rPr>
              <w:rStyle w:val="NormalTok"/>
            </w:rPr>
          </w:rPrChange>
        </w:rPr>
        <w:t xml:space="preserve"> binomial</w:t>
      </w:r>
      <w:r w:rsidRPr="004005B2">
        <w:rPr>
          <w:lang w:val="fr-CA"/>
          <w:rPrChange w:id="1296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297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1298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1299" w:author="Adjiwanou, Vissého" w:date="2025-11-11T15:47:00Z" w16du:dateUtc="2025-11-11T20:47:00Z">
            <w:rPr/>
          </w:rPrChange>
        </w:rPr>
        <w:br/>
      </w:r>
      <w:r w:rsidRPr="004005B2">
        <w:rPr>
          <w:rStyle w:val="CommentTok"/>
          <w:lang w:val="fr-CA"/>
          <w:rPrChange w:id="1300" w:author="Adjiwanou, Vissého" w:date="2025-11-11T15:47:00Z" w16du:dateUtc="2025-11-11T20:47:00Z">
            <w:rPr>
              <w:rStyle w:val="CommentTok"/>
            </w:rPr>
          </w:rPrChange>
        </w:rPr>
        <w:t>#  Nombre de comptes réguliers</w:t>
      </w:r>
      <w:r w:rsidRPr="004005B2">
        <w:rPr>
          <w:lang w:val="fr-CA"/>
          <w:rPrChange w:id="1301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02" w:author="Adjiwanou, Vissého" w:date="2025-11-11T15:47:00Z" w16du:dateUtc="2025-11-11T20:47:00Z">
            <w:rPr>
              <w:rStyle w:val="NormalTok"/>
            </w:rPr>
          </w:rPrChange>
        </w:rPr>
        <w:t xml:space="preserve">mod2_bin </w:t>
      </w:r>
      <w:r w:rsidRPr="004005B2">
        <w:rPr>
          <w:rStyle w:val="OtherTok"/>
          <w:lang w:val="fr-CA"/>
          <w:rPrChange w:id="1303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304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305" w:author="Adjiwanou, Vissého" w:date="2025-11-11T15:47:00Z" w16du:dateUtc="2025-11-11T20:47:00Z">
            <w:rPr>
              <w:rStyle w:val="FunctionTok"/>
            </w:rPr>
          </w:rPrChange>
        </w:rPr>
        <w:t>glm</w:t>
      </w:r>
      <w:r w:rsidRPr="004005B2">
        <w:rPr>
          <w:rStyle w:val="NormalTok"/>
          <w:lang w:val="fr-CA"/>
          <w:rPrChange w:id="1306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130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08" w:author="Adjiwanou, Vissého" w:date="2025-11-11T15:47:00Z" w16du:dateUtc="2025-11-11T20:47:00Z">
            <w:rPr>
              <w:rStyle w:val="NormalTok"/>
            </w:rPr>
          </w:rPrChange>
        </w:rPr>
        <w:t xml:space="preserve">  Justice_sociale_rec </w:t>
      </w:r>
      <w:r w:rsidRPr="004005B2">
        <w:rPr>
          <w:rStyle w:val="SpecialCharTok"/>
          <w:lang w:val="fr-CA"/>
          <w:rPrChange w:id="1309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1310" w:author="Adjiwanou, Vissého" w:date="2025-11-11T15:47:00Z" w16du:dateUtc="2025-11-11T20:47:00Z">
            <w:rPr>
              <w:rStyle w:val="NormalTok"/>
            </w:rPr>
          </w:rPrChange>
        </w:rPr>
        <w:t xml:space="preserve"> Nbr_compte_MS_regulier </w:t>
      </w:r>
      <w:r w:rsidRPr="004005B2">
        <w:rPr>
          <w:rStyle w:val="SpecialCharTok"/>
          <w:lang w:val="fr-CA"/>
          <w:rPrChange w:id="1311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12" w:author="Adjiwanou, Vissého" w:date="2025-11-11T15:47:00Z" w16du:dateUtc="2025-11-11T20:47:00Z">
            <w:rPr>
              <w:rStyle w:val="NormalTok"/>
            </w:rPr>
          </w:rPrChange>
        </w:rPr>
        <w:t xml:space="preserve"> gpe_age </w:t>
      </w:r>
      <w:r w:rsidRPr="004005B2">
        <w:rPr>
          <w:rStyle w:val="SpecialCharTok"/>
          <w:lang w:val="fr-CA"/>
          <w:rPrChange w:id="1313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14" w:author="Adjiwanou, Vissého" w:date="2025-11-11T15:47:00Z" w16du:dateUtc="2025-11-11T20:47:00Z">
            <w:rPr>
              <w:rStyle w:val="NormalTok"/>
            </w:rPr>
          </w:rPrChange>
        </w:rPr>
        <w:t xml:space="preserve"> sexe </w:t>
      </w:r>
      <w:r w:rsidRPr="004005B2">
        <w:rPr>
          <w:rStyle w:val="SpecialCharTok"/>
          <w:lang w:val="fr-CA"/>
          <w:rPrChange w:id="1315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16" w:author="Adjiwanou, Vissého" w:date="2025-11-11T15:47:00Z" w16du:dateUtc="2025-11-11T20:47:00Z">
            <w:rPr>
              <w:rStyle w:val="NormalTok"/>
            </w:rPr>
          </w:rPrChange>
        </w:rPr>
        <w:t xml:space="preserve"> lieu_de_naissance </w:t>
      </w:r>
      <w:r w:rsidRPr="004005B2">
        <w:rPr>
          <w:rStyle w:val="SpecialCharTok"/>
          <w:lang w:val="fr-CA"/>
          <w:rPrChange w:id="1317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lang w:val="fr-CA"/>
          <w:rPrChange w:id="131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19" w:author="Adjiwanou, Vissého" w:date="2025-11-11T15:47:00Z" w16du:dateUtc="2025-11-11T20:47:00Z">
            <w:rPr>
              <w:rStyle w:val="NormalTok"/>
            </w:rPr>
          </w:rPrChange>
        </w:rPr>
        <w:t xml:space="preserve">    Diplome_du_repondant </w:t>
      </w:r>
      <w:r w:rsidRPr="004005B2">
        <w:rPr>
          <w:rStyle w:val="SpecialCharTok"/>
          <w:lang w:val="fr-CA"/>
          <w:rPrChange w:id="1320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21" w:author="Adjiwanou, Vissého" w:date="2025-11-11T15:47:00Z" w16du:dateUtc="2025-11-11T20:47:00Z">
            <w:rPr>
              <w:rStyle w:val="NormalTok"/>
            </w:rPr>
          </w:rPrChange>
        </w:rPr>
        <w:t xml:space="preserve"> Occupation_du_repondant </w:t>
      </w:r>
      <w:r w:rsidRPr="004005B2">
        <w:rPr>
          <w:rStyle w:val="SpecialCharTok"/>
          <w:lang w:val="fr-CA"/>
          <w:rPrChange w:id="1322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23" w:author="Adjiwanou, Vissého" w:date="2025-11-11T15:47:00Z" w16du:dateUtc="2025-11-11T20:47:00Z">
            <w:rPr>
              <w:rStyle w:val="NormalTok"/>
            </w:rPr>
          </w:rPrChange>
        </w:rPr>
        <w:t xml:space="preserve"> Revenu_annuel_du_repondant,</w:t>
      </w:r>
      <w:r w:rsidRPr="004005B2">
        <w:rPr>
          <w:lang w:val="fr-CA"/>
          <w:rPrChange w:id="132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25" w:author="Adjiwanou, Vissého" w:date="2025-11-11T15:47:00Z" w16du:dateUtc="2025-11-11T20:47:00Z">
            <w:rPr>
              <w:rStyle w:val="NormalTok"/>
            </w:rPr>
          </w:rPrChange>
        </w:rPr>
        <w:lastRenderedPageBreak/>
        <w:t xml:space="preserve">  </w:t>
      </w:r>
      <w:r w:rsidRPr="004005B2">
        <w:rPr>
          <w:rStyle w:val="AttributeTok"/>
          <w:lang w:val="fr-CA"/>
          <w:rPrChange w:id="1326" w:author="Adjiwanou, Vissého" w:date="2025-11-11T15:47:00Z" w16du:dateUtc="2025-11-11T20:47:00Z">
            <w:rPr>
              <w:rStyle w:val="AttributeTok"/>
            </w:rPr>
          </w:rPrChange>
        </w:rPr>
        <w:t>data =</w:t>
      </w:r>
      <w:r w:rsidRPr="004005B2">
        <w:rPr>
          <w:rStyle w:val="NormalTok"/>
          <w:lang w:val="fr-CA"/>
          <w:rPrChange w:id="1327" w:author="Adjiwanou, Vissého" w:date="2025-11-11T15:47:00Z" w16du:dateUtc="2025-11-11T20:47:00Z">
            <w:rPr>
              <w:rStyle w:val="NormalTok"/>
            </w:rPr>
          </w:rPrChange>
        </w:rPr>
        <w:t xml:space="preserve"> data_P3_,</w:t>
      </w:r>
      <w:r w:rsidRPr="004005B2">
        <w:rPr>
          <w:lang w:val="fr-CA"/>
          <w:rPrChange w:id="132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29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330" w:author="Adjiwanou, Vissého" w:date="2025-11-11T15:47:00Z" w16du:dateUtc="2025-11-11T20:47:00Z">
            <w:rPr>
              <w:rStyle w:val="AttributeTok"/>
            </w:rPr>
          </w:rPrChange>
        </w:rPr>
        <w:t>family =</w:t>
      </w:r>
      <w:r w:rsidRPr="004005B2">
        <w:rPr>
          <w:rStyle w:val="NormalTok"/>
          <w:lang w:val="fr-CA"/>
          <w:rPrChange w:id="1331" w:author="Adjiwanou, Vissého" w:date="2025-11-11T15:47:00Z" w16du:dateUtc="2025-11-11T20:47:00Z">
            <w:rPr>
              <w:rStyle w:val="NormalTok"/>
            </w:rPr>
          </w:rPrChange>
        </w:rPr>
        <w:t xml:space="preserve"> binomial</w:t>
      </w:r>
      <w:r w:rsidRPr="004005B2">
        <w:rPr>
          <w:lang w:val="fr-CA"/>
          <w:rPrChange w:id="1332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33" w:author="Adjiwanou, Vissého" w:date="2025-11-11T15:47:00Z" w16du:dateUtc="2025-11-11T20:47:00Z">
            <w:rPr>
              <w:rStyle w:val="NormalTok"/>
            </w:rPr>
          </w:rPrChange>
        </w:rPr>
        <w:t>)</w:t>
      </w:r>
      <w:r w:rsidRPr="004005B2">
        <w:rPr>
          <w:lang w:val="fr-CA"/>
          <w:rPrChange w:id="1334" w:author="Adjiwanou, Vissého" w:date="2025-11-11T15:47:00Z" w16du:dateUtc="2025-11-11T20:47:00Z">
            <w:rPr/>
          </w:rPrChange>
        </w:rPr>
        <w:br/>
      </w:r>
      <w:r w:rsidRPr="004005B2">
        <w:rPr>
          <w:lang w:val="fr-CA"/>
          <w:rPrChange w:id="1335" w:author="Adjiwanou, Vissého" w:date="2025-11-11T15:47:00Z" w16du:dateUtc="2025-11-11T20:47:00Z">
            <w:rPr/>
          </w:rPrChange>
        </w:rPr>
        <w:br/>
      </w:r>
      <w:r w:rsidRPr="004005B2">
        <w:rPr>
          <w:rStyle w:val="CommentTok"/>
          <w:lang w:val="fr-CA"/>
          <w:rPrChange w:id="1336" w:author="Adjiwanou, Vissého" w:date="2025-11-11T15:47:00Z" w16du:dateUtc="2025-11-11T20:47:00Z">
            <w:rPr>
              <w:rStyle w:val="CommentTok"/>
            </w:rPr>
          </w:rPrChange>
        </w:rPr>
        <w:t>#  Temps passé sur les médias sociaux</w:t>
      </w:r>
      <w:r w:rsidRPr="004005B2">
        <w:rPr>
          <w:lang w:val="fr-CA"/>
          <w:rPrChange w:id="1337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38" w:author="Adjiwanou, Vissého" w:date="2025-11-11T15:47:00Z" w16du:dateUtc="2025-11-11T20:47:00Z">
            <w:rPr>
              <w:rStyle w:val="NormalTok"/>
            </w:rPr>
          </w:rPrChange>
        </w:rPr>
        <w:t xml:space="preserve">mod3_bin </w:t>
      </w:r>
      <w:r w:rsidRPr="004005B2">
        <w:rPr>
          <w:rStyle w:val="OtherTok"/>
          <w:lang w:val="fr-CA"/>
          <w:rPrChange w:id="1339" w:author="Adjiwanou, Vissého" w:date="2025-11-11T15:47:00Z" w16du:dateUtc="2025-11-11T20:47:00Z">
            <w:rPr>
              <w:rStyle w:val="OtherTok"/>
            </w:rPr>
          </w:rPrChange>
        </w:rPr>
        <w:t>&lt;-</w:t>
      </w:r>
      <w:r w:rsidRPr="004005B2">
        <w:rPr>
          <w:rStyle w:val="NormalTok"/>
          <w:lang w:val="fr-CA"/>
          <w:rPrChange w:id="1340" w:author="Adjiwanou, Vissého" w:date="2025-11-11T15:47:00Z" w16du:dateUtc="2025-11-11T20:47:00Z">
            <w:rPr>
              <w:rStyle w:val="NormalTok"/>
            </w:rPr>
          </w:rPrChange>
        </w:rPr>
        <w:t xml:space="preserve"> </w:t>
      </w:r>
      <w:r w:rsidRPr="004005B2">
        <w:rPr>
          <w:rStyle w:val="FunctionTok"/>
          <w:lang w:val="fr-CA"/>
          <w:rPrChange w:id="1341" w:author="Adjiwanou, Vissého" w:date="2025-11-11T15:47:00Z" w16du:dateUtc="2025-11-11T20:47:00Z">
            <w:rPr>
              <w:rStyle w:val="FunctionTok"/>
            </w:rPr>
          </w:rPrChange>
        </w:rPr>
        <w:t>glm</w:t>
      </w:r>
      <w:r w:rsidRPr="004005B2">
        <w:rPr>
          <w:rStyle w:val="NormalTok"/>
          <w:lang w:val="fr-CA"/>
          <w:rPrChange w:id="1342" w:author="Adjiwanou, Vissého" w:date="2025-11-11T15:47:00Z" w16du:dateUtc="2025-11-11T20:47:00Z">
            <w:rPr>
              <w:rStyle w:val="NormalTok"/>
            </w:rPr>
          </w:rPrChange>
        </w:rPr>
        <w:t>(</w:t>
      </w:r>
      <w:r w:rsidRPr="004005B2">
        <w:rPr>
          <w:lang w:val="fr-CA"/>
          <w:rPrChange w:id="1343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44" w:author="Adjiwanou, Vissého" w:date="2025-11-11T15:47:00Z" w16du:dateUtc="2025-11-11T20:47:00Z">
            <w:rPr>
              <w:rStyle w:val="NormalTok"/>
            </w:rPr>
          </w:rPrChange>
        </w:rPr>
        <w:t xml:space="preserve">  Justice_sociale_rec </w:t>
      </w:r>
      <w:r w:rsidRPr="004005B2">
        <w:rPr>
          <w:rStyle w:val="SpecialCharTok"/>
          <w:lang w:val="fr-CA"/>
          <w:rPrChange w:id="1345" w:author="Adjiwanou, Vissého" w:date="2025-11-11T15:47:00Z" w16du:dateUtc="2025-11-11T20:47:00Z">
            <w:rPr>
              <w:rStyle w:val="SpecialCharTok"/>
            </w:rPr>
          </w:rPrChange>
        </w:rPr>
        <w:t>~</w:t>
      </w:r>
      <w:r w:rsidRPr="004005B2">
        <w:rPr>
          <w:rStyle w:val="NormalTok"/>
          <w:lang w:val="fr-CA"/>
          <w:rPrChange w:id="1346" w:author="Adjiwanou, Vissého" w:date="2025-11-11T15:47:00Z" w16du:dateUtc="2025-11-11T20:47:00Z">
            <w:rPr>
              <w:rStyle w:val="NormalTok"/>
            </w:rPr>
          </w:rPrChange>
        </w:rPr>
        <w:t xml:space="preserve"> Nombre_d_heures_sur_RSM_Jour </w:t>
      </w:r>
      <w:r w:rsidRPr="004005B2">
        <w:rPr>
          <w:rStyle w:val="SpecialCharTok"/>
          <w:lang w:val="fr-CA"/>
          <w:rPrChange w:id="1347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48" w:author="Adjiwanou, Vissého" w:date="2025-11-11T15:47:00Z" w16du:dateUtc="2025-11-11T20:47:00Z">
            <w:rPr>
              <w:rStyle w:val="NormalTok"/>
            </w:rPr>
          </w:rPrChange>
        </w:rPr>
        <w:t xml:space="preserve"> gpe_age </w:t>
      </w:r>
      <w:r w:rsidRPr="004005B2">
        <w:rPr>
          <w:rStyle w:val="SpecialCharTok"/>
          <w:lang w:val="fr-CA"/>
          <w:rPrChange w:id="1349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50" w:author="Adjiwanou, Vissého" w:date="2025-11-11T15:47:00Z" w16du:dateUtc="2025-11-11T20:47:00Z">
            <w:rPr>
              <w:rStyle w:val="NormalTok"/>
            </w:rPr>
          </w:rPrChange>
        </w:rPr>
        <w:t xml:space="preserve"> sexe </w:t>
      </w:r>
      <w:r w:rsidRPr="004005B2">
        <w:rPr>
          <w:rStyle w:val="SpecialCharTok"/>
          <w:lang w:val="fr-CA"/>
          <w:rPrChange w:id="1351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52" w:author="Adjiwanou, Vissého" w:date="2025-11-11T15:47:00Z" w16du:dateUtc="2025-11-11T20:47:00Z">
            <w:rPr>
              <w:rStyle w:val="NormalTok"/>
            </w:rPr>
          </w:rPrChange>
        </w:rPr>
        <w:t xml:space="preserve"> lieu_de_naissance </w:t>
      </w:r>
      <w:r w:rsidRPr="004005B2">
        <w:rPr>
          <w:rStyle w:val="SpecialCharTok"/>
          <w:lang w:val="fr-CA"/>
          <w:rPrChange w:id="1353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lang w:val="fr-CA"/>
          <w:rPrChange w:id="135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55" w:author="Adjiwanou, Vissého" w:date="2025-11-11T15:47:00Z" w16du:dateUtc="2025-11-11T20:47:00Z">
            <w:rPr>
              <w:rStyle w:val="NormalTok"/>
            </w:rPr>
          </w:rPrChange>
        </w:rPr>
        <w:t xml:space="preserve">    Diplome_du_repondant </w:t>
      </w:r>
      <w:r w:rsidRPr="004005B2">
        <w:rPr>
          <w:rStyle w:val="SpecialCharTok"/>
          <w:lang w:val="fr-CA"/>
          <w:rPrChange w:id="1356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57" w:author="Adjiwanou, Vissého" w:date="2025-11-11T15:47:00Z" w16du:dateUtc="2025-11-11T20:47:00Z">
            <w:rPr>
              <w:rStyle w:val="NormalTok"/>
            </w:rPr>
          </w:rPrChange>
        </w:rPr>
        <w:t xml:space="preserve"> Occupation_du_repondant </w:t>
      </w:r>
      <w:r w:rsidRPr="004005B2">
        <w:rPr>
          <w:rStyle w:val="SpecialCharTok"/>
          <w:lang w:val="fr-CA"/>
          <w:rPrChange w:id="1358" w:author="Adjiwanou, Vissého" w:date="2025-11-11T15:47:00Z" w16du:dateUtc="2025-11-11T20:47:00Z">
            <w:rPr>
              <w:rStyle w:val="SpecialCharTok"/>
            </w:rPr>
          </w:rPrChange>
        </w:rPr>
        <w:t>+</w:t>
      </w:r>
      <w:r w:rsidRPr="004005B2">
        <w:rPr>
          <w:rStyle w:val="NormalTok"/>
          <w:lang w:val="fr-CA"/>
          <w:rPrChange w:id="1359" w:author="Adjiwanou, Vissého" w:date="2025-11-11T15:47:00Z" w16du:dateUtc="2025-11-11T20:47:00Z">
            <w:rPr>
              <w:rStyle w:val="NormalTok"/>
            </w:rPr>
          </w:rPrChange>
        </w:rPr>
        <w:t xml:space="preserve"> Revenu_annuel_du_repondant,</w:t>
      </w:r>
      <w:r w:rsidRPr="004005B2">
        <w:rPr>
          <w:lang w:val="fr-CA"/>
          <w:rPrChange w:id="1360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61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362" w:author="Adjiwanou, Vissého" w:date="2025-11-11T15:47:00Z" w16du:dateUtc="2025-11-11T20:47:00Z">
            <w:rPr>
              <w:rStyle w:val="AttributeTok"/>
            </w:rPr>
          </w:rPrChange>
        </w:rPr>
        <w:t>data =</w:t>
      </w:r>
      <w:r w:rsidRPr="004005B2">
        <w:rPr>
          <w:rStyle w:val="NormalTok"/>
          <w:lang w:val="fr-CA"/>
          <w:rPrChange w:id="1363" w:author="Adjiwanou, Vissého" w:date="2025-11-11T15:47:00Z" w16du:dateUtc="2025-11-11T20:47:00Z">
            <w:rPr>
              <w:rStyle w:val="NormalTok"/>
            </w:rPr>
          </w:rPrChange>
        </w:rPr>
        <w:t xml:space="preserve"> data_P3_,</w:t>
      </w:r>
      <w:r w:rsidRPr="004005B2">
        <w:rPr>
          <w:lang w:val="fr-CA"/>
          <w:rPrChange w:id="1364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65" w:author="Adjiwanou, Vissého" w:date="2025-11-11T15:47:00Z" w16du:dateUtc="2025-11-11T20:47:00Z">
            <w:rPr>
              <w:rStyle w:val="NormalTok"/>
            </w:rPr>
          </w:rPrChange>
        </w:rPr>
        <w:t xml:space="preserve">  </w:t>
      </w:r>
      <w:r w:rsidRPr="004005B2">
        <w:rPr>
          <w:rStyle w:val="AttributeTok"/>
          <w:lang w:val="fr-CA"/>
          <w:rPrChange w:id="1366" w:author="Adjiwanou, Vissého" w:date="2025-11-11T15:47:00Z" w16du:dateUtc="2025-11-11T20:47:00Z">
            <w:rPr>
              <w:rStyle w:val="AttributeTok"/>
            </w:rPr>
          </w:rPrChange>
        </w:rPr>
        <w:t>family =</w:t>
      </w:r>
      <w:r w:rsidRPr="004005B2">
        <w:rPr>
          <w:rStyle w:val="NormalTok"/>
          <w:lang w:val="fr-CA"/>
          <w:rPrChange w:id="1367" w:author="Adjiwanou, Vissého" w:date="2025-11-11T15:47:00Z" w16du:dateUtc="2025-11-11T20:47:00Z">
            <w:rPr>
              <w:rStyle w:val="NormalTok"/>
            </w:rPr>
          </w:rPrChange>
        </w:rPr>
        <w:t xml:space="preserve"> binomial</w:t>
      </w:r>
      <w:r w:rsidRPr="004005B2">
        <w:rPr>
          <w:lang w:val="fr-CA"/>
          <w:rPrChange w:id="1368" w:author="Adjiwanou, Vissého" w:date="2025-11-11T15:47:00Z" w16du:dateUtc="2025-11-11T20:47:00Z">
            <w:rPr/>
          </w:rPrChange>
        </w:rPr>
        <w:br/>
      </w:r>
      <w:r w:rsidRPr="004005B2">
        <w:rPr>
          <w:rStyle w:val="NormalTok"/>
          <w:lang w:val="fr-CA"/>
          <w:rPrChange w:id="1369" w:author="Adjiwanou, Vissého" w:date="2025-11-11T15:47:00Z" w16du:dateUtc="2025-11-11T20:47:00Z">
            <w:rPr>
              <w:rStyle w:val="NormalTok"/>
            </w:rPr>
          </w:rPrChange>
        </w:rPr>
        <w:t>)</w:t>
      </w:r>
    </w:p>
    <w:p w14:paraId="7B399C72" w14:textId="77777777" w:rsidR="007D00B7" w:rsidRPr="004005B2" w:rsidRDefault="00000000">
      <w:pPr>
        <w:pStyle w:val="Heading3"/>
        <w:rPr>
          <w:lang w:val="fr-CA"/>
          <w:rPrChange w:id="1370" w:author="Adjiwanou, Vissého" w:date="2025-11-11T15:47:00Z" w16du:dateUtc="2025-11-11T20:47:00Z">
            <w:rPr/>
          </w:rPrChange>
        </w:rPr>
      </w:pPr>
      <w:bookmarkStart w:id="1371" w:name="X1d9ae4b29d897d62e0e894ae1485e02f3e33796"/>
      <w:r w:rsidRPr="004005B2">
        <w:rPr>
          <w:lang w:val="fr-CA"/>
          <w:rPrChange w:id="1372" w:author="Adjiwanou, Vissého" w:date="2025-11-11T15:47:00Z" w16du:dateUtc="2025-11-11T20:47:00Z">
            <w:rPr/>
          </w:rPrChange>
        </w:rPr>
        <w:t>Resultat des Regressions avec Usage des médias sociaux</w:t>
      </w:r>
    </w:p>
    <w:p w14:paraId="6C33A9C9" w14:textId="77777777" w:rsidR="007D00B7" w:rsidRPr="004005B2" w:rsidRDefault="00000000">
      <w:pPr>
        <w:pStyle w:val="SourceCode"/>
        <w:rPr>
          <w:lang w:val="fr-CA"/>
          <w:rPrChange w:id="1373" w:author="Adjiwanou, Vissého" w:date="2025-11-11T15:47:00Z" w16du:dateUtc="2025-11-11T20:47:00Z">
            <w:rPr/>
          </w:rPrChange>
        </w:rPr>
      </w:pPr>
      <w:r w:rsidRPr="004005B2">
        <w:rPr>
          <w:rStyle w:val="FunctionTok"/>
          <w:lang w:val="fr-CA"/>
          <w:rPrChange w:id="1374" w:author="Adjiwanou, Vissého" w:date="2025-11-11T15:47:00Z" w16du:dateUtc="2025-11-11T20:47:00Z">
            <w:rPr>
              <w:rStyle w:val="FunctionTok"/>
            </w:rPr>
          </w:rPrChange>
        </w:rPr>
        <w:t>summary</w:t>
      </w:r>
      <w:r w:rsidRPr="004005B2">
        <w:rPr>
          <w:rStyle w:val="NormalTok"/>
          <w:lang w:val="fr-CA"/>
          <w:rPrChange w:id="1375" w:author="Adjiwanou, Vissého" w:date="2025-11-11T15:47:00Z" w16du:dateUtc="2025-11-11T20:47:00Z">
            <w:rPr>
              <w:rStyle w:val="NormalTok"/>
            </w:rPr>
          </w:rPrChange>
        </w:rPr>
        <w:t>(mod1_bin)</w:t>
      </w:r>
    </w:p>
    <w:p w14:paraId="15058546" w14:textId="77777777" w:rsidR="007D00B7" w:rsidRDefault="00000000">
      <w:pPr>
        <w:pStyle w:val="SourceCode"/>
      </w:pPr>
      <w:r w:rsidRPr="004005B2">
        <w:rPr>
          <w:rStyle w:val="VerbatimChar"/>
          <w:lang w:val="fr-CA"/>
          <w:rPrChange w:id="1376" w:author="Adjiwanou, Vissého" w:date="2025-11-11T15:47:00Z" w16du:dateUtc="2025-11-11T20:47:00Z">
            <w:rPr>
              <w:rStyle w:val="VerbatimChar"/>
            </w:rPr>
          </w:rPrChange>
        </w:rPr>
        <w:t xml:space="preserve">## </w:t>
      </w:r>
      <w:r w:rsidRPr="004005B2">
        <w:rPr>
          <w:lang w:val="fr-CA"/>
          <w:rPrChange w:id="137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78" w:author="Adjiwanou, Vissého" w:date="2025-11-11T15:47:00Z" w16du:dateUtc="2025-11-11T20:47:00Z">
            <w:rPr>
              <w:rStyle w:val="VerbatimChar"/>
            </w:rPr>
          </w:rPrChange>
        </w:rPr>
        <w:t>## Call:</w:t>
      </w:r>
      <w:r w:rsidRPr="004005B2">
        <w:rPr>
          <w:lang w:val="fr-CA"/>
          <w:rPrChange w:id="137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80" w:author="Adjiwanou, Vissého" w:date="2025-11-11T15:47:00Z" w16du:dateUtc="2025-11-11T20:47:00Z">
            <w:rPr>
              <w:rStyle w:val="VerbatimChar"/>
            </w:rPr>
          </w:rPrChange>
        </w:rPr>
        <w:t xml:space="preserve">## glm(formula = Justice_sociale_rec ~ Usage_MS + gpe_age + sexe + </w:t>
      </w:r>
      <w:r w:rsidRPr="004005B2">
        <w:rPr>
          <w:lang w:val="fr-CA"/>
          <w:rPrChange w:id="138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82" w:author="Adjiwanou, Vissého" w:date="2025-11-11T15:47:00Z" w16du:dateUtc="2025-11-11T20:47:00Z">
            <w:rPr>
              <w:rStyle w:val="VerbatimChar"/>
            </w:rPr>
          </w:rPrChange>
        </w:rPr>
        <w:t xml:space="preserve">##     lieu_de_naissance + Diplome_du_repondant + Occupation_du_repondant + </w:t>
      </w:r>
      <w:r w:rsidRPr="004005B2">
        <w:rPr>
          <w:lang w:val="fr-CA"/>
          <w:rPrChange w:id="138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84" w:author="Adjiwanou, Vissého" w:date="2025-11-11T15:47:00Z" w16du:dateUtc="2025-11-11T20:47:00Z">
            <w:rPr>
              <w:rStyle w:val="VerbatimChar"/>
            </w:rPr>
          </w:rPrChange>
        </w:rPr>
        <w:t>##     Revenu_annuel_du_repondant, family = binomial, data = data_P3_)</w:t>
      </w:r>
      <w:r w:rsidRPr="004005B2">
        <w:rPr>
          <w:lang w:val="fr-CA"/>
          <w:rPrChange w:id="138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86" w:author="Adjiwanou, Vissého" w:date="2025-11-11T15:47:00Z" w16du:dateUtc="2025-11-11T20:47:00Z">
            <w:rPr>
              <w:rStyle w:val="VerbatimChar"/>
            </w:rPr>
          </w:rPrChange>
        </w:rPr>
        <w:t xml:space="preserve">## </w:t>
      </w:r>
      <w:r w:rsidRPr="004005B2">
        <w:rPr>
          <w:lang w:val="fr-CA"/>
          <w:rPrChange w:id="138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88" w:author="Adjiwanou, Vissého" w:date="2025-11-11T15:47:00Z" w16du:dateUtc="2025-11-11T20:47:00Z">
            <w:rPr>
              <w:rStyle w:val="VerbatimChar"/>
            </w:rPr>
          </w:rPrChange>
        </w:rPr>
        <w:t>## Coefficients:</w:t>
      </w:r>
      <w:r w:rsidRPr="004005B2">
        <w:rPr>
          <w:lang w:val="fr-CA"/>
          <w:rPrChange w:id="138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90" w:author="Adjiwanou, Vissého" w:date="2025-11-11T15:47:00Z" w16du:dateUtc="2025-11-11T20:47:00Z">
            <w:rPr>
              <w:rStyle w:val="VerbatimChar"/>
            </w:rPr>
          </w:rPrChange>
        </w:rPr>
        <w:t>##                                                Estimate Std. Error z value</w:t>
      </w:r>
      <w:r w:rsidRPr="004005B2">
        <w:rPr>
          <w:lang w:val="fr-CA"/>
          <w:rPrChange w:id="139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92" w:author="Adjiwanou, Vissého" w:date="2025-11-11T15:47:00Z" w16du:dateUtc="2025-11-11T20:47:00Z">
            <w:rPr>
              <w:rStyle w:val="VerbatimChar"/>
            </w:rPr>
          </w:rPrChange>
        </w:rPr>
        <w:t>## (Intercept)                                    -0.64402    0.68154  -0.945</w:t>
      </w:r>
      <w:r w:rsidRPr="004005B2">
        <w:rPr>
          <w:lang w:val="fr-CA"/>
          <w:rPrChange w:id="139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94" w:author="Adjiwanou, Vissého" w:date="2025-11-11T15:47:00Z" w16du:dateUtc="2025-11-11T20:47:00Z">
            <w:rPr>
              <w:rStyle w:val="VerbatimChar"/>
            </w:rPr>
          </w:rPrChange>
        </w:rPr>
        <w:t>## Usage_MSOui                                     1.07777    0.31907   3.378</w:t>
      </w:r>
      <w:r w:rsidRPr="004005B2">
        <w:rPr>
          <w:lang w:val="fr-CA"/>
          <w:rPrChange w:id="139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96" w:author="Adjiwanou, Vissého" w:date="2025-11-11T15:47:00Z" w16du:dateUtc="2025-11-11T20:47:00Z">
            <w:rPr>
              <w:rStyle w:val="VerbatimChar"/>
            </w:rPr>
          </w:rPrChange>
        </w:rPr>
        <w:t>## gpe_age25-34 ans                               -0.03736    0.22771  -0.164</w:t>
      </w:r>
      <w:r w:rsidRPr="004005B2">
        <w:rPr>
          <w:lang w:val="fr-CA"/>
          <w:rPrChange w:id="139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398" w:author="Adjiwanou, Vissého" w:date="2025-11-11T15:47:00Z" w16du:dateUtc="2025-11-11T20:47:00Z">
            <w:rPr>
              <w:rStyle w:val="VerbatimChar"/>
            </w:rPr>
          </w:rPrChange>
        </w:rPr>
        <w:t>## sexeHomme                                      -0.84572    0.18487  -4.575</w:t>
      </w:r>
      <w:r w:rsidRPr="004005B2">
        <w:rPr>
          <w:lang w:val="fr-CA"/>
          <w:rPrChange w:id="139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00" w:author="Adjiwanou, Vissého" w:date="2025-11-11T15:47:00Z" w16du:dateUtc="2025-11-11T20:47:00Z">
            <w:rPr>
              <w:rStyle w:val="VerbatimChar"/>
            </w:rPr>
          </w:rPrChange>
        </w:rPr>
        <w:t>## lieu_de_naissanceProvinde de Quebec            -0.26581    0.35844  -0.742</w:t>
      </w:r>
      <w:r w:rsidRPr="004005B2">
        <w:rPr>
          <w:lang w:val="fr-CA"/>
          <w:rPrChange w:id="140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02" w:author="Adjiwanou, Vissého" w:date="2025-11-11T15:47:00Z" w16du:dateUtc="2025-11-11T20:47:00Z">
            <w:rPr>
              <w:rStyle w:val="VerbatimChar"/>
            </w:rPr>
          </w:rPrChange>
        </w:rPr>
        <w:t>## Diplome_du_repondantCEGEP / DEP                 0.55119    0.25543   2.158</w:t>
      </w:r>
      <w:r w:rsidRPr="004005B2">
        <w:rPr>
          <w:lang w:val="fr-CA"/>
          <w:rPrChange w:id="140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04" w:author="Adjiwanou, Vissého" w:date="2025-11-11T15:47:00Z" w16du:dateUtc="2025-11-11T20:47:00Z">
            <w:rPr>
              <w:rStyle w:val="VerbatimChar"/>
            </w:rPr>
          </w:rPrChange>
        </w:rPr>
        <w:t>## Diplome_du_repondantUniversitaire               0.76309    0.26912   2.835</w:t>
      </w:r>
      <w:r w:rsidRPr="004005B2">
        <w:rPr>
          <w:lang w:val="fr-CA"/>
          <w:rPrChange w:id="140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06" w:author="Adjiwanou, Vissého" w:date="2025-11-11T15:47:00Z" w16du:dateUtc="2025-11-11T20:47:00Z">
            <w:rPr>
              <w:rStyle w:val="VerbatimChar"/>
            </w:rPr>
          </w:rPrChange>
        </w:rPr>
        <w:t>## Occupation_du_repondantSans travail             0.72361    0.50123   1.444</w:t>
      </w:r>
      <w:r w:rsidRPr="004005B2">
        <w:rPr>
          <w:lang w:val="fr-CA"/>
          <w:rPrChange w:id="140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08" w:author="Adjiwanou, Vissého" w:date="2025-11-11T15:47:00Z" w16du:dateUtc="2025-11-11T20:47:00Z">
            <w:rPr>
              <w:rStyle w:val="VerbatimChar"/>
            </w:rPr>
          </w:rPrChange>
        </w:rPr>
        <w:t>## Occupation_du_repondantTravail                  0.14421    0.35638   0.405</w:t>
      </w:r>
      <w:r w:rsidRPr="004005B2">
        <w:rPr>
          <w:lang w:val="fr-CA"/>
          <w:rPrChange w:id="140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10" w:author="Adjiwanou, Vissého" w:date="2025-11-11T15:47:00Z" w16du:dateUtc="2025-11-11T20:47:00Z">
            <w:rPr>
              <w:rStyle w:val="VerbatimChar"/>
            </w:rPr>
          </w:rPrChange>
        </w:rPr>
        <w:t>## Occupation_du_repondantTravail et études        0.62314    0.34306   1.816</w:t>
      </w:r>
      <w:r w:rsidRPr="004005B2">
        <w:rPr>
          <w:lang w:val="fr-CA"/>
          <w:rPrChange w:id="141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12" w:author="Adjiwanou, Vissého" w:date="2025-11-11T15:47:00Z" w16du:dateUtc="2025-11-11T20:47:00Z">
            <w:rPr>
              <w:rStyle w:val="VerbatimChar"/>
            </w:rPr>
          </w:rPrChange>
        </w:rPr>
        <w:t>## Revenu_annuel_du_repondantDe 10,000$ à 19,999$  0.78446    0.40068   1.958</w:t>
      </w:r>
      <w:r w:rsidRPr="004005B2">
        <w:rPr>
          <w:lang w:val="fr-CA"/>
          <w:rPrChange w:id="141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14" w:author="Adjiwanou, Vissého" w:date="2025-11-11T15:47:00Z" w16du:dateUtc="2025-11-11T20:47:00Z">
            <w:rPr>
              <w:rStyle w:val="VerbatimChar"/>
            </w:rPr>
          </w:rPrChange>
        </w:rPr>
        <w:t>## Revenu_annuel_du_repondantDe 20,000$ à 29,999$  0.20276    0.37086   0.547</w:t>
      </w:r>
      <w:r w:rsidRPr="004005B2">
        <w:rPr>
          <w:lang w:val="fr-CA"/>
          <w:rPrChange w:id="141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16" w:author="Adjiwanou, Vissého" w:date="2025-11-11T15:47:00Z" w16du:dateUtc="2025-11-11T20:47:00Z">
            <w:rPr>
              <w:rStyle w:val="VerbatimChar"/>
            </w:rPr>
          </w:rPrChange>
        </w:rPr>
        <w:t>## Revenu_annuel_du_repondantDe 30,000$ à 39,999$  0.65425    0.38367   1.705</w:t>
      </w:r>
      <w:r w:rsidRPr="004005B2">
        <w:rPr>
          <w:lang w:val="fr-CA"/>
          <w:rPrChange w:id="141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18" w:author="Adjiwanou, Vissého" w:date="2025-11-11T15:47:00Z" w16du:dateUtc="2025-11-11T20:47:00Z">
            <w:rPr>
              <w:rStyle w:val="VerbatimChar"/>
            </w:rPr>
          </w:rPrChange>
        </w:rPr>
        <w:t>## Revenu_annuel_du_repondantDe 40,000$ à 49,999$ -0.07796    0.30774  -0.253</w:t>
      </w:r>
      <w:r w:rsidRPr="004005B2">
        <w:rPr>
          <w:lang w:val="fr-CA"/>
          <w:rPrChange w:id="141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20" w:author="Adjiwanou, Vissého" w:date="2025-11-11T15:47:00Z" w16du:dateUtc="2025-11-11T20:47:00Z">
            <w:rPr>
              <w:rStyle w:val="VerbatimChar"/>
            </w:rPr>
          </w:rPrChange>
        </w:rPr>
        <w:t>## Revenu_annuel_du_repondantDe 50,000$ à 59,000$  0.26305    0.31844   0.826</w:t>
      </w:r>
      <w:r w:rsidRPr="004005B2">
        <w:rPr>
          <w:lang w:val="fr-CA"/>
          <w:rPrChange w:id="142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22" w:author="Adjiwanou, Vissého" w:date="2025-11-11T15:47:00Z" w16du:dateUtc="2025-11-11T20:47:00Z">
            <w:rPr>
              <w:rStyle w:val="VerbatimChar"/>
            </w:rPr>
          </w:rPrChange>
        </w:rPr>
        <w:t>## Revenu_annuel_du_repondantDe 60,000$ à 69,000$  0.66381    0.33009   2.011</w:t>
      </w:r>
      <w:r w:rsidRPr="004005B2">
        <w:rPr>
          <w:lang w:val="fr-CA"/>
          <w:rPrChange w:id="142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24" w:author="Adjiwanou, Vissého" w:date="2025-11-11T15:47:00Z" w16du:dateUtc="2025-11-11T20:47:00Z">
            <w:rPr>
              <w:rStyle w:val="VerbatimChar"/>
            </w:rPr>
          </w:rPrChange>
        </w:rPr>
        <w:t>## Revenu_annuel_du_repondantMoins de 10,000$      1.23341    0.44638   2.763</w:t>
      </w:r>
      <w:r w:rsidRPr="004005B2">
        <w:rPr>
          <w:lang w:val="fr-CA"/>
          <w:rPrChange w:id="142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26" w:author="Adjiwanou, Vissého" w:date="2025-11-11T15:47:00Z" w16du:dateUtc="2025-11-11T20:47:00Z">
            <w:rPr>
              <w:rStyle w:val="VerbatimChar"/>
            </w:rPr>
          </w:rPrChange>
        </w:rPr>
        <w:t>## Revenu_annuel_du_repondantNe sait pas           1.57100    0.59089   2.659</w:t>
      </w:r>
      <w:r w:rsidRPr="004005B2">
        <w:rPr>
          <w:lang w:val="fr-CA"/>
          <w:rPrChange w:id="142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28" w:author="Adjiwanou, Vissého" w:date="2025-11-11T15:47:00Z" w16du:dateUtc="2025-11-11T20:47:00Z">
            <w:rPr>
              <w:rStyle w:val="VerbatimChar"/>
            </w:rPr>
          </w:rPrChange>
        </w:rPr>
        <w:t xml:space="preserve">##                                                Pr(&gt;|z|)    </w:t>
      </w:r>
      <w:r w:rsidRPr="004005B2">
        <w:rPr>
          <w:lang w:val="fr-CA"/>
          <w:rPrChange w:id="142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30" w:author="Adjiwanou, Vissého" w:date="2025-11-11T15:47:00Z" w16du:dateUtc="2025-11-11T20:47:00Z">
            <w:rPr>
              <w:rStyle w:val="VerbatimChar"/>
            </w:rPr>
          </w:rPrChange>
        </w:rPr>
        <w:t xml:space="preserve">## (Intercept)                                     0.34469    </w:t>
      </w:r>
      <w:r w:rsidRPr="004005B2">
        <w:rPr>
          <w:lang w:val="fr-CA"/>
          <w:rPrChange w:id="143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32" w:author="Adjiwanou, Vissého" w:date="2025-11-11T15:47:00Z" w16du:dateUtc="2025-11-11T20:47:00Z">
            <w:rPr>
              <w:rStyle w:val="VerbatimChar"/>
            </w:rPr>
          </w:rPrChange>
        </w:rPr>
        <w:t>## Usage_MSOui                                     0.00073 ***</w:t>
      </w:r>
      <w:r w:rsidRPr="004005B2">
        <w:rPr>
          <w:lang w:val="fr-CA"/>
          <w:rPrChange w:id="143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34" w:author="Adjiwanou, Vissého" w:date="2025-11-11T15:47:00Z" w16du:dateUtc="2025-11-11T20:47:00Z">
            <w:rPr>
              <w:rStyle w:val="VerbatimChar"/>
            </w:rPr>
          </w:rPrChange>
        </w:rPr>
        <w:t xml:space="preserve">## gpe_age25-34 ans                                0.86967    </w:t>
      </w:r>
      <w:r w:rsidRPr="004005B2">
        <w:rPr>
          <w:lang w:val="fr-CA"/>
          <w:rPrChange w:id="143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36" w:author="Adjiwanou, Vissého" w:date="2025-11-11T15:47:00Z" w16du:dateUtc="2025-11-11T20:47:00Z">
            <w:rPr>
              <w:rStyle w:val="VerbatimChar"/>
            </w:rPr>
          </w:rPrChange>
        </w:rPr>
        <w:t>## sexeHomme                                      4.77e-06 ***</w:t>
      </w:r>
      <w:r w:rsidRPr="004005B2">
        <w:rPr>
          <w:lang w:val="fr-CA"/>
          <w:rPrChange w:id="143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38" w:author="Adjiwanou, Vissého" w:date="2025-11-11T15:47:00Z" w16du:dateUtc="2025-11-11T20:47:00Z">
            <w:rPr>
              <w:rStyle w:val="VerbatimChar"/>
            </w:rPr>
          </w:rPrChange>
        </w:rPr>
        <w:t xml:space="preserve">## lieu_de_naissanceProvinde de Quebec             0.45835    </w:t>
      </w:r>
      <w:r w:rsidRPr="004005B2">
        <w:rPr>
          <w:lang w:val="fr-CA"/>
          <w:rPrChange w:id="143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40" w:author="Adjiwanou, Vissého" w:date="2025-11-11T15:47:00Z" w16du:dateUtc="2025-11-11T20:47:00Z">
            <w:rPr>
              <w:rStyle w:val="VerbatimChar"/>
            </w:rPr>
          </w:rPrChange>
        </w:rPr>
        <w:lastRenderedPageBreak/>
        <w:t xml:space="preserve">## Diplome_du_repondantCEGEP / DEP                 0.03094 *  </w:t>
      </w:r>
      <w:r w:rsidRPr="004005B2">
        <w:rPr>
          <w:lang w:val="fr-CA"/>
          <w:rPrChange w:id="144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42" w:author="Adjiwanou, Vissého" w:date="2025-11-11T15:47:00Z" w16du:dateUtc="2025-11-11T20:47:00Z">
            <w:rPr>
              <w:rStyle w:val="VerbatimChar"/>
            </w:rPr>
          </w:rPrChange>
        </w:rPr>
        <w:t xml:space="preserve">## Diplome_du_repondantUniversitaire               0.00458 ** </w:t>
      </w:r>
      <w:r w:rsidRPr="004005B2">
        <w:rPr>
          <w:lang w:val="fr-CA"/>
          <w:rPrChange w:id="144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44" w:author="Adjiwanou, Vissého" w:date="2025-11-11T15:47:00Z" w16du:dateUtc="2025-11-11T20:47:00Z">
            <w:rPr>
              <w:rStyle w:val="VerbatimChar"/>
            </w:rPr>
          </w:rPrChange>
        </w:rPr>
        <w:t xml:space="preserve">## Occupation_du_repondantSans travail             0.14883    </w:t>
      </w:r>
      <w:r w:rsidRPr="004005B2">
        <w:rPr>
          <w:lang w:val="fr-CA"/>
          <w:rPrChange w:id="144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46" w:author="Adjiwanou, Vissého" w:date="2025-11-11T15:47:00Z" w16du:dateUtc="2025-11-11T20:47:00Z">
            <w:rPr>
              <w:rStyle w:val="VerbatimChar"/>
            </w:rPr>
          </w:rPrChange>
        </w:rPr>
        <w:t xml:space="preserve">## Occupation_du_repondantTravail                  0.68573    </w:t>
      </w:r>
      <w:r w:rsidRPr="004005B2">
        <w:rPr>
          <w:lang w:val="fr-CA"/>
          <w:rPrChange w:id="144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48" w:author="Adjiwanou, Vissého" w:date="2025-11-11T15:47:00Z" w16du:dateUtc="2025-11-11T20:47:00Z">
            <w:rPr>
              <w:rStyle w:val="VerbatimChar"/>
            </w:rPr>
          </w:rPrChange>
        </w:rPr>
        <w:t xml:space="preserve">## Occupation_du_repondantTravail et études        0.06931 .  </w:t>
      </w:r>
      <w:r w:rsidRPr="004005B2">
        <w:rPr>
          <w:lang w:val="fr-CA"/>
          <w:rPrChange w:id="144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50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10,000$ à 19,999$  0.05025 .  </w:t>
      </w:r>
      <w:r w:rsidRPr="004005B2">
        <w:rPr>
          <w:lang w:val="fr-CA"/>
          <w:rPrChange w:id="145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52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20,000$ à 29,999$  0.58455    </w:t>
      </w:r>
      <w:r w:rsidRPr="004005B2">
        <w:rPr>
          <w:lang w:val="fr-CA"/>
          <w:rPrChange w:id="145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54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30,000$ à 39,999$  0.08815 .  </w:t>
      </w:r>
      <w:r w:rsidRPr="004005B2">
        <w:rPr>
          <w:lang w:val="fr-CA"/>
          <w:rPrChange w:id="145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56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40,000$ à 49,999$  0.80001    </w:t>
      </w:r>
      <w:r w:rsidRPr="004005B2">
        <w:rPr>
          <w:lang w:val="fr-CA"/>
          <w:rPrChange w:id="145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58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50,000$ à 59,000$  0.40877    </w:t>
      </w:r>
      <w:r w:rsidRPr="004005B2">
        <w:rPr>
          <w:lang w:val="fr-CA"/>
          <w:rPrChange w:id="145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60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60,000$ à 69,000$  0.04433 *  </w:t>
      </w:r>
      <w:r w:rsidRPr="004005B2">
        <w:rPr>
          <w:lang w:val="fr-CA"/>
          <w:rPrChange w:id="146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62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Revenu_annuel_du_repondantMoins de 10,000$      0.00573 ** </w:t>
      </w:r>
      <w:r w:rsidRPr="004005B2">
        <w:rPr>
          <w:lang w:val="fr-CA"/>
          <w:rPrChange w:id="146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64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Revenu_annuel_du_repondantNe sait pas           0.00784 ** </w:t>
      </w:r>
      <w:r w:rsidRPr="004005B2">
        <w:rPr>
          <w:lang w:val="fr-CA"/>
          <w:rPrChange w:id="146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66" w:author="Adjiwanou, Vissého" w:date="2025-11-11T15:47:00Z" w16du:dateUtc="2025-11-11T20:47:00Z">
            <w:rPr>
              <w:rStyle w:val="VerbatimChar"/>
            </w:rPr>
          </w:rPrChange>
        </w:rPr>
        <w:t>## ---</w:t>
      </w:r>
      <w:r w:rsidRPr="004005B2">
        <w:rPr>
          <w:lang w:val="fr-CA"/>
          <w:rPrChange w:id="146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68" w:author="Adjiwanou, Vissého" w:date="2025-11-11T15:47:00Z" w16du:dateUtc="2025-11-11T20:47:00Z">
            <w:rPr>
              <w:rStyle w:val="VerbatimChar"/>
            </w:rPr>
          </w:rPrChange>
        </w:rPr>
        <w:t xml:space="preserve">## Signif. codes: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859.77  on 713  degrees of freedom</w:t>
      </w:r>
      <w:r>
        <w:br/>
      </w:r>
      <w:r>
        <w:rPr>
          <w:rStyle w:val="VerbatimChar"/>
        </w:rPr>
        <w:t>## Residual deviance: 771.60  on 696  degrees of freedom</w:t>
      </w:r>
      <w:r>
        <w:br/>
      </w:r>
      <w:r>
        <w:rPr>
          <w:rStyle w:val="VerbatimChar"/>
        </w:rPr>
        <w:t>##   (9 observations effacées parce que manquantes)</w:t>
      </w:r>
      <w:r>
        <w:br/>
      </w:r>
      <w:r>
        <w:rPr>
          <w:rStyle w:val="VerbatimChar"/>
        </w:rPr>
        <w:t>## AIC: 807.6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0FD68EA6" w14:textId="77777777" w:rsidR="007D00B7" w:rsidRDefault="00000000">
      <w:pPr>
        <w:pStyle w:val="SourceCode"/>
      </w:pP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OddsRatio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 xml:space="preserve">(mod1_bin), </w:t>
      </w:r>
      <w:r>
        <w:rPr>
          <w:rStyle w:val="FunctionTok"/>
        </w:rPr>
        <w:t>confint</w:t>
      </w:r>
      <w:r>
        <w:rPr>
          <w:rStyle w:val="NormalTok"/>
        </w:rPr>
        <w:t>(mod1_bin)))</w:t>
      </w:r>
    </w:p>
    <w:p w14:paraId="352B1CF8" w14:textId="77777777" w:rsidR="007D00B7" w:rsidRDefault="00000000">
      <w:pPr>
        <w:pStyle w:val="SourceCode"/>
      </w:pPr>
      <w:r>
        <w:rPr>
          <w:rStyle w:val="VerbatimChar"/>
        </w:rPr>
        <w:t>## Waiting for profiling to be done...</w:t>
      </w:r>
    </w:p>
    <w:p w14:paraId="52032571" w14:textId="77777777" w:rsidR="007D00B7" w:rsidRPr="004005B2" w:rsidRDefault="00000000">
      <w:pPr>
        <w:pStyle w:val="SourceCode"/>
        <w:rPr>
          <w:lang w:val="fr-CA"/>
          <w:rPrChange w:id="1469" w:author="Adjiwanou, Vissého" w:date="2025-11-11T15:47:00Z" w16du:dateUtc="2025-11-11T20:47:00Z">
            <w:rPr/>
          </w:rPrChange>
        </w:rPr>
      </w:pPr>
      <w:r w:rsidRPr="004005B2">
        <w:rPr>
          <w:rStyle w:val="VerbatimChar"/>
          <w:lang w:val="fr-CA"/>
          <w:rPrChange w:id="1470" w:author="Adjiwanou, Vissého" w:date="2025-11-11T15:47:00Z" w16du:dateUtc="2025-11-11T20:47:00Z">
            <w:rPr>
              <w:rStyle w:val="VerbatimChar"/>
            </w:rPr>
          </w:rPrChange>
        </w:rPr>
        <w:t>##                                                OddsRatio     2.5 %    97.5 %</w:t>
      </w:r>
      <w:r w:rsidRPr="004005B2">
        <w:rPr>
          <w:lang w:val="fr-CA"/>
          <w:rPrChange w:id="147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72" w:author="Adjiwanou, Vissého" w:date="2025-11-11T15:47:00Z" w16du:dateUtc="2025-11-11T20:47:00Z">
            <w:rPr>
              <w:rStyle w:val="VerbatimChar"/>
            </w:rPr>
          </w:rPrChange>
        </w:rPr>
        <w:t>## (Intercept)                                    0.5251778 0.1379243  2.008489</w:t>
      </w:r>
      <w:r w:rsidRPr="004005B2">
        <w:rPr>
          <w:lang w:val="fr-CA"/>
          <w:rPrChange w:id="147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74" w:author="Adjiwanou, Vissého" w:date="2025-11-11T15:47:00Z" w16du:dateUtc="2025-11-11T20:47:00Z">
            <w:rPr>
              <w:rStyle w:val="VerbatimChar"/>
            </w:rPr>
          </w:rPrChange>
        </w:rPr>
        <w:t>## Usage_MSOui                                    2.9381287 1.5758047  5.529920</w:t>
      </w:r>
      <w:r w:rsidRPr="004005B2">
        <w:rPr>
          <w:lang w:val="fr-CA"/>
          <w:rPrChange w:id="147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76" w:author="Adjiwanou, Vissého" w:date="2025-11-11T15:47:00Z" w16du:dateUtc="2025-11-11T20:47:00Z">
            <w:rPr>
              <w:rStyle w:val="VerbatimChar"/>
            </w:rPr>
          </w:rPrChange>
        </w:rPr>
        <w:t>## gpe_age25-34 ans                               0.9633272 0.6152964  1.504360</w:t>
      </w:r>
      <w:r w:rsidRPr="004005B2">
        <w:rPr>
          <w:lang w:val="fr-CA"/>
          <w:rPrChange w:id="147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78" w:author="Adjiwanou, Vissého" w:date="2025-11-11T15:47:00Z" w16du:dateUtc="2025-11-11T20:47:00Z">
            <w:rPr>
              <w:rStyle w:val="VerbatimChar"/>
            </w:rPr>
          </w:rPrChange>
        </w:rPr>
        <w:t>## sexeHomme                                      0.4292491 0.2982071  0.616009</w:t>
      </w:r>
      <w:r w:rsidRPr="004005B2">
        <w:rPr>
          <w:lang w:val="fr-CA"/>
          <w:rPrChange w:id="147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80" w:author="Adjiwanou, Vissého" w:date="2025-11-11T15:47:00Z" w16du:dateUtc="2025-11-11T20:47:00Z">
            <w:rPr>
              <w:rStyle w:val="VerbatimChar"/>
            </w:rPr>
          </w:rPrChange>
        </w:rPr>
        <w:t>## lieu_de_naissanceProvinde de Quebec            0.7665835 0.3679904  1.514093</w:t>
      </w:r>
      <w:r w:rsidRPr="004005B2">
        <w:rPr>
          <w:lang w:val="fr-CA"/>
          <w:rPrChange w:id="148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82" w:author="Adjiwanou, Vissého" w:date="2025-11-11T15:47:00Z" w16du:dateUtc="2025-11-11T20:47:00Z">
            <w:rPr>
              <w:rStyle w:val="VerbatimChar"/>
            </w:rPr>
          </w:rPrChange>
        </w:rPr>
        <w:t>## Diplome_du_repondantCEGEP / DEP                1.7353130 1.0514943  2.867376</w:t>
      </w:r>
      <w:r w:rsidRPr="004005B2">
        <w:rPr>
          <w:lang w:val="fr-CA"/>
          <w:rPrChange w:id="148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84" w:author="Adjiwanou, Vissého" w:date="2025-11-11T15:47:00Z" w16du:dateUtc="2025-11-11T20:47:00Z">
            <w:rPr>
              <w:rStyle w:val="VerbatimChar"/>
            </w:rPr>
          </w:rPrChange>
        </w:rPr>
        <w:t>## Diplome_du_repondantUniversitaire              2.1448831 1.2671424  3.646117</w:t>
      </w:r>
      <w:r w:rsidRPr="004005B2">
        <w:rPr>
          <w:lang w:val="fr-CA"/>
          <w:rPrChange w:id="148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86" w:author="Adjiwanou, Vissého" w:date="2025-11-11T15:47:00Z" w16du:dateUtc="2025-11-11T20:47:00Z">
            <w:rPr>
              <w:rStyle w:val="VerbatimChar"/>
            </w:rPr>
          </w:rPrChange>
        </w:rPr>
        <w:t>## Occupation_du_repondantSans travail            2.0618661 0.7889114  5.701530</w:t>
      </w:r>
      <w:r w:rsidRPr="004005B2">
        <w:rPr>
          <w:lang w:val="fr-CA"/>
          <w:rPrChange w:id="148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88" w:author="Adjiwanou, Vissého" w:date="2025-11-11T15:47:00Z" w16du:dateUtc="2025-11-11T20:47:00Z">
            <w:rPr>
              <w:rStyle w:val="VerbatimChar"/>
            </w:rPr>
          </w:rPrChange>
        </w:rPr>
        <w:t>## Occupation_du_repondantTravail                 1.1551302 0.5703888  2.315991</w:t>
      </w:r>
      <w:r w:rsidRPr="004005B2">
        <w:rPr>
          <w:lang w:val="fr-CA"/>
          <w:rPrChange w:id="148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90" w:author="Adjiwanou, Vissého" w:date="2025-11-11T15:47:00Z" w16du:dateUtc="2025-11-11T20:47:00Z">
            <w:rPr>
              <w:rStyle w:val="VerbatimChar"/>
            </w:rPr>
          </w:rPrChange>
        </w:rPr>
        <w:t xml:space="preserve">## Occupation_du_repondantTravail et études       1.8647707 0.9464172  </w:t>
      </w:r>
      <w:r w:rsidRPr="004005B2">
        <w:rPr>
          <w:rStyle w:val="VerbatimChar"/>
          <w:lang w:val="fr-CA"/>
          <w:rPrChange w:id="1491" w:author="Adjiwanou, Vissého" w:date="2025-11-11T15:47:00Z" w16du:dateUtc="2025-11-11T20:47:00Z">
            <w:rPr>
              <w:rStyle w:val="VerbatimChar"/>
            </w:rPr>
          </w:rPrChange>
        </w:rPr>
        <w:lastRenderedPageBreak/>
        <w:t>3.648792</w:t>
      </w:r>
      <w:r w:rsidRPr="004005B2">
        <w:rPr>
          <w:lang w:val="fr-CA"/>
          <w:rPrChange w:id="1492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93" w:author="Adjiwanou, Vissého" w:date="2025-11-11T15:47:00Z" w16du:dateUtc="2025-11-11T20:47:00Z">
            <w:rPr>
              <w:rStyle w:val="VerbatimChar"/>
            </w:rPr>
          </w:rPrChange>
        </w:rPr>
        <w:t>## Revenu_annuel_du_repondantDe 10,000$ à 19,999$ 2.1912275 1.0082589  4.869631</w:t>
      </w:r>
      <w:r w:rsidRPr="004005B2">
        <w:rPr>
          <w:lang w:val="fr-CA"/>
          <w:rPrChange w:id="149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95" w:author="Adjiwanou, Vissého" w:date="2025-11-11T15:47:00Z" w16du:dateUtc="2025-11-11T20:47:00Z">
            <w:rPr>
              <w:rStyle w:val="VerbatimChar"/>
            </w:rPr>
          </w:rPrChange>
        </w:rPr>
        <w:t>## Revenu_annuel_du_repondantDe 20,000$ à 29,999$ 1.2247837 0.5943587  2.553019</w:t>
      </w:r>
      <w:r w:rsidRPr="004005B2">
        <w:rPr>
          <w:lang w:val="fr-CA"/>
          <w:rPrChange w:id="149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97" w:author="Adjiwanou, Vissého" w:date="2025-11-11T15:47:00Z" w16du:dateUtc="2025-11-11T20:47:00Z">
            <w:rPr>
              <w:rStyle w:val="VerbatimChar"/>
            </w:rPr>
          </w:rPrChange>
        </w:rPr>
        <w:t>## Revenu_annuel_du_repondantDe 30,000$ à 39,999$ 1.9236988 0.9202829  4.168991</w:t>
      </w:r>
      <w:r w:rsidRPr="004005B2">
        <w:rPr>
          <w:lang w:val="fr-CA"/>
          <w:rPrChange w:id="1498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499" w:author="Adjiwanou, Vissého" w:date="2025-11-11T15:47:00Z" w16du:dateUtc="2025-11-11T20:47:00Z">
            <w:rPr>
              <w:rStyle w:val="VerbatimChar"/>
            </w:rPr>
          </w:rPrChange>
        </w:rPr>
        <w:t>## Revenu_annuel_du_repondantDe 40,000$ à 49,999$ 0.9250015 0.5063890  1.696132</w:t>
      </w:r>
      <w:r w:rsidRPr="004005B2">
        <w:rPr>
          <w:lang w:val="fr-CA"/>
          <w:rPrChange w:id="1500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01" w:author="Adjiwanou, Vissého" w:date="2025-11-11T15:47:00Z" w16du:dateUtc="2025-11-11T20:47:00Z">
            <w:rPr>
              <w:rStyle w:val="VerbatimChar"/>
            </w:rPr>
          </w:rPrChange>
        </w:rPr>
        <w:t>## Revenu_annuel_du_repondantDe 50,000$ à 59,000$ 1.3008947 0.7006482  2.449182</w:t>
      </w:r>
      <w:r w:rsidRPr="004005B2">
        <w:rPr>
          <w:lang w:val="fr-CA"/>
          <w:rPrChange w:id="1502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03" w:author="Adjiwanou, Vissého" w:date="2025-11-11T15:47:00Z" w16du:dateUtc="2025-11-11T20:47:00Z">
            <w:rPr>
              <w:rStyle w:val="VerbatimChar"/>
            </w:rPr>
          </w:rPrChange>
        </w:rPr>
        <w:t>## Revenu_annuel_du_repondantDe 60,000$ à 69,000$ 1.9421704 1.0286409  3.769543</w:t>
      </w:r>
      <w:r w:rsidRPr="004005B2">
        <w:rPr>
          <w:lang w:val="fr-CA"/>
          <w:rPrChange w:id="1504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05" w:author="Adjiwanou, Vissého" w:date="2025-11-11T15:47:00Z" w16du:dateUtc="2025-11-11T20:47:00Z">
            <w:rPr>
              <w:rStyle w:val="VerbatimChar"/>
            </w:rPr>
          </w:rPrChange>
        </w:rPr>
        <w:t>## Revenu_annuel_du_repondantMoins de 10,000$     3.4329120 1.4629322  8.483564</w:t>
      </w:r>
      <w:r w:rsidRPr="004005B2">
        <w:rPr>
          <w:lang w:val="fr-CA"/>
          <w:rPrChange w:id="1506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07" w:author="Adjiwanou, Vissého" w:date="2025-11-11T15:47:00Z" w16du:dateUtc="2025-11-11T20:47:00Z">
            <w:rPr>
              <w:rStyle w:val="VerbatimChar"/>
            </w:rPr>
          </w:rPrChange>
        </w:rPr>
        <w:t>## Revenu_annuel_du_repondantNe sait pas          4.8114376 1.6596559 17.717123</w:t>
      </w:r>
    </w:p>
    <w:p w14:paraId="5DC0479A" w14:textId="77777777" w:rsidR="007D00B7" w:rsidRPr="004005B2" w:rsidRDefault="00000000">
      <w:pPr>
        <w:pStyle w:val="Heading3"/>
        <w:rPr>
          <w:lang w:val="fr-CA"/>
          <w:rPrChange w:id="1508" w:author="Adjiwanou, Vissého" w:date="2025-11-11T15:47:00Z" w16du:dateUtc="2025-11-11T20:47:00Z">
            <w:rPr/>
          </w:rPrChange>
        </w:rPr>
      </w:pPr>
      <w:bookmarkStart w:id="1509" w:name="Xfb11712d0e4dcc5eb067652384ecd51fe7f9014"/>
      <w:bookmarkEnd w:id="1371"/>
      <w:r w:rsidRPr="004005B2">
        <w:rPr>
          <w:lang w:val="fr-CA"/>
          <w:rPrChange w:id="1510" w:author="Adjiwanou, Vissého" w:date="2025-11-11T15:47:00Z" w16du:dateUtc="2025-11-11T20:47:00Z">
            <w:rPr/>
          </w:rPrChange>
        </w:rPr>
        <w:t>Resultat des Regressions avec Nombre de comptes réguliers</w:t>
      </w:r>
    </w:p>
    <w:p w14:paraId="3487B9D6" w14:textId="77777777" w:rsidR="007D00B7" w:rsidRPr="004005B2" w:rsidRDefault="00000000">
      <w:pPr>
        <w:pStyle w:val="SourceCode"/>
        <w:rPr>
          <w:lang w:val="fr-CA"/>
          <w:rPrChange w:id="1511" w:author="Adjiwanou, Vissého" w:date="2025-11-11T15:47:00Z" w16du:dateUtc="2025-11-11T20:47:00Z">
            <w:rPr/>
          </w:rPrChange>
        </w:rPr>
      </w:pPr>
      <w:r w:rsidRPr="004005B2">
        <w:rPr>
          <w:rStyle w:val="FunctionTok"/>
          <w:lang w:val="fr-CA"/>
          <w:rPrChange w:id="1512" w:author="Adjiwanou, Vissého" w:date="2025-11-11T15:47:00Z" w16du:dateUtc="2025-11-11T20:47:00Z">
            <w:rPr>
              <w:rStyle w:val="FunctionTok"/>
            </w:rPr>
          </w:rPrChange>
        </w:rPr>
        <w:t>summary</w:t>
      </w:r>
      <w:r w:rsidRPr="004005B2">
        <w:rPr>
          <w:rStyle w:val="NormalTok"/>
          <w:lang w:val="fr-CA"/>
          <w:rPrChange w:id="1513" w:author="Adjiwanou, Vissého" w:date="2025-11-11T15:47:00Z" w16du:dateUtc="2025-11-11T20:47:00Z">
            <w:rPr>
              <w:rStyle w:val="NormalTok"/>
            </w:rPr>
          </w:rPrChange>
        </w:rPr>
        <w:t>(mod2_bin)</w:t>
      </w:r>
    </w:p>
    <w:p w14:paraId="55F106E1" w14:textId="77777777" w:rsidR="007D00B7" w:rsidRDefault="00000000">
      <w:pPr>
        <w:pStyle w:val="SourceCode"/>
      </w:pPr>
      <w:r w:rsidRPr="004005B2">
        <w:rPr>
          <w:rStyle w:val="VerbatimChar"/>
          <w:lang w:val="fr-CA"/>
          <w:rPrChange w:id="1514" w:author="Adjiwanou, Vissého" w:date="2025-11-11T15:47:00Z" w16du:dateUtc="2025-11-11T20:47:00Z">
            <w:rPr>
              <w:rStyle w:val="VerbatimChar"/>
            </w:rPr>
          </w:rPrChange>
        </w:rPr>
        <w:t xml:space="preserve">## </w:t>
      </w:r>
      <w:r w:rsidRPr="004005B2">
        <w:rPr>
          <w:lang w:val="fr-CA"/>
          <w:rPrChange w:id="151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16" w:author="Adjiwanou, Vissého" w:date="2025-11-11T15:47:00Z" w16du:dateUtc="2025-11-11T20:47:00Z">
            <w:rPr>
              <w:rStyle w:val="VerbatimChar"/>
            </w:rPr>
          </w:rPrChange>
        </w:rPr>
        <w:t>## Call:</w:t>
      </w:r>
      <w:r w:rsidRPr="004005B2">
        <w:rPr>
          <w:lang w:val="fr-CA"/>
          <w:rPrChange w:id="151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18" w:author="Adjiwanou, Vissého" w:date="2025-11-11T15:47:00Z" w16du:dateUtc="2025-11-11T20:47:00Z">
            <w:rPr>
              <w:rStyle w:val="VerbatimChar"/>
            </w:rPr>
          </w:rPrChange>
        </w:rPr>
        <w:t xml:space="preserve">## glm(formula = Justice_sociale_rec ~ Nbr_compte_MS_regulier + </w:t>
      </w:r>
      <w:r w:rsidRPr="004005B2">
        <w:rPr>
          <w:lang w:val="fr-CA"/>
          <w:rPrChange w:id="151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20" w:author="Adjiwanou, Vissého" w:date="2025-11-11T15:47:00Z" w16du:dateUtc="2025-11-11T20:47:00Z">
            <w:rPr>
              <w:rStyle w:val="VerbatimChar"/>
            </w:rPr>
          </w:rPrChange>
        </w:rPr>
        <w:t xml:space="preserve">##     gpe_age + sexe + lieu_de_naissance + Diplome_du_repondant + </w:t>
      </w:r>
      <w:r w:rsidRPr="004005B2">
        <w:rPr>
          <w:lang w:val="fr-CA"/>
          <w:rPrChange w:id="152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22" w:author="Adjiwanou, Vissého" w:date="2025-11-11T15:47:00Z" w16du:dateUtc="2025-11-11T20:47:00Z">
            <w:rPr>
              <w:rStyle w:val="VerbatimChar"/>
            </w:rPr>
          </w:rPrChange>
        </w:rPr>
        <w:t xml:space="preserve">##     Occupation_du_repondant + Revenu_annuel_du_repondant, family = binomial, </w:t>
      </w:r>
      <w:r w:rsidRPr="004005B2">
        <w:rPr>
          <w:lang w:val="fr-CA"/>
          <w:rPrChange w:id="152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24" w:author="Adjiwanou, Vissého" w:date="2025-11-11T15:47:00Z" w16du:dateUtc="2025-11-11T20:47:00Z">
            <w:rPr>
              <w:rStyle w:val="VerbatimChar"/>
            </w:rPr>
          </w:rPrChange>
        </w:rPr>
        <w:t>##     data = data_P3_)</w:t>
      </w:r>
      <w:r w:rsidRPr="004005B2">
        <w:rPr>
          <w:lang w:val="fr-CA"/>
          <w:rPrChange w:id="152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26" w:author="Adjiwanou, Vissého" w:date="2025-11-11T15:47:00Z" w16du:dateUtc="2025-11-11T20:47:00Z">
            <w:rPr>
              <w:rStyle w:val="VerbatimChar"/>
            </w:rPr>
          </w:rPrChange>
        </w:rPr>
        <w:t xml:space="preserve">## </w:t>
      </w:r>
      <w:r w:rsidRPr="004005B2">
        <w:rPr>
          <w:lang w:val="fr-CA"/>
          <w:rPrChange w:id="152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28" w:author="Adjiwanou, Vissého" w:date="2025-11-11T15:47:00Z" w16du:dateUtc="2025-11-11T20:47:00Z">
            <w:rPr>
              <w:rStyle w:val="VerbatimChar"/>
            </w:rPr>
          </w:rPrChange>
        </w:rPr>
        <w:t>## Coefficients:</w:t>
      </w:r>
      <w:r w:rsidRPr="004005B2">
        <w:rPr>
          <w:lang w:val="fr-CA"/>
          <w:rPrChange w:id="152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30" w:author="Adjiwanou, Vissého" w:date="2025-11-11T15:47:00Z" w16du:dateUtc="2025-11-11T20:47:00Z">
            <w:rPr>
              <w:rStyle w:val="VerbatimChar"/>
            </w:rPr>
          </w:rPrChange>
        </w:rPr>
        <w:t>##                                                Estimate Std. Error z value</w:t>
      </w:r>
      <w:r w:rsidRPr="004005B2">
        <w:rPr>
          <w:lang w:val="fr-CA"/>
          <w:rPrChange w:id="153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32" w:author="Adjiwanou, Vissého" w:date="2025-11-11T15:47:00Z" w16du:dateUtc="2025-11-11T20:47:00Z">
            <w:rPr>
              <w:rStyle w:val="VerbatimChar"/>
            </w:rPr>
          </w:rPrChange>
        </w:rPr>
        <w:t>## (Intercept)                                    -0.63246    0.67351  -0.939</w:t>
      </w:r>
      <w:r w:rsidRPr="004005B2">
        <w:rPr>
          <w:lang w:val="fr-CA"/>
          <w:rPrChange w:id="153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34" w:author="Adjiwanou, Vissého" w:date="2025-11-11T15:47:00Z" w16du:dateUtc="2025-11-11T20:47:00Z">
            <w:rPr>
              <w:rStyle w:val="VerbatimChar"/>
            </w:rPr>
          </w:rPrChange>
        </w:rPr>
        <w:t>## Nbr_compte_MS_regulierUn                        0.74404    0.35700   2.084</w:t>
      </w:r>
      <w:r w:rsidRPr="004005B2">
        <w:rPr>
          <w:lang w:val="fr-CA"/>
          <w:rPrChange w:id="153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36" w:author="Adjiwanou, Vissého" w:date="2025-11-11T15:47:00Z" w16du:dateUtc="2025-11-11T20:47:00Z">
            <w:rPr>
              <w:rStyle w:val="VerbatimChar"/>
            </w:rPr>
          </w:rPrChange>
        </w:rPr>
        <w:t>## Nbr_compte_MS_regulierDeux                      0.99705    0.33250   2.999</w:t>
      </w:r>
      <w:r w:rsidRPr="004005B2">
        <w:rPr>
          <w:lang w:val="fr-CA"/>
          <w:rPrChange w:id="153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38" w:author="Adjiwanou, Vissého" w:date="2025-11-11T15:47:00Z" w16du:dateUtc="2025-11-11T20:47:00Z">
            <w:rPr>
              <w:rStyle w:val="VerbatimChar"/>
            </w:rPr>
          </w:rPrChange>
        </w:rPr>
        <w:t>## Nbr_compte_MS_regulierTrois                     0.99496    0.34038   2.923</w:t>
      </w:r>
      <w:r w:rsidRPr="004005B2">
        <w:rPr>
          <w:lang w:val="fr-CA"/>
          <w:rPrChange w:id="153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40" w:author="Adjiwanou, Vissého" w:date="2025-11-11T15:47:00Z" w16du:dateUtc="2025-11-11T20:47:00Z">
            <w:rPr>
              <w:rStyle w:val="VerbatimChar"/>
            </w:rPr>
          </w:rPrChange>
        </w:rPr>
        <w:t>## Nbr_compte_MS_regulierQuatre                    1.13386    0.38110   2.975</w:t>
      </w:r>
      <w:r w:rsidRPr="004005B2">
        <w:rPr>
          <w:lang w:val="fr-CA"/>
          <w:rPrChange w:id="154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42" w:author="Adjiwanou, Vissého" w:date="2025-11-11T15:47:00Z" w16du:dateUtc="2025-11-11T20:47:00Z">
            <w:rPr>
              <w:rStyle w:val="VerbatimChar"/>
            </w:rPr>
          </w:rPrChange>
        </w:rPr>
        <w:t>## Nbr_compte_MS_regulierPlus de quatre            1.47053    0.44204   3.327</w:t>
      </w:r>
      <w:r w:rsidRPr="004005B2">
        <w:rPr>
          <w:lang w:val="fr-CA"/>
          <w:rPrChange w:id="154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44" w:author="Adjiwanou, Vissého" w:date="2025-11-11T15:47:00Z" w16du:dateUtc="2025-11-11T20:47:00Z">
            <w:rPr>
              <w:rStyle w:val="VerbatimChar"/>
            </w:rPr>
          </w:rPrChange>
        </w:rPr>
        <w:t>## gpe_age25-34 ans                                0.07747    0.23688   0.327</w:t>
      </w:r>
      <w:r w:rsidRPr="004005B2">
        <w:rPr>
          <w:lang w:val="fr-CA"/>
          <w:rPrChange w:id="154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46" w:author="Adjiwanou, Vissého" w:date="2025-11-11T15:47:00Z" w16du:dateUtc="2025-11-11T20:47:00Z">
            <w:rPr>
              <w:rStyle w:val="VerbatimChar"/>
            </w:rPr>
          </w:rPrChange>
        </w:rPr>
        <w:t>## sexeHomme                                      -0.78572    0.18823  -4.174</w:t>
      </w:r>
      <w:r w:rsidRPr="004005B2">
        <w:rPr>
          <w:lang w:val="fr-CA"/>
          <w:rPrChange w:id="154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48" w:author="Adjiwanou, Vissého" w:date="2025-11-11T15:47:00Z" w16du:dateUtc="2025-11-11T20:47:00Z">
            <w:rPr>
              <w:rStyle w:val="VerbatimChar"/>
            </w:rPr>
          </w:rPrChange>
        </w:rPr>
        <w:t>## lieu_de_naissanceProvinde de Quebec            -0.32313    0.36264  -0.891</w:t>
      </w:r>
      <w:r w:rsidRPr="004005B2">
        <w:rPr>
          <w:lang w:val="fr-CA"/>
          <w:rPrChange w:id="154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50" w:author="Adjiwanou, Vissého" w:date="2025-11-11T15:47:00Z" w16du:dateUtc="2025-11-11T20:47:00Z">
            <w:rPr>
              <w:rStyle w:val="VerbatimChar"/>
            </w:rPr>
          </w:rPrChange>
        </w:rPr>
        <w:t>## Diplome_du_repondantCEGEP / DEP                 0.56368    0.25744   2.190</w:t>
      </w:r>
      <w:r w:rsidRPr="004005B2">
        <w:rPr>
          <w:lang w:val="fr-CA"/>
          <w:rPrChange w:id="155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52" w:author="Adjiwanou, Vissého" w:date="2025-11-11T15:47:00Z" w16du:dateUtc="2025-11-11T20:47:00Z">
            <w:rPr>
              <w:rStyle w:val="VerbatimChar"/>
            </w:rPr>
          </w:rPrChange>
        </w:rPr>
        <w:t>## Diplome_du_repondantUniversitaire               0.76619    0.27050   2.832</w:t>
      </w:r>
      <w:r w:rsidRPr="004005B2">
        <w:rPr>
          <w:lang w:val="fr-CA"/>
          <w:rPrChange w:id="155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54" w:author="Adjiwanou, Vissého" w:date="2025-11-11T15:47:00Z" w16du:dateUtc="2025-11-11T20:47:00Z">
            <w:rPr>
              <w:rStyle w:val="VerbatimChar"/>
            </w:rPr>
          </w:rPrChange>
        </w:rPr>
        <w:t>## Occupation_du_repondantSans travail             0.82320    0.50609   1.627</w:t>
      </w:r>
      <w:r w:rsidRPr="004005B2">
        <w:rPr>
          <w:lang w:val="fr-CA"/>
          <w:rPrChange w:id="155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56" w:author="Adjiwanou, Vissého" w:date="2025-11-11T15:47:00Z" w16du:dateUtc="2025-11-11T20:47:00Z">
            <w:rPr>
              <w:rStyle w:val="VerbatimChar"/>
            </w:rPr>
          </w:rPrChange>
        </w:rPr>
        <w:t>## Occupation_du_repondantTravail                  0.15936    0.35769   0.446</w:t>
      </w:r>
      <w:r w:rsidRPr="004005B2">
        <w:rPr>
          <w:lang w:val="fr-CA"/>
          <w:rPrChange w:id="155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58" w:author="Adjiwanou, Vissého" w:date="2025-11-11T15:47:00Z" w16du:dateUtc="2025-11-11T20:47:00Z">
            <w:rPr>
              <w:rStyle w:val="VerbatimChar"/>
            </w:rPr>
          </w:rPrChange>
        </w:rPr>
        <w:t>## Occupation_du_repondantTravail et études        0.65053    0.34444   1.889</w:t>
      </w:r>
      <w:r w:rsidRPr="004005B2">
        <w:rPr>
          <w:lang w:val="fr-CA"/>
          <w:rPrChange w:id="155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60" w:author="Adjiwanou, Vissého" w:date="2025-11-11T15:47:00Z" w16du:dateUtc="2025-11-11T20:47:00Z">
            <w:rPr>
              <w:rStyle w:val="VerbatimChar"/>
            </w:rPr>
          </w:rPrChange>
        </w:rPr>
        <w:t>## Revenu_annuel_du_repondantDe 10,000$ à 19,999$  0.81834    0.40322   2.030</w:t>
      </w:r>
      <w:r w:rsidRPr="004005B2">
        <w:rPr>
          <w:lang w:val="fr-CA"/>
          <w:rPrChange w:id="156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62" w:author="Adjiwanou, Vissého" w:date="2025-11-11T15:47:00Z" w16du:dateUtc="2025-11-11T20:47:00Z">
            <w:rPr>
              <w:rStyle w:val="VerbatimChar"/>
            </w:rPr>
          </w:rPrChange>
        </w:rPr>
        <w:t>## Revenu_annuel_du_repondantDe 20,000$ à 29,999$  0.18048    0.37214   0.485</w:t>
      </w:r>
      <w:r w:rsidRPr="004005B2">
        <w:rPr>
          <w:lang w:val="fr-CA"/>
          <w:rPrChange w:id="156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64" w:author="Adjiwanou, Vissého" w:date="2025-11-11T15:47:00Z" w16du:dateUtc="2025-11-11T20:47:00Z">
            <w:rPr>
              <w:rStyle w:val="VerbatimChar"/>
            </w:rPr>
          </w:rPrChange>
        </w:rPr>
        <w:t>## Revenu_annuel_du_repondantDe 30,000$ à 39,999$  0.65471    0.38448   1.703</w:t>
      </w:r>
      <w:r w:rsidRPr="004005B2">
        <w:rPr>
          <w:lang w:val="fr-CA"/>
          <w:rPrChange w:id="156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66" w:author="Adjiwanou, Vissého" w:date="2025-11-11T15:47:00Z" w16du:dateUtc="2025-11-11T20:47:00Z">
            <w:rPr>
              <w:rStyle w:val="VerbatimChar"/>
            </w:rPr>
          </w:rPrChange>
        </w:rPr>
        <w:t>## Revenu_annuel_du_repondantDe 40,000$ à 49,999$ -0.09208    0.30849  -0.298</w:t>
      </w:r>
      <w:r w:rsidRPr="004005B2">
        <w:rPr>
          <w:lang w:val="fr-CA"/>
          <w:rPrChange w:id="156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68" w:author="Adjiwanou, Vissého" w:date="2025-11-11T15:47:00Z" w16du:dateUtc="2025-11-11T20:47:00Z">
            <w:rPr>
              <w:rStyle w:val="VerbatimChar"/>
            </w:rPr>
          </w:rPrChange>
        </w:rPr>
        <w:t>## Revenu_annuel_du_repondantDe 50,000$ à 59,000$  0.25455    0.31957   0.797</w:t>
      </w:r>
      <w:r w:rsidRPr="004005B2">
        <w:rPr>
          <w:lang w:val="fr-CA"/>
          <w:rPrChange w:id="156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70" w:author="Adjiwanou, Vissého" w:date="2025-11-11T15:47:00Z" w16du:dateUtc="2025-11-11T20:47:00Z">
            <w:rPr>
              <w:rStyle w:val="VerbatimChar"/>
            </w:rPr>
          </w:rPrChange>
        </w:rPr>
        <w:lastRenderedPageBreak/>
        <w:t>## Revenu_annuel_du_repondantDe 60,000$ à 69,000$  0.64097    0.33086   1.937</w:t>
      </w:r>
      <w:r w:rsidRPr="004005B2">
        <w:rPr>
          <w:lang w:val="fr-CA"/>
          <w:rPrChange w:id="157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72" w:author="Adjiwanou, Vissého" w:date="2025-11-11T15:47:00Z" w16du:dateUtc="2025-11-11T20:47:00Z">
            <w:rPr>
              <w:rStyle w:val="VerbatimChar"/>
            </w:rPr>
          </w:rPrChange>
        </w:rPr>
        <w:t>## Revenu_annuel_du_repondantMoins de 10,000$      1.22911    0.44716   2.749</w:t>
      </w:r>
      <w:r w:rsidRPr="004005B2">
        <w:rPr>
          <w:lang w:val="fr-CA"/>
          <w:rPrChange w:id="157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74" w:author="Adjiwanou, Vissého" w:date="2025-11-11T15:47:00Z" w16du:dateUtc="2025-11-11T20:47:00Z">
            <w:rPr>
              <w:rStyle w:val="VerbatimChar"/>
            </w:rPr>
          </w:rPrChange>
        </w:rPr>
        <w:t>## Revenu_annuel_du_repondantNe sait pas           1.57378    0.59242   2.657</w:t>
      </w:r>
      <w:r w:rsidRPr="004005B2">
        <w:rPr>
          <w:lang w:val="fr-CA"/>
          <w:rPrChange w:id="157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76" w:author="Adjiwanou, Vissého" w:date="2025-11-11T15:47:00Z" w16du:dateUtc="2025-11-11T20:47:00Z">
            <w:rPr>
              <w:rStyle w:val="VerbatimChar"/>
            </w:rPr>
          </w:rPrChange>
        </w:rPr>
        <w:t xml:space="preserve">##                                                Pr(&gt;|z|)    </w:t>
      </w:r>
      <w:r w:rsidRPr="004005B2">
        <w:rPr>
          <w:lang w:val="fr-CA"/>
          <w:rPrChange w:id="157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78" w:author="Adjiwanou, Vissého" w:date="2025-11-11T15:47:00Z" w16du:dateUtc="2025-11-11T20:47:00Z">
            <w:rPr>
              <w:rStyle w:val="VerbatimChar"/>
            </w:rPr>
          </w:rPrChange>
        </w:rPr>
        <w:t xml:space="preserve">## (Intercept)                                    0.347704    </w:t>
      </w:r>
      <w:r w:rsidRPr="004005B2">
        <w:rPr>
          <w:lang w:val="fr-CA"/>
          <w:rPrChange w:id="157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80" w:author="Adjiwanou, Vissého" w:date="2025-11-11T15:47:00Z" w16du:dateUtc="2025-11-11T20:47:00Z">
            <w:rPr>
              <w:rStyle w:val="VerbatimChar"/>
            </w:rPr>
          </w:rPrChange>
        </w:rPr>
        <w:t xml:space="preserve">## Nbr_compte_MS_regulierUn                       0.037149 *  </w:t>
      </w:r>
      <w:r w:rsidRPr="004005B2">
        <w:rPr>
          <w:lang w:val="fr-CA"/>
          <w:rPrChange w:id="158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82" w:author="Adjiwanou, Vissého" w:date="2025-11-11T15:47:00Z" w16du:dateUtc="2025-11-11T20:47:00Z">
            <w:rPr>
              <w:rStyle w:val="VerbatimChar"/>
            </w:rPr>
          </w:rPrChange>
        </w:rPr>
        <w:t xml:space="preserve">## Nbr_compte_MS_regulierDeux                     0.002712 ** </w:t>
      </w:r>
      <w:r w:rsidRPr="004005B2">
        <w:rPr>
          <w:lang w:val="fr-CA"/>
          <w:rPrChange w:id="158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84" w:author="Adjiwanou, Vissého" w:date="2025-11-11T15:47:00Z" w16du:dateUtc="2025-11-11T20:47:00Z">
            <w:rPr>
              <w:rStyle w:val="VerbatimChar"/>
            </w:rPr>
          </w:rPrChange>
        </w:rPr>
        <w:t xml:space="preserve">## Nbr_compte_MS_regulierTrois                    0.003466 ** </w:t>
      </w:r>
      <w:r w:rsidRPr="004005B2">
        <w:rPr>
          <w:lang w:val="fr-CA"/>
          <w:rPrChange w:id="158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86" w:author="Adjiwanou, Vissého" w:date="2025-11-11T15:47:00Z" w16du:dateUtc="2025-11-11T20:47:00Z">
            <w:rPr>
              <w:rStyle w:val="VerbatimChar"/>
            </w:rPr>
          </w:rPrChange>
        </w:rPr>
        <w:t xml:space="preserve">## Nbr_compte_MS_regulierQuatre                   0.002928 ** </w:t>
      </w:r>
      <w:r w:rsidRPr="004005B2">
        <w:rPr>
          <w:lang w:val="fr-CA"/>
          <w:rPrChange w:id="158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88" w:author="Adjiwanou, Vissého" w:date="2025-11-11T15:47:00Z" w16du:dateUtc="2025-11-11T20:47:00Z">
            <w:rPr>
              <w:rStyle w:val="VerbatimChar"/>
            </w:rPr>
          </w:rPrChange>
        </w:rPr>
        <w:t>## Nbr_compte_MS_regulierPlus de quatre           0.000879 ***</w:t>
      </w:r>
      <w:r w:rsidRPr="004005B2">
        <w:rPr>
          <w:lang w:val="fr-CA"/>
          <w:rPrChange w:id="158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90" w:author="Adjiwanou, Vissého" w:date="2025-11-11T15:47:00Z" w16du:dateUtc="2025-11-11T20:47:00Z">
            <w:rPr>
              <w:rStyle w:val="VerbatimChar"/>
            </w:rPr>
          </w:rPrChange>
        </w:rPr>
        <w:t xml:space="preserve">## gpe_age25-34 ans                               0.743640    </w:t>
      </w:r>
      <w:r w:rsidRPr="004005B2">
        <w:rPr>
          <w:lang w:val="fr-CA"/>
          <w:rPrChange w:id="159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92" w:author="Adjiwanou, Vissého" w:date="2025-11-11T15:47:00Z" w16du:dateUtc="2025-11-11T20:47:00Z">
            <w:rPr>
              <w:rStyle w:val="VerbatimChar"/>
            </w:rPr>
          </w:rPrChange>
        </w:rPr>
        <w:t>## sexeHomme                                      2.99e-05 ***</w:t>
      </w:r>
      <w:r w:rsidRPr="004005B2">
        <w:rPr>
          <w:lang w:val="fr-CA"/>
          <w:rPrChange w:id="159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94" w:author="Adjiwanou, Vissého" w:date="2025-11-11T15:47:00Z" w16du:dateUtc="2025-11-11T20:47:00Z">
            <w:rPr>
              <w:rStyle w:val="VerbatimChar"/>
            </w:rPr>
          </w:rPrChange>
        </w:rPr>
        <w:t xml:space="preserve">## lieu_de_naissanceProvinde de Quebec            0.372903    </w:t>
      </w:r>
      <w:r w:rsidRPr="004005B2">
        <w:rPr>
          <w:lang w:val="fr-CA"/>
          <w:rPrChange w:id="159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96" w:author="Adjiwanou, Vissého" w:date="2025-11-11T15:47:00Z" w16du:dateUtc="2025-11-11T20:47:00Z">
            <w:rPr>
              <w:rStyle w:val="VerbatimChar"/>
            </w:rPr>
          </w:rPrChange>
        </w:rPr>
        <w:t xml:space="preserve">## Diplome_du_repondantCEGEP / DEP                0.028556 *  </w:t>
      </w:r>
      <w:r w:rsidRPr="004005B2">
        <w:rPr>
          <w:lang w:val="fr-CA"/>
          <w:rPrChange w:id="159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598" w:author="Adjiwanou, Vissého" w:date="2025-11-11T15:47:00Z" w16du:dateUtc="2025-11-11T20:47:00Z">
            <w:rPr>
              <w:rStyle w:val="VerbatimChar"/>
            </w:rPr>
          </w:rPrChange>
        </w:rPr>
        <w:t xml:space="preserve">## Diplome_du_repondantUniversitaire              0.004619 ** </w:t>
      </w:r>
      <w:r w:rsidRPr="004005B2">
        <w:rPr>
          <w:lang w:val="fr-CA"/>
          <w:rPrChange w:id="159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600" w:author="Adjiwanou, Vissého" w:date="2025-11-11T15:47:00Z" w16du:dateUtc="2025-11-11T20:47:00Z">
            <w:rPr>
              <w:rStyle w:val="VerbatimChar"/>
            </w:rPr>
          </w:rPrChange>
        </w:rPr>
        <w:t xml:space="preserve">## Occupation_du_repondantSans travail            0.103826    </w:t>
      </w:r>
      <w:r w:rsidRPr="004005B2">
        <w:rPr>
          <w:lang w:val="fr-CA"/>
          <w:rPrChange w:id="160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602" w:author="Adjiwanou, Vissého" w:date="2025-11-11T15:47:00Z" w16du:dateUtc="2025-11-11T20:47:00Z">
            <w:rPr>
              <w:rStyle w:val="VerbatimChar"/>
            </w:rPr>
          </w:rPrChange>
        </w:rPr>
        <w:t xml:space="preserve">## Occupation_du_repondantTravail                 0.655947    </w:t>
      </w:r>
      <w:r w:rsidRPr="004005B2">
        <w:rPr>
          <w:lang w:val="fr-CA"/>
          <w:rPrChange w:id="160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604" w:author="Adjiwanou, Vissého" w:date="2025-11-11T15:47:00Z" w16du:dateUtc="2025-11-11T20:47:00Z">
            <w:rPr>
              <w:rStyle w:val="VerbatimChar"/>
            </w:rPr>
          </w:rPrChange>
        </w:rPr>
        <w:t xml:space="preserve">## Occupation_du_repondantTravail et études       0.058935 .  </w:t>
      </w:r>
      <w:r w:rsidRPr="004005B2">
        <w:rPr>
          <w:lang w:val="fr-CA"/>
          <w:rPrChange w:id="160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606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10,000$ à 19,999$ 0.042403 *  </w:t>
      </w:r>
      <w:r w:rsidRPr="004005B2">
        <w:rPr>
          <w:lang w:val="fr-CA"/>
          <w:rPrChange w:id="1607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608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20,000$ à 29,999$ 0.627692    </w:t>
      </w:r>
      <w:r w:rsidRPr="004005B2">
        <w:rPr>
          <w:lang w:val="fr-CA"/>
          <w:rPrChange w:id="1609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610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30,000$ à 39,999$ 0.088591 .  </w:t>
      </w:r>
      <w:r w:rsidRPr="004005B2">
        <w:rPr>
          <w:lang w:val="fr-CA"/>
          <w:rPrChange w:id="1611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612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40,000$ à 49,999$ 0.765338    </w:t>
      </w:r>
      <w:r w:rsidRPr="004005B2">
        <w:rPr>
          <w:lang w:val="fr-CA"/>
          <w:rPrChange w:id="1613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614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50,000$ à 59,000$ 0.425720    </w:t>
      </w:r>
      <w:r w:rsidRPr="004005B2">
        <w:rPr>
          <w:lang w:val="fr-CA"/>
          <w:rPrChange w:id="1615" w:author="Adjiwanou, Vissého" w:date="2025-11-11T15:47:00Z" w16du:dateUtc="2025-11-11T20:47:00Z">
            <w:rPr/>
          </w:rPrChange>
        </w:rPr>
        <w:br/>
      </w:r>
      <w:r w:rsidRPr="004005B2">
        <w:rPr>
          <w:rStyle w:val="VerbatimChar"/>
          <w:lang w:val="fr-CA"/>
          <w:rPrChange w:id="1616" w:author="Adjiwanou, Vissého" w:date="2025-11-11T15:47:00Z" w16du:dateUtc="2025-11-11T20:47:00Z">
            <w:rPr>
              <w:rStyle w:val="VerbatimChar"/>
            </w:rPr>
          </w:rPrChange>
        </w:rPr>
        <w:t xml:space="preserve">## Revenu_annuel_du_repondantDe 60,000$ à 69,000$ 0.052712 .  </w:t>
      </w:r>
      <w:r w:rsidRPr="004005B2">
        <w:rPr>
          <w:lang w:val="fr-CA"/>
          <w:rPrChange w:id="1617" w:author="Adjiwanou, Vissého" w:date="2025-11-11T15:47:00Z" w16du:dateUtc="2025-11-11T20:47:00Z">
            <w:rPr/>
          </w:rPrChange>
        </w:rPr>
        <w:br/>
      </w:r>
      <w:r>
        <w:rPr>
          <w:rStyle w:val="VerbatimChar"/>
        </w:rPr>
        <w:t xml:space="preserve">## Revenu_annuel_du_repondantMoins de 10,000$     0.005983 ** </w:t>
      </w:r>
      <w:r>
        <w:br/>
      </w:r>
      <w:r>
        <w:rPr>
          <w:rStyle w:val="VerbatimChar"/>
        </w:rPr>
        <w:t xml:space="preserve">## Revenu_annuel_du_repondantNe sait pas          0.007896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859.77  on 713  degrees of freedom</w:t>
      </w:r>
      <w:r>
        <w:br/>
      </w:r>
      <w:r>
        <w:rPr>
          <w:rStyle w:val="VerbatimChar"/>
        </w:rPr>
        <w:t>## Residual deviance: 768.19  on 692  degrees of freedom</w:t>
      </w:r>
      <w:r>
        <w:br/>
      </w:r>
      <w:r>
        <w:rPr>
          <w:rStyle w:val="VerbatimChar"/>
        </w:rPr>
        <w:t>##   (9 observations effacées parce que manquantes)</w:t>
      </w:r>
      <w:r>
        <w:br/>
      </w:r>
      <w:r>
        <w:rPr>
          <w:rStyle w:val="VerbatimChar"/>
        </w:rPr>
        <w:t>## AIC: 812.19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1AA1D22A" w14:textId="77777777" w:rsidR="007D00B7" w:rsidRDefault="00000000">
      <w:pPr>
        <w:pStyle w:val="SourceCode"/>
      </w:pP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OddsRatio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 xml:space="preserve">(mod2_bin), </w:t>
      </w:r>
      <w:r>
        <w:rPr>
          <w:rStyle w:val="FunctionTok"/>
        </w:rPr>
        <w:t>confint</w:t>
      </w:r>
      <w:r>
        <w:rPr>
          <w:rStyle w:val="NormalTok"/>
        </w:rPr>
        <w:t>(mod2_bin)))</w:t>
      </w:r>
    </w:p>
    <w:p w14:paraId="4D08425D" w14:textId="77777777" w:rsidR="007D00B7" w:rsidRDefault="00000000">
      <w:pPr>
        <w:pStyle w:val="SourceCode"/>
      </w:pPr>
      <w:r>
        <w:rPr>
          <w:rStyle w:val="VerbatimChar"/>
        </w:rPr>
        <w:t>## Waiting for profiling to be done...</w:t>
      </w:r>
    </w:p>
    <w:p w14:paraId="50E6D0F6" w14:textId="77777777" w:rsidR="007D00B7" w:rsidRDefault="00000000">
      <w:pPr>
        <w:pStyle w:val="SourceCode"/>
      </w:pPr>
      <w:r>
        <w:rPr>
          <w:rStyle w:val="VerbatimChar"/>
        </w:rPr>
        <w:t>##                                                OddsRatio     2.5 %     97.5 %</w:t>
      </w:r>
      <w:r>
        <w:br/>
      </w:r>
      <w:r>
        <w:rPr>
          <w:rStyle w:val="VerbatimChar"/>
        </w:rPr>
        <w:t>## (Intercept)                                    0.5312834 0.1417906  2.0004215</w:t>
      </w:r>
      <w:r>
        <w:br/>
      </w:r>
      <w:r>
        <w:rPr>
          <w:rStyle w:val="VerbatimChar"/>
        </w:rPr>
        <w:t>## Nbr_compte_MS_regulierUn                       2.1044182 1.0487021  4.2637401</w:t>
      </w:r>
      <w:r>
        <w:br/>
      </w:r>
      <w:r>
        <w:rPr>
          <w:rStyle w:val="VerbatimChar"/>
        </w:rPr>
        <w:t>## Nbr_compte_MS_regulierDeux                     2.7102839 1.4161626  5.2311870</w:t>
      </w:r>
      <w:r>
        <w:br/>
      </w:r>
      <w:r>
        <w:rPr>
          <w:rStyle w:val="VerbatimChar"/>
        </w:rPr>
        <w:lastRenderedPageBreak/>
        <w:t>## Nbr_compte_MS_regulierTrois                    2.7046217 1.3920496  5.3030410</w:t>
      </w:r>
      <w:r>
        <w:br/>
      </w:r>
      <w:r>
        <w:rPr>
          <w:rStyle w:val="VerbatimChar"/>
        </w:rPr>
        <w:t>## Nbr_compte_MS_regulierQuatre                   3.1076351 1.4831349  6.6317392</w:t>
      </w:r>
      <w:r>
        <w:br/>
      </w:r>
      <w:r>
        <w:rPr>
          <w:rStyle w:val="VerbatimChar"/>
        </w:rPr>
        <w:t>## Nbr_compte_MS_regulierPlus de quatre           4.3515295 1.8683079 10.6523366</w:t>
      </w:r>
      <w:r>
        <w:br/>
      </w:r>
      <w:r>
        <w:rPr>
          <w:rStyle w:val="VerbatimChar"/>
        </w:rPr>
        <w:t>## gpe_age25-34 ans                               1.0805470 0.6784454  1.7195423</w:t>
      </w:r>
      <w:r>
        <w:br/>
      </w:r>
      <w:r>
        <w:rPr>
          <w:rStyle w:val="VerbatimChar"/>
        </w:rPr>
        <w:t>## sexeHomme                                      0.4557909 0.3146436  0.6586214</w:t>
      </w:r>
      <w:r>
        <w:br/>
      </w:r>
      <w:r>
        <w:rPr>
          <w:rStyle w:val="VerbatimChar"/>
        </w:rPr>
        <w:t>## lieu_de_naissanceProvinde de Quebec            0.7238789 0.3445014  1.4407830</w:t>
      </w:r>
      <w:r>
        <w:br/>
      </w:r>
      <w:r>
        <w:rPr>
          <w:rStyle w:val="VerbatimChar"/>
        </w:rPr>
        <w:t>## Diplome_du_repondantCEGEP / DEP                1.7571201 1.0608384  2.9158486</w:t>
      </w:r>
      <w:r>
        <w:br/>
      </w:r>
      <w:r>
        <w:rPr>
          <w:rStyle w:val="VerbatimChar"/>
        </w:rPr>
        <w:t>## Diplome_du_repondantUniversitaire              2.1515553 1.2678451  3.6680957</w:t>
      </w:r>
      <w:r>
        <w:br/>
      </w:r>
      <w:r>
        <w:rPr>
          <w:rStyle w:val="VerbatimChar"/>
        </w:rPr>
        <w:t>## Occupation_du_repondantSans travail            2.2777844 0.8639838  6.3628392</w:t>
      </w:r>
      <w:r>
        <w:br/>
      </w:r>
      <w:r>
        <w:rPr>
          <w:rStyle w:val="VerbatimChar"/>
        </w:rPr>
        <w:t>## Occupation_du_repondantTravail                 1.1727586 0.5777668  2.3579594</w:t>
      </w:r>
      <w:r>
        <w:br/>
      </w:r>
      <w:r>
        <w:rPr>
          <w:rStyle w:val="VerbatimChar"/>
        </w:rPr>
        <w:t>## Occupation_du_repondantTravail et études       1.9165631 0.9704394  3.7616013</w:t>
      </w:r>
      <w:r>
        <w:br/>
      </w:r>
      <w:r>
        <w:rPr>
          <w:rStyle w:val="VerbatimChar"/>
        </w:rPr>
        <w:t>## Revenu_annuel_du_repondantDe 10,000$ à 19,999$ 2.2667447 1.0381022  5.0641130</w:t>
      </w:r>
      <w:r>
        <w:br/>
      </w:r>
      <w:r>
        <w:rPr>
          <w:rStyle w:val="VerbatimChar"/>
        </w:rPr>
        <w:t>## Revenu_annuel_du_repondantDe 20,000$ à 29,999$ 1.1977887 0.5795736  2.5019786</w:t>
      </w:r>
      <w:r>
        <w:br/>
      </w:r>
      <w:r>
        <w:rPr>
          <w:rStyle w:val="VerbatimChar"/>
        </w:rPr>
        <w:t>## Revenu_annuel_du_repondantDe 30,000$ à 39,999$ 1.9245902 0.9189351  4.1757016</w:t>
      </w:r>
      <w:r>
        <w:br/>
      </w:r>
      <w:r>
        <w:rPr>
          <w:rStyle w:val="VerbatimChar"/>
        </w:rPr>
        <w:t>## Revenu_annuel_du_repondantDe 40,000$ à 49,999$ 0.9120353 0.4985099  1.6746508</w:t>
      </w:r>
      <w:r>
        <w:br/>
      </w:r>
      <w:r>
        <w:rPr>
          <w:rStyle w:val="VerbatimChar"/>
        </w:rPr>
        <w:t>## Revenu_annuel_du_repondantDe 50,000$ à 59,000$ 1.2898842 0.6931068  2.4336341</w:t>
      </w:r>
      <w:r>
        <w:br/>
      </w:r>
      <w:r>
        <w:rPr>
          <w:rStyle w:val="VerbatimChar"/>
        </w:rPr>
        <w:t>## Revenu_annuel_du_repondantDe 60,000$ à 69,000$ 1.8983182 1.0038101  3.6895721</w:t>
      </w:r>
      <w:r>
        <w:br/>
      </w:r>
      <w:r>
        <w:rPr>
          <w:rStyle w:val="VerbatimChar"/>
        </w:rPr>
        <w:t>## Revenu_annuel_du_repondantMoins de 10,000$     3.4181873 1.4546074  8.4596105</w:t>
      </w:r>
      <w:r>
        <w:br/>
      </w:r>
      <w:r>
        <w:rPr>
          <w:rStyle w:val="VerbatimChar"/>
        </w:rPr>
        <w:t>## Revenu_annuel_du_repondantNe sait pas          4.8248456 1.6577018 17.8044300</w:t>
      </w:r>
    </w:p>
    <w:p w14:paraId="41EB4BC7" w14:textId="77777777" w:rsidR="007D00B7" w:rsidRDefault="00000000">
      <w:pPr>
        <w:pStyle w:val="Heading3"/>
      </w:pPr>
      <w:bookmarkStart w:id="1618" w:name="X978b127361036a8db133005b22b1001bd68257e"/>
      <w:bookmarkEnd w:id="1509"/>
      <w:r>
        <w:t>Resultat des Regressions avec Temps passé sur les médias sociaux</w:t>
      </w:r>
    </w:p>
    <w:p w14:paraId="7AC6E609" w14:textId="77777777" w:rsidR="007D00B7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(mod3_bin)</w:t>
      </w:r>
    </w:p>
    <w:p w14:paraId="3B73D1D1" w14:textId="77777777" w:rsidR="007D00B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Justice_sociale_rec ~ Nombre_d_heures_sur_RSM_Jour + </w:t>
      </w:r>
      <w:r>
        <w:br/>
      </w:r>
      <w:r>
        <w:rPr>
          <w:rStyle w:val="VerbatimChar"/>
        </w:rPr>
        <w:t xml:space="preserve">##     gpe_age + sexe + lieu_de_naissance + Diplome_du_repondant + </w:t>
      </w:r>
      <w:r>
        <w:br/>
      </w:r>
      <w:r>
        <w:rPr>
          <w:rStyle w:val="VerbatimChar"/>
        </w:rPr>
        <w:t xml:space="preserve">##     Occupation_du_repondant + Revenu_annuel_du_repondant, family = binomial, </w:t>
      </w:r>
      <w:r>
        <w:br/>
      </w:r>
      <w:r>
        <w:rPr>
          <w:rStyle w:val="VerbatimChar"/>
        </w:rPr>
        <w:t>##     data = data_P3_)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Coefficients:</w:t>
      </w:r>
      <w:r>
        <w:br/>
      </w:r>
      <w:r>
        <w:rPr>
          <w:rStyle w:val="VerbatimChar"/>
        </w:rPr>
        <w:t>##                                                Estimate Std. Error z value</w:t>
      </w:r>
      <w:r>
        <w:br/>
      </w:r>
      <w:r>
        <w:rPr>
          <w:rStyle w:val="VerbatimChar"/>
        </w:rPr>
        <w:t>## (Intercept)                                     0.04818    0.66107   0.073</w:t>
      </w:r>
      <w:r>
        <w:br/>
      </w:r>
      <w:r>
        <w:rPr>
          <w:rStyle w:val="VerbatimChar"/>
        </w:rPr>
        <w:t>## Nombre_d_heures_sur_RSM_Jour00h                -0.67421    0.35015  -1.925</w:t>
      </w:r>
      <w:r>
        <w:br/>
      </w:r>
      <w:r>
        <w:rPr>
          <w:rStyle w:val="VerbatimChar"/>
        </w:rPr>
        <w:t>## Nombre_d_heures_sur_RSM_Jour2.0 à 3.0 heures    0.33911    0.24326   1.394</w:t>
      </w:r>
      <w:r>
        <w:br/>
      </w:r>
      <w:r>
        <w:rPr>
          <w:rStyle w:val="VerbatimChar"/>
        </w:rPr>
        <w:t>## Nombre_d_heures_sur_RSM_Jour4 heures et plus    0.52702    0.27872   1.891</w:t>
      </w:r>
      <w:r>
        <w:br/>
      </w:r>
      <w:r>
        <w:rPr>
          <w:rStyle w:val="VerbatimChar"/>
        </w:rPr>
        <w:t>## Nombre_d_heures_sur_RSM_JourNe sait pas         1.17527    0.81194   1.447</w:t>
      </w:r>
      <w:r>
        <w:br/>
      </w:r>
      <w:r>
        <w:rPr>
          <w:rStyle w:val="VerbatimChar"/>
        </w:rPr>
        <w:t>## gpe_age25-34 ans                                0.02918    0.22990   0.127</w:t>
      </w:r>
      <w:r>
        <w:br/>
      </w:r>
      <w:r>
        <w:rPr>
          <w:rStyle w:val="VerbatimChar"/>
        </w:rPr>
        <w:t>## sexeHomme                                      -0.77971    0.18915  -4.122</w:t>
      </w:r>
      <w:r>
        <w:br/>
      </w:r>
      <w:r>
        <w:rPr>
          <w:rStyle w:val="VerbatimChar"/>
        </w:rPr>
        <w:t>## lieu_de_naissanceProvinde de Quebec            -0.26583    0.36495  -0.728</w:t>
      </w:r>
      <w:r>
        <w:br/>
      </w:r>
      <w:r>
        <w:rPr>
          <w:rStyle w:val="VerbatimChar"/>
        </w:rPr>
        <w:t>## Diplome_du_repondantCEGEP / DEP                 0.57997    0.25755   2.252</w:t>
      </w:r>
      <w:r>
        <w:br/>
      </w:r>
      <w:r>
        <w:rPr>
          <w:rStyle w:val="VerbatimChar"/>
        </w:rPr>
        <w:t>## Diplome_du_repondantUniversitaire               0.78628    0.27171   2.894</w:t>
      </w:r>
      <w:r>
        <w:br/>
      </w:r>
      <w:r>
        <w:rPr>
          <w:rStyle w:val="VerbatimChar"/>
        </w:rPr>
        <w:t>## Occupation_du_repondantSans travail             0.65485    0.50645   1.293</w:t>
      </w:r>
      <w:r>
        <w:br/>
      </w:r>
      <w:r>
        <w:rPr>
          <w:rStyle w:val="VerbatimChar"/>
        </w:rPr>
        <w:t>## Occupation_du_repondantTravail                  0.10885    0.36118   0.301</w:t>
      </w:r>
      <w:r>
        <w:br/>
      </w:r>
      <w:r>
        <w:rPr>
          <w:rStyle w:val="VerbatimChar"/>
        </w:rPr>
        <w:t>## Occupation_du_repondantTravail et études        0.60589    0.34493   1.757</w:t>
      </w:r>
      <w:r>
        <w:br/>
      </w:r>
      <w:r>
        <w:rPr>
          <w:rStyle w:val="VerbatimChar"/>
        </w:rPr>
        <w:t>## Revenu_annuel_du_repondantDe 10,000$ à 19,999$  0.81373    0.40394   2.014</w:t>
      </w:r>
      <w:r>
        <w:br/>
      </w:r>
      <w:r>
        <w:rPr>
          <w:rStyle w:val="VerbatimChar"/>
        </w:rPr>
        <w:t>## Revenu_annuel_du_repondantDe 20,000$ à 29,999$  0.22146    0.37397   0.592</w:t>
      </w:r>
      <w:r>
        <w:br/>
      </w:r>
      <w:r>
        <w:rPr>
          <w:rStyle w:val="VerbatimChar"/>
        </w:rPr>
        <w:t>## Revenu_annuel_du_repondantDe 30,000$ à 39,999$  0.65231    0.38426   1.698</w:t>
      </w:r>
      <w:r>
        <w:br/>
      </w:r>
      <w:r>
        <w:rPr>
          <w:rStyle w:val="VerbatimChar"/>
        </w:rPr>
        <w:t>## Revenu_annuel_du_repondantDe 40,000$ à 49,999$ -0.11956    0.31059  -0.385</w:t>
      </w:r>
      <w:r>
        <w:br/>
      </w:r>
      <w:r>
        <w:rPr>
          <w:rStyle w:val="VerbatimChar"/>
        </w:rPr>
        <w:t>## Revenu_annuel_du_repondantDe 50,000$ à 59,000$  0.28893    0.31972   0.904</w:t>
      </w:r>
      <w:r>
        <w:br/>
      </w:r>
      <w:r>
        <w:rPr>
          <w:rStyle w:val="VerbatimChar"/>
        </w:rPr>
        <w:t>## Revenu_annuel_du_repondantDe 60,000$ à 69,000$  0.61633    0.33158   1.859</w:t>
      </w:r>
      <w:r>
        <w:br/>
      </w:r>
      <w:r>
        <w:rPr>
          <w:rStyle w:val="VerbatimChar"/>
        </w:rPr>
        <w:t>## Revenu_annuel_du_repondantMoins de 10,000$      1.19840    0.44724   2.680</w:t>
      </w:r>
      <w:r>
        <w:br/>
      </w:r>
      <w:r>
        <w:rPr>
          <w:rStyle w:val="VerbatimChar"/>
        </w:rPr>
        <w:t>## Revenu_annuel_du_repondantNe sait pas           1.60928    0.59304   2.714</w:t>
      </w:r>
      <w:r>
        <w:br/>
      </w:r>
      <w:r>
        <w:rPr>
          <w:rStyle w:val="VerbatimChar"/>
        </w:rPr>
        <w:t xml:space="preserve">##                                                Pr(&gt;|z|)    </w:t>
      </w:r>
      <w:r>
        <w:br/>
      </w:r>
      <w:r>
        <w:rPr>
          <w:rStyle w:val="VerbatimChar"/>
        </w:rPr>
        <w:t xml:space="preserve">## (Intercept)                                     0.94190    </w:t>
      </w:r>
      <w:r>
        <w:br/>
      </w:r>
      <w:r>
        <w:rPr>
          <w:rStyle w:val="VerbatimChar"/>
        </w:rPr>
        <w:t xml:space="preserve">## Nombre_d_heures_sur_RSM_Jour00h                 0.05417 .  </w:t>
      </w:r>
      <w:r>
        <w:br/>
      </w:r>
      <w:r>
        <w:rPr>
          <w:rStyle w:val="VerbatimChar"/>
        </w:rPr>
        <w:t xml:space="preserve">## Nombre_d_heures_sur_RSM_Jour2.0 à 3.0 heures    0.16331    </w:t>
      </w:r>
      <w:r>
        <w:br/>
      </w:r>
      <w:r>
        <w:rPr>
          <w:rStyle w:val="VerbatimChar"/>
        </w:rPr>
        <w:t xml:space="preserve">## Nombre_d_heures_sur_RSM_Jour4 heures et plus    0.05864 .  </w:t>
      </w:r>
      <w:r>
        <w:br/>
      </w:r>
      <w:r>
        <w:rPr>
          <w:rStyle w:val="VerbatimChar"/>
        </w:rPr>
        <w:t xml:space="preserve">## Nombre_d_heures_sur_RSM_JourNe sait pas         0.14776    </w:t>
      </w:r>
      <w:r>
        <w:br/>
      </w:r>
      <w:r>
        <w:rPr>
          <w:rStyle w:val="VerbatimChar"/>
        </w:rPr>
        <w:t xml:space="preserve">## gpe_age25-34 ans                                0.89900    </w:t>
      </w:r>
      <w:r>
        <w:br/>
      </w:r>
      <w:r>
        <w:rPr>
          <w:rStyle w:val="VerbatimChar"/>
        </w:rPr>
        <w:t>## sexeHomme                                      3.75e-05 ***</w:t>
      </w:r>
      <w:r>
        <w:br/>
      </w:r>
      <w:r>
        <w:rPr>
          <w:rStyle w:val="VerbatimChar"/>
        </w:rPr>
        <w:t xml:space="preserve">## lieu_de_naissanceProvinde de Quebec             0.46638    </w:t>
      </w:r>
      <w:r>
        <w:br/>
      </w:r>
      <w:r>
        <w:rPr>
          <w:rStyle w:val="VerbatimChar"/>
        </w:rPr>
        <w:t xml:space="preserve">## Diplome_du_repondantCEGEP / DEP                 0.02433 *  </w:t>
      </w:r>
      <w:r>
        <w:br/>
      </w:r>
      <w:r>
        <w:rPr>
          <w:rStyle w:val="VerbatimChar"/>
        </w:rPr>
        <w:t xml:space="preserve">## Diplome_du_repondantUniversitaire               0.00381 ** </w:t>
      </w:r>
      <w:r>
        <w:br/>
      </w:r>
      <w:r>
        <w:rPr>
          <w:rStyle w:val="VerbatimChar"/>
        </w:rPr>
        <w:t xml:space="preserve">## Occupation_du_repondantSans travail             0.19600    </w:t>
      </w:r>
      <w:r>
        <w:br/>
      </w:r>
      <w:r>
        <w:rPr>
          <w:rStyle w:val="VerbatimChar"/>
        </w:rPr>
        <w:t xml:space="preserve">## Occupation_du_repondantTravail                  0.76313    </w:t>
      </w:r>
      <w:r>
        <w:br/>
      </w:r>
      <w:r>
        <w:rPr>
          <w:rStyle w:val="VerbatimChar"/>
        </w:rPr>
        <w:t xml:space="preserve">## Occupation_du_repondantTravail et études        0.07899 .  </w:t>
      </w:r>
      <w:r>
        <w:br/>
      </w:r>
      <w:r>
        <w:rPr>
          <w:rStyle w:val="VerbatimChar"/>
        </w:rPr>
        <w:t xml:space="preserve">## Revenu_annuel_du_repondantDe 10,000$ à 19,999$  0.04396 *  </w:t>
      </w:r>
      <w:r>
        <w:br/>
      </w:r>
      <w:r>
        <w:rPr>
          <w:rStyle w:val="VerbatimChar"/>
        </w:rPr>
        <w:t xml:space="preserve">## Revenu_annuel_du_repondantDe 20,000$ à 29,999$  0.55373    </w:t>
      </w:r>
      <w:r>
        <w:br/>
      </w:r>
      <w:r>
        <w:rPr>
          <w:rStyle w:val="VerbatimChar"/>
        </w:rPr>
        <w:t xml:space="preserve">## Revenu_annuel_du_repondantDe 30,000$ à 39,999$  0.08959 .  </w:t>
      </w:r>
      <w:r>
        <w:br/>
      </w:r>
      <w:r>
        <w:rPr>
          <w:rStyle w:val="VerbatimChar"/>
        </w:rPr>
        <w:t xml:space="preserve">## Revenu_annuel_du_repondantDe 40,000$ à 49,999$  0.70028    </w:t>
      </w:r>
      <w:r>
        <w:br/>
      </w:r>
      <w:r>
        <w:rPr>
          <w:rStyle w:val="VerbatimChar"/>
        </w:rPr>
        <w:t xml:space="preserve">## Revenu_annuel_du_repondantDe 50,000$ à 59,000$  0.36615    </w:t>
      </w:r>
      <w:r>
        <w:br/>
      </w:r>
      <w:r>
        <w:rPr>
          <w:rStyle w:val="VerbatimChar"/>
        </w:rPr>
        <w:t xml:space="preserve">## Revenu_annuel_du_repondantDe 60,000$ à 69,000$  0.06306 .  </w:t>
      </w:r>
      <w:r>
        <w:br/>
      </w:r>
      <w:r>
        <w:rPr>
          <w:rStyle w:val="VerbatimChar"/>
        </w:rPr>
        <w:t xml:space="preserve">## Revenu_annuel_du_repondantMoins de 10,000$      0.00737 ** </w:t>
      </w:r>
      <w:r>
        <w:br/>
      </w:r>
      <w:r>
        <w:rPr>
          <w:rStyle w:val="VerbatimChar"/>
        </w:rPr>
        <w:t xml:space="preserve">## Revenu_annuel_du_repondantNe sait pas           0.00666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    Null deviance: 859.77  on 713  degrees of freedom</w:t>
      </w:r>
      <w:r>
        <w:br/>
      </w:r>
      <w:r>
        <w:rPr>
          <w:rStyle w:val="VerbatimChar"/>
        </w:rPr>
        <w:t>## Residual deviance: 766.61  on 693  degrees of freedom</w:t>
      </w:r>
      <w:r>
        <w:br/>
      </w:r>
      <w:r>
        <w:rPr>
          <w:rStyle w:val="VerbatimChar"/>
        </w:rPr>
        <w:t>##   (9 observations effacées parce que manquantes)</w:t>
      </w:r>
      <w:r>
        <w:br/>
      </w:r>
      <w:r>
        <w:rPr>
          <w:rStyle w:val="VerbatimChar"/>
        </w:rPr>
        <w:t>## AIC: 808.61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65452401" w14:textId="77777777" w:rsidR="007D00B7" w:rsidRDefault="00000000">
      <w:pPr>
        <w:pStyle w:val="SourceCode"/>
      </w:pP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OddsRatio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 xml:space="preserve">(mod3_bin), </w:t>
      </w:r>
      <w:r>
        <w:rPr>
          <w:rStyle w:val="FunctionTok"/>
        </w:rPr>
        <w:t>confint</w:t>
      </w:r>
      <w:r>
        <w:rPr>
          <w:rStyle w:val="NormalTok"/>
        </w:rPr>
        <w:t>(mod3_bin)))</w:t>
      </w:r>
    </w:p>
    <w:p w14:paraId="2883157A" w14:textId="77777777" w:rsidR="007D00B7" w:rsidRDefault="00000000">
      <w:pPr>
        <w:pStyle w:val="SourceCode"/>
      </w:pPr>
      <w:r>
        <w:rPr>
          <w:rStyle w:val="VerbatimChar"/>
        </w:rPr>
        <w:t>## Waiting for profiling to be done...</w:t>
      </w:r>
    </w:p>
    <w:p w14:paraId="47DBBE5D" w14:textId="77777777" w:rsidR="007D00B7" w:rsidRDefault="00000000">
      <w:pPr>
        <w:pStyle w:val="SourceCode"/>
      </w:pPr>
      <w:r>
        <w:rPr>
          <w:rStyle w:val="VerbatimChar"/>
        </w:rPr>
        <w:t>##                                                OddsRatio     2.5 %     97.5 %</w:t>
      </w:r>
      <w:r>
        <w:br/>
      </w:r>
      <w:r>
        <w:rPr>
          <w:rStyle w:val="VerbatimChar"/>
        </w:rPr>
        <w:t>## (Intercept)                                    1.0493635 0.2892345  3.8842876</w:t>
      </w:r>
      <w:r>
        <w:br/>
      </w:r>
      <w:r>
        <w:rPr>
          <w:rStyle w:val="VerbatimChar"/>
        </w:rPr>
        <w:t>## Nombre_d_heures_sur_RSM_Jour00h                0.5095604 0.2549911  1.0092630</w:t>
      </w:r>
      <w:r>
        <w:br/>
      </w:r>
      <w:r>
        <w:rPr>
          <w:rStyle w:val="VerbatimChar"/>
        </w:rPr>
        <w:t>## Nombre_d_heures_sur_RSM_Jour2.0 à 3.0 heures   1.4036976 0.8684266  2.2571518</w:t>
      </w:r>
      <w:r>
        <w:br/>
      </w:r>
      <w:r>
        <w:rPr>
          <w:rStyle w:val="VerbatimChar"/>
        </w:rPr>
        <w:t>## Nombre_d_heures_sur_RSM_Jour4 heures et plus   1.6938800 0.9811931  2.9317949</w:t>
      </w:r>
      <w:r>
        <w:br/>
      </w:r>
      <w:r>
        <w:rPr>
          <w:rStyle w:val="VerbatimChar"/>
        </w:rPr>
        <w:t>## Nombre_d_heures_sur_RSM_JourNe sait pas        3.2390301 0.7838182 22.1497052</w:t>
      </w:r>
      <w:r>
        <w:br/>
      </w:r>
      <w:r>
        <w:rPr>
          <w:rStyle w:val="VerbatimChar"/>
        </w:rPr>
        <w:t>## gpe_age25-34 ans                               1.0296112 0.6551543  1.6156555</w:t>
      </w:r>
      <w:r>
        <w:br/>
      </w:r>
      <w:r>
        <w:rPr>
          <w:rStyle w:val="VerbatimChar"/>
        </w:rPr>
        <w:t>## sexeHomme                                      0.4585367 0.3160077  0.6638506</w:t>
      </w:r>
      <w:r>
        <w:br/>
      </w:r>
      <w:r>
        <w:rPr>
          <w:rStyle w:val="VerbatimChar"/>
        </w:rPr>
        <w:t>## lieu_de_naissanceProvinde de Quebec            0.7665724 0.3633966  1.5335066</w:t>
      </w:r>
      <w:r>
        <w:br/>
      </w:r>
      <w:r>
        <w:rPr>
          <w:rStyle w:val="VerbatimChar"/>
        </w:rPr>
        <w:t>## Diplome_du_repondantCEGEP / DEP                1.7859829 1.0779139  2.9640268</w:t>
      </w:r>
      <w:r>
        <w:br/>
      </w:r>
      <w:r>
        <w:rPr>
          <w:rStyle w:val="VerbatimChar"/>
        </w:rPr>
        <w:t>## Diplome_du_repondantUniversitaire              2.1952064 1.2905039  3.7514064</w:t>
      </w:r>
      <w:r>
        <w:br/>
      </w:r>
      <w:r>
        <w:rPr>
          <w:rStyle w:val="VerbatimChar"/>
        </w:rPr>
        <w:t>## Occupation_du_repondantSans travail            1.9248606 0.7288180  5.3761905</w:t>
      </w:r>
      <w:r>
        <w:br/>
      </w:r>
      <w:r>
        <w:rPr>
          <w:rStyle w:val="VerbatimChar"/>
        </w:rPr>
        <w:t>## Occupation_du_repondantTravail                 1.1149966 0.5453860  2.2562356</w:t>
      </w:r>
      <w:r>
        <w:br/>
      </w:r>
      <w:r>
        <w:rPr>
          <w:rStyle w:val="VerbatimChar"/>
        </w:rPr>
        <w:t>## Occupation_du_repondantTravail et études       1.8328887 0.9268404  3.5994823</w:t>
      </w:r>
      <w:r>
        <w:br/>
      </w:r>
      <w:r>
        <w:rPr>
          <w:rStyle w:val="VerbatimChar"/>
        </w:rPr>
        <w:t>## Revenu_annuel_du_repondantDe 10,000$ à 19,999$ 2.2563062 1.0317507  5.0472189</w:t>
      </w:r>
      <w:r>
        <w:br/>
      </w:r>
      <w:r>
        <w:rPr>
          <w:rStyle w:val="VerbatimChar"/>
        </w:rPr>
        <w:t>## Revenu_annuel_du_repondantDe 20,000$ à 29,999$ 1.2478966 0.6018226  2.6168424</w:t>
      </w:r>
      <w:r>
        <w:br/>
      </w:r>
      <w:r>
        <w:rPr>
          <w:rStyle w:val="VerbatimChar"/>
        </w:rPr>
        <w:t>## Revenu_annuel_du_repondantDe 30,000$ à 39,999$ 1.9199649 0.9169893  4.1634489</w:t>
      </w:r>
      <w:r>
        <w:br/>
      </w:r>
      <w:r>
        <w:rPr>
          <w:rStyle w:val="VerbatimChar"/>
        </w:rPr>
        <w:t>## Revenu_annuel_du_repondantDe 40,000$ à 49,999$ 0.8873116 0.4828517  1.6355112</w:t>
      </w:r>
      <w:r>
        <w:br/>
      </w:r>
      <w:r>
        <w:rPr>
          <w:rStyle w:val="VerbatimChar"/>
        </w:rPr>
        <w:t>## Revenu_annuel_du_repondantDe 50,000$ à 59,000$ 1.3350013 0.7172075  2.5196098</w:t>
      </w:r>
      <w:r>
        <w:br/>
      </w:r>
      <w:r>
        <w:rPr>
          <w:rStyle w:val="VerbatimChar"/>
        </w:rPr>
        <w:t xml:space="preserve">## Revenu_annuel_du_repondantDe 60,000$ à 69,000$ 1.8521154 0.9777073  </w:t>
      </w:r>
      <w:r>
        <w:rPr>
          <w:rStyle w:val="VerbatimChar"/>
        </w:rPr>
        <w:lastRenderedPageBreak/>
        <w:t>3.6038043</w:t>
      </w:r>
      <w:r>
        <w:br/>
      </w:r>
      <w:r>
        <w:rPr>
          <w:rStyle w:val="VerbatimChar"/>
        </w:rPr>
        <w:t>## Revenu_annuel_du_repondantMoins de 10,000$     3.3148239 1.4094882  8.1999920</w:t>
      </w:r>
      <w:r>
        <w:br/>
      </w:r>
      <w:r>
        <w:rPr>
          <w:rStyle w:val="VerbatimChar"/>
        </w:rPr>
        <w:t>## Revenu_annuel_du_repondantNe sait pas          4.9992049 1.7160123 18.4693879</w:t>
      </w:r>
    </w:p>
    <w:p w14:paraId="5422D5D8" w14:textId="77777777" w:rsidR="007D00B7" w:rsidRDefault="00000000">
      <w:pPr>
        <w:pStyle w:val="SourceCode"/>
      </w:pPr>
      <w:r>
        <w:rPr>
          <w:rStyle w:val="CommentTok"/>
        </w:rPr>
        <w:t># install.packages("data.table")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(broom)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(modelsummary)</w:t>
      </w:r>
      <w:r>
        <w:br/>
      </w:r>
      <w:r>
        <w:br/>
      </w:r>
      <w:r>
        <w:rPr>
          <w:rStyle w:val="CommentTok"/>
        </w:rPr>
        <w:t># Votre data.frame : df</w:t>
      </w:r>
      <w:r>
        <w:br/>
      </w:r>
      <w:r>
        <w:rPr>
          <w:rStyle w:val="CommentTok"/>
        </w:rPr>
        <w:t># Assure que les items sont des facteurs ordonnés 1&lt;2&lt;3&lt;4&lt;5</w:t>
      </w:r>
      <w:r>
        <w:br/>
      </w:r>
      <w:r>
        <w:rPr>
          <w:rStyle w:val="NormalTok"/>
        </w:rPr>
        <w:t xml:space="preserve">items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"Justice_sociale"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"Influencer_sur_autrui"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"Monde_en_paix"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"Securite_pour_famille"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"Respect_et_armonie_avec_terre"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"Honorer_parents_aines"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"Autorite_commander_autrui"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"Proteger_environnement"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"Richesse_materiel_argent"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"Auto_discipline"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"Union_avec_la_nature"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"Equite_egalite_des_chances"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data_P3_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all_of</w:t>
      </w:r>
      <w:r>
        <w:rPr>
          <w:rStyle w:val="NormalTok"/>
        </w:rPr>
        <w:t>(items),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ordered</w:t>
      </w:r>
      <w:r>
        <w:rPr>
          <w:rStyle w:val="NormalTok"/>
        </w:rPr>
        <w:t xml:space="preserve">(.x,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On renomme la variable pour plus de clarté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media_cat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Nombre_d_heures_sur_RSM_Jour,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"00h"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"0.5 à 1.5 heures"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"2.0 à 3.0 heures"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"4 heures et plus"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"Ne sait pas"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"Aucune heure"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"0.5 à 1.5h"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 à 3h"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"4h et plus"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"Ne sait pas"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sexe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(sexe),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scolarite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(Diplome_du_repondant)</w:t>
      </w:r>
      <w:r>
        <w:br/>
      </w:r>
      <w:r>
        <w:rPr>
          <w:rStyle w:val="NormalTok"/>
        </w:rPr>
        <w:t xml:space="preserve">  )</w:t>
      </w:r>
    </w:p>
    <w:p w14:paraId="57729410" w14:textId="77777777" w:rsidR="007D00B7" w:rsidRDefault="00000000">
      <w:pPr>
        <w:pStyle w:val="Heading2"/>
      </w:pPr>
      <w:bookmarkStart w:id="1619" w:name="X24b121898f7e1d9d5e5e56990b930fda0183f2a"/>
      <w:bookmarkEnd w:id="1261"/>
      <w:bookmarkEnd w:id="1618"/>
      <w:r>
        <w:t>Régressions ordinales (cumulative logit) séparées</w:t>
      </w:r>
    </w:p>
    <w:p w14:paraId="61A7066C" w14:textId="77777777" w:rsidR="007D00B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(ordinal)   </w:t>
      </w:r>
    </w:p>
    <w:p w14:paraId="5FAE4A8E" w14:textId="77777777" w:rsidR="007D00B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Attachement du package : 'ordinal'</w:t>
      </w:r>
    </w:p>
    <w:p w14:paraId="3C6F03F3" w14:textId="77777777" w:rsidR="007D00B7" w:rsidRDefault="00000000">
      <w:pPr>
        <w:pStyle w:val="SourceCode"/>
      </w:pPr>
      <w:r>
        <w:rPr>
          <w:rStyle w:val="VerbatimChar"/>
        </w:rPr>
        <w:t>## L'objet suivant est masqué depuis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slice</w:t>
      </w:r>
    </w:p>
    <w:p w14:paraId="09F75D5E" w14:textId="77777777" w:rsidR="007D00B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(rlang)</w:t>
      </w:r>
    </w:p>
    <w:p w14:paraId="71C59BB0" w14:textId="77777777" w:rsidR="007D00B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Attachement du package : 'rlang'</w:t>
      </w:r>
    </w:p>
    <w:p w14:paraId="44F2A626" w14:textId="77777777" w:rsidR="007D00B7" w:rsidRDefault="00000000">
      <w:pPr>
        <w:pStyle w:val="SourceCode"/>
      </w:pPr>
      <w:r>
        <w:rPr>
          <w:rStyle w:val="VerbatimChar"/>
        </w:rPr>
        <w:t>## Les objets suivants sont masqués depuis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%@%, flatten, flatten_chr, flatten_dbl, flatten_int, flatten_lgl,</w:t>
      </w:r>
      <w:r>
        <w:br/>
      </w:r>
      <w:r>
        <w:rPr>
          <w:rStyle w:val="VerbatimChar"/>
        </w:rPr>
        <w:t>##     flatten_raw, invoke, splice</w:t>
      </w:r>
    </w:p>
    <w:p w14:paraId="2BDCD958" w14:textId="77777777" w:rsidR="007D00B7" w:rsidRDefault="00000000">
      <w:pPr>
        <w:pStyle w:val="SourceCode"/>
      </w:pPr>
      <w:r>
        <w:rPr>
          <w:rStyle w:val="CommentTok"/>
        </w:rPr>
        <w:t># Formule de base</w:t>
      </w:r>
      <w:r>
        <w:br/>
      </w:r>
      <w:r>
        <w:rPr>
          <w:rStyle w:val="NormalTok"/>
        </w:rPr>
        <w:t xml:space="preserve">f_base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media_cat </w:t>
      </w:r>
      <w:r>
        <w:rPr>
          <w:rStyle w:val="SpecialCharTok"/>
        </w:rPr>
        <w:t>+</w:t>
      </w:r>
      <w:r>
        <w:rPr>
          <w:rStyle w:val="NormalTok"/>
        </w:rPr>
        <w:t xml:space="preserve"> gpe_age </w:t>
      </w:r>
      <w:r>
        <w:rPr>
          <w:rStyle w:val="SpecialCharTok"/>
        </w:rPr>
        <w:t>+</w:t>
      </w:r>
      <w:r>
        <w:rPr>
          <w:rStyle w:val="NormalTok"/>
        </w:rPr>
        <w:t xml:space="preserve"> sexe </w:t>
      </w:r>
      <w:r>
        <w:rPr>
          <w:rStyle w:val="SpecialCharTok"/>
        </w:rPr>
        <w:t>+</w:t>
      </w:r>
      <w:r>
        <w:rPr>
          <w:rStyle w:val="NormalTok"/>
        </w:rPr>
        <w:t xml:space="preserve"> Diplome_du_repondant)</w:t>
      </w:r>
      <w:r>
        <w:br/>
      </w:r>
      <w:r>
        <w:br/>
      </w:r>
      <w:r>
        <w:br/>
      </w:r>
      <w:r>
        <w:rPr>
          <w:rStyle w:val="CommentTok"/>
        </w:rPr>
        <w:t># Fit de tous les modèles en boucle tidyverse</w:t>
      </w:r>
      <w:r>
        <w:br/>
      </w:r>
      <w:r>
        <w:rPr>
          <w:rStyle w:val="NormalTok"/>
        </w:rPr>
        <w:t xml:space="preserve">mods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 xml:space="preserve">(items, </w:t>
      </w:r>
      <w:r>
        <w:rPr>
          <w:rStyle w:val="SpecialCharTok"/>
        </w:rPr>
        <w:t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sym</w:t>
      </w:r>
      <w:r>
        <w:rPr>
          <w:rStyle w:val="NormalTok"/>
        </w:rPr>
        <w:t>(.x)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reformulate</w:t>
      </w:r>
      <w:r>
        <w:rPr>
          <w:rStyle w:val="NormalTok"/>
        </w:rPr>
        <w:t>(</w:t>
      </w:r>
      <w:r>
        <w:rPr>
          <w:rStyle w:val="FunctionTok"/>
        </w:rPr>
        <w:t>attr</w:t>
      </w:r>
      <w:r>
        <w:rPr>
          <w:rStyle w:val="NormalTok"/>
        </w:rPr>
        <w:t>(</w:t>
      </w:r>
      <w:r>
        <w:rPr>
          <w:rStyle w:val="FunctionTok"/>
        </w:rPr>
        <w:t>terms</w:t>
      </w:r>
      <w:r>
        <w:rPr>
          <w:rStyle w:val="NormalTok"/>
        </w:rPr>
        <w:t xml:space="preserve">(f_base), </w:t>
      </w:r>
      <w:r>
        <w:rPr>
          <w:rStyle w:val="StringTok"/>
        </w:rPr>
        <w:t>"term.labels"</w:t>
      </w:r>
      <w:r>
        <w:rPr>
          <w:rStyle w:val="NormalTok"/>
        </w:rPr>
        <w:t xml:space="preserve">), 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as_name</w:t>
      </w:r>
      <w:r>
        <w:rPr>
          <w:rStyle w:val="NormalTok"/>
        </w:rPr>
        <w:t>(v)),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link =</w:t>
      </w:r>
      <w:r>
        <w:rPr>
          <w:rStyle w:val="NormalTok"/>
        </w:rPr>
        <w:t xml:space="preserve"> </w:t>
      </w:r>
      <w:r>
        <w:rPr>
          <w:rStyle w:val="StringTok"/>
        </w:rPr>
        <w:t>"logit"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set_names</w:t>
      </w:r>
      <w:r>
        <w:rPr>
          <w:rStyle w:val="NormalTok"/>
        </w:rPr>
        <w:t>(items)</w:t>
      </w:r>
      <w:r>
        <w:br/>
      </w:r>
      <w:r>
        <w:br/>
      </w:r>
      <w:r>
        <w:br/>
      </w:r>
      <w:r>
        <w:rPr>
          <w:rStyle w:val="CommentTok"/>
        </w:rPr>
        <w:t># Tidy + OR + IC</w:t>
      </w:r>
      <w:r>
        <w:br/>
      </w:r>
      <w:r>
        <w:rPr>
          <w:rStyle w:val="NormalTok"/>
        </w:rPr>
        <w:t xml:space="preserve">tbl_coef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imap_dfr</w:t>
      </w:r>
      <w:r>
        <w:rPr>
          <w:rStyle w:val="NormalTok"/>
        </w:rPr>
        <w:t xml:space="preserve">(mods, </w:t>
      </w:r>
      <w:r>
        <w:rPr>
          <w:rStyle w:val="SpecialCharTok"/>
        </w:rPr>
        <w:t>~</w:t>
      </w:r>
      <w:r>
        <w:rPr>
          <w:rStyle w:val="NormalTok"/>
        </w:rPr>
        <w:t xml:space="preserve"> broom</w:t>
      </w:r>
      <w:r>
        <w:rPr>
          <w:rStyle w:val="SpecialCharTok"/>
        </w:rPr>
        <w:t>::</w:t>
      </w:r>
      <w:r>
        <w:rPr>
          <w:rStyle w:val="FunctionTok"/>
        </w:rPr>
        <w:t>tidy</w:t>
      </w:r>
      <w:r>
        <w:rPr>
          <w:rStyle w:val="NormalTok"/>
        </w:rPr>
        <w:t xml:space="preserve">(.x,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outcome =</w:t>
      </w:r>
      <w:r>
        <w:rPr>
          <w:rStyle w:val="NormalTok"/>
        </w:rPr>
        <w:t xml:space="preserve"> .y))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(term, </w:t>
      </w:r>
      <w:r>
        <w:rPr>
          <w:rStyle w:val="StringTok"/>
        </w:rPr>
        <w:t>"^media_cat"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term =</w:t>
      </w:r>
      <w:r>
        <w:rPr>
          <w:rStyle w:val="NormalTok"/>
        </w:rPr>
        <w:t xml:space="preserve"> </w:t>
      </w:r>
      <w:r>
        <w:rPr>
          <w:rStyle w:val="FunctionTok"/>
        </w:rPr>
        <w:t>str_replace</w:t>
      </w:r>
      <w:r>
        <w:rPr>
          <w:rStyle w:val="NormalTok"/>
        </w:rPr>
        <w:t xml:space="preserve">(term, </w:t>
      </w:r>
      <w:r>
        <w:rPr>
          <w:rStyle w:val="StringTok"/>
        </w:rPr>
        <w:t>"media_cat"</w:t>
      </w:r>
      <w:r>
        <w:rPr>
          <w:rStyle w:val="NormalTok"/>
        </w:rPr>
        <w:t xml:space="preserve">, </w:t>
      </w:r>
      <w:r>
        <w:rPr>
          <w:rStyle w:val="StringTok"/>
        </w:rPr>
        <w:t>"Media: 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(outcome, term, estimate, conf.low, conf.high, p.value)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(outcome, term) </w:t>
      </w:r>
      <w:r>
        <w:br/>
      </w:r>
      <w:r>
        <w:br/>
      </w:r>
      <w:r>
        <w:rPr>
          <w:rStyle w:val="CommentTok"/>
        </w:rPr>
        <w:t>#  facteur pour l'axe Y avec labels corrects</w:t>
      </w:r>
      <w:r>
        <w:br/>
      </w:r>
      <w:r>
        <w:rPr>
          <w:rStyle w:val="NormalTok"/>
        </w:rPr>
        <w:t xml:space="preserve">tbl_coef </w:t>
      </w:r>
      <w:r>
        <w:rPr>
          <w:rStyle w:val="OtherTok"/>
        </w:rPr>
        <w:t>&lt;-</w:t>
      </w:r>
      <w:r>
        <w:rPr>
          <w:rStyle w:val="NormalTok"/>
        </w:rPr>
        <w:t xml:space="preserve"> tbl_coef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y_axis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(outcome, term,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 : "</w:t>
      </w:r>
      <w:r>
        <w:rPr>
          <w:rStyle w:val="NormalTok"/>
        </w:rPr>
        <w:t xml:space="preserve">),        </w:t>
      </w:r>
      <w:r>
        <w:rPr>
          <w:rStyle w:val="CommentTok"/>
        </w:rPr>
        <w:t># label final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y_axis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(y_axis, </w:t>
      </w:r>
      <w:r>
        <w:rPr>
          <w:rStyle w:val="AttributeTok"/>
        </w:rPr>
        <w:t>levels =</w:t>
      </w:r>
      <w:r>
        <w:rPr>
          <w:rStyle w:val="NormalTok"/>
        </w:rPr>
        <w:t xml:space="preserve"> y_axis)           </w:t>
      </w:r>
      <w:r>
        <w:rPr>
          <w:rStyle w:val="CommentTok"/>
        </w:rPr>
        <w:t># garde l'ordre exact des lignes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tbl_coef</w:t>
      </w:r>
    </w:p>
    <w:p w14:paraId="528AE121" w14:textId="77777777" w:rsidR="007D00B7" w:rsidRDefault="00000000">
      <w:pPr>
        <w:pStyle w:val="SourceCode"/>
      </w:pPr>
      <w:r>
        <w:rPr>
          <w:rStyle w:val="VerbatimChar"/>
        </w:rPr>
        <w:t>## # A tibble: 48 × 7</w:t>
      </w:r>
      <w:r>
        <w:br/>
      </w:r>
      <w:r>
        <w:rPr>
          <w:rStyle w:val="VerbatimChar"/>
        </w:rPr>
        <w:t>##    outcome                    term    estimate conf.low conf.high p.value y_axis</w:t>
      </w:r>
      <w:r>
        <w:br/>
      </w:r>
      <w:r>
        <w:rPr>
          <w:rStyle w:val="VerbatimChar"/>
        </w:rPr>
        <w:t xml:space="preserve">##    &lt;chr&gt;                      &lt;chr&gt;      &lt;dbl&gt;    &lt;dbl&gt;     &lt;dbl&gt;   &lt;dbl&gt; &lt;fct&gt; </w:t>
      </w:r>
      <w:r>
        <w:br/>
      </w:r>
      <w:r>
        <w:rPr>
          <w:rStyle w:val="VerbatimChar"/>
        </w:rPr>
        <w:t>##  1 Auto_discipline            Media:…    2.63     1.44       4.83 1.74e-3 Auto_…</w:t>
      </w:r>
      <w:r>
        <w:br/>
      </w:r>
      <w:r>
        <w:rPr>
          <w:rStyle w:val="VerbatimChar"/>
        </w:rPr>
        <w:t>##  2 Auto_discipline            Media:…    1.80     1.04       3.13 3.71e-2 Auto_…</w:t>
      </w:r>
      <w:r>
        <w:br/>
      </w:r>
      <w:r>
        <w:rPr>
          <w:rStyle w:val="VerbatimChar"/>
        </w:rPr>
        <w:t>##  3 Auto_discipline            Media:…    2.09     1.17       3.74 1.24e-2 Auto_…</w:t>
      </w:r>
      <w:r>
        <w:br/>
      </w:r>
      <w:r>
        <w:rPr>
          <w:rStyle w:val="VerbatimChar"/>
        </w:rPr>
        <w:t>##  4 Auto_discipline            Media:…    4.50     1.54      13.3  6.05e-3 Auto_…</w:t>
      </w:r>
      <w:r>
        <w:br/>
      </w:r>
      <w:r>
        <w:rPr>
          <w:rStyle w:val="VerbatimChar"/>
        </w:rPr>
        <w:t>##  5 Autorite_commander_autrui  Media:…    0.679    0.377      1.22 1.95e-1 Autor…</w:t>
      </w:r>
      <w:r>
        <w:br/>
      </w:r>
      <w:r>
        <w:rPr>
          <w:rStyle w:val="VerbatimChar"/>
        </w:rPr>
        <w:t>##  6 Autorite_commander_autrui  Media:…    0.609    0.356      1.04 6.97e-2 Autor…</w:t>
      </w:r>
      <w:r>
        <w:br/>
      </w:r>
      <w:r>
        <w:rPr>
          <w:rStyle w:val="VerbatimChar"/>
        </w:rPr>
        <w:t>##  7 Autorite_commander_autrui  Media:…    0.796    0.455      1.39 4.24e-1 Autor…</w:t>
      </w:r>
      <w:r>
        <w:br/>
      </w:r>
      <w:r>
        <w:rPr>
          <w:rStyle w:val="VerbatimChar"/>
        </w:rPr>
        <w:t>##  8 Autorite_commander_autrui  Media:…    0.617    0.200      1.91 4.00e-1 Autor…</w:t>
      </w:r>
      <w:r>
        <w:br/>
      </w:r>
      <w:r>
        <w:rPr>
          <w:rStyle w:val="VerbatimChar"/>
        </w:rPr>
        <w:t>##  9 Equite_egalite_des_chances Media:…    3.13     1.74       5.64 1.43e-4 Equit…</w:t>
      </w:r>
      <w:r>
        <w:br/>
      </w:r>
      <w:r>
        <w:rPr>
          <w:rStyle w:val="VerbatimChar"/>
        </w:rPr>
        <w:t>## 10 Equite_egalite_des_chances Media:…    3.07     1.80       5.22 3.60e-5 Equit…</w:t>
      </w:r>
      <w:r>
        <w:br/>
      </w:r>
      <w:r>
        <w:rPr>
          <w:rStyle w:val="VerbatimChar"/>
        </w:rPr>
        <w:t>## # ℹ 38 more rows</w:t>
      </w:r>
    </w:p>
    <w:p w14:paraId="34EB98DD" w14:textId="77777777" w:rsidR="007D00B7" w:rsidRDefault="00000000">
      <w:pPr>
        <w:pStyle w:val="SourceCode"/>
      </w:pPr>
      <w:r>
        <w:rPr>
          <w:rStyle w:val="CommentTok"/>
        </w:rPr>
        <w:t># Forest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(tbl_coef,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estimate,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fct_rev</w:t>
      </w:r>
      <w:r>
        <w:rPr>
          <w:rStyle w:val="NormalTok"/>
        </w:rPr>
        <w:t xml:space="preserve">(y_axis), </w:t>
      </w:r>
      <w:r>
        <w:rPr>
          <w:rStyle w:val="AttributeTok"/>
        </w:rPr>
        <w:t>color =</w:t>
      </w:r>
      <w:r>
        <w:rPr>
          <w:rStyle w:val="NormalTok"/>
        </w:rPr>
        <w:t xml:space="preserve"> term))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geom_errorbarh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conf.low, </w:t>
      </w:r>
      <w:r>
        <w:rPr>
          <w:rStyle w:val="AttributeTok"/>
        </w:rPr>
        <w:t>xmax =</w:t>
      </w:r>
      <w:r>
        <w:rPr>
          <w:rStyle w:val="NormalTok"/>
        </w:rPr>
        <w:t xml:space="preserve"> conf.high),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F)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F)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"OR (IC 95%)"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"Temps d’usage par jour"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</w:t>
      </w:r>
    </w:p>
    <w:p w14:paraId="4D542303" w14:textId="77777777" w:rsidR="007D00B7" w:rsidRDefault="00000000">
      <w:pPr>
        <w:pStyle w:val="SourceCode"/>
      </w:pPr>
      <w:r>
        <w:rPr>
          <w:rStyle w:val="VerbatimChar"/>
        </w:rPr>
        <w:t>## Warning: `geom_errobarh()` was deprecated in ggplot2 4.0.0.</w:t>
      </w:r>
      <w:r>
        <w:br/>
      </w:r>
      <w:r>
        <w:rPr>
          <w:rStyle w:val="VerbatimChar"/>
        </w:rPr>
        <w:t>## ℹ Please use the `orientation` argument of `geom_errorbar()`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2FD003EE" w14:textId="77777777" w:rsidR="007D00B7" w:rsidRDefault="00000000">
      <w:pPr>
        <w:pStyle w:val="SourceCode"/>
      </w:pPr>
      <w:r>
        <w:rPr>
          <w:rStyle w:val="VerbatimChar"/>
        </w:rPr>
        <w:t>## `height` was translated to `width`.</w:t>
      </w:r>
    </w:p>
    <w:p w14:paraId="5A339322" w14:textId="77777777" w:rsidR="007D00B7" w:rsidRDefault="00000000">
      <w:pPr>
        <w:pStyle w:val="FirstParagraph"/>
      </w:pPr>
      <w:r>
        <w:rPr>
          <w:noProof/>
        </w:rPr>
        <w:drawing>
          <wp:inline distT="0" distB="0" distL="0" distR="0" wp14:anchorId="7C0147CD" wp14:editId="582C700B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Analyses_complémentaire_files/figure-docx/unnamed-chunk-30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7A058BF" w14:textId="77777777" w:rsidR="007D00B7" w:rsidRDefault="00000000">
      <w:pPr>
        <w:pStyle w:val="Heading2"/>
      </w:pPr>
      <w:bookmarkStart w:id="1620" w:name="facteurs-latents-polychorique-régression"/>
      <w:bookmarkEnd w:id="1619"/>
      <w:r>
        <w:t>Facteurs latents (polychorique) + régression</w:t>
      </w:r>
    </w:p>
    <w:p w14:paraId="2D793F40" w14:textId="77777777" w:rsidR="007D00B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(psych)</w:t>
      </w:r>
    </w:p>
    <w:p w14:paraId="1F7C4601" w14:textId="77777777" w:rsidR="007D00B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Attachement du package : 'psych'</w:t>
      </w:r>
    </w:p>
    <w:p w14:paraId="7D966056" w14:textId="77777777" w:rsidR="007D00B7" w:rsidRDefault="00000000">
      <w:pPr>
        <w:pStyle w:val="SourceCode"/>
      </w:pPr>
      <w:r>
        <w:rPr>
          <w:rStyle w:val="VerbatimChar"/>
        </w:rPr>
        <w:t>## L'objet suivant est masqué depuis 'package:modelsummary':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SD</w:t>
      </w:r>
    </w:p>
    <w:p w14:paraId="0CFACA7E" w14:textId="77777777" w:rsidR="007D00B7" w:rsidRDefault="00000000">
      <w:pPr>
        <w:pStyle w:val="SourceCode"/>
      </w:pPr>
      <w:r>
        <w:rPr>
          <w:rStyle w:val="VerbatimChar"/>
        </w:rPr>
        <w:t>## Les objets suivants sont masqués depuis 'package:scales':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alpha, rescale</w:t>
      </w:r>
    </w:p>
    <w:p w14:paraId="0C36F202" w14:textId="77777777" w:rsidR="007D00B7" w:rsidRDefault="00000000">
      <w:pPr>
        <w:pStyle w:val="SourceCode"/>
      </w:pPr>
      <w:r>
        <w:rPr>
          <w:rStyle w:val="VerbatimChar"/>
        </w:rPr>
        <w:lastRenderedPageBreak/>
        <w:t>## Les objets suivants sont masqués depuis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%+%, alpha</w:t>
      </w:r>
    </w:p>
    <w:p w14:paraId="32EEECFA" w14:textId="77777777" w:rsidR="007D00B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br/>
      </w:r>
      <w:r>
        <w:rPr>
          <w:rStyle w:val="NormalTok"/>
        </w:rPr>
        <w:t xml:space="preserve">df_items_num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(items))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(.))))</w:t>
      </w:r>
      <w:r>
        <w:br/>
      </w:r>
      <w:r>
        <w:br/>
      </w:r>
      <w:r>
        <w:rPr>
          <w:rStyle w:val="CommentTok"/>
        </w:rPr>
        <w:t># Corrélations polychorique sur items</w:t>
      </w:r>
      <w:r>
        <w:br/>
      </w:r>
      <w:r>
        <w:rPr>
          <w:rStyle w:val="NormalTok"/>
        </w:rPr>
        <w:t xml:space="preserve">Rpoly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polychoric</w:t>
      </w:r>
      <w:r>
        <w:rPr>
          <w:rStyle w:val="NormalTok"/>
        </w:rPr>
        <w:t xml:space="preserve">(df_items_num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(items)))</w:t>
      </w:r>
      <w:r>
        <w:rPr>
          <w:rStyle w:val="SpecialCharTok"/>
        </w:rPr>
        <w:t>$</w:t>
      </w:r>
      <w:r>
        <w:rPr>
          <w:rStyle w:val="NormalTok"/>
        </w:rPr>
        <w:t>rho</w:t>
      </w:r>
      <w:r>
        <w:br/>
      </w:r>
      <w:r>
        <w:br/>
      </w:r>
      <w:r>
        <w:rPr>
          <w:rStyle w:val="CommentTok"/>
        </w:rPr>
        <w:t># Déterminer nb de facteurs (ex : 3) – regarder scree/parallel</w:t>
      </w:r>
      <w:r>
        <w:br/>
      </w:r>
      <w:r>
        <w:rPr>
          <w:rStyle w:val="NormalTok"/>
        </w:rPr>
        <w:t xml:space="preserve">fa3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</w:t>
      </w:r>
      <w:r>
        <w:rPr>
          <w:rStyle w:val="NormalTok"/>
        </w:rPr>
        <w:t xml:space="preserve">(Rpoly,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fm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rotate =</w:t>
      </w:r>
      <w:r>
        <w:rPr>
          <w:rStyle w:val="NormalTok"/>
        </w:rPr>
        <w:t xml:space="preserve"> </w:t>
      </w:r>
      <w:r>
        <w:rPr>
          <w:rStyle w:val="StringTok"/>
        </w:rPr>
        <w:t>"oblimin"</w:t>
      </w:r>
      <w:r>
        <w:rPr>
          <w:rStyle w:val="NormalTok"/>
        </w:rPr>
        <w:t>)</w:t>
      </w:r>
    </w:p>
    <w:p w14:paraId="1305F9C8" w14:textId="77777777" w:rsidR="007D00B7" w:rsidRDefault="00000000">
      <w:pPr>
        <w:pStyle w:val="SourceCode"/>
      </w:pPr>
      <w:r>
        <w:rPr>
          <w:rStyle w:val="VerbatimChar"/>
        </w:rPr>
        <w:t>## Le chargement a nécessité le package : GPArotation</w:t>
      </w:r>
    </w:p>
    <w:p w14:paraId="674C21A8" w14:textId="77777777" w:rsidR="007D00B7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(fa3</w:t>
      </w:r>
      <w:r>
        <w:rPr>
          <w:rStyle w:val="SpecialCharTok"/>
        </w:rPr>
        <w:t>$</w:t>
      </w:r>
      <w:r>
        <w:rPr>
          <w:rStyle w:val="NormalTok"/>
        </w:rPr>
        <w:t xml:space="preserve">loadings, </w:t>
      </w:r>
      <w:r>
        <w:rPr>
          <w:rStyle w:val="AttributeTok"/>
        </w:rPr>
        <w:t>cutoff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 </w:t>
      </w:r>
      <w:r>
        <w:rPr>
          <w:rStyle w:val="CommentTok"/>
        </w:rPr>
        <w:t># structure</w:t>
      </w:r>
    </w:p>
    <w:p w14:paraId="6EB4061E" w14:textId="77777777" w:rsidR="007D00B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 xml:space="preserve">##                               ML2    ML1    ML3   </w:t>
      </w:r>
      <w:r>
        <w:br/>
      </w:r>
      <w:r>
        <w:rPr>
          <w:rStyle w:val="VerbatimChar"/>
        </w:rPr>
        <w:t xml:space="preserve">## Justice_sociale                0.504              </w:t>
      </w:r>
      <w:r>
        <w:br/>
      </w:r>
      <w:r>
        <w:rPr>
          <w:rStyle w:val="VerbatimChar"/>
        </w:rPr>
        <w:t>## Influencer_sur_autrui                        0.474</w:t>
      </w:r>
      <w:r>
        <w:br/>
      </w:r>
      <w:r>
        <w:rPr>
          <w:rStyle w:val="VerbatimChar"/>
        </w:rPr>
        <w:t xml:space="preserve">## Monde_en_paix                  0.491  0.384       </w:t>
      </w:r>
      <w:r>
        <w:br/>
      </w:r>
      <w:r>
        <w:rPr>
          <w:rStyle w:val="VerbatimChar"/>
        </w:rPr>
        <w:t xml:space="preserve">## Securite_pour_famille                 0.989       </w:t>
      </w:r>
      <w:r>
        <w:br/>
      </w:r>
      <w:r>
        <w:rPr>
          <w:rStyle w:val="VerbatimChar"/>
        </w:rPr>
        <w:t xml:space="preserve">## Respect_et_armonie_avec_terre  0.857              </w:t>
      </w:r>
      <w:r>
        <w:br/>
      </w:r>
      <w:r>
        <w:rPr>
          <w:rStyle w:val="VerbatimChar"/>
        </w:rPr>
        <w:t xml:space="preserve">## Honorer_parents_aines                 0.479       </w:t>
      </w:r>
      <w:r>
        <w:br/>
      </w:r>
      <w:r>
        <w:rPr>
          <w:rStyle w:val="VerbatimChar"/>
        </w:rPr>
        <w:t>## Autorite_commander_autrui                    0.733</w:t>
      </w:r>
      <w:r>
        <w:br/>
      </w:r>
      <w:r>
        <w:rPr>
          <w:rStyle w:val="VerbatimChar"/>
        </w:rPr>
        <w:t xml:space="preserve">## Proteger_environnement         0.898              </w:t>
      </w:r>
      <w:r>
        <w:br/>
      </w:r>
      <w:r>
        <w:rPr>
          <w:rStyle w:val="VerbatimChar"/>
        </w:rPr>
        <w:t>## Richesse_materiel_argent                     0.609</w:t>
      </w:r>
      <w:r>
        <w:br/>
      </w:r>
      <w:r>
        <w:rPr>
          <w:rStyle w:val="VerbatimChar"/>
        </w:rPr>
        <w:t>## Auto_discipline                              0.472</w:t>
      </w:r>
      <w:r>
        <w:br/>
      </w:r>
      <w:r>
        <w:rPr>
          <w:rStyle w:val="VerbatimChar"/>
        </w:rPr>
        <w:t xml:space="preserve">## Union_avec_la_nature           0.774              </w:t>
      </w:r>
      <w:r>
        <w:br/>
      </w:r>
      <w:r>
        <w:rPr>
          <w:rStyle w:val="VerbatimChar"/>
        </w:rPr>
        <w:t xml:space="preserve">## Equite_egalite_des_chances     0.583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ML2   ML1   ML3</w:t>
      </w:r>
      <w:r>
        <w:br/>
      </w:r>
      <w:r>
        <w:rPr>
          <w:rStyle w:val="VerbatimChar"/>
        </w:rPr>
        <w:t>## SS loadings    3.048 1.549 1.476</w:t>
      </w:r>
      <w:r>
        <w:br/>
      </w:r>
      <w:r>
        <w:rPr>
          <w:rStyle w:val="VerbatimChar"/>
        </w:rPr>
        <w:t>## Proportion Var 0.254 0.129 0.123</w:t>
      </w:r>
      <w:r>
        <w:br/>
      </w:r>
      <w:r>
        <w:rPr>
          <w:rStyle w:val="VerbatimChar"/>
        </w:rPr>
        <w:t>## Cumulative Var 0.254 0.383 0.506</w:t>
      </w:r>
    </w:p>
    <w:p w14:paraId="0B5B8FCF" w14:textId="77777777" w:rsidR="007D00B7" w:rsidRDefault="00000000">
      <w:pPr>
        <w:pStyle w:val="SourceCode"/>
      </w:pPr>
      <w:r>
        <w:rPr>
          <w:rStyle w:val="CommentTok"/>
        </w:rPr>
        <w:t># Scores factoriels (méthode régression) – attention : il faut passer les données brutes</w:t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factor.scores</w:t>
      </w:r>
      <w:r>
        <w:rPr>
          <w:rStyle w:val="NormalTok"/>
        </w:rPr>
        <w:t xml:space="preserve">(df_items_num, fa3,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"Thurstone"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 xml:space="preserve">scores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set_names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(.))))</w:t>
      </w:r>
      <w:r>
        <w:br/>
      </w:r>
      <w:r>
        <w:br/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bind_cols</w:t>
      </w:r>
      <w:r>
        <w:rPr>
          <w:rStyle w:val="NormalTok"/>
        </w:rPr>
        <w:t>(df, scores)</w:t>
      </w:r>
      <w:r>
        <w:br/>
      </w:r>
      <w:r>
        <w:lastRenderedPageBreak/>
        <w:br/>
      </w:r>
      <w:r>
        <w:rPr>
          <w:rStyle w:val="CommentTok"/>
        </w:rPr>
        <w:t># Régression (linéaire) des scores sur media_use (ou media_cat) + contrôles</w:t>
      </w:r>
      <w:r>
        <w:br/>
      </w:r>
      <w:r>
        <w:rPr>
          <w:rStyle w:val="NormalTok"/>
        </w:rPr>
        <w:t xml:space="preserve">fit_f1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(F1 </w:t>
      </w:r>
      <w:r>
        <w:rPr>
          <w:rStyle w:val="SpecialCharTok"/>
        </w:rPr>
        <w:t>~</w:t>
      </w:r>
      <w:r>
        <w:rPr>
          <w:rStyle w:val="NormalTok"/>
        </w:rPr>
        <w:t xml:space="preserve"> media_cat </w:t>
      </w:r>
      <w:r>
        <w:rPr>
          <w:rStyle w:val="SpecialCharTok"/>
        </w:rPr>
        <w:t>+</w:t>
      </w:r>
      <w:r>
        <w:rPr>
          <w:rStyle w:val="NormalTok"/>
        </w:rPr>
        <w:t xml:space="preserve"> gpe_age </w:t>
      </w:r>
      <w:r>
        <w:rPr>
          <w:rStyle w:val="SpecialCharTok"/>
        </w:rPr>
        <w:t>+</w:t>
      </w:r>
      <w:r>
        <w:rPr>
          <w:rStyle w:val="NormalTok"/>
        </w:rPr>
        <w:t xml:space="preserve"> sexe </w:t>
      </w:r>
      <w:r>
        <w:rPr>
          <w:rStyle w:val="SpecialCharTok"/>
        </w:rPr>
        <w:t>+</w:t>
      </w:r>
      <w:r>
        <w:rPr>
          <w:rStyle w:val="NormalTok"/>
        </w:rPr>
        <w:t xml:space="preserve"> Diplome_du_repondant, </w:t>
      </w:r>
      <w:r>
        <w:rPr>
          <w:rStyle w:val="AttributeTok"/>
        </w:rPr>
        <w:t>data =</w:t>
      </w:r>
      <w:r>
        <w:rPr>
          <w:rStyle w:val="NormalTok"/>
        </w:rPr>
        <w:t xml:space="preserve"> df2)</w:t>
      </w:r>
      <w:r>
        <w:br/>
      </w:r>
      <w:r>
        <w:br/>
      </w:r>
      <w:r>
        <w:rPr>
          <w:rStyle w:val="NormalTok"/>
        </w:rPr>
        <w:t xml:space="preserve">fit_f2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(F2 </w:t>
      </w:r>
      <w:r>
        <w:rPr>
          <w:rStyle w:val="SpecialCharTok"/>
        </w:rPr>
        <w:t>~</w:t>
      </w:r>
      <w:r>
        <w:rPr>
          <w:rStyle w:val="NormalTok"/>
        </w:rPr>
        <w:t xml:space="preserve"> media_cat </w:t>
      </w:r>
      <w:r>
        <w:rPr>
          <w:rStyle w:val="SpecialCharTok"/>
        </w:rPr>
        <w:t>+</w:t>
      </w:r>
      <w:r>
        <w:rPr>
          <w:rStyle w:val="NormalTok"/>
        </w:rPr>
        <w:t xml:space="preserve"> gpe_age </w:t>
      </w:r>
      <w:r>
        <w:rPr>
          <w:rStyle w:val="SpecialCharTok"/>
        </w:rPr>
        <w:t>+</w:t>
      </w:r>
      <w:r>
        <w:rPr>
          <w:rStyle w:val="NormalTok"/>
        </w:rPr>
        <w:t xml:space="preserve"> sexe </w:t>
      </w:r>
      <w:r>
        <w:rPr>
          <w:rStyle w:val="SpecialCharTok"/>
        </w:rPr>
        <w:t>+</w:t>
      </w:r>
      <w:r>
        <w:rPr>
          <w:rStyle w:val="NormalTok"/>
        </w:rPr>
        <w:t xml:space="preserve"> Diplome_du_repondant, </w:t>
      </w:r>
      <w:r>
        <w:rPr>
          <w:rStyle w:val="AttributeTok"/>
        </w:rPr>
        <w:t>data =</w:t>
      </w:r>
      <w:r>
        <w:rPr>
          <w:rStyle w:val="NormalTok"/>
        </w:rPr>
        <w:t xml:space="preserve"> df2)</w:t>
      </w:r>
      <w:r>
        <w:br/>
      </w:r>
      <w:r>
        <w:br/>
      </w:r>
      <w:r>
        <w:rPr>
          <w:rStyle w:val="NormalTok"/>
        </w:rPr>
        <w:t xml:space="preserve">fit_f3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(F3 </w:t>
      </w:r>
      <w:r>
        <w:rPr>
          <w:rStyle w:val="SpecialCharTok"/>
        </w:rPr>
        <w:t>~</w:t>
      </w:r>
      <w:r>
        <w:rPr>
          <w:rStyle w:val="NormalTok"/>
        </w:rPr>
        <w:t xml:space="preserve"> media_cat </w:t>
      </w:r>
      <w:r>
        <w:rPr>
          <w:rStyle w:val="SpecialCharTok"/>
        </w:rPr>
        <w:t>+</w:t>
      </w:r>
      <w:r>
        <w:rPr>
          <w:rStyle w:val="NormalTok"/>
        </w:rPr>
        <w:t xml:space="preserve"> gpe_age </w:t>
      </w:r>
      <w:r>
        <w:rPr>
          <w:rStyle w:val="SpecialCharTok"/>
        </w:rPr>
        <w:t>+</w:t>
      </w:r>
      <w:r>
        <w:rPr>
          <w:rStyle w:val="NormalTok"/>
        </w:rPr>
        <w:t xml:space="preserve"> sexe </w:t>
      </w:r>
      <w:r>
        <w:rPr>
          <w:rStyle w:val="SpecialCharTok"/>
        </w:rPr>
        <w:t>+</w:t>
      </w:r>
      <w:r>
        <w:rPr>
          <w:rStyle w:val="NormalTok"/>
        </w:rPr>
        <w:t xml:space="preserve"> Diplome_du_repondant, </w:t>
      </w:r>
      <w:r>
        <w:rPr>
          <w:rStyle w:val="AttributeTok"/>
        </w:rPr>
        <w:t>data =</w:t>
      </w:r>
      <w:r>
        <w:rPr>
          <w:rStyle w:val="NormalTok"/>
        </w:rPr>
        <w:t xml:space="preserve"> df2)</w:t>
      </w:r>
      <w:r>
        <w:br/>
      </w:r>
      <w:r>
        <w:br/>
      </w:r>
      <w:r>
        <w:rPr>
          <w:rStyle w:val="FunctionTok"/>
        </w:rPr>
        <w:t>modelsummary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F1 =</w:t>
      </w:r>
      <w:r>
        <w:rPr>
          <w:rStyle w:val="NormalTok"/>
        </w:rPr>
        <w:t xml:space="preserve"> fit_f1, </w:t>
      </w:r>
      <w:r>
        <w:rPr>
          <w:rStyle w:val="AttributeTok"/>
        </w:rPr>
        <w:t>F2 =</w:t>
      </w:r>
      <w:r>
        <w:rPr>
          <w:rStyle w:val="NormalTok"/>
        </w:rPr>
        <w:t xml:space="preserve"> fit_f2, </w:t>
      </w:r>
      <w:r>
        <w:rPr>
          <w:rStyle w:val="AttributeTok"/>
        </w:rPr>
        <w:t>F3 =</w:t>
      </w:r>
      <w:r>
        <w:rPr>
          <w:rStyle w:val="NormalTok"/>
        </w:rPr>
        <w:t xml:space="preserve"> fit_f3),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statistic =</w:t>
      </w:r>
      <w:r>
        <w:rPr>
          <w:rStyle w:val="NormalTok"/>
        </w:rPr>
        <w:t xml:space="preserve"> </w:t>
      </w:r>
      <w:r>
        <w:rPr>
          <w:rStyle w:val="StringTok"/>
        </w:rPr>
        <w:t>"({p.value})"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gof_map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rPr>
          <w:rStyle w:val="StringTok"/>
        </w:rPr>
        <w:t>"r.squared"</w:t>
      </w:r>
      <w:r>
        <w:rPr>
          <w:rStyle w:val="NormalTok"/>
        </w:rPr>
        <w:t>,</w:t>
      </w:r>
      <w:r>
        <w:rPr>
          <w:rStyle w:val="StringTok"/>
        </w:rPr>
        <w:t>"adj.r.squared"</w:t>
      </w:r>
      <w:r>
        <w:rPr>
          <w:rStyle w:val="NormalTok"/>
        </w:rPr>
        <w:t>))</w:t>
      </w:r>
    </w:p>
    <w:tbl>
      <w:tblPr>
        <w:tblStyle w:val="Table"/>
        <w:tblW w:w="4722" w:type="pct"/>
        <w:tblLayout w:type="fixed"/>
        <w:tblLook w:val="0020" w:firstRow="1" w:lastRow="0" w:firstColumn="0" w:lastColumn="0" w:noHBand="0" w:noVBand="0"/>
      </w:tblPr>
      <w:tblGrid>
        <w:gridCol w:w="4788"/>
        <w:gridCol w:w="1463"/>
        <w:gridCol w:w="1463"/>
        <w:gridCol w:w="1330"/>
      </w:tblGrid>
      <w:tr w:rsidR="007D00B7" w14:paraId="61D61DA8" w14:textId="77777777" w:rsidTr="007D0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A8A2AF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2A75ED0A" w14:textId="77777777" w:rsidR="007D00B7" w:rsidRDefault="00000000">
            <w:pPr>
              <w:pStyle w:val="Compact"/>
            </w:pPr>
            <w:r>
              <w:t>F1</w:t>
            </w:r>
          </w:p>
        </w:tc>
        <w:tc>
          <w:tcPr>
            <w:tcW w:w="1210" w:type="dxa"/>
          </w:tcPr>
          <w:p w14:paraId="09136DD4" w14:textId="77777777" w:rsidR="007D00B7" w:rsidRDefault="00000000">
            <w:pPr>
              <w:pStyle w:val="Compact"/>
            </w:pPr>
            <w:r>
              <w:t>F2</w:t>
            </w:r>
          </w:p>
        </w:tc>
        <w:tc>
          <w:tcPr>
            <w:tcW w:w="1100" w:type="dxa"/>
          </w:tcPr>
          <w:p w14:paraId="496925A6" w14:textId="77777777" w:rsidR="007D00B7" w:rsidRDefault="00000000">
            <w:pPr>
              <w:pStyle w:val="Compact"/>
            </w:pPr>
            <w:r>
              <w:t>F3</w:t>
            </w:r>
          </w:p>
        </w:tc>
      </w:tr>
      <w:tr w:rsidR="007D00B7" w14:paraId="76D670FD" w14:textId="77777777">
        <w:tc>
          <w:tcPr>
            <w:tcW w:w="3960" w:type="dxa"/>
          </w:tcPr>
          <w:p w14:paraId="6E3C9364" w14:textId="77777777" w:rsidR="007D00B7" w:rsidRDefault="00000000">
            <w:pPr>
              <w:pStyle w:val="Compact"/>
            </w:pPr>
            <w:r>
              <w:t>(Intercept)</w:t>
            </w:r>
          </w:p>
        </w:tc>
        <w:tc>
          <w:tcPr>
            <w:tcW w:w="1210" w:type="dxa"/>
          </w:tcPr>
          <w:p w14:paraId="24EF499B" w14:textId="77777777" w:rsidR="007D00B7" w:rsidRDefault="00000000">
            <w:pPr>
              <w:pStyle w:val="Compact"/>
            </w:pPr>
            <w:r>
              <w:t>-0.551</w:t>
            </w:r>
          </w:p>
        </w:tc>
        <w:tc>
          <w:tcPr>
            <w:tcW w:w="1210" w:type="dxa"/>
          </w:tcPr>
          <w:p w14:paraId="0AE796E7" w14:textId="77777777" w:rsidR="007D00B7" w:rsidRDefault="00000000">
            <w:pPr>
              <w:pStyle w:val="Compact"/>
            </w:pPr>
            <w:r>
              <w:t>-0.627</w:t>
            </w:r>
          </w:p>
        </w:tc>
        <w:tc>
          <w:tcPr>
            <w:tcW w:w="1100" w:type="dxa"/>
          </w:tcPr>
          <w:p w14:paraId="7194DC5B" w14:textId="77777777" w:rsidR="007D00B7" w:rsidRDefault="00000000">
            <w:pPr>
              <w:pStyle w:val="Compact"/>
            </w:pPr>
            <w:r>
              <w:t>-0.047</w:t>
            </w:r>
          </w:p>
        </w:tc>
      </w:tr>
      <w:tr w:rsidR="007D00B7" w14:paraId="1E495B67" w14:textId="77777777">
        <w:tc>
          <w:tcPr>
            <w:tcW w:w="3960" w:type="dxa"/>
          </w:tcPr>
          <w:p w14:paraId="1BB98356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36F04399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210" w:type="dxa"/>
          </w:tcPr>
          <w:p w14:paraId="3A5E17C1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100" w:type="dxa"/>
          </w:tcPr>
          <w:p w14:paraId="46C2126B" w14:textId="77777777" w:rsidR="007D00B7" w:rsidRDefault="00000000">
            <w:pPr>
              <w:pStyle w:val="Compact"/>
            </w:pPr>
            <w:r>
              <w:t>(0.732)</w:t>
            </w:r>
          </w:p>
        </w:tc>
      </w:tr>
      <w:tr w:rsidR="007D00B7" w14:paraId="189BC20F" w14:textId="77777777">
        <w:tc>
          <w:tcPr>
            <w:tcW w:w="3960" w:type="dxa"/>
          </w:tcPr>
          <w:p w14:paraId="7F4451A9" w14:textId="77777777" w:rsidR="007D00B7" w:rsidRDefault="00000000">
            <w:pPr>
              <w:pStyle w:val="Compact"/>
            </w:pPr>
            <w:r>
              <w:t>media_cat0.5 à 1.5h</w:t>
            </w:r>
          </w:p>
        </w:tc>
        <w:tc>
          <w:tcPr>
            <w:tcW w:w="1210" w:type="dxa"/>
          </w:tcPr>
          <w:p w14:paraId="7AFDB907" w14:textId="77777777" w:rsidR="007D00B7" w:rsidRDefault="00000000">
            <w:pPr>
              <w:pStyle w:val="Compact"/>
            </w:pPr>
            <w:r>
              <w:t>0.717</w:t>
            </w:r>
          </w:p>
        </w:tc>
        <w:tc>
          <w:tcPr>
            <w:tcW w:w="1210" w:type="dxa"/>
          </w:tcPr>
          <w:p w14:paraId="72B02C50" w14:textId="77777777" w:rsidR="007D00B7" w:rsidRDefault="00000000">
            <w:pPr>
              <w:pStyle w:val="Compact"/>
            </w:pPr>
            <w:r>
              <w:t>0.993</w:t>
            </w:r>
          </w:p>
        </w:tc>
        <w:tc>
          <w:tcPr>
            <w:tcW w:w="1100" w:type="dxa"/>
          </w:tcPr>
          <w:p w14:paraId="6BA0F31E" w14:textId="77777777" w:rsidR="007D00B7" w:rsidRDefault="00000000">
            <w:pPr>
              <w:pStyle w:val="Compact"/>
            </w:pPr>
            <w:r>
              <w:t>0.137</w:t>
            </w:r>
          </w:p>
        </w:tc>
      </w:tr>
      <w:tr w:rsidR="007D00B7" w14:paraId="0BC82D80" w14:textId="77777777">
        <w:tc>
          <w:tcPr>
            <w:tcW w:w="3960" w:type="dxa"/>
          </w:tcPr>
          <w:p w14:paraId="2A706C2D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35F2D310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210" w:type="dxa"/>
          </w:tcPr>
          <w:p w14:paraId="3F97E90D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100" w:type="dxa"/>
          </w:tcPr>
          <w:p w14:paraId="41D46234" w14:textId="77777777" w:rsidR="007D00B7" w:rsidRDefault="00000000">
            <w:pPr>
              <w:pStyle w:val="Compact"/>
            </w:pPr>
            <w:r>
              <w:t>(0.321)</w:t>
            </w:r>
          </w:p>
        </w:tc>
      </w:tr>
      <w:tr w:rsidR="007D00B7" w14:paraId="66093FA4" w14:textId="77777777">
        <w:tc>
          <w:tcPr>
            <w:tcW w:w="3960" w:type="dxa"/>
          </w:tcPr>
          <w:p w14:paraId="19863B5A" w14:textId="77777777" w:rsidR="007D00B7" w:rsidRDefault="00000000">
            <w:pPr>
              <w:pStyle w:val="Compact"/>
            </w:pPr>
            <w:r>
              <w:t>media_cat2 à 3h</w:t>
            </w:r>
          </w:p>
        </w:tc>
        <w:tc>
          <w:tcPr>
            <w:tcW w:w="1210" w:type="dxa"/>
          </w:tcPr>
          <w:p w14:paraId="4D9FB9D8" w14:textId="77777777" w:rsidR="007D00B7" w:rsidRDefault="00000000">
            <w:pPr>
              <w:pStyle w:val="Compact"/>
            </w:pPr>
            <w:r>
              <w:t>0.783</w:t>
            </w:r>
          </w:p>
        </w:tc>
        <w:tc>
          <w:tcPr>
            <w:tcW w:w="1210" w:type="dxa"/>
          </w:tcPr>
          <w:p w14:paraId="03A97E9F" w14:textId="77777777" w:rsidR="007D00B7" w:rsidRDefault="00000000">
            <w:pPr>
              <w:pStyle w:val="Compact"/>
            </w:pPr>
            <w:r>
              <w:t>0.966</w:t>
            </w:r>
          </w:p>
        </w:tc>
        <w:tc>
          <w:tcPr>
            <w:tcW w:w="1100" w:type="dxa"/>
          </w:tcPr>
          <w:p w14:paraId="186B4380" w14:textId="77777777" w:rsidR="007D00B7" w:rsidRDefault="00000000">
            <w:pPr>
              <w:pStyle w:val="Compact"/>
            </w:pPr>
            <w:r>
              <w:t>0.067</w:t>
            </w:r>
          </w:p>
        </w:tc>
      </w:tr>
      <w:tr w:rsidR="007D00B7" w14:paraId="79396EFE" w14:textId="77777777">
        <w:tc>
          <w:tcPr>
            <w:tcW w:w="3960" w:type="dxa"/>
          </w:tcPr>
          <w:p w14:paraId="0BDB74FC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7D23AB6E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210" w:type="dxa"/>
          </w:tcPr>
          <w:p w14:paraId="5C748A87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100" w:type="dxa"/>
          </w:tcPr>
          <w:p w14:paraId="7DF348B6" w14:textId="77777777" w:rsidR="007D00B7" w:rsidRDefault="00000000">
            <w:pPr>
              <w:pStyle w:val="Compact"/>
            </w:pPr>
            <w:r>
              <w:t>(0.590)</w:t>
            </w:r>
          </w:p>
        </w:tc>
      </w:tr>
      <w:tr w:rsidR="007D00B7" w14:paraId="212BF95B" w14:textId="77777777">
        <w:tc>
          <w:tcPr>
            <w:tcW w:w="3960" w:type="dxa"/>
          </w:tcPr>
          <w:p w14:paraId="2B63F04C" w14:textId="77777777" w:rsidR="007D00B7" w:rsidRDefault="00000000">
            <w:pPr>
              <w:pStyle w:val="Compact"/>
            </w:pPr>
            <w:r>
              <w:t>media_cat4h et plus</w:t>
            </w:r>
          </w:p>
        </w:tc>
        <w:tc>
          <w:tcPr>
            <w:tcW w:w="1210" w:type="dxa"/>
          </w:tcPr>
          <w:p w14:paraId="34066E59" w14:textId="77777777" w:rsidR="007D00B7" w:rsidRDefault="00000000">
            <w:pPr>
              <w:pStyle w:val="Compact"/>
            </w:pPr>
            <w:r>
              <w:t>0.792</w:t>
            </w:r>
          </w:p>
        </w:tc>
        <w:tc>
          <w:tcPr>
            <w:tcW w:w="1210" w:type="dxa"/>
          </w:tcPr>
          <w:p w14:paraId="75C424E5" w14:textId="77777777" w:rsidR="007D00B7" w:rsidRDefault="00000000">
            <w:pPr>
              <w:pStyle w:val="Compact"/>
            </w:pPr>
            <w:r>
              <w:t>1.000</w:t>
            </w:r>
          </w:p>
        </w:tc>
        <w:tc>
          <w:tcPr>
            <w:tcW w:w="1100" w:type="dxa"/>
          </w:tcPr>
          <w:p w14:paraId="00C859DC" w14:textId="77777777" w:rsidR="007D00B7" w:rsidRDefault="00000000">
            <w:pPr>
              <w:pStyle w:val="Compact"/>
            </w:pPr>
            <w:r>
              <w:t>0.171</w:t>
            </w:r>
          </w:p>
        </w:tc>
      </w:tr>
      <w:tr w:rsidR="007D00B7" w14:paraId="336CC164" w14:textId="77777777">
        <w:tc>
          <w:tcPr>
            <w:tcW w:w="3960" w:type="dxa"/>
          </w:tcPr>
          <w:p w14:paraId="2F09E6E3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29EB54BE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210" w:type="dxa"/>
          </w:tcPr>
          <w:p w14:paraId="441EB6AE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100" w:type="dxa"/>
          </w:tcPr>
          <w:p w14:paraId="69531580" w14:textId="77777777" w:rsidR="007D00B7" w:rsidRDefault="00000000">
            <w:pPr>
              <w:pStyle w:val="Compact"/>
            </w:pPr>
            <w:r>
              <w:t>(0.193)</w:t>
            </w:r>
          </w:p>
        </w:tc>
      </w:tr>
      <w:tr w:rsidR="007D00B7" w14:paraId="3DAC8384" w14:textId="77777777">
        <w:tc>
          <w:tcPr>
            <w:tcW w:w="3960" w:type="dxa"/>
          </w:tcPr>
          <w:p w14:paraId="6E43F6C3" w14:textId="77777777" w:rsidR="007D00B7" w:rsidRDefault="00000000">
            <w:pPr>
              <w:pStyle w:val="Compact"/>
            </w:pPr>
            <w:r>
              <w:t>media_catNe sait pas</w:t>
            </w:r>
          </w:p>
        </w:tc>
        <w:tc>
          <w:tcPr>
            <w:tcW w:w="1210" w:type="dxa"/>
          </w:tcPr>
          <w:p w14:paraId="405E8416" w14:textId="77777777" w:rsidR="007D00B7" w:rsidRDefault="00000000">
            <w:pPr>
              <w:pStyle w:val="Compact"/>
            </w:pPr>
            <w:r>
              <w:t>0.889</w:t>
            </w:r>
          </w:p>
        </w:tc>
        <w:tc>
          <w:tcPr>
            <w:tcW w:w="1210" w:type="dxa"/>
          </w:tcPr>
          <w:p w14:paraId="04FE1364" w14:textId="77777777" w:rsidR="007D00B7" w:rsidRDefault="00000000">
            <w:pPr>
              <w:pStyle w:val="Compact"/>
            </w:pPr>
            <w:r>
              <w:t>1.017</w:t>
            </w:r>
          </w:p>
        </w:tc>
        <w:tc>
          <w:tcPr>
            <w:tcW w:w="1100" w:type="dxa"/>
          </w:tcPr>
          <w:p w14:paraId="223A9D2D" w14:textId="77777777" w:rsidR="007D00B7" w:rsidRDefault="00000000">
            <w:pPr>
              <w:pStyle w:val="Compact"/>
            </w:pPr>
            <w:r>
              <w:t>0.296</w:t>
            </w:r>
          </w:p>
        </w:tc>
      </w:tr>
      <w:tr w:rsidR="007D00B7" w14:paraId="7CFCEF7D" w14:textId="77777777">
        <w:tc>
          <w:tcPr>
            <w:tcW w:w="3960" w:type="dxa"/>
          </w:tcPr>
          <w:p w14:paraId="1E3E3353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5343BEDC" w14:textId="77777777" w:rsidR="007D00B7" w:rsidRDefault="00000000">
            <w:pPr>
              <w:pStyle w:val="Compact"/>
            </w:pPr>
            <w:r>
              <w:t>(0.002)</w:t>
            </w:r>
          </w:p>
        </w:tc>
        <w:tc>
          <w:tcPr>
            <w:tcW w:w="1210" w:type="dxa"/>
          </w:tcPr>
          <w:p w14:paraId="68FDD13D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100" w:type="dxa"/>
          </w:tcPr>
          <w:p w14:paraId="6C5110C3" w14:textId="77777777" w:rsidR="007D00B7" w:rsidRDefault="00000000">
            <w:pPr>
              <w:pStyle w:val="Compact"/>
            </w:pPr>
            <w:r>
              <w:t>(0.255)</w:t>
            </w:r>
          </w:p>
        </w:tc>
      </w:tr>
      <w:tr w:rsidR="007D00B7" w14:paraId="69D0994B" w14:textId="77777777">
        <w:tc>
          <w:tcPr>
            <w:tcW w:w="3960" w:type="dxa"/>
          </w:tcPr>
          <w:p w14:paraId="0E7C88C5" w14:textId="77777777" w:rsidR="007D00B7" w:rsidRDefault="00000000">
            <w:pPr>
              <w:pStyle w:val="Compact"/>
            </w:pPr>
            <w:r>
              <w:t>gpe_age25-34 ans</w:t>
            </w:r>
          </w:p>
        </w:tc>
        <w:tc>
          <w:tcPr>
            <w:tcW w:w="1210" w:type="dxa"/>
          </w:tcPr>
          <w:p w14:paraId="5A97B8DE" w14:textId="77777777" w:rsidR="007D00B7" w:rsidRDefault="00000000">
            <w:pPr>
              <w:pStyle w:val="Compact"/>
            </w:pPr>
            <w:r>
              <w:t>-0.101</w:t>
            </w:r>
          </w:p>
        </w:tc>
        <w:tc>
          <w:tcPr>
            <w:tcW w:w="1210" w:type="dxa"/>
          </w:tcPr>
          <w:p w14:paraId="099C0B8C" w14:textId="77777777" w:rsidR="007D00B7" w:rsidRDefault="00000000">
            <w:pPr>
              <w:pStyle w:val="Compact"/>
            </w:pPr>
            <w:r>
              <w:t>-0.110</w:t>
            </w:r>
          </w:p>
        </w:tc>
        <w:tc>
          <w:tcPr>
            <w:tcW w:w="1100" w:type="dxa"/>
          </w:tcPr>
          <w:p w14:paraId="4273A6BE" w14:textId="77777777" w:rsidR="007D00B7" w:rsidRDefault="00000000">
            <w:pPr>
              <w:pStyle w:val="Compact"/>
            </w:pPr>
            <w:r>
              <w:t>-0.057</w:t>
            </w:r>
          </w:p>
        </w:tc>
      </w:tr>
      <w:tr w:rsidR="007D00B7" w14:paraId="6FF34059" w14:textId="77777777">
        <w:tc>
          <w:tcPr>
            <w:tcW w:w="3960" w:type="dxa"/>
          </w:tcPr>
          <w:p w14:paraId="0295BD06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45813C70" w14:textId="77777777" w:rsidR="007D00B7" w:rsidRDefault="00000000">
            <w:pPr>
              <w:pStyle w:val="Compact"/>
            </w:pPr>
            <w:r>
              <w:t>(0.180)</w:t>
            </w:r>
          </w:p>
        </w:tc>
        <w:tc>
          <w:tcPr>
            <w:tcW w:w="1210" w:type="dxa"/>
          </w:tcPr>
          <w:p w14:paraId="09F86371" w14:textId="77777777" w:rsidR="007D00B7" w:rsidRDefault="00000000">
            <w:pPr>
              <w:pStyle w:val="Compact"/>
            </w:pPr>
            <w:r>
              <w:t>(0.140)</w:t>
            </w:r>
          </w:p>
        </w:tc>
        <w:tc>
          <w:tcPr>
            <w:tcW w:w="1100" w:type="dxa"/>
          </w:tcPr>
          <w:p w14:paraId="190BACDC" w14:textId="77777777" w:rsidR="007D00B7" w:rsidRDefault="00000000">
            <w:pPr>
              <w:pStyle w:val="Compact"/>
            </w:pPr>
            <w:r>
              <w:t>(0.408)</w:t>
            </w:r>
          </w:p>
        </w:tc>
      </w:tr>
      <w:tr w:rsidR="007D00B7" w14:paraId="700BAE7B" w14:textId="77777777">
        <w:tc>
          <w:tcPr>
            <w:tcW w:w="3960" w:type="dxa"/>
          </w:tcPr>
          <w:p w14:paraId="61F87AA9" w14:textId="77777777" w:rsidR="007D00B7" w:rsidRDefault="00000000">
            <w:pPr>
              <w:pStyle w:val="Compact"/>
            </w:pPr>
            <w:r>
              <w:t>sexeHomme</w:t>
            </w:r>
          </w:p>
        </w:tc>
        <w:tc>
          <w:tcPr>
            <w:tcW w:w="1210" w:type="dxa"/>
          </w:tcPr>
          <w:p w14:paraId="148687A1" w14:textId="77777777" w:rsidR="007D00B7" w:rsidRDefault="00000000">
            <w:pPr>
              <w:pStyle w:val="Compact"/>
            </w:pPr>
            <w:r>
              <w:t>-0.270</w:t>
            </w:r>
          </w:p>
        </w:tc>
        <w:tc>
          <w:tcPr>
            <w:tcW w:w="1210" w:type="dxa"/>
          </w:tcPr>
          <w:p w14:paraId="080DE3FD" w14:textId="77777777" w:rsidR="007D00B7" w:rsidRDefault="00000000">
            <w:pPr>
              <w:pStyle w:val="Compact"/>
            </w:pPr>
            <w:r>
              <w:t>-0.388</w:t>
            </w:r>
          </w:p>
        </w:tc>
        <w:tc>
          <w:tcPr>
            <w:tcW w:w="1100" w:type="dxa"/>
          </w:tcPr>
          <w:p w14:paraId="17F012BE" w14:textId="77777777" w:rsidR="007D00B7" w:rsidRDefault="00000000">
            <w:pPr>
              <w:pStyle w:val="Compact"/>
            </w:pPr>
            <w:r>
              <w:t>0.187</w:t>
            </w:r>
          </w:p>
        </w:tc>
      </w:tr>
      <w:tr w:rsidR="007D00B7" w14:paraId="7DC842B7" w14:textId="77777777">
        <w:tc>
          <w:tcPr>
            <w:tcW w:w="3960" w:type="dxa"/>
          </w:tcPr>
          <w:p w14:paraId="0B318C03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06D51527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210" w:type="dxa"/>
          </w:tcPr>
          <w:p w14:paraId="37992647" w14:textId="77777777" w:rsidR="007D00B7" w:rsidRDefault="00000000">
            <w:pPr>
              <w:pStyle w:val="Compact"/>
            </w:pPr>
            <w:r>
              <w:t>(&lt;0.001)</w:t>
            </w:r>
          </w:p>
        </w:tc>
        <w:tc>
          <w:tcPr>
            <w:tcW w:w="1100" w:type="dxa"/>
          </w:tcPr>
          <w:p w14:paraId="095E329C" w14:textId="77777777" w:rsidR="007D00B7" w:rsidRDefault="00000000">
            <w:pPr>
              <w:pStyle w:val="Compact"/>
            </w:pPr>
            <w:r>
              <w:t>(0.007)</w:t>
            </w:r>
          </w:p>
        </w:tc>
      </w:tr>
      <w:tr w:rsidR="007D00B7" w14:paraId="04DFA7AF" w14:textId="77777777">
        <w:tc>
          <w:tcPr>
            <w:tcW w:w="3960" w:type="dxa"/>
          </w:tcPr>
          <w:p w14:paraId="06B46197" w14:textId="77777777" w:rsidR="007D00B7" w:rsidRDefault="00000000">
            <w:pPr>
              <w:pStyle w:val="Compact"/>
            </w:pPr>
            <w:r>
              <w:t>Diplome_du_repondantCEGEP / DEP</w:t>
            </w:r>
          </w:p>
        </w:tc>
        <w:tc>
          <w:tcPr>
            <w:tcW w:w="1210" w:type="dxa"/>
          </w:tcPr>
          <w:p w14:paraId="5110A21D" w14:textId="77777777" w:rsidR="007D00B7" w:rsidRDefault="00000000">
            <w:pPr>
              <w:pStyle w:val="Compact"/>
            </w:pPr>
            <w:r>
              <w:t>-0.109</w:t>
            </w:r>
          </w:p>
        </w:tc>
        <w:tc>
          <w:tcPr>
            <w:tcW w:w="1210" w:type="dxa"/>
          </w:tcPr>
          <w:p w14:paraId="06281E96" w14:textId="77777777" w:rsidR="007D00B7" w:rsidRDefault="00000000">
            <w:pPr>
              <w:pStyle w:val="Compact"/>
            </w:pPr>
            <w:r>
              <w:t>-0.109</w:t>
            </w:r>
          </w:p>
        </w:tc>
        <w:tc>
          <w:tcPr>
            <w:tcW w:w="1100" w:type="dxa"/>
          </w:tcPr>
          <w:p w14:paraId="4C2A111F" w14:textId="77777777" w:rsidR="007D00B7" w:rsidRDefault="00000000">
            <w:pPr>
              <w:pStyle w:val="Compact"/>
            </w:pPr>
            <w:r>
              <w:t>-0.081</w:t>
            </w:r>
          </w:p>
        </w:tc>
      </w:tr>
      <w:tr w:rsidR="007D00B7" w14:paraId="06EBF599" w14:textId="77777777">
        <w:tc>
          <w:tcPr>
            <w:tcW w:w="3960" w:type="dxa"/>
          </w:tcPr>
          <w:p w14:paraId="13309AC0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4AAD77BD" w14:textId="77777777" w:rsidR="007D00B7" w:rsidRDefault="00000000">
            <w:pPr>
              <w:pStyle w:val="Compact"/>
            </w:pPr>
            <w:r>
              <w:t>(0.284)</w:t>
            </w:r>
          </w:p>
        </w:tc>
        <w:tc>
          <w:tcPr>
            <w:tcW w:w="1210" w:type="dxa"/>
          </w:tcPr>
          <w:p w14:paraId="7BD76C24" w14:textId="77777777" w:rsidR="007D00B7" w:rsidRDefault="00000000">
            <w:pPr>
              <w:pStyle w:val="Compact"/>
            </w:pPr>
            <w:r>
              <w:t>(0.280)</w:t>
            </w:r>
          </w:p>
        </w:tc>
        <w:tc>
          <w:tcPr>
            <w:tcW w:w="1100" w:type="dxa"/>
          </w:tcPr>
          <w:p w14:paraId="125CA328" w14:textId="77777777" w:rsidR="007D00B7" w:rsidRDefault="00000000">
            <w:pPr>
              <w:pStyle w:val="Compact"/>
            </w:pPr>
            <w:r>
              <w:t>(0.379)</w:t>
            </w:r>
          </w:p>
        </w:tc>
      </w:tr>
      <w:tr w:rsidR="007D00B7" w14:paraId="69580C23" w14:textId="77777777">
        <w:tc>
          <w:tcPr>
            <w:tcW w:w="3960" w:type="dxa"/>
          </w:tcPr>
          <w:p w14:paraId="2539ADAC" w14:textId="77777777" w:rsidR="007D00B7" w:rsidRDefault="00000000">
            <w:pPr>
              <w:pStyle w:val="Compact"/>
            </w:pPr>
            <w:r>
              <w:t>Diplome_du_repondantUniversitaire</w:t>
            </w:r>
          </w:p>
        </w:tc>
        <w:tc>
          <w:tcPr>
            <w:tcW w:w="1210" w:type="dxa"/>
          </w:tcPr>
          <w:p w14:paraId="30C87714" w14:textId="77777777" w:rsidR="007D00B7" w:rsidRDefault="00000000">
            <w:pPr>
              <w:pStyle w:val="Compact"/>
            </w:pPr>
            <w:r>
              <w:t>0.125</w:t>
            </w:r>
          </w:p>
        </w:tc>
        <w:tc>
          <w:tcPr>
            <w:tcW w:w="1210" w:type="dxa"/>
          </w:tcPr>
          <w:p w14:paraId="158CFAB5" w14:textId="77777777" w:rsidR="007D00B7" w:rsidRDefault="00000000">
            <w:pPr>
              <w:pStyle w:val="Compact"/>
            </w:pPr>
            <w:r>
              <w:t>-0.021</w:t>
            </w:r>
          </w:p>
        </w:tc>
        <w:tc>
          <w:tcPr>
            <w:tcW w:w="1100" w:type="dxa"/>
          </w:tcPr>
          <w:p w14:paraId="5C7AAD52" w14:textId="77777777" w:rsidR="007D00B7" w:rsidRDefault="00000000">
            <w:pPr>
              <w:pStyle w:val="Compact"/>
            </w:pPr>
            <w:r>
              <w:t>-0.178</w:t>
            </w:r>
          </w:p>
        </w:tc>
      </w:tr>
      <w:tr w:rsidR="007D00B7" w14:paraId="22752BB1" w14:textId="77777777">
        <w:tc>
          <w:tcPr>
            <w:tcW w:w="3960" w:type="dxa"/>
          </w:tcPr>
          <w:p w14:paraId="71D68363" w14:textId="77777777" w:rsidR="007D00B7" w:rsidRDefault="007D00B7">
            <w:pPr>
              <w:pStyle w:val="Compact"/>
            </w:pPr>
          </w:p>
        </w:tc>
        <w:tc>
          <w:tcPr>
            <w:tcW w:w="1210" w:type="dxa"/>
          </w:tcPr>
          <w:p w14:paraId="4D7B63A7" w14:textId="77777777" w:rsidR="007D00B7" w:rsidRDefault="00000000">
            <w:pPr>
              <w:pStyle w:val="Compact"/>
            </w:pPr>
            <w:r>
              <w:t>(0.230)</w:t>
            </w:r>
          </w:p>
        </w:tc>
        <w:tc>
          <w:tcPr>
            <w:tcW w:w="1210" w:type="dxa"/>
          </w:tcPr>
          <w:p w14:paraId="11AACCB8" w14:textId="77777777" w:rsidR="007D00B7" w:rsidRDefault="00000000">
            <w:pPr>
              <w:pStyle w:val="Compact"/>
            </w:pPr>
            <w:r>
              <w:t>(0.839)</w:t>
            </w:r>
          </w:p>
        </w:tc>
        <w:tc>
          <w:tcPr>
            <w:tcW w:w="1100" w:type="dxa"/>
          </w:tcPr>
          <w:p w14:paraId="607C7A85" w14:textId="77777777" w:rsidR="007D00B7" w:rsidRDefault="00000000">
            <w:pPr>
              <w:pStyle w:val="Compact"/>
            </w:pPr>
            <w:r>
              <w:t>(0.061)</w:t>
            </w:r>
          </w:p>
        </w:tc>
      </w:tr>
      <w:tr w:rsidR="007D00B7" w14:paraId="5FA3B437" w14:textId="77777777">
        <w:tc>
          <w:tcPr>
            <w:tcW w:w="3960" w:type="dxa"/>
          </w:tcPr>
          <w:p w14:paraId="0419E3F2" w14:textId="77777777" w:rsidR="007D00B7" w:rsidRDefault="00000000">
            <w:pPr>
              <w:pStyle w:val="Compact"/>
            </w:pPr>
            <w:r>
              <w:t>R2</w:t>
            </w:r>
          </w:p>
        </w:tc>
        <w:tc>
          <w:tcPr>
            <w:tcW w:w="1210" w:type="dxa"/>
          </w:tcPr>
          <w:p w14:paraId="704A68B1" w14:textId="77777777" w:rsidR="007D00B7" w:rsidRDefault="00000000">
            <w:pPr>
              <w:pStyle w:val="Compact"/>
            </w:pPr>
            <w:r>
              <w:t>0.087</w:t>
            </w:r>
          </w:p>
        </w:tc>
        <w:tc>
          <w:tcPr>
            <w:tcW w:w="1210" w:type="dxa"/>
          </w:tcPr>
          <w:p w14:paraId="719F4DD3" w14:textId="77777777" w:rsidR="007D00B7" w:rsidRDefault="00000000">
            <w:pPr>
              <w:pStyle w:val="Compact"/>
            </w:pPr>
            <w:r>
              <w:t>0.131</w:t>
            </w:r>
          </w:p>
        </w:tc>
        <w:tc>
          <w:tcPr>
            <w:tcW w:w="1100" w:type="dxa"/>
          </w:tcPr>
          <w:p w14:paraId="07799DB4" w14:textId="77777777" w:rsidR="007D00B7" w:rsidRDefault="00000000">
            <w:pPr>
              <w:pStyle w:val="Compact"/>
            </w:pPr>
            <w:r>
              <w:t>0.022</w:t>
            </w:r>
          </w:p>
        </w:tc>
      </w:tr>
      <w:tr w:rsidR="007D00B7" w14:paraId="63949B96" w14:textId="77777777">
        <w:tc>
          <w:tcPr>
            <w:tcW w:w="3960" w:type="dxa"/>
          </w:tcPr>
          <w:p w14:paraId="26459A2B" w14:textId="77777777" w:rsidR="007D00B7" w:rsidRDefault="00000000">
            <w:pPr>
              <w:pStyle w:val="Compact"/>
            </w:pPr>
            <w:r>
              <w:t>R2 Adj.</w:t>
            </w:r>
          </w:p>
        </w:tc>
        <w:tc>
          <w:tcPr>
            <w:tcW w:w="1210" w:type="dxa"/>
          </w:tcPr>
          <w:p w14:paraId="57382495" w14:textId="77777777" w:rsidR="007D00B7" w:rsidRDefault="00000000">
            <w:pPr>
              <w:pStyle w:val="Compact"/>
            </w:pPr>
            <w:r>
              <w:t>0.077</w:t>
            </w:r>
          </w:p>
        </w:tc>
        <w:tc>
          <w:tcPr>
            <w:tcW w:w="1210" w:type="dxa"/>
          </w:tcPr>
          <w:p w14:paraId="1FE0547A" w14:textId="77777777" w:rsidR="007D00B7" w:rsidRDefault="00000000">
            <w:pPr>
              <w:pStyle w:val="Compact"/>
            </w:pPr>
            <w:r>
              <w:t>0.121</w:t>
            </w:r>
          </w:p>
        </w:tc>
        <w:tc>
          <w:tcPr>
            <w:tcW w:w="1100" w:type="dxa"/>
          </w:tcPr>
          <w:p w14:paraId="7C1598D2" w14:textId="77777777" w:rsidR="007D00B7" w:rsidRDefault="00000000">
            <w:pPr>
              <w:pStyle w:val="Compact"/>
            </w:pPr>
            <w:r>
              <w:t>0.011</w:t>
            </w:r>
          </w:p>
        </w:tc>
      </w:tr>
    </w:tbl>
    <w:p w14:paraId="5721A787" w14:textId="77777777" w:rsidR="007D00B7" w:rsidRDefault="00000000">
      <w:pPr>
        <w:pStyle w:val="SourceCode"/>
      </w:pPr>
      <w:r>
        <w:rPr>
          <w:rStyle w:val="CommentTok"/>
        </w:rPr>
        <w:t># Graphique : effet marginal (coeffs) sur chaque facteur</w:t>
      </w:r>
      <w:r>
        <w:br/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tidy</w:t>
      </w:r>
      <w:r>
        <w:rPr>
          <w:rStyle w:val="NormalTok"/>
        </w:rPr>
        <w:t xml:space="preserve">(fit_f1,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factor =</w:t>
      </w:r>
      <w:r>
        <w:rPr>
          <w:rStyle w:val="NormalTok"/>
        </w:rPr>
        <w:t xml:space="preserve"> </w:t>
      </w:r>
      <w:r>
        <w:rPr>
          <w:rStyle w:val="StringTok"/>
        </w:rPr>
        <w:t>"F1"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tidy</w:t>
      </w:r>
      <w:r>
        <w:rPr>
          <w:rStyle w:val="NormalTok"/>
        </w:rPr>
        <w:t xml:space="preserve">(fit_f2,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factor =</w:t>
      </w:r>
      <w:r>
        <w:rPr>
          <w:rStyle w:val="NormalTok"/>
        </w:rPr>
        <w:t xml:space="preserve"> </w:t>
      </w:r>
      <w:r>
        <w:rPr>
          <w:rStyle w:val="StringTok"/>
        </w:rPr>
        <w:t>"F2"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tidy</w:t>
      </w:r>
      <w:r>
        <w:rPr>
          <w:rStyle w:val="NormalTok"/>
        </w:rPr>
        <w:t xml:space="preserve">(fit_f3,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factor =</w:t>
      </w:r>
      <w:r>
        <w:rPr>
          <w:rStyle w:val="NormalTok"/>
        </w:rPr>
        <w:t xml:space="preserve"> </w:t>
      </w:r>
      <w:r>
        <w:rPr>
          <w:rStyle w:val="StringTok"/>
        </w:rPr>
        <w:t>"F3"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(term, </w:t>
      </w:r>
      <w:r>
        <w:rPr>
          <w:rStyle w:val="StringTok"/>
        </w:rPr>
        <w:t>"media_cat"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estimate,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fct_rev</w:t>
      </w:r>
      <w:r>
        <w:rPr>
          <w:rStyle w:val="NormalTok"/>
        </w:rPr>
        <w:t xml:space="preserve">(term)))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geom_errorbarh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conf.low, </w:t>
      </w:r>
      <w:r>
        <w:rPr>
          <w:rStyle w:val="AttributeTok"/>
        </w:rPr>
        <w:t>xmax =</w:t>
      </w:r>
      <w:r>
        <w:rPr>
          <w:rStyle w:val="NormalTok"/>
        </w:rPr>
        <w:t xml:space="preserve"> conf.high), </w:t>
      </w:r>
      <w:r>
        <w:rPr>
          <w:rStyle w:val="AttributeTok"/>
        </w:rPr>
        <w:t>height =</w:t>
      </w:r>
      <w:r>
        <w:rPr>
          <w:rStyle w:val="NormalTok"/>
        </w:rPr>
        <w:t xml:space="preserve"> .</w:t>
      </w:r>
      <w:r>
        <w:rPr>
          <w:rStyle w:val="DecValTok"/>
        </w:rPr>
        <w:t>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factor,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"free_x"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"Effet sur le score factoriel (beta ± IC95%)"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"Effet de l’usage des médias sociaux sur les facteurs latents de valeurs"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</w:t>
      </w:r>
    </w:p>
    <w:p w14:paraId="4124BE4F" w14:textId="77777777" w:rsidR="007D00B7" w:rsidRDefault="00000000">
      <w:pPr>
        <w:pStyle w:val="SourceCode"/>
      </w:pPr>
      <w:r>
        <w:rPr>
          <w:rStyle w:val="VerbatimChar"/>
        </w:rPr>
        <w:t>## `height` was translated to `width`.</w:t>
      </w:r>
    </w:p>
    <w:p w14:paraId="39A5B57D" w14:textId="77777777" w:rsidR="007D00B7" w:rsidRDefault="00000000">
      <w:pPr>
        <w:pStyle w:val="FirstParagraph"/>
      </w:pPr>
      <w:r>
        <w:rPr>
          <w:noProof/>
        </w:rPr>
        <w:drawing>
          <wp:inline distT="0" distB="0" distL="0" distR="0" wp14:anchorId="3BD3377A" wp14:editId="31042939">
            <wp:extent cx="4620126" cy="369610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Analyses_complémentaire_files/figure-docx/unnamed-chunk-31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970"/>
      <w:bookmarkEnd w:id="1620"/>
    </w:p>
    <w:sectPr w:rsidR="007D00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A084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2775450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jiwanou, Vissého">
    <w15:presenceInfo w15:providerId="AD" w15:userId="S::adjiwanou.visseho@uqam.ca::9b7cc2bf-6fca-45d7-ac73-f6f4569051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0B7"/>
    <w:rsid w:val="002943BD"/>
    <w:rsid w:val="004005B2"/>
    <w:rsid w:val="007D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30E95"/>
  <w15:docId w15:val="{945B15C6-B4E2-6548-8AC1-776D517C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Revision">
    <w:name w:val="Revision"/>
    <w:hidden/>
    <w:rsid w:val="004005B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44</Pages>
  <Words>9438</Words>
  <Characters>53798</Characters>
  <Application>Microsoft Office Word</Application>
  <DocSecurity>0</DocSecurity>
  <Lines>448</Lines>
  <Paragraphs>126</Paragraphs>
  <ScaleCrop>false</ScaleCrop>
  <Company/>
  <LinksUpToDate>false</LinksUpToDate>
  <CharactersWithSpaces>63110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réseaux sociaux et la transition à l’âge adulte au Québec - 2025-11-08</dc:title>
  <dc:creator>OUEDRAOGO Christian Cyriaque</dc:creator>
  <cp:keywords/>
  <cp:lastModifiedBy>Adjiwanou, Vissého</cp:lastModifiedBy>
  <cp:revision>2</cp:revision>
  <dcterms:created xsi:type="dcterms:W3CDTF">2025-11-08T16:01:00Z</dcterms:created>
  <dcterms:modified xsi:type="dcterms:W3CDTF">2025-11-11T20:47:00Z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2025-11-08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